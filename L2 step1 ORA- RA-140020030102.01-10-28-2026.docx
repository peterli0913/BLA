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C38642" w14:textId="57DD9245" w:rsidR="00DF64CD" w:rsidRPr="00E150F9" w:rsidRDefault="00EA3F0A" w:rsidP="00FD092D">
      <w:pPr>
        <w:spacing w:after="0" w:line="240" w:lineRule="auto"/>
        <w:jc w:val="right"/>
        <w:rPr>
          <w:rFonts w:ascii="Arial" w:hAnsi="Arial" w:cs="Arial"/>
          <w:b/>
          <w:bCs/>
          <w:color w:val="1F4E79"/>
          <w:kern w:val="32"/>
          <w:sz w:val="40"/>
          <w:szCs w:val="40"/>
          <w:lang w:val="en-IE"/>
        </w:rPr>
      </w:pPr>
      <w:r w:rsidRPr="00E150F9">
        <w:rPr>
          <w:rFonts w:ascii="Arial" w:hAnsi="Arial" w:cs="Arial"/>
          <w:b/>
          <w:bCs/>
          <w:color w:val="1F4E79"/>
          <w:kern w:val="32"/>
          <w:sz w:val="40"/>
          <w:szCs w:val="40"/>
          <w:lang w:val="en-IE"/>
        </w:rPr>
        <w:t>FAILURE MODES AND EFFECTS ANALYSIS</w:t>
      </w:r>
    </w:p>
    <w:p w14:paraId="4577A2FF" w14:textId="77777777" w:rsidR="000570D4" w:rsidRPr="00DA3C3F" w:rsidRDefault="000570D4" w:rsidP="000570D4">
      <w:pPr>
        <w:spacing w:after="0" w:line="240" w:lineRule="auto"/>
        <w:textAlignment w:val="baseline"/>
        <w:rPr>
          <w:rFonts w:ascii="Arial" w:eastAsia="Times New Roman" w:hAnsi="Arial" w:cs="Arial"/>
          <w:sz w:val="18"/>
          <w:szCs w:val="18"/>
        </w:rPr>
      </w:pPr>
      <w:r w:rsidRPr="00DA3C3F">
        <w:rPr>
          <w:rFonts w:ascii="Arial" w:eastAsia="Times New Roman" w:hAnsi="Arial" w:cs="Arial"/>
          <w:sz w:val="21"/>
          <w:szCs w:val="21"/>
        </w:rPr>
        <w:t> </w:t>
      </w:r>
    </w:p>
    <w:tbl>
      <w:tblPr>
        <w:tblW w:w="5001"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0"/>
        <w:gridCol w:w="7074"/>
      </w:tblGrid>
      <w:tr w:rsidR="00DF64CD" w:rsidRPr="002360AD" w14:paraId="2FC9F3FF" w14:textId="77777777" w:rsidTr="00E150F9">
        <w:trPr>
          <w:trHeight w:val="712"/>
        </w:trPr>
        <w:tc>
          <w:tcPr>
            <w:tcW w:w="1527"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9B4EF0D" w14:textId="5A62FCC5" w:rsidR="00DF64CD" w:rsidRPr="00E150F9" w:rsidRDefault="00DF64CD" w:rsidP="00E150F9">
            <w:pPr>
              <w:spacing w:after="0" w:line="240" w:lineRule="auto"/>
              <w:jc w:val="center"/>
              <w:textAlignment w:val="baseline"/>
              <w:rPr>
                <w:rFonts w:ascii="Arial" w:eastAsia="Times New Roman" w:hAnsi="Arial" w:cs="Arial"/>
                <w:sz w:val="21"/>
                <w:szCs w:val="21"/>
              </w:rPr>
            </w:pPr>
            <w:r w:rsidRPr="00E150F9">
              <w:rPr>
                <w:rFonts w:ascii="Arial" w:eastAsia="Times New Roman" w:hAnsi="Arial" w:cs="Arial"/>
                <w:b/>
                <w:bCs/>
                <w:color w:val="FFFFFF" w:themeColor="background1"/>
                <w:sz w:val="21"/>
                <w:szCs w:val="21"/>
                <w:lang w:val="en-IE"/>
              </w:rPr>
              <w:t>Document Title</w:t>
            </w:r>
          </w:p>
        </w:tc>
        <w:tc>
          <w:tcPr>
            <w:tcW w:w="3473"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7A7B0B54" w14:textId="320993B0" w:rsidR="00DF64CD" w:rsidRPr="00E150F9" w:rsidRDefault="00DF64CD" w:rsidP="00DF64CD">
            <w:pPr>
              <w:spacing w:after="0" w:line="240" w:lineRule="auto"/>
              <w:textAlignment w:val="baseline"/>
              <w:rPr>
                <w:rFonts w:ascii="Arial" w:eastAsia="Times New Roman" w:hAnsi="Arial" w:cs="Arial"/>
                <w:sz w:val="21"/>
                <w:szCs w:val="21"/>
              </w:rPr>
            </w:pPr>
            <w:bookmarkStart w:id="0" w:name="_Toc227248936"/>
            <w:r w:rsidRPr="00E150F9">
              <w:rPr>
                <w:rFonts w:ascii="Arial" w:eastAsia="Times New Roman" w:hAnsi="Arial" w:cs="Arial"/>
                <w:iCs/>
                <w:sz w:val="21"/>
                <w:szCs w:val="21"/>
                <w:lang w:val="en-IE"/>
              </w:rPr>
              <w:t xml:space="preserve">Failure Modes and Effects Analysis (FMEA) for </w:t>
            </w:r>
            <w:r w:rsidR="000743AE" w:rsidRPr="00E150F9">
              <w:rPr>
                <w:rFonts w:ascii="Arial" w:eastAsia="Times New Roman" w:hAnsi="Arial" w:cs="Arial"/>
                <w:iCs/>
                <w:sz w:val="21"/>
                <w:szCs w:val="21"/>
                <w:lang w:val="en-IE"/>
              </w:rPr>
              <w:t>ASYM-141366</w:t>
            </w:r>
            <w:r w:rsidR="00A7533A" w:rsidRPr="00E150F9">
              <w:rPr>
                <w:rFonts w:ascii="Arial" w:eastAsia="Times New Roman" w:hAnsi="Arial" w:cs="Arial"/>
                <w:iCs/>
                <w:sz w:val="21"/>
                <w:szCs w:val="21"/>
                <w:lang w:val="en-IE"/>
              </w:rPr>
              <w:t xml:space="preserve"> </w:t>
            </w:r>
            <w:r w:rsidRPr="00E150F9">
              <w:rPr>
                <w:rFonts w:ascii="Arial" w:eastAsia="Times New Roman" w:hAnsi="Arial" w:cs="Arial"/>
                <w:iCs/>
                <w:sz w:val="21"/>
                <w:szCs w:val="21"/>
                <w:lang w:val="en-IE"/>
              </w:rPr>
              <w:t>manufacture (Step 1 of ASYM-1400</w:t>
            </w:r>
            <w:r w:rsidR="000743AE" w:rsidRPr="00E150F9">
              <w:rPr>
                <w:rFonts w:ascii="Arial" w:hAnsi="Arial" w:cs="Arial"/>
                <w:iCs/>
                <w:sz w:val="21"/>
                <w:szCs w:val="21"/>
                <w:lang w:val="en-IE"/>
              </w:rPr>
              <w:t>20</w:t>
            </w:r>
            <w:r w:rsidRPr="00E150F9">
              <w:rPr>
                <w:rFonts w:ascii="Arial" w:eastAsia="Times New Roman" w:hAnsi="Arial" w:cs="Arial"/>
                <w:iCs/>
                <w:sz w:val="21"/>
                <w:szCs w:val="21"/>
                <w:lang w:val="en-IE"/>
              </w:rPr>
              <w:t>)</w:t>
            </w:r>
            <w:bookmarkEnd w:id="0"/>
          </w:p>
        </w:tc>
      </w:tr>
      <w:tr w:rsidR="00DF64CD" w:rsidRPr="002360AD" w14:paraId="1F54913F" w14:textId="77777777" w:rsidTr="00E150F9">
        <w:trPr>
          <w:trHeight w:val="691"/>
        </w:trPr>
        <w:tc>
          <w:tcPr>
            <w:tcW w:w="1527"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71A23C59" w14:textId="228805DB" w:rsidR="00DF64CD" w:rsidRPr="00E150F9" w:rsidRDefault="00DF64CD" w:rsidP="00E150F9">
            <w:pPr>
              <w:spacing w:after="0" w:line="240" w:lineRule="auto"/>
              <w:jc w:val="center"/>
              <w:textAlignment w:val="baseline"/>
              <w:rPr>
                <w:rFonts w:ascii="Arial" w:eastAsia="Times New Roman" w:hAnsi="Arial" w:cs="Arial"/>
                <w:b/>
                <w:bCs/>
                <w:color w:val="1F4E79"/>
                <w:sz w:val="21"/>
                <w:szCs w:val="21"/>
                <w:lang w:val="en-IE"/>
              </w:rPr>
            </w:pPr>
            <w:r w:rsidRPr="00E150F9">
              <w:rPr>
                <w:rFonts w:ascii="Arial" w:eastAsia="Times New Roman" w:hAnsi="Arial" w:cs="Arial"/>
                <w:b/>
                <w:bCs/>
                <w:color w:val="1F4E79"/>
                <w:sz w:val="21"/>
                <w:szCs w:val="21"/>
                <w:lang w:val="en-IE"/>
              </w:rPr>
              <w:t>Document Number</w:t>
            </w:r>
          </w:p>
        </w:tc>
        <w:tc>
          <w:tcPr>
            <w:tcW w:w="3473"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77CB7611" w14:textId="1475F1B6" w:rsidR="00DF64CD" w:rsidRPr="00E150F9" w:rsidRDefault="00DF64CD" w:rsidP="00DF64CD">
            <w:pPr>
              <w:spacing w:after="0" w:line="240" w:lineRule="auto"/>
              <w:textAlignment w:val="baseline"/>
              <w:rPr>
                <w:rFonts w:ascii="Arial" w:eastAsia="Times New Roman" w:hAnsi="Arial" w:cs="Arial"/>
                <w:sz w:val="21"/>
                <w:szCs w:val="21"/>
              </w:rPr>
            </w:pPr>
            <w:r w:rsidRPr="00E150F9">
              <w:rPr>
                <w:rFonts w:ascii="Arial" w:eastAsia="Times New Roman" w:hAnsi="Arial" w:cs="Arial"/>
                <w:sz w:val="21"/>
                <w:szCs w:val="21"/>
              </w:rPr>
              <w:t>RA-1400</w:t>
            </w:r>
            <w:r w:rsidR="000743AE" w:rsidRPr="00E150F9">
              <w:rPr>
                <w:rFonts w:ascii="Arial" w:hAnsi="Arial" w:cs="Arial"/>
                <w:sz w:val="21"/>
                <w:szCs w:val="21"/>
              </w:rPr>
              <w:t>20</w:t>
            </w:r>
            <w:r w:rsidR="00C4138D" w:rsidRPr="00E150F9">
              <w:rPr>
                <w:rFonts w:ascii="Arial" w:eastAsia="Times New Roman" w:hAnsi="Arial" w:cs="Arial"/>
                <w:sz w:val="21"/>
                <w:szCs w:val="21"/>
              </w:rPr>
              <w:t>030102</w:t>
            </w:r>
            <w:r w:rsidRPr="00E150F9">
              <w:rPr>
                <w:rFonts w:ascii="Arial" w:eastAsia="Times New Roman" w:hAnsi="Arial" w:cs="Arial"/>
                <w:sz w:val="21"/>
                <w:szCs w:val="21"/>
              </w:rPr>
              <w:t>.01</w:t>
            </w:r>
          </w:p>
        </w:tc>
      </w:tr>
      <w:tr w:rsidR="00DA3C3F" w:rsidRPr="002360AD" w14:paraId="457C56B6" w14:textId="77777777" w:rsidTr="00E150F9">
        <w:trPr>
          <w:trHeight w:val="557"/>
        </w:trPr>
        <w:tc>
          <w:tcPr>
            <w:tcW w:w="1527"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A54D7A9" w14:textId="575578CD" w:rsidR="00DF64CD" w:rsidRPr="00E150F9" w:rsidRDefault="00DF64CD" w:rsidP="00E150F9">
            <w:pPr>
              <w:spacing w:after="0" w:line="240" w:lineRule="auto"/>
              <w:jc w:val="center"/>
              <w:textAlignment w:val="baseline"/>
              <w:rPr>
                <w:rFonts w:ascii="Arial" w:eastAsia="Times New Roman" w:hAnsi="Arial" w:cs="Arial"/>
                <w:b/>
                <w:bCs/>
                <w:color w:val="1F4E79"/>
                <w:sz w:val="21"/>
                <w:szCs w:val="21"/>
                <w:lang w:val="en-IE"/>
              </w:rPr>
            </w:pPr>
            <w:r w:rsidRPr="00E150F9">
              <w:rPr>
                <w:rFonts w:ascii="Arial" w:eastAsia="Times New Roman" w:hAnsi="Arial" w:cs="Arial"/>
                <w:b/>
                <w:bCs/>
                <w:color w:val="1F4E79"/>
                <w:sz w:val="21"/>
                <w:szCs w:val="21"/>
                <w:lang w:val="en-IE"/>
              </w:rPr>
              <w:t>Product / Lilly ID</w:t>
            </w:r>
          </w:p>
        </w:tc>
        <w:tc>
          <w:tcPr>
            <w:tcW w:w="3473"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0F01EA92" w14:textId="2EBDD001" w:rsidR="00DF64CD" w:rsidRPr="00E150F9" w:rsidRDefault="000743AE" w:rsidP="00052A93">
            <w:pPr>
              <w:spacing w:after="0" w:line="240" w:lineRule="auto"/>
              <w:textAlignment w:val="baseline"/>
              <w:rPr>
                <w:rFonts w:ascii="Arial" w:eastAsia="Times New Roman" w:hAnsi="Arial" w:cs="Arial"/>
                <w:sz w:val="21"/>
                <w:szCs w:val="21"/>
              </w:rPr>
            </w:pPr>
            <w:r w:rsidRPr="00E150F9">
              <w:rPr>
                <w:rFonts w:ascii="Arial" w:eastAsia="Times New Roman" w:hAnsi="Arial" w:cs="Arial"/>
                <w:sz w:val="21"/>
                <w:szCs w:val="21"/>
              </w:rPr>
              <w:t>ASYM-141366</w:t>
            </w:r>
            <w:r w:rsidR="000345BA" w:rsidRPr="00E150F9">
              <w:rPr>
                <w:rFonts w:ascii="Arial" w:eastAsia="Times New Roman" w:hAnsi="Arial" w:cs="Arial"/>
                <w:sz w:val="21"/>
                <w:szCs w:val="21"/>
              </w:rPr>
              <w:t xml:space="preserve"> </w:t>
            </w:r>
            <w:r w:rsidR="00DF64CD" w:rsidRPr="00E150F9">
              <w:rPr>
                <w:rFonts w:ascii="Arial" w:eastAsia="Times New Roman" w:hAnsi="Arial" w:cs="Arial"/>
                <w:sz w:val="21"/>
                <w:szCs w:val="21"/>
              </w:rPr>
              <w:t xml:space="preserve">manufacture (Step 1 of </w:t>
            </w:r>
            <w:r w:rsidRPr="00E150F9">
              <w:rPr>
                <w:rFonts w:ascii="Arial" w:eastAsia="Times New Roman" w:hAnsi="Arial" w:cs="Arial"/>
                <w:sz w:val="21"/>
                <w:szCs w:val="21"/>
              </w:rPr>
              <w:t>ASYM-140020</w:t>
            </w:r>
            <w:r w:rsidR="00DF64CD" w:rsidRPr="00E150F9">
              <w:rPr>
                <w:rFonts w:ascii="Arial" w:eastAsia="Times New Roman" w:hAnsi="Arial" w:cs="Arial"/>
                <w:sz w:val="21"/>
                <w:szCs w:val="21"/>
              </w:rPr>
              <w:t>/</w:t>
            </w:r>
            <w:r w:rsidR="00052A93" w:rsidRPr="00E150F9">
              <w:rPr>
                <w:rFonts w:ascii="Arial" w:eastAsia="Times New Roman" w:hAnsi="Arial" w:cs="Arial"/>
                <w:sz w:val="21"/>
                <w:szCs w:val="21"/>
              </w:rPr>
              <w:t xml:space="preserve"> </w:t>
            </w:r>
            <w:r w:rsidRPr="00E150F9">
              <w:rPr>
                <w:rFonts w:ascii="Arial" w:eastAsia="Times New Roman" w:hAnsi="Arial" w:cs="Arial"/>
                <w:sz w:val="21"/>
                <w:szCs w:val="21"/>
              </w:rPr>
              <w:t>LSN4182924</w:t>
            </w:r>
            <w:r w:rsidR="00DF64CD" w:rsidRPr="00E150F9">
              <w:rPr>
                <w:rFonts w:ascii="Arial" w:eastAsia="Times New Roman" w:hAnsi="Arial" w:cs="Arial"/>
                <w:sz w:val="21"/>
                <w:szCs w:val="21"/>
              </w:rPr>
              <w:t>)</w:t>
            </w:r>
          </w:p>
        </w:tc>
      </w:tr>
      <w:tr w:rsidR="00DA3C3F" w:rsidRPr="002360AD" w14:paraId="51AC7222" w14:textId="77777777" w:rsidTr="00E150F9">
        <w:trPr>
          <w:trHeight w:val="833"/>
        </w:trPr>
        <w:tc>
          <w:tcPr>
            <w:tcW w:w="1527"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4E174B86" w14:textId="05082CF0" w:rsidR="00DF64CD" w:rsidRPr="00E150F9" w:rsidRDefault="00DF64CD" w:rsidP="00E150F9">
            <w:pPr>
              <w:spacing w:after="0" w:line="240" w:lineRule="auto"/>
              <w:jc w:val="center"/>
              <w:textAlignment w:val="baseline"/>
              <w:rPr>
                <w:rFonts w:ascii="Arial" w:eastAsia="Times New Roman" w:hAnsi="Arial" w:cs="Arial"/>
                <w:b/>
                <w:bCs/>
                <w:color w:val="1F4E79"/>
                <w:sz w:val="21"/>
                <w:szCs w:val="21"/>
                <w:lang w:val="en-IE"/>
              </w:rPr>
            </w:pPr>
            <w:r w:rsidRPr="00E150F9">
              <w:rPr>
                <w:rFonts w:ascii="Arial" w:eastAsia="Times New Roman" w:hAnsi="Arial" w:cs="Arial"/>
                <w:b/>
                <w:bCs/>
                <w:color w:val="1F4E79"/>
                <w:sz w:val="21"/>
                <w:szCs w:val="21"/>
                <w:lang w:val="en-IE"/>
              </w:rPr>
              <w:t>Process Scope</w:t>
            </w:r>
          </w:p>
        </w:tc>
        <w:tc>
          <w:tcPr>
            <w:tcW w:w="3473"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60DCB845" w14:textId="1D971952" w:rsidR="00DF64CD" w:rsidRPr="00E150F9" w:rsidRDefault="002360AD" w:rsidP="002360AD">
            <w:pPr>
              <w:spacing w:after="0" w:line="240" w:lineRule="auto"/>
              <w:textAlignment w:val="baseline"/>
              <w:rPr>
                <w:rFonts w:ascii="Arial" w:eastAsia="Times New Roman" w:hAnsi="Arial" w:cs="Arial"/>
                <w:sz w:val="21"/>
                <w:szCs w:val="21"/>
              </w:rPr>
            </w:pPr>
            <w:r w:rsidRPr="00E150F9">
              <w:rPr>
                <w:rFonts w:ascii="Arial" w:eastAsia="Times New Roman" w:hAnsi="Arial" w:cs="Arial"/>
                <w:sz w:val="21"/>
                <w:szCs w:val="21"/>
              </w:rPr>
              <w:t>SPPS process for ASYM-140851 manufacture (Step 1 of</w:t>
            </w:r>
            <w:r w:rsidRPr="002360AD">
              <w:rPr>
                <w:rFonts w:ascii="Arial" w:eastAsia="Times New Roman" w:hAnsi="Arial" w:cs="Arial"/>
                <w:sz w:val="21"/>
                <w:szCs w:val="21"/>
              </w:rPr>
              <w:t xml:space="preserve"> ASYM-140020/ LSN4182924</w:t>
            </w:r>
            <w:r w:rsidRPr="00E150F9">
              <w:rPr>
                <w:rFonts w:ascii="Arial" w:eastAsia="Times New Roman" w:hAnsi="Arial" w:cs="Arial"/>
                <w:sz w:val="21"/>
                <w:szCs w:val="21"/>
              </w:rPr>
              <w:t>); PPQ campaign</w:t>
            </w:r>
          </w:p>
        </w:tc>
      </w:tr>
      <w:tr w:rsidR="00DF64CD" w:rsidRPr="008156C8" w14:paraId="3F85FBBA" w14:textId="77777777" w:rsidTr="00E150F9">
        <w:trPr>
          <w:trHeight w:val="701"/>
        </w:trPr>
        <w:tc>
          <w:tcPr>
            <w:tcW w:w="1527"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FA36794" w14:textId="69C1DCCD" w:rsidR="00DF64CD" w:rsidRPr="00E150F9" w:rsidRDefault="00DF64CD" w:rsidP="00E150F9">
            <w:pPr>
              <w:spacing w:after="0" w:line="240" w:lineRule="auto"/>
              <w:jc w:val="center"/>
              <w:textAlignment w:val="baseline"/>
              <w:rPr>
                <w:rFonts w:ascii="Arial" w:eastAsia="Times New Roman" w:hAnsi="Arial" w:cs="Arial"/>
                <w:b/>
                <w:bCs/>
                <w:color w:val="1F4E79"/>
                <w:sz w:val="21"/>
                <w:szCs w:val="21"/>
                <w:lang w:val="en-IE"/>
              </w:rPr>
            </w:pPr>
            <w:r w:rsidRPr="00E150F9">
              <w:rPr>
                <w:rFonts w:ascii="Arial" w:eastAsia="Times New Roman" w:hAnsi="Arial" w:cs="Arial"/>
                <w:b/>
                <w:bCs/>
                <w:color w:val="1F4E79"/>
                <w:sz w:val="21"/>
                <w:szCs w:val="21"/>
                <w:lang w:val="en-IE"/>
              </w:rPr>
              <w:t>CMO Site</w:t>
            </w:r>
          </w:p>
        </w:tc>
        <w:tc>
          <w:tcPr>
            <w:tcW w:w="3473"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2FE5BB2A" w14:textId="78D6193F" w:rsidR="00DF64CD" w:rsidRPr="00E150F9" w:rsidRDefault="00DF64CD" w:rsidP="00DF6184">
            <w:pPr>
              <w:spacing w:after="0" w:line="240" w:lineRule="auto"/>
              <w:textAlignment w:val="baseline"/>
              <w:rPr>
                <w:rFonts w:ascii="Arial" w:eastAsia="Times New Roman" w:hAnsi="Arial" w:cs="Arial"/>
                <w:sz w:val="21"/>
                <w:szCs w:val="21"/>
              </w:rPr>
            </w:pPr>
            <w:proofErr w:type="spellStart"/>
            <w:r w:rsidRPr="00E150F9">
              <w:rPr>
                <w:rFonts w:ascii="Arial" w:eastAsia="Times New Roman" w:hAnsi="Arial" w:cs="Arial"/>
                <w:iCs/>
                <w:sz w:val="21"/>
                <w:szCs w:val="21"/>
                <w:lang w:val="en-IE"/>
              </w:rPr>
              <w:t>Asymchem</w:t>
            </w:r>
            <w:proofErr w:type="spellEnd"/>
            <w:r w:rsidRPr="00E150F9">
              <w:rPr>
                <w:rFonts w:ascii="Arial" w:eastAsia="Times New Roman" w:hAnsi="Arial" w:cs="Arial"/>
                <w:iCs/>
                <w:sz w:val="21"/>
                <w:szCs w:val="21"/>
                <w:lang w:val="en-IE"/>
              </w:rPr>
              <w:t xml:space="preserve"> Life Science (Tianjin) Co., Ltd.(No.265, South Avenue, </w:t>
            </w:r>
            <w:proofErr w:type="spellStart"/>
            <w:r w:rsidRPr="00E150F9">
              <w:rPr>
                <w:rFonts w:ascii="Arial" w:eastAsia="Times New Roman" w:hAnsi="Arial" w:cs="Arial"/>
                <w:iCs/>
                <w:sz w:val="21"/>
                <w:szCs w:val="21"/>
                <w:lang w:val="en-IE"/>
              </w:rPr>
              <w:t>Binhai</w:t>
            </w:r>
            <w:proofErr w:type="spellEnd"/>
            <w:r w:rsidRPr="00E150F9">
              <w:rPr>
                <w:rFonts w:ascii="Arial" w:eastAsia="Times New Roman" w:hAnsi="Arial" w:cs="Arial"/>
                <w:iCs/>
                <w:sz w:val="21"/>
                <w:szCs w:val="21"/>
                <w:lang w:val="en-IE"/>
              </w:rPr>
              <w:t xml:space="preserve"> New Area TEDA, Tianjin, 300462, China)</w:t>
            </w:r>
          </w:p>
        </w:tc>
      </w:tr>
    </w:tbl>
    <w:p w14:paraId="3C37BD6C" w14:textId="05F3E6F8" w:rsidR="007E3019" w:rsidRPr="00DA3C3F" w:rsidRDefault="000570D4" w:rsidP="007E3019">
      <w:pPr>
        <w:spacing w:after="0" w:line="240" w:lineRule="auto"/>
        <w:textAlignment w:val="baseline"/>
        <w:rPr>
          <w:rFonts w:ascii="Arial" w:eastAsia="Times New Roman" w:hAnsi="Arial" w:cs="Arial"/>
          <w:sz w:val="21"/>
          <w:szCs w:val="21"/>
        </w:rPr>
      </w:pPr>
      <w:r w:rsidRPr="00DA3C3F">
        <w:rPr>
          <w:rFonts w:ascii="Arial" w:eastAsia="Times New Roman" w:hAnsi="Arial" w:cs="Arial"/>
          <w:sz w:val="21"/>
          <w:szCs w:val="21"/>
        </w:rPr>
        <w:t> </w:t>
      </w:r>
    </w:p>
    <w:p w14:paraId="78F076A8" w14:textId="77777777" w:rsidR="007E3019" w:rsidRPr="00DA3C3F" w:rsidRDefault="007E3019">
      <w:pPr>
        <w:rPr>
          <w:rFonts w:ascii="Arial" w:eastAsia="Times New Roman" w:hAnsi="Arial" w:cs="Arial"/>
          <w:sz w:val="21"/>
          <w:szCs w:val="21"/>
        </w:rPr>
      </w:pPr>
      <w:r w:rsidRPr="00DA3C3F">
        <w:rPr>
          <w:rFonts w:ascii="Arial" w:eastAsia="Times New Roman" w:hAnsi="Arial" w:cs="Arial"/>
          <w:sz w:val="21"/>
          <w:szCs w:val="21"/>
        </w:rPr>
        <w:br w:type="page"/>
      </w:r>
    </w:p>
    <w:p w14:paraId="573A1EE4" w14:textId="2BD241EC" w:rsidR="000570D4" w:rsidRPr="00E150F9" w:rsidRDefault="000570D4" w:rsidP="00E150F9">
      <w:pPr>
        <w:pStyle w:val="heading10"/>
        <w:pBdr>
          <w:bottom w:val="single" w:sz="6" w:space="1" w:color="1F4E79"/>
        </w:pBdr>
        <w:rPr>
          <w:b w:val="0"/>
          <w:bCs w:val="0"/>
          <w:sz w:val="21"/>
          <w:szCs w:val="21"/>
        </w:rPr>
      </w:pPr>
      <w:r w:rsidRPr="00E150F9">
        <w:rPr>
          <w:sz w:val="21"/>
          <w:szCs w:val="21"/>
        </w:rPr>
        <w:lastRenderedPageBreak/>
        <w:t>Approval and Signatures </w:t>
      </w:r>
    </w:p>
    <w:p w14:paraId="6BBFE71B" w14:textId="77777777" w:rsidR="000570D4" w:rsidRPr="00DA3C3F" w:rsidRDefault="000570D4" w:rsidP="000570D4">
      <w:pPr>
        <w:spacing w:after="0" w:line="240" w:lineRule="auto"/>
        <w:textAlignment w:val="baseline"/>
        <w:rPr>
          <w:rFonts w:ascii="Arial" w:eastAsia="Times New Roman" w:hAnsi="Arial" w:cs="Arial"/>
          <w:sz w:val="18"/>
          <w:szCs w:val="18"/>
        </w:rPr>
      </w:pPr>
      <w:r w:rsidRPr="00DA3C3F">
        <w:rPr>
          <w:rFonts w:ascii="Arial" w:eastAsia="Times New Roman" w:hAnsi="Arial" w:cs="Arial"/>
          <w:sz w:val="21"/>
          <w:szCs w:val="21"/>
          <w:lang w:val="en-IE"/>
        </w:rPr>
        <w:t>This FMEA must be reviewed and approved prior to PPQ completion as a minimum. All approvals must be in place before the PPQ campaign commences for initial pre-commercialisation FMEAs.</w:t>
      </w:r>
      <w:r w:rsidRPr="00DA3C3F">
        <w:rPr>
          <w:rFonts w:ascii="Arial" w:eastAsia="Times New Roman" w:hAnsi="Arial" w:cs="Arial"/>
          <w:sz w:val="21"/>
          <w:szCs w:val="21"/>
        </w:rPr>
        <w:t> </w:t>
      </w:r>
    </w:p>
    <w:p w14:paraId="3C11E9E6" w14:textId="4CFBDE54" w:rsidR="000570D4" w:rsidRPr="00DA3C3F" w:rsidRDefault="000570D4" w:rsidP="000570D4">
      <w:pPr>
        <w:spacing w:after="0" w:line="240" w:lineRule="auto"/>
        <w:textAlignment w:val="baseline"/>
        <w:rPr>
          <w:rFonts w:ascii="Arial" w:eastAsia="Times New Roman" w:hAnsi="Arial" w:cs="Arial"/>
          <w:sz w:val="21"/>
          <w:szCs w:val="21"/>
        </w:rPr>
      </w:pPr>
      <w:r w:rsidRPr="00DA3C3F">
        <w:rPr>
          <w:rFonts w:ascii="Arial" w:eastAsia="Times New Roman" w:hAnsi="Arial" w:cs="Arial"/>
          <w:sz w:val="21"/>
          <w:szCs w:val="21"/>
        </w:rPr>
        <w:t> </w:t>
      </w:r>
    </w:p>
    <w:p w14:paraId="758D0DF6" w14:textId="10BFFB7E" w:rsidR="00572FBE" w:rsidRPr="00DA3C3F" w:rsidRDefault="00572FBE" w:rsidP="000570D4">
      <w:pPr>
        <w:spacing w:after="0" w:line="240" w:lineRule="auto"/>
        <w:textAlignment w:val="baseline"/>
        <w:rPr>
          <w:rFonts w:ascii="Arial" w:hAnsi="Arial" w:cs="Arial"/>
          <w:sz w:val="21"/>
          <w:szCs w:val="21"/>
        </w:rPr>
      </w:pPr>
    </w:p>
    <w:tbl>
      <w:tblPr>
        <w:tblW w:w="0" w:type="auto"/>
        <w:tblLook w:val="04A0" w:firstRow="1" w:lastRow="0" w:firstColumn="1" w:lastColumn="0" w:noHBand="0" w:noVBand="1"/>
      </w:tblPr>
      <w:tblGrid>
        <w:gridCol w:w="4018"/>
        <w:gridCol w:w="2053"/>
        <w:gridCol w:w="2156"/>
        <w:gridCol w:w="975"/>
      </w:tblGrid>
      <w:tr w:rsidR="00D22D9F" w:rsidRPr="00344C44" w14:paraId="17D122D2" w14:textId="77777777" w:rsidTr="0096614E">
        <w:trPr>
          <w:trHeight w:val="1444"/>
        </w:trPr>
        <w:tc>
          <w:tcPr>
            <w:tcW w:w="4018" w:type="dxa"/>
            <w:tcMar>
              <w:left w:w="108" w:type="dxa"/>
              <w:right w:w="108" w:type="dxa"/>
            </w:tcMar>
            <w:vAlign w:val="center"/>
          </w:tcPr>
          <w:p w14:paraId="281CEF56" w14:textId="77777777" w:rsidR="00D22D9F" w:rsidRPr="00E150F9" w:rsidRDefault="00D22D9F" w:rsidP="0096614E">
            <w:pPr>
              <w:spacing w:beforeLines="50" w:before="120" w:afterLines="50" w:after="120" w:line="360" w:lineRule="auto"/>
              <w:jc w:val="both"/>
              <w:rPr>
                <w:rFonts w:ascii="Arial" w:hAnsi="Arial" w:cs="Arial"/>
                <w:b/>
                <w:sz w:val="21"/>
                <w:szCs w:val="21"/>
              </w:rPr>
            </w:pPr>
            <w:r w:rsidRPr="00E150F9">
              <w:rPr>
                <w:rFonts w:ascii="Arial" w:hAnsi="Arial" w:cs="Arial"/>
                <w:b/>
                <w:sz w:val="21"/>
                <w:szCs w:val="21"/>
              </w:rPr>
              <w:t>Prepared by</w:t>
            </w:r>
          </w:p>
        </w:tc>
        <w:tc>
          <w:tcPr>
            <w:tcW w:w="2053" w:type="dxa"/>
            <w:tcMar>
              <w:left w:w="108" w:type="dxa"/>
              <w:right w:w="108" w:type="dxa"/>
            </w:tcMar>
            <w:vAlign w:val="center"/>
          </w:tcPr>
          <w:p w14:paraId="7916745B" w14:textId="77777777" w:rsidR="00D22D9F" w:rsidRPr="00E150F9" w:rsidRDefault="00D22D9F" w:rsidP="0096614E">
            <w:pPr>
              <w:spacing w:beforeLines="50" w:before="120" w:afterLines="50" w:after="120" w:line="360" w:lineRule="auto"/>
              <w:jc w:val="both"/>
              <w:rPr>
                <w:rFonts w:ascii="Arial" w:eastAsia="Times New Roman" w:hAnsi="Arial" w:cs="Arial"/>
                <w:b/>
                <w:sz w:val="21"/>
                <w:szCs w:val="21"/>
              </w:rPr>
            </w:pPr>
            <w:r w:rsidRPr="00E150F9">
              <w:rPr>
                <w:rFonts w:ascii="Arial" w:eastAsia="Times New Roman" w:hAnsi="Arial" w:cs="Arial"/>
                <w:b/>
                <w:sz w:val="21"/>
                <w:szCs w:val="21"/>
              </w:rPr>
              <w:t xml:space="preserve"> </w:t>
            </w:r>
          </w:p>
        </w:tc>
        <w:tc>
          <w:tcPr>
            <w:tcW w:w="3131" w:type="dxa"/>
            <w:gridSpan w:val="2"/>
            <w:tcMar>
              <w:left w:w="108" w:type="dxa"/>
              <w:right w:w="108" w:type="dxa"/>
            </w:tcMar>
            <w:vAlign w:val="center"/>
          </w:tcPr>
          <w:p w14:paraId="6D7AB726" w14:textId="77777777" w:rsidR="00D22D9F" w:rsidRPr="00E150F9" w:rsidRDefault="00D22D9F" w:rsidP="0096614E">
            <w:pPr>
              <w:spacing w:beforeLines="50" w:before="120" w:afterLines="50" w:after="120" w:line="360" w:lineRule="auto"/>
              <w:jc w:val="both"/>
              <w:rPr>
                <w:rFonts w:ascii="Arial" w:eastAsia="Times New Roman" w:hAnsi="Arial" w:cs="Arial"/>
                <w:b/>
                <w:sz w:val="21"/>
                <w:szCs w:val="21"/>
              </w:rPr>
            </w:pPr>
            <w:r w:rsidRPr="00E150F9">
              <w:rPr>
                <w:rFonts w:ascii="Arial" w:eastAsia="Times New Roman" w:hAnsi="Arial" w:cs="Arial"/>
                <w:b/>
                <w:sz w:val="21"/>
                <w:szCs w:val="21"/>
              </w:rPr>
              <w:t xml:space="preserve"> </w:t>
            </w:r>
          </w:p>
        </w:tc>
      </w:tr>
      <w:tr w:rsidR="00D22D9F" w:rsidRPr="00344C44" w14:paraId="30B97251" w14:textId="77777777" w:rsidTr="0096614E">
        <w:trPr>
          <w:trHeight w:val="1444"/>
        </w:trPr>
        <w:tc>
          <w:tcPr>
            <w:tcW w:w="4018" w:type="dxa"/>
            <w:tcMar>
              <w:left w:w="108" w:type="dxa"/>
              <w:right w:w="108" w:type="dxa"/>
            </w:tcMar>
            <w:vAlign w:val="bottom"/>
          </w:tcPr>
          <w:p w14:paraId="4D318910" w14:textId="572B5385" w:rsidR="00D22D9F" w:rsidRPr="00E150F9" w:rsidRDefault="00D22D9F" w:rsidP="0096614E">
            <w:pPr>
              <w:spacing w:beforeLines="50" w:before="120" w:afterLines="50" w:after="120" w:line="360" w:lineRule="auto"/>
              <w:jc w:val="both"/>
              <w:rPr>
                <w:rFonts w:ascii="Arial" w:hAnsi="Arial" w:cs="Arial"/>
                <w:sz w:val="21"/>
                <w:szCs w:val="21"/>
              </w:rPr>
            </w:pPr>
            <w:r w:rsidRPr="00E150F9">
              <w:rPr>
                <w:rFonts w:ascii="Arial" w:hAnsi="Arial" w:cs="Arial"/>
                <w:sz w:val="21"/>
                <w:szCs w:val="21"/>
              </w:rPr>
              <w:t>Zhonghua Fu</w:t>
            </w:r>
          </w:p>
          <w:p w14:paraId="0063FC30" w14:textId="77777777" w:rsidR="00D22D9F" w:rsidRPr="00E150F9" w:rsidRDefault="00D22D9F" w:rsidP="0096614E">
            <w:pPr>
              <w:spacing w:beforeLines="50" w:before="120" w:afterLines="50" w:after="120" w:line="360" w:lineRule="auto"/>
              <w:jc w:val="both"/>
              <w:rPr>
                <w:rFonts w:ascii="Arial" w:hAnsi="Arial" w:cs="Arial"/>
                <w:sz w:val="21"/>
                <w:szCs w:val="21"/>
              </w:rPr>
            </w:pPr>
            <w:r w:rsidRPr="00E150F9">
              <w:rPr>
                <w:rFonts w:ascii="Arial" w:hAnsi="Arial" w:cs="Arial"/>
                <w:sz w:val="21"/>
                <w:szCs w:val="21"/>
              </w:rPr>
              <w:t>(Associate Director, CMMD)</w:t>
            </w:r>
          </w:p>
        </w:tc>
        <w:tc>
          <w:tcPr>
            <w:tcW w:w="2053" w:type="dxa"/>
            <w:tcMar>
              <w:left w:w="108" w:type="dxa"/>
              <w:right w:w="108" w:type="dxa"/>
            </w:tcMar>
            <w:vAlign w:val="bottom"/>
          </w:tcPr>
          <w:p w14:paraId="16CE7AF5" w14:textId="77777777" w:rsidR="00D22D9F" w:rsidRPr="00E150F9" w:rsidRDefault="00D22D9F" w:rsidP="0096614E">
            <w:pPr>
              <w:spacing w:beforeLines="50" w:before="120" w:afterLines="50" w:after="120" w:line="360" w:lineRule="auto"/>
              <w:rPr>
                <w:rFonts w:ascii="Arial" w:hAnsi="Arial" w:cs="Arial"/>
                <w:sz w:val="21"/>
                <w:szCs w:val="21"/>
              </w:rPr>
            </w:pPr>
            <w:r w:rsidRPr="00E150F9">
              <w:rPr>
                <w:rFonts w:ascii="Arial" w:hAnsi="Arial" w:cs="Arial"/>
                <w:sz w:val="21"/>
                <w:szCs w:val="21"/>
              </w:rPr>
              <w:t>Signature &amp; Date</w:t>
            </w:r>
          </w:p>
        </w:tc>
        <w:tc>
          <w:tcPr>
            <w:tcW w:w="3131" w:type="dxa"/>
            <w:gridSpan w:val="2"/>
            <w:tcBorders>
              <w:bottom w:val="single" w:sz="8" w:space="0" w:color="auto"/>
              <w:right w:val="nil"/>
            </w:tcBorders>
            <w:tcMar>
              <w:left w:w="108" w:type="dxa"/>
              <w:right w:w="108" w:type="dxa"/>
            </w:tcMar>
            <w:vAlign w:val="bottom"/>
          </w:tcPr>
          <w:p w14:paraId="0A4FC15B" w14:textId="77777777" w:rsidR="00D22D9F" w:rsidRPr="00E150F9" w:rsidRDefault="00D22D9F" w:rsidP="0096614E">
            <w:pPr>
              <w:spacing w:beforeLines="50" w:before="120" w:afterLines="50" w:after="120" w:line="360" w:lineRule="auto"/>
              <w:jc w:val="both"/>
              <w:rPr>
                <w:rFonts w:ascii="Arial" w:eastAsia="Times New Roman" w:hAnsi="Arial" w:cs="Arial"/>
                <w:sz w:val="21"/>
                <w:szCs w:val="21"/>
              </w:rPr>
            </w:pPr>
            <w:r w:rsidRPr="00E150F9">
              <w:rPr>
                <w:rFonts w:ascii="Arial" w:eastAsia="Times New Roman" w:hAnsi="Arial" w:cs="Arial"/>
                <w:sz w:val="21"/>
                <w:szCs w:val="21"/>
              </w:rPr>
              <w:t xml:space="preserve"> </w:t>
            </w:r>
          </w:p>
        </w:tc>
      </w:tr>
      <w:tr w:rsidR="00D22D9F" w:rsidRPr="00344C44" w14:paraId="02B3AF47" w14:textId="77777777" w:rsidTr="0096614E">
        <w:trPr>
          <w:trHeight w:val="1444"/>
        </w:trPr>
        <w:tc>
          <w:tcPr>
            <w:tcW w:w="4018" w:type="dxa"/>
            <w:tcMar>
              <w:left w:w="108" w:type="dxa"/>
              <w:right w:w="108" w:type="dxa"/>
            </w:tcMar>
            <w:vAlign w:val="center"/>
          </w:tcPr>
          <w:p w14:paraId="55636A8B" w14:textId="77777777" w:rsidR="00D22D9F" w:rsidRPr="00E150F9" w:rsidRDefault="00D22D9F" w:rsidP="0096614E">
            <w:pPr>
              <w:spacing w:beforeLines="50" w:before="120" w:afterLines="50" w:after="120" w:line="360" w:lineRule="auto"/>
              <w:jc w:val="both"/>
              <w:rPr>
                <w:rFonts w:ascii="Arial" w:hAnsi="Arial" w:cs="Arial"/>
                <w:b/>
                <w:sz w:val="21"/>
                <w:szCs w:val="21"/>
              </w:rPr>
            </w:pPr>
            <w:r w:rsidRPr="00E150F9">
              <w:rPr>
                <w:rFonts w:ascii="Arial" w:hAnsi="Arial" w:cs="Arial"/>
                <w:b/>
                <w:sz w:val="21"/>
                <w:szCs w:val="21"/>
              </w:rPr>
              <w:t>Reviewed by</w:t>
            </w:r>
          </w:p>
        </w:tc>
        <w:tc>
          <w:tcPr>
            <w:tcW w:w="2053" w:type="dxa"/>
            <w:tcMar>
              <w:left w:w="108" w:type="dxa"/>
              <w:right w:w="108" w:type="dxa"/>
            </w:tcMar>
            <w:vAlign w:val="center"/>
          </w:tcPr>
          <w:p w14:paraId="61FB2FBC" w14:textId="77777777" w:rsidR="00D22D9F" w:rsidRPr="00E150F9" w:rsidRDefault="00D22D9F" w:rsidP="0096614E">
            <w:pPr>
              <w:spacing w:beforeLines="50" w:before="120" w:afterLines="50" w:after="120" w:line="360" w:lineRule="auto"/>
              <w:jc w:val="both"/>
              <w:rPr>
                <w:rFonts w:ascii="Arial" w:eastAsia="Times New Roman" w:hAnsi="Arial" w:cs="Arial"/>
                <w:sz w:val="21"/>
                <w:szCs w:val="21"/>
              </w:rPr>
            </w:pPr>
            <w:r w:rsidRPr="00E150F9">
              <w:rPr>
                <w:rFonts w:ascii="Arial" w:eastAsia="Times New Roman" w:hAnsi="Arial" w:cs="Arial"/>
                <w:sz w:val="21"/>
                <w:szCs w:val="21"/>
              </w:rPr>
              <w:t xml:space="preserve"> </w:t>
            </w:r>
          </w:p>
        </w:tc>
        <w:tc>
          <w:tcPr>
            <w:tcW w:w="3131" w:type="dxa"/>
            <w:gridSpan w:val="2"/>
            <w:tcBorders>
              <w:top w:val="single" w:sz="8" w:space="0" w:color="auto"/>
              <w:bottom w:val="nil"/>
              <w:right w:val="nil"/>
            </w:tcBorders>
            <w:tcMar>
              <w:left w:w="108" w:type="dxa"/>
              <w:right w:w="108" w:type="dxa"/>
            </w:tcMar>
            <w:vAlign w:val="center"/>
          </w:tcPr>
          <w:p w14:paraId="7C6325F2" w14:textId="77777777" w:rsidR="00D22D9F" w:rsidRPr="00E150F9" w:rsidRDefault="00D22D9F" w:rsidP="0096614E">
            <w:pPr>
              <w:spacing w:beforeLines="50" w:before="120" w:afterLines="50" w:after="120" w:line="360" w:lineRule="auto"/>
              <w:jc w:val="both"/>
              <w:rPr>
                <w:rFonts w:ascii="Arial" w:eastAsia="Times New Roman" w:hAnsi="Arial" w:cs="Arial"/>
                <w:sz w:val="21"/>
                <w:szCs w:val="21"/>
              </w:rPr>
            </w:pPr>
            <w:r w:rsidRPr="00E150F9">
              <w:rPr>
                <w:rFonts w:ascii="Arial" w:eastAsia="Times New Roman" w:hAnsi="Arial" w:cs="Arial"/>
                <w:sz w:val="21"/>
                <w:szCs w:val="21"/>
              </w:rPr>
              <w:t xml:space="preserve"> </w:t>
            </w:r>
          </w:p>
        </w:tc>
      </w:tr>
      <w:tr w:rsidR="00D22D9F" w:rsidRPr="00344C44" w14:paraId="450A1AE1" w14:textId="77777777" w:rsidTr="0096614E">
        <w:trPr>
          <w:trHeight w:val="1445"/>
        </w:trPr>
        <w:tc>
          <w:tcPr>
            <w:tcW w:w="4018" w:type="dxa"/>
            <w:tcMar>
              <w:left w:w="108" w:type="dxa"/>
              <w:right w:w="108" w:type="dxa"/>
            </w:tcMar>
            <w:vAlign w:val="bottom"/>
          </w:tcPr>
          <w:p w14:paraId="4257DBBC" w14:textId="7BBDC7FD" w:rsidR="00D22D9F" w:rsidRPr="00E150F9" w:rsidRDefault="00565867" w:rsidP="0096614E">
            <w:pPr>
              <w:spacing w:beforeLines="50" w:before="120" w:afterLines="50" w:after="120" w:line="360" w:lineRule="auto"/>
              <w:rPr>
                <w:rFonts w:ascii="Arial" w:hAnsi="Arial" w:cs="Arial"/>
                <w:sz w:val="21"/>
                <w:szCs w:val="21"/>
              </w:rPr>
            </w:pPr>
            <w:r w:rsidRPr="00E150F9">
              <w:rPr>
                <w:rFonts w:ascii="Arial" w:hAnsi="Arial" w:cs="Arial"/>
                <w:sz w:val="21"/>
                <w:szCs w:val="21"/>
              </w:rPr>
              <w:t>Liang Li</w:t>
            </w:r>
          </w:p>
          <w:p w14:paraId="3F9583D5" w14:textId="77777777" w:rsidR="00D22D9F" w:rsidRPr="00E150F9" w:rsidRDefault="00D22D9F" w:rsidP="0096614E">
            <w:pPr>
              <w:spacing w:beforeLines="50" w:before="120" w:afterLines="50" w:after="120" w:line="360" w:lineRule="auto"/>
              <w:rPr>
                <w:rFonts w:ascii="Arial" w:hAnsi="Arial" w:cs="Arial"/>
                <w:sz w:val="21"/>
                <w:szCs w:val="21"/>
              </w:rPr>
            </w:pPr>
            <w:r w:rsidRPr="00E150F9">
              <w:rPr>
                <w:rFonts w:ascii="Arial" w:hAnsi="Arial" w:cs="Arial"/>
                <w:sz w:val="21"/>
                <w:szCs w:val="21"/>
              </w:rPr>
              <w:t>(Senior Director, CMMD)</w:t>
            </w:r>
          </w:p>
        </w:tc>
        <w:tc>
          <w:tcPr>
            <w:tcW w:w="2053" w:type="dxa"/>
            <w:tcMar>
              <w:left w:w="108" w:type="dxa"/>
              <w:right w:w="108" w:type="dxa"/>
            </w:tcMar>
            <w:vAlign w:val="bottom"/>
          </w:tcPr>
          <w:p w14:paraId="65EF4643" w14:textId="77777777" w:rsidR="00D22D9F" w:rsidRPr="00E150F9" w:rsidRDefault="00D22D9F" w:rsidP="0096614E">
            <w:pPr>
              <w:spacing w:beforeLines="50" w:before="120" w:afterLines="50" w:after="120" w:line="360" w:lineRule="auto"/>
              <w:rPr>
                <w:rFonts w:ascii="Arial" w:eastAsia="Times New Roman" w:hAnsi="Arial" w:cs="Arial"/>
                <w:sz w:val="21"/>
                <w:szCs w:val="21"/>
              </w:rPr>
            </w:pPr>
            <w:r w:rsidRPr="00E150F9">
              <w:rPr>
                <w:rFonts w:ascii="Arial" w:hAnsi="Arial" w:cs="Arial"/>
                <w:sz w:val="21"/>
                <w:szCs w:val="21"/>
              </w:rPr>
              <w:t>Signature &amp; Date</w:t>
            </w:r>
            <w:r w:rsidRPr="00E150F9">
              <w:rPr>
                <w:rFonts w:ascii="Arial" w:eastAsia="Times New Roman" w:hAnsi="Arial" w:cs="Arial"/>
                <w:sz w:val="21"/>
                <w:szCs w:val="21"/>
              </w:rPr>
              <w:t xml:space="preserve"> </w:t>
            </w:r>
          </w:p>
        </w:tc>
        <w:tc>
          <w:tcPr>
            <w:tcW w:w="3131" w:type="dxa"/>
            <w:gridSpan w:val="2"/>
            <w:tcBorders>
              <w:top w:val="nil"/>
              <w:bottom w:val="single" w:sz="8" w:space="0" w:color="auto"/>
              <w:right w:val="nil"/>
            </w:tcBorders>
            <w:tcMar>
              <w:left w:w="108" w:type="dxa"/>
              <w:right w:w="108" w:type="dxa"/>
            </w:tcMar>
            <w:vAlign w:val="bottom"/>
          </w:tcPr>
          <w:p w14:paraId="276767E9" w14:textId="77777777" w:rsidR="00D22D9F" w:rsidRPr="00E150F9" w:rsidRDefault="00D22D9F" w:rsidP="0096614E">
            <w:pPr>
              <w:spacing w:beforeLines="50" w:before="120" w:afterLines="50" w:after="120" w:line="360" w:lineRule="auto"/>
              <w:rPr>
                <w:rFonts w:ascii="Arial" w:eastAsia="Times New Roman" w:hAnsi="Arial" w:cs="Arial"/>
                <w:sz w:val="21"/>
                <w:szCs w:val="21"/>
              </w:rPr>
            </w:pPr>
            <w:r w:rsidRPr="00E150F9">
              <w:rPr>
                <w:rFonts w:ascii="Arial" w:eastAsia="Times New Roman" w:hAnsi="Arial" w:cs="Arial"/>
                <w:sz w:val="21"/>
                <w:szCs w:val="21"/>
              </w:rPr>
              <w:t xml:space="preserve"> </w:t>
            </w:r>
          </w:p>
        </w:tc>
      </w:tr>
      <w:tr w:rsidR="00D22D9F" w:rsidRPr="00344C44" w14:paraId="3F19FB67" w14:textId="77777777" w:rsidTr="0096614E">
        <w:trPr>
          <w:trHeight w:val="1444"/>
        </w:trPr>
        <w:tc>
          <w:tcPr>
            <w:tcW w:w="4018" w:type="dxa"/>
            <w:tcMar>
              <w:left w:w="108" w:type="dxa"/>
              <w:right w:w="108" w:type="dxa"/>
            </w:tcMar>
            <w:vAlign w:val="bottom"/>
          </w:tcPr>
          <w:p w14:paraId="2FB5FD49" w14:textId="77777777" w:rsidR="00D22D9F" w:rsidRPr="00E150F9" w:rsidRDefault="00D22D9F" w:rsidP="0096614E">
            <w:pPr>
              <w:spacing w:beforeLines="50" w:before="120" w:afterLines="50" w:after="120" w:line="360" w:lineRule="auto"/>
              <w:rPr>
                <w:rFonts w:ascii="Arial" w:hAnsi="Arial" w:cs="Arial"/>
                <w:sz w:val="21"/>
                <w:szCs w:val="21"/>
              </w:rPr>
            </w:pPr>
            <w:r w:rsidRPr="00E150F9">
              <w:rPr>
                <w:rFonts w:ascii="Arial" w:hAnsi="Arial" w:cs="Arial"/>
                <w:sz w:val="21"/>
                <w:szCs w:val="21"/>
              </w:rPr>
              <w:t>Zhongyao Zhang</w:t>
            </w:r>
          </w:p>
          <w:p w14:paraId="73C2A14C" w14:textId="77777777" w:rsidR="00D22D9F" w:rsidRPr="00E150F9" w:rsidRDefault="00D22D9F" w:rsidP="0096614E">
            <w:pPr>
              <w:spacing w:beforeLines="50" w:before="120" w:afterLines="50" w:after="120" w:line="360" w:lineRule="auto"/>
              <w:rPr>
                <w:rFonts w:ascii="Arial" w:hAnsi="Arial" w:cs="Arial"/>
                <w:sz w:val="21"/>
                <w:szCs w:val="21"/>
              </w:rPr>
            </w:pPr>
            <w:r w:rsidRPr="00E150F9">
              <w:rPr>
                <w:rFonts w:ascii="Arial" w:hAnsi="Arial" w:cs="Arial"/>
                <w:sz w:val="21"/>
                <w:szCs w:val="21"/>
              </w:rPr>
              <w:t>(Director, Production)</w:t>
            </w:r>
          </w:p>
        </w:tc>
        <w:tc>
          <w:tcPr>
            <w:tcW w:w="2053" w:type="dxa"/>
            <w:tcMar>
              <w:left w:w="108" w:type="dxa"/>
              <w:right w:w="108" w:type="dxa"/>
            </w:tcMar>
            <w:vAlign w:val="bottom"/>
          </w:tcPr>
          <w:p w14:paraId="0CB2E144" w14:textId="77777777" w:rsidR="00D22D9F" w:rsidRPr="00E150F9" w:rsidRDefault="00D22D9F" w:rsidP="0096614E">
            <w:pPr>
              <w:spacing w:beforeLines="50" w:before="120" w:afterLines="50" w:after="120" w:line="360" w:lineRule="auto"/>
              <w:rPr>
                <w:rFonts w:ascii="Arial" w:hAnsi="Arial" w:cs="Arial"/>
                <w:sz w:val="21"/>
                <w:szCs w:val="21"/>
              </w:rPr>
            </w:pPr>
            <w:r w:rsidRPr="00E150F9">
              <w:rPr>
                <w:rFonts w:ascii="Arial" w:hAnsi="Arial" w:cs="Arial"/>
                <w:sz w:val="21"/>
                <w:szCs w:val="21"/>
              </w:rPr>
              <w:t>Signature &amp; Date</w:t>
            </w:r>
          </w:p>
        </w:tc>
        <w:tc>
          <w:tcPr>
            <w:tcW w:w="3131" w:type="dxa"/>
            <w:gridSpan w:val="2"/>
            <w:tcBorders>
              <w:top w:val="single" w:sz="8" w:space="0" w:color="auto"/>
              <w:bottom w:val="single" w:sz="8" w:space="0" w:color="auto"/>
              <w:right w:val="nil"/>
            </w:tcBorders>
            <w:tcMar>
              <w:left w:w="108" w:type="dxa"/>
              <w:right w:w="108" w:type="dxa"/>
            </w:tcMar>
            <w:vAlign w:val="bottom"/>
          </w:tcPr>
          <w:p w14:paraId="45789C89" w14:textId="77777777" w:rsidR="00D22D9F" w:rsidRPr="00E150F9" w:rsidRDefault="00D22D9F" w:rsidP="0096614E">
            <w:pPr>
              <w:spacing w:beforeLines="50" w:before="120" w:afterLines="50" w:after="120" w:line="360" w:lineRule="auto"/>
              <w:rPr>
                <w:rFonts w:ascii="Arial" w:eastAsia="Times New Roman" w:hAnsi="Arial" w:cs="Arial"/>
                <w:sz w:val="21"/>
                <w:szCs w:val="21"/>
              </w:rPr>
            </w:pPr>
            <w:r w:rsidRPr="00E150F9">
              <w:rPr>
                <w:rFonts w:ascii="Arial" w:eastAsia="Times New Roman" w:hAnsi="Arial" w:cs="Arial"/>
                <w:sz w:val="21"/>
                <w:szCs w:val="21"/>
              </w:rPr>
              <w:t xml:space="preserve"> </w:t>
            </w:r>
          </w:p>
        </w:tc>
      </w:tr>
      <w:tr w:rsidR="00D22D9F" w:rsidRPr="00344C44" w14:paraId="0D6F9C2A" w14:textId="77777777" w:rsidTr="0096614E">
        <w:trPr>
          <w:trHeight w:val="1444"/>
        </w:trPr>
        <w:tc>
          <w:tcPr>
            <w:tcW w:w="4018" w:type="dxa"/>
            <w:tcMar>
              <w:left w:w="108" w:type="dxa"/>
              <w:right w:w="108" w:type="dxa"/>
            </w:tcMar>
            <w:vAlign w:val="bottom"/>
          </w:tcPr>
          <w:p w14:paraId="62CE6AC5" w14:textId="77777777" w:rsidR="00D22D9F" w:rsidRPr="00E150F9" w:rsidRDefault="00D22D9F" w:rsidP="0096614E">
            <w:pPr>
              <w:spacing w:beforeLines="50" w:before="120" w:afterLines="50" w:after="120" w:line="360" w:lineRule="auto"/>
              <w:rPr>
                <w:rFonts w:ascii="Arial" w:hAnsi="Arial" w:cs="Arial"/>
                <w:sz w:val="21"/>
                <w:szCs w:val="21"/>
              </w:rPr>
            </w:pPr>
            <w:r w:rsidRPr="00E150F9">
              <w:rPr>
                <w:rFonts w:ascii="Arial" w:hAnsi="Arial" w:cs="Arial"/>
                <w:sz w:val="21"/>
                <w:szCs w:val="21"/>
              </w:rPr>
              <w:t>Lu Li</w:t>
            </w:r>
          </w:p>
          <w:p w14:paraId="23E2E4EE" w14:textId="77777777" w:rsidR="00D22D9F" w:rsidRPr="00E150F9" w:rsidRDefault="00D22D9F" w:rsidP="0096614E">
            <w:pPr>
              <w:spacing w:beforeLines="50" w:before="120" w:afterLines="50" w:after="120" w:line="360" w:lineRule="auto"/>
              <w:rPr>
                <w:rFonts w:ascii="Arial" w:hAnsi="Arial" w:cs="Arial"/>
                <w:sz w:val="21"/>
                <w:szCs w:val="21"/>
              </w:rPr>
            </w:pPr>
            <w:r w:rsidRPr="00E150F9">
              <w:rPr>
                <w:rFonts w:ascii="Arial" w:hAnsi="Arial" w:cs="Arial"/>
                <w:sz w:val="21"/>
                <w:szCs w:val="21"/>
              </w:rPr>
              <w:t>(Director, QA)</w:t>
            </w:r>
          </w:p>
        </w:tc>
        <w:tc>
          <w:tcPr>
            <w:tcW w:w="2053" w:type="dxa"/>
            <w:tcMar>
              <w:left w:w="108" w:type="dxa"/>
              <w:right w:w="108" w:type="dxa"/>
            </w:tcMar>
            <w:vAlign w:val="bottom"/>
          </w:tcPr>
          <w:p w14:paraId="52753E60" w14:textId="77777777" w:rsidR="00D22D9F" w:rsidRPr="00E150F9" w:rsidRDefault="00D22D9F" w:rsidP="0096614E">
            <w:pPr>
              <w:spacing w:beforeLines="50" w:before="120" w:afterLines="50" w:after="120" w:line="360" w:lineRule="auto"/>
              <w:rPr>
                <w:rFonts w:ascii="Arial" w:hAnsi="Arial" w:cs="Arial"/>
                <w:sz w:val="21"/>
                <w:szCs w:val="21"/>
              </w:rPr>
            </w:pPr>
            <w:r w:rsidRPr="00E150F9">
              <w:rPr>
                <w:rFonts w:ascii="Arial" w:hAnsi="Arial" w:cs="Arial"/>
                <w:sz w:val="21"/>
                <w:szCs w:val="21"/>
              </w:rPr>
              <w:t>Signature &amp; Date</w:t>
            </w:r>
          </w:p>
        </w:tc>
        <w:tc>
          <w:tcPr>
            <w:tcW w:w="3131" w:type="dxa"/>
            <w:gridSpan w:val="2"/>
            <w:tcBorders>
              <w:top w:val="single" w:sz="8" w:space="0" w:color="auto"/>
              <w:bottom w:val="single" w:sz="8" w:space="0" w:color="auto"/>
              <w:right w:val="nil"/>
            </w:tcBorders>
            <w:tcMar>
              <w:left w:w="108" w:type="dxa"/>
              <w:right w:w="108" w:type="dxa"/>
            </w:tcMar>
            <w:vAlign w:val="bottom"/>
          </w:tcPr>
          <w:p w14:paraId="76E6C063" w14:textId="77777777" w:rsidR="00D22D9F" w:rsidRPr="00E150F9" w:rsidRDefault="00D22D9F" w:rsidP="0096614E">
            <w:pPr>
              <w:spacing w:beforeLines="50" w:before="120" w:afterLines="50" w:after="120" w:line="360" w:lineRule="auto"/>
              <w:rPr>
                <w:rFonts w:ascii="Arial" w:eastAsia="Times New Roman" w:hAnsi="Arial" w:cs="Arial"/>
                <w:sz w:val="21"/>
                <w:szCs w:val="21"/>
              </w:rPr>
            </w:pPr>
            <w:r w:rsidRPr="00E150F9">
              <w:rPr>
                <w:rFonts w:ascii="Arial" w:eastAsia="Times New Roman" w:hAnsi="Arial" w:cs="Arial"/>
                <w:sz w:val="21"/>
                <w:szCs w:val="21"/>
              </w:rPr>
              <w:t xml:space="preserve"> </w:t>
            </w:r>
          </w:p>
        </w:tc>
      </w:tr>
      <w:tr w:rsidR="00D22D9F" w:rsidRPr="00344C44" w14:paraId="62C14EB2" w14:textId="77777777" w:rsidTr="0096614E">
        <w:trPr>
          <w:trHeight w:val="1444"/>
        </w:trPr>
        <w:tc>
          <w:tcPr>
            <w:tcW w:w="4018" w:type="dxa"/>
            <w:tcMar>
              <w:left w:w="108" w:type="dxa"/>
              <w:right w:w="108" w:type="dxa"/>
            </w:tcMar>
            <w:vAlign w:val="center"/>
          </w:tcPr>
          <w:p w14:paraId="0DC6B706" w14:textId="77777777" w:rsidR="00D22D9F" w:rsidRPr="00E150F9" w:rsidRDefault="00D22D9F" w:rsidP="0096614E">
            <w:pPr>
              <w:spacing w:beforeLines="50" w:before="120" w:afterLines="50" w:after="120" w:line="360" w:lineRule="auto"/>
              <w:jc w:val="both"/>
              <w:rPr>
                <w:rFonts w:ascii="Arial" w:hAnsi="Arial" w:cs="Arial"/>
                <w:b/>
                <w:sz w:val="21"/>
                <w:szCs w:val="21"/>
              </w:rPr>
            </w:pPr>
            <w:r w:rsidRPr="00E150F9">
              <w:rPr>
                <w:rFonts w:ascii="Arial" w:hAnsi="Arial" w:cs="Arial"/>
                <w:b/>
                <w:sz w:val="21"/>
                <w:szCs w:val="21"/>
              </w:rPr>
              <w:t>Approved by</w:t>
            </w:r>
          </w:p>
        </w:tc>
        <w:tc>
          <w:tcPr>
            <w:tcW w:w="2053" w:type="dxa"/>
            <w:tcMar>
              <w:left w:w="108" w:type="dxa"/>
              <w:right w:w="108" w:type="dxa"/>
            </w:tcMar>
            <w:vAlign w:val="center"/>
          </w:tcPr>
          <w:p w14:paraId="1B682AC3" w14:textId="77777777" w:rsidR="00D22D9F" w:rsidRPr="00E150F9" w:rsidRDefault="00D22D9F" w:rsidP="0096614E">
            <w:pPr>
              <w:spacing w:beforeLines="50" w:before="120" w:afterLines="50" w:after="120" w:line="360" w:lineRule="auto"/>
              <w:jc w:val="both"/>
              <w:rPr>
                <w:rFonts w:ascii="Arial" w:eastAsia="Times New Roman" w:hAnsi="Arial" w:cs="Arial"/>
                <w:sz w:val="21"/>
                <w:szCs w:val="21"/>
              </w:rPr>
            </w:pPr>
            <w:r w:rsidRPr="00E150F9">
              <w:rPr>
                <w:rFonts w:ascii="Arial" w:eastAsia="Times New Roman" w:hAnsi="Arial" w:cs="Arial"/>
                <w:sz w:val="21"/>
                <w:szCs w:val="21"/>
              </w:rPr>
              <w:t xml:space="preserve"> </w:t>
            </w:r>
          </w:p>
        </w:tc>
        <w:tc>
          <w:tcPr>
            <w:tcW w:w="2156" w:type="dxa"/>
            <w:tcBorders>
              <w:top w:val="single" w:sz="8" w:space="0" w:color="auto"/>
              <w:bottom w:val="single" w:sz="8" w:space="0" w:color="FFFFFF" w:themeColor="background1"/>
              <w:right w:val="nil"/>
            </w:tcBorders>
            <w:tcMar>
              <w:left w:w="108" w:type="dxa"/>
              <w:right w:w="108" w:type="dxa"/>
            </w:tcMar>
            <w:vAlign w:val="center"/>
          </w:tcPr>
          <w:p w14:paraId="063D3C8E" w14:textId="77777777" w:rsidR="00D22D9F" w:rsidRPr="00E150F9" w:rsidRDefault="00D22D9F" w:rsidP="0096614E">
            <w:pPr>
              <w:spacing w:beforeLines="50" w:before="120" w:afterLines="50" w:after="120" w:line="360" w:lineRule="auto"/>
              <w:jc w:val="both"/>
              <w:rPr>
                <w:rFonts w:ascii="Arial" w:eastAsia="Times New Roman" w:hAnsi="Arial" w:cs="Arial"/>
                <w:sz w:val="21"/>
                <w:szCs w:val="21"/>
              </w:rPr>
            </w:pPr>
            <w:r w:rsidRPr="00E150F9">
              <w:rPr>
                <w:rFonts w:ascii="Arial" w:eastAsia="Times New Roman" w:hAnsi="Arial" w:cs="Arial"/>
                <w:sz w:val="21"/>
                <w:szCs w:val="21"/>
              </w:rPr>
              <w:t xml:space="preserve"> </w:t>
            </w:r>
          </w:p>
        </w:tc>
        <w:tc>
          <w:tcPr>
            <w:tcW w:w="975" w:type="dxa"/>
            <w:tcBorders>
              <w:top w:val="single" w:sz="8" w:space="0" w:color="auto"/>
              <w:left w:val="nil"/>
              <w:bottom w:val="single" w:sz="8" w:space="0" w:color="FFFFFF" w:themeColor="background1"/>
              <w:right w:val="nil"/>
            </w:tcBorders>
            <w:tcMar>
              <w:left w:w="108" w:type="dxa"/>
              <w:right w:w="108" w:type="dxa"/>
            </w:tcMar>
            <w:vAlign w:val="center"/>
          </w:tcPr>
          <w:p w14:paraId="7648D286" w14:textId="77777777" w:rsidR="00D22D9F" w:rsidRPr="00E150F9" w:rsidRDefault="00D22D9F" w:rsidP="0096614E">
            <w:pPr>
              <w:spacing w:beforeLines="50" w:before="120" w:afterLines="50" w:after="120" w:line="360" w:lineRule="auto"/>
              <w:jc w:val="both"/>
              <w:rPr>
                <w:rFonts w:ascii="Arial" w:eastAsia="Times New Roman" w:hAnsi="Arial" w:cs="Arial"/>
                <w:sz w:val="21"/>
                <w:szCs w:val="21"/>
              </w:rPr>
            </w:pPr>
            <w:r w:rsidRPr="00E150F9">
              <w:rPr>
                <w:rFonts w:ascii="Arial" w:eastAsia="Times New Roman" w:hAnsi="Arial" w:cs="Arial"/>
                <w:sz w:val="21"/>
                <w:szCs w:val="21"/>
              </w:rPr>
              <w:t xml:space="preserve"> </w:t>
            </w:r>
          </w:p>
        </w:tc>
      </w:tr>
      <w:tr w:rsidR="00D22D9F" w:rsidRPr="00344C44" w14:paraId="1C0327D0" w14:textId="77777777" w:rsidTr="0096614E">
        <w:trPr>
          <w:trHeight w:val="1445"/>
        </w:trPr>
        <w:tc>
          <w:tcPr>
            <w:tcW w:w="4018" w:type="dxa"/>
            <w:tcMar>
              <w:left w:w="108" w:type="dxa"/>
              <w:right w:w="108" w:type="dxa"/>
            </w:tcMar>
            <w:vAlign w:val="bottom"/>
          </w:tcPr>
          <w:p w14:paraId="2CF4F1C9" w14:textId="77777777" w:rsidR="00D22D9F" w:rsidRPr="00E150F9" w:rsidRDefault="00D22D9F" w:rsidP="0096614E">
            <w:pPr>
              <w:spacing w:beforeLines="50" w:before="120" w:afterLines="50" w:after="120" w:line="360" w:lineRule="auto"/>
              <w:rPr>
                <w:rFonts w:ascii="Arial" w:hAnsi="Arial" w:cs="Arial"/>
                <w:sz w:val="21"/>
                <w:szCs w:val="21"/>
              </w:rPr>
            </w:pPr>
            <w:r w:rsidRPr="00E150F9">
              <w:rPr>
                <w:rFonts w:ascii="Arial" w:hAnsi="Arial" w:cs="Arial"/>
                <w:sz w:val="21"/>
                <w:szCs w:val="21"/>
              </w:rPr>
              <w:lastRenderedPageBreak/>
              <w:t>Mingyang Yang</w:t>
            </w:r>
          </w:p>
          <w:p w14:paraId="4BEC6DCE" w14:textId="77777777" w:rsidR="00D22D9F" w:rsidRPr="00E150F9" w:rsidRDefault="00D22D9F" w:rsidP="0096614E">
            <w:pPr>
              <w:spacing w:beforeLines="50" w:before="120" w:afterLines="50" w:after="120" w:line="360" w:lineRule="auto"/>
              <w:rPr>
                <w:rFonts w:ascii="Arial" w:hAnsi="Arial" w:cs="Arial"/>
                <w:sz w:val="21"/>
                <w:szCs w:val="21"/>
              </w:rPr>
            </w:pPr>
            <w:r w:rsidRPr="00E150F9">
              <w:rPr>
                <w:rFonts w:ascii="Arial" w:hAnsi="Arial" w:cs="Arial"/>
                <w:sz w:val="21"/>
                <w:szCs w:val="21"/>
              </w:rPr>
              <w:t>(Executive Director, QA)</w:t>
            </w:r>
          </w:p>
        </w:tc>
        <w:tc>
          <w:tcPr>
            <w:tcW w:w="2053" w:type="dxa"/>
            <w:tcBorders>
              <w:bottom w:val="nil"/>
              <w:right w:val="single" w:sz="8" w:space="0" w:color="FFFFFF" w:themeColor="background1"/>
            </w:tcBorders>
            <w:tcMar>
              <w:left w:w="108" w:type="dxa"/>
              <w:right w:w="108" w:type="dxa"/>
            </w:tcMar>
            <w:vAlign w:val="bottom"/>
          </w:tcPr>
          <w:p w14:paraId="483D641B" w14:textId="77777777" w:rsidR="00D22D9F" w:rsidRPr="00E150F9" w:rsidRDefault="00D22D9F" w:rsidP="0096614E">
            <w:pPr>
              <w:spacing w:beforeLines="50" w:before="120" w:afterLines="50" w:after="120" w:line="360" w:lineRule="auto"/>
              <w:rPr>
                <w:rFonts w:ascii="Arial" w:hAnsi="Arial" w:cs="Arial"/>
                <w:sz w:val="21"/>
                <w:szCs w:val="21"/>
              </w:rPr>
            </w:pPr>
            <w:r w:rsidRPr="00E150F9">
              <w:rPr>
                <w:rFonts w:ascii="Arial" w:hAnsi="Arial" w:cs="Arial"/>
                <w:sz w:val="21"/>
                <w:szCs w:val="21"/>
              </w:rPr>
              <w:t>Signature &amp; Date</w:t>
            </w:r>
          </w:p>
        </w:tc>
        <w:tc>
          <w:tcPr>
            <w:tcW w:w="3131" w:type="dxa"/>
            <w:gridSpan w:val="2"/>
            <w:tcBorders>
              <w:top w:val="single" w:sz="8" w:space="0" w:color="FFFFFF" w:themeColor="background1"/>
              <w:left w:val="single" w:sz="8" w:space="0" w:color="FFFFFF" w:themeColor="background1"/>
              <w:bottom w:val="single" w:sz="8" w:space="0" w:color="auto"/>
              <w:right w:val="nil"/>
            </w:tcBorders>
            <w:tcMar>
              <w:left w:w="108" w:type="dxa"/>
              <w:right w:w="108" w:type="dxa"/>
            </w:tcMar>
            <w:vAlign w:val="bottom"/>
          </w:tcPr>
          <w:p w14:paraId="76364BB4" w14:textId="77777777" w:rsidR="00D22D9F" w:rsidRPr="00E150F9" w:rsidRDefault="00D22D9F" w:rsidP="0096614E">
            <w:pPr>
              <w:spacing w:beforeLines="50" w:before="120" w:afterLines="50" w:after="120" w:line="360" w:lineRule="auto"/>
              <w:rPr>
                <w:rFonts w:ascii="Arial" w:eastAsia="Times New Roman" w:hAnsi="Arial" w:cs="Arial"/>
                <w:sz w:val="21"/>
                <w:szCs w:val="21"/>
              </w:rPr>
            </w:pPr>
            <w:r w:rsidRPr="00E150F9">
              <w:rPr>
                <w:rFonts w:ascii="Arial" w:eastAsia="Times New Roman" w:hAnsi="Arial" w:cs="Arial"/>
                <w:sz w:val="21"/>
                <w:szCs w:val="21"/>
              </w:rPr>
              <w:t xml:space="preserve"> </w:t>
            </w:r>
          </w:p>
        </w:tc>
      </w:tr>
    </w:tbl>
    <w:p w14:paraId="301FBF01" w14:textId="73F94E45" w:rsidR="00572FBE" w:rsidRDefault="00572FBE" w:rsidP="000570D4">
      <w:pPr>
        <w:spacing w:after="0" w:line="240" w:lineRule="auto"/>
        <w:textAlignment w:val="baseline"/>
        <w:rPr>
          <w:rFonts w:ascii="Arial" w:hAnsi="Arial" w:cs="Arial"/>
          <w:sz w:val="21"/>
          <w:szCs w:val="21"/>
        </w:rPr>
      </w:pPr>
    </w:p>
    <w:p w14:paraId="3E3CA3D4" w14:textId="18F60DDC" w:rsidR="00C01D4C" w:rsidRDefault="00C01D4C" w:rsidP="000570D4">
      <w:pPr>
        <w:spacing w:after="0" w:line="240" w:lineRule="auto"/>
        <w:textAlignment w:val="baseline"/>
        <w:rPr>
          <w:rFonts w:ascii="Arial" w:hAnsi="Arial" w:cs="Arial"/>
          <w:sz w:val="21"/>
          <w:szCs w:val="21"/>
        </w:rPr>
      </w:pPr>
    </w:p>
    <w:p w14:paraId="327E7781" w14:textId="1BA196E4" w:rsidR="00C01D4C" w:rsidRDefault="00C01D4C" w:rsidP="000570D4">
      <w:pPr>
        <w:spacing w:after="0" w:line="240" w:lineRule="auto"/>
        <w:textAlignment w:val="baseline"/>
        <w:rPr>
          <w:rFonts w:ascii="Arial" w:hAnsi="Arial" w:cs="Arial"/>
          <w:sz w:val="21"/>
          <w:szCs w:val="21"/>
        </w:rPr>
      </w:pPr>
    </w:p>
    <w:p w14:paraId="1E6E645A" w14:textId="0F2989E3" w:rsidR="00C01D4C" w:rsidRPr="00C01D4C" w:rsidRDefault="00C01D4C" w:rsidP="001B4526">
      <w:pPr>
        <w:spacing w:after="0" w:line="360" w:lineRule="auto"/>
        <w:textAlignment w:val="baseline"/>
        <w:rPr>
          <w:rFonts w:ascii="Arial" w:hAnsi="Arial" w:cs="Arial"/>
          <w:bCs/>
          <w:sz w:val="21"/>
          <w:szCs w:val="21"/>
        </w:rPr>
      </w:pPr>
      <w:r w:rsidRPr="00C01D4C">
        <w:rPr>
          <w:rFonts w:ascii="Arial" w:hAnsi="Arial" w:cs="Arial"/>
          <w:bCs/>
          <w:sz w:val="21"/>
          <w:szCs w:val="21"/>
        </w:rPr>
        <w:t>This document is reviewed and approved by Eli Lilly and Company. Refer to signature page for EDMS signatures and dates for Eli Lilly and Company approval</w:t>
      </w:r>
      <w:r w:rsidR="002360AD">
        <w:rPr>
          <w:rFonts w:ascii="Arial" w:hAnsi="Arial" w:cs="Arial" w:hint="eastAsia"/>
          <w:bCs/>
          <w:sz w:val="21"/>
          <w:szCs w:val="21"/>
        </w:rPr>
        <w:t>.</w:t>
      </w:r>
    </w:p>
    <w:p w14:paraId="21265989" w14:textId="77777777" w:rsidR="00C01D4C" w:rsidRPr="00C01D4C" w:rsidRDefault="00C01D4C" w:rsidP="000570D4">
      <w:pPr>
        <w:spacing w:after="0" w:line="240" w:lineRule="auto"/>
        <w:textAlignment w:val="baseline"/>
        <w:rPr>
          <w:rFonts w:ascii="Arial" w:hAnsi="Arial" w:cs="Arial"/>
          <w:sz w:val="21"/>
          <w:szCs w:val="21"/>
        </w:rPr>
      </w:pPr>
    </w:p>
    <w:p w14:paraId="18FD4786" w14:textId="77777777" w:rsidR="00572FBE" w:rsidRPr="00DA3C3F" w:rsidRDefault="00572FBE" w:rsidP="000570D4">
      <w:pPr>
        <w:spacing w:after="0" w:line="240" w:lineRule="auto"/>
        <w:textAlignment w:val="baseline"/>
        <w:rPr>
          <w:rFonts w:ascii="Arial" w:eastAsia="Times New Roman" w:hAnsi="Arial" w:cs="Arial"/>
          <w:sz w:val="21"/>
          <w:szCs w:val="21"/>
        </w:rPr>
      </w:pPr>
    </w:p>
    <w:p w14:paraId="350F9BEF" w14:textId="77777777" w:rsidR="008D038A" w:rsidRPr="00DA3C3F" w:rsidRDefault="00FD37E4" w:rsidP="00FD37E4">
      <w:pPr>
        <w:rPr>
          <w:rFonts w:ascii="Arial" w:eastAsia="Times New Roman" w:hAnsi="Arial" w:cs="Arial"/>
          <w:sz w:val="21"/>
          <w:szCs w:val="21"/>
        </w:rPr>
      </w:pPr>
      <w:r w:rsidRPr="00DA3C3F">
        <w:rPr>
          <w:rFonts w:ascii="Arial" w:eastAsia="Times New Roman" w:hAnsi="Arial" w:cs="Arial"/>
          <w:sz w:val="21"/>
          <w:szCs w:val="21"/>
        </w:rPr>
        <w:br w:type="page"/>
      </w:r>
    </w:p>
    <w:p w14:paraId="2C7201D3" w14:textId="5450FD8D" w:rsidR="008D038A" w:rsidRPr="00DA3C3F" w:rsidRDefault="008D038A" w:rsidP="008D038A">
      <w:pPr>
        <w:spacing w:before="60" w:after="60"/>
        <w:jc w:val="both"/>
        <w:rPr>
          <w:rFonts w:ascii="Arial" w:hAnsi="Arial" w:cs="Arial"/>
          <w:b/>
          <w:sz w:val="21"/>
          <w:szCs w:val="21"/>
        </w:rPr>
      </w:pPr>
    </w:p>
    <w:p w14:paraId="055C03C2" w14:textId="77777777" w:rsidR="00372D71" w:rsidRPr="001B4526" w:rsidRDefault="00372D71" w:rsidP="001B4526">
      <w:pPr>
        <w:pStyle w:val="heading10"/>
        <w:pBdr>
          <w:bottom w:val="single" w:sz="6" w:space="1" w:color="1F4E79"/>
        </w:pBdr>
        <w:rPr>
          <w:b w:val="0"/>
          <w:bCs w:val="0"/>
          <w:sz w:val="21"/>
          <w:szCs w:val="21"/>
        </w:rPr>
      </w:pPr>
      <w:r w:rsidRPr="001B4526">
        <w:rPr>
          <w:sz w:val="21"/>
          <w:szCs w:val="21"/>
        </w:rPr>
        <w:t>Version History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3472"/>
        <w:gridCol w:w="5297"/>
      </w:tblGrid>
      <w:tr w:rsidR="00372D71" w:rsidRPr="00DA3C3F" w14:paraId="1B5277BE" w14:textId="77777777" w:rsidTr="001B4526">
        <w:trPr>
          <w:trHeight w:val="301"/>
        </w:trPr>
        <w:tc>
          <w:tcPr>
            <w:tcW w:w="120"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608E712" w14:textId="77777777" w:rsidR="00372D71" w:rsidRPr="001B4526" w:rsidRDefault="00372D71" w:rsidP="0096614E">
            <w:pPr>
              <w:spacing w:after="0" w:line="240" w:lineRule="auto"/>
              <w:jc w:val="center"/>
              <w:textAlignment w:val="baseline"/>
              <w:rPr>
                <w:rFonts w:ascii="Arial" w:eastAsia="Times New Roman" w:hAnsi="Arial" w:cs="Arial"/>
                <w:b/>
                <w:bCs/>
                <w:color w:val="FFFFFF"/>
                <w:sz w:val="21"/>
                <w:szCs w:val="21"/>
                <w:lang w:val="en-IE"/>
              </w:rPr>
            </w:pPr>
            <w:r w:rsidRPr="001B4526">
              <w:rPr>
                <w:rFonts w:ascii="Arial" w:eastAsia="Times New Roman" w:hAnsi="Arial" w:cs="Arial"/>
                <w:b/>
                <w:bCs/>
                <w:color w:val="FFFFFF"/>
                <w:sz w:val="21"/>
                <w:szCs w:val="21"/>
                <w:lang w:val="en-IE"/>
              </w:rPr>
              <w:t>Version</w:t>
            </w:r>
          </w:p>
        </w:tc>
        <w:tc>
          <w:tcPr>
            <w:tcW w:w="295"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E955CDB" w14:textId="77777777" w:rsidR="00372D71" w:rsidRPr="001B4526" w:rsidRDefault="00372D71" w:rsidP="0096614E">
            <w:pPr>
              <w:spacing w:after="0" w:line="240" w:lineRule="auto"/>
              <w:jc w:val="center"/>
              <w:textAlignment w:val="baseline"/>
              <w:rPr>
                <w:rFonts w:ascii="Arial" w:eastAsia="Times New Roman" w:hAnsi="Arial" w:cs="Arial"/>
                <w:b/>
                <w:bCs/>
                <w:color w:val="FFFFFF"/>
                <w:sz w:val="21"/>
                <w:szCs w:val="21"/>
                <w:lang w:val="en-IE"/>
              </w:rPr>
            </w:pPr>
            <w:r w:rsidRPr="001B4526">
              <w:rPr>
                <w:rFonts w:ascii="Arial" w:eastAsia="Times New Roman" w:hAnsi="Arial" w:cs="Arial"/>
                <w:b/>
                <w:bCs/>
                <w:color w:val="FFFFFF"/>
                <w:sz w:val="21"/>
                <w:szCs w:val="21"/>
                <w:lang w:val="en-IE"/>
              </w:rPr>
              <w:t>Approved Date</w:t>
            </w:r>
          </w:p>
        </w:tc>
        <w:tc>
          <w:tcPr>
            <w:tcW w:w="450"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DBE209E" w14:textId="77777777" w:rsidR="002375A6" w:rsidRDefault="00372D71" w:rsidP="0096614E">
            <w:pPr>
              <w:spacing w:after="0" w:line="240" w:lineRule="auto"/>
              <w:jc w:val="center"/>
              <w:textAlignment w:val="baseline"/>
              <w:rPr>
                <w:rFonts w:ascii="Arial" w:eastAsia="Times New Roman" w:hAnsi="Arial" w:cs="Arial"/>
                <w:b/>
                <w:bCs/>
                <w:color w:val="FFFFFF"/>
                <w:sz w:val="21"/>
                <w:szCs w:val="21"/>
                <w:lang w:val="en-IE"/>
              </w:rPr>
            </w:pPr>
            <w:r w:rsidRPr="001B4526">
              <w:rPr>
                <w:rFonts w:ascii="Arial" w:eastAsia="Times New Roman" w:hAnsi="Arial" w:cs="Arial"/>
                <w:b/>
                <w:bCs/>
                <w:color w:val="FFFFFF"/>
                <w:sz w:val="21"/>
                <w:szCs w:val="21"/>
                <w:lang w:val="en-IE"/>
              </w:rPr>
              <w:t xml:space="preserve">Major Changes from Previous Version / </w:t>
            </w:r>
          </w:p>
          <w:p w14:paraId="131803B2" w14:textId="0BA2C076" w:rsidR="00372D71" w:rsidRPr="001B4526" w:rsidRDefault="00372D71" w:rsidP="0096614E">
            <w:pPr>
              <w:spacing w:after="0" w:line="240" w:lineRule="auto"/>
              <w:jc w:val="center"/>
              <w:textAlignment w:val="baseline"/>
              <w:rPr>
                <w:rFonts w:ascii="Arial" w:eastAsia="Times New Roman" w:hAnsi="Arial" w:cs="Arial"/>
                <w:b/>
                <w:bCs/>
                <w:color w:val="FFFFFF"/>
                <w:sz w:val="21"/>
                <w:szCs w:val="21"/>
                <w:lang w:val="en-IE"/>
              </w:rPr>
            </w:pPr>
            <w:r w:rsidRPr="001B4526">
              <w:rPr>
                <w:rFonts w:ascii="Arial" w:eastAsia="Times New Roman" w:hAnsi="Arial" w:cs="Arial"/>
                <w:b/>
                <w:bCs/>
                <w:color w:val="FFFFFF"/>
                <w:sz w:val="21"/>
                <w:szCs w:val="21"/>
                <w:lang w:val="en-IE"/>
              </w:rPr>
              <w:t>Justification</w:t>
            </w:r>
          </w:p>
        </w:tc>
      </w:tr>
      <w:tr w:rsidR="00372D71" w:rsidRPr="00DA3C3F" w14:paraId="281DCA0B" w14:textId="77777777" w:rsidTr="001B4526">
        <w:trPr>
          <w:trHeight w:val="301"/>
        </w:trPr>
        <w:tc>
          <w:tcPr>
            <w:tcW w:w="120"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5C870B7" w14:textId="77777777" w:rsidR="00372D71" w:rsidRPr="001B4526" w:rsidRDefault="00372D71" w:rsidP="0096614E">
            <w:pPr>
              <w:spacing w:after="0" w:line="240" w:lineRule="auto"/>
              <w:jc w:val="center"/>
              <w:textAlignment w:val="baseline"/>
              <w:rPr>
                <w:rFonts w:ascii="Arial" w:eastAsia="Times New Roman" w:hAnsi="Arial" w:cs="Arial"/>
                <w:sz w:val="21"/>
                <w:szCs w:val="21"/>
              </w:rPr>
            </w:pPr>
            <w:r w:rsidRPr="001B4526">
              <w:rPr>
                <w:rFonts w:ascii="Arial" w:eastAsia="Times New Roman" w:hAnsi="Arial" w:cs="Arial"/>
                <w:sz w:val="21"/>
                <w:szCs w:val="21"/>
                <w:lang w:val="en-IE"/>
              </w:rPr>
              <w:t>1.0</w:t>
            </w:r>
          </w:p>
        </w:tc>
        <w:tc>
          <w:tcPr>
            <w:tcW w:w="295"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598FB44" w14:textId="77777777" w:rsidR="00372D71" w:rsidRPr="001B4526" w:rsidRDefault="00372D71" w:rsidP="0096614E">
            <w:pPr>
              <w:spacing w:after="0" w:line="240" w:lineRule="auto"/>
              <w:jc w:val="center"/>
              <w:textAlignment w:val="baseline"/>
              <w:rPr>
                <w:rFonts w:ascii="Arial" w:eastAsia="Times New Roman" w:hAnsi="Arial" w:cs="Arial"/>
                <w:sz w:val="21"/>
                <w:szCs w:val="21"/>
              </w:rPr>
            </w:pPr>
            <w:r w:rsidRPr="001B4526">
              <w:rPr>
                <w:rFonts w:ascii="Arial" w:eastAsia="Times New Roman" w:hAnsi="Arial" w:cs="Arial"/>
                <w:sz w:val="21"/>
                <w:szCs w:val="21"/>
                <w:lang w:val="en-IE"/>
              </w:rPr>
              <w:t>The last signature date is the effective date</w:t>
            </w:r>
          </w:p>
        </w:tc>
        <w:tc>
          <w:tcPr>
            <w:tcW w:w="450"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8EC30ED" w14:textId="77777777" w:rsidR="00372D71" w:rsidRPr="001B4526" w:rsidRDefault="00372D71" w:rsidP="0096614E">
            <w:pPr>
              <w:spacing w:after="0" w:line="240" w:lineRule="auto"/>
              <w:jc w:val="center"/>
              <w:textAlignment w:val="baseline"/>
              <w:rPr>
                <w:rFonts w:ascii="Arial" w:eastAsia="Times New Roman" w:hAnsi="Arial" w:cs="Arial"/>
                <w:sz w:val="21"/>
                <w:szCs w:val="21"/>
              </w:rPr>
            </w:pPr>
            <w:r w:rsidRPr="001B4526">
              <w:rPr>
                <w:rFonts w:ascii="Arial" w:eastAsia="Times New Roman" w:hAnsi="Arial" w:cs="Arial"/>
                <w:sz w:val="21"/>
                <w:szCs w:val="21"/>
                <w:lang w:val="en-IE"/>
              </w:rPr>
              <w:t>New document established for PPQ campaign.</w:t>
            </w:r>
          </w:p>
        </w:tc>
      </w:tr>
    </w:tbl>
    <w:p w14:paraId="76D03DFA" w14:textId="279EFE2C" w:rsidR="00FD37E4" w:rsidRPr="00DA3C3F" w:rsidRDefault="00FD37E4">
      <w:pPr>
        <w:rPr>
          <w:rFonts w:ascii="Arial" w:hAnsi="Arial" w:cs="Arial"/>
          <w:b/>
          <w:bCs/>
          <w:sz w:val="28"/>
          <w:szCs w:val="28"/>
          <w:lang w:val="en-IE"/>
        </w:rPr>
      </w:pPr>
    </w:p>
    <w:sdt>
      <w:sdtPr>
        <w:rPr>
          <w:rFonts w:ascii="Arial" w:eastAsia="Arial" w:hAnsi="Arial" w:cs="Arial"/>
          <w:color w:val="auto"/>
          <w:kern w:val="32"/>
          <w:sz w:val="21"/>
          <w:szCs w:val="21"/>
          <w:lang w:val="zh-CN" w:eastAsia="en-US"/>
        </w:rPr>
        <w:id w:val="-1799300061"/>
        <w:docPartObj>
          <w:docPartGallery w:val="Table of Contents"/>
          <w:docPartUnique/>
        </w:docPartObj>
      </w:sdtPr>
      <w:sdtEndPr>
        <w:rPr>
          <w:rFonts w:eastAsiaTheme="minorEastAsia"/>
          <w:b/>
          <w:bCs/>
          <w:kern w:val="0"/>
          <w:sz w:val="22"/>
          <w:szCs w:val="22"/>
          <w:lang w:eastAsia="zh-CN"/>
        </w:rPr>
      </w:sdtEndPr>
      <w:sdtContent>
        <w:p w14:paraId="2341EEDC" w14:textId="77777777" w:rsidR="00FA40A0" w:rsidRPr="00415C48" w:rsidRDefault="00052A93">
          <w:pPr>
            <w:pStyle w:val="TOC"/>
            <w:spacing w:before="0" w:line="360" w:lineRule="auto"/>
            <w:jc w:val="center"/>
            <w:rPr>
              <w:rFonts w:ascii="Arial" w:hAnsi="Arial" w:cs="Arial"/>
              <w:noProof/>
              <w:sz w:val="21"/>
              <w:szCs w:val="21"/>
            </w:rPr>
          </w:pPr>
          <w:r w:rsidRPr="00415C48">
            <w:rPr>
              <w:rFonts w:ascii="Arial" w:eastAsia="FangSong" w:hAnsi="Arial" w:cs="Arial"/>
              <w:b/>
              <w:color w:val="auto"/>
              <w:sz w:val="28"/>
              <w:szCs w:val="28"/>
            </w:rPr>
            <w:t>Table of contents</w:t>
          </w:r>
          <w:r w:rsidRPr="003B2FBC">
            <w:rPr>
              <w:rFonts w:ascii="Arial" w:hAnsi="Arial" w:cs="Arial"/>
              <w:color w:val="auto"/>
              <w:sz w:val="21"/>
              <w:szCs w:val="21"/>
            </w:rPr>
            <w:fldChar w:fldCharType="begin"/>
          </w:r>
          <w:r w:rsidRPr="003B2FBC">
            <w:rPr>
              <w:rFonts w:ascii="Arial" w:hAnsi="Arial" w:cs="Arial"/>
              <w:color w:val="auto"/>
              <w:sz w:val="21"/>
              <w:szCs w:val="21"/>
            </w:rPr>
            <w:instrText xml:space="preserve"> TOC \o "1-3" \h \z \u </w:instrText>
          </w:r>
          <w:r w:rsidRPr="003B2FBC">
            <w:rPr>
              <w:rFonts w:ascii="Arial" w:hAnsi="Arial" w:cs="Arial"/>
              <w:color w:val="auto"/>
              <w:sz w:val="21"/>
              <w:szCs w:val="21"/>
            </w:rPr>
            <w:fldChar w:fldCharType="separate"/>
          </w:r>
        </w:p>
        <w:p w14:paraId="337530C2" w14:textId="202ACC33" w:rsidR="00FA40A0" w:rsidRPr="00415C48" w:rsidRDefault="00980B9F">
          <w:pPr>
            <w:pStyle w:val="11"/>
            <w:rPr>
              <w:rFonts w:ascii="Arial" w:eastAsiaTheme="minorEastAsia" w:hAnsi="Arial" w:cs="Arial"/>
              <w:noProof/>
              <w:kern w:val="2"/>
              <w:sz w:val="21"/>
              <w:szCs w:val="21"/>
              <w:lang w:eastAsia="zh-CN"/>
            </w:rPr>
          </w:pPr>
          <w:hyperlink w:anchor="_Toc236397860" w:history="1">
            <w:r w:rsidR="00FA40A0" w:rsidRPr="00415C48">
              <w:rPr>
                <w:rStyle w:val="af"/>
                <w:rFonts w:ascii="Arial" w:eastAsia="Times New Roman" w:hAnsi="Arial" w:cs="Arial"/>
                <w:noProof/>
                <w:kern w:val="0"/>
                <w:sz w:val="21"/>
                <w:szCs w:val="21"/>
                <w:lang w:val="en-IE"/>
              </w:rPr>
              <w:t>1. Introduction and Background</w:t>
            </w:r>
            <w:r w:rsidR="00FA40A0" w:rsidRPr="00415C48">
              <w:rPr>
                <w:rFonts w:ascii="Arial" w:hAnsi="Arial" w:cs="Arial"/>
                <w:noProof/>
                <w:webHidden/>
                <w:sz w:val="21"/>
                <w:szCs w:val="21"/>
              </w:rPr>
              <w:tab/>
            </w:r>
            <w:r w:rsidR="00FA40A0" w:rsidRPr="00415C48">
              <w:rPr>
                <w:rFonts w:ascii="Arial" w:hAnsi="Arial" w:cs="Arial"/>
                <w:noProof/>
                <w:webHidden/>
                <w:sz w:val="21"/>
                <w:szCs w:val="21"/>
              </w:rPr>
              <w:fldChar w:fldCharType="begin"/>
            </w:r>
            <w:r w:rsidR="00FA40A0" w:rsidRPr="00415C48">
              <w:rPr>
                <w:rFonts w:ascii="Arial" w:hAnsi="Arial" w:cs="Arial"/>
                <w:noProof/>
                <w:webHidden/>
                <w:sz w:val="21"/>
                <w:szCs w:val="21"/>
              </w:rPr>
              <w:instrText xml:space="preserve"> PAGEREF _Toc236397860 \h </w:instrText>
            </w:r>
            <w:r w:rsidR="00FA40A0" w:rsidRPr="00415C48">
              <w:rPr>
                <w:rFonts w:ascii="Arial" w:hAnsi="Arial" w:cs="Arial"/>
                <w:noProof/>
                <w:webHidden/>
                <w:sz w:val="21"/>
                <w:szCs w:val="21"/>
              </w:rPr>
            </w:r>
            <w:r w:rsidR="00FA40A0" w:rsidRPr="00415C48">
              <w:rPr>
                <w:rFonts w:ascii="Arial" w:hAnsi="Arial" w:cs="Arial"/>
                <w:noProof/>
                <w:webHidden/>
                <w:sz w:val="21"/>
                <w:szCs w:val="21"/>
              </w:rPr>
              <w:fldChar w:fldCharType="separate"/>
            </w:r>
            <w:r w:rsidR="00CC1702">
              <w:rPr>
                <w:rFonts w:ascii="Arial" w:hAnsi="Arial" w:cs="Arial"/>
                <w:noProof/>
                <w:webHidden/>
                <w:sz w:val="21"/>
                <w:szCs w:val="21"/>
              </w:rPr>
              <w:t>5</w:t>
            </w:r>
            <w:r w:rsidR="00FA40A0" w:rsidRPr="00415C48">
              <w:rPr>
                <w:rFonts w:ascii="Arial" w:hAnsi="Arial" w:cs="Arial"/>
                <w:noProof/>
                <w:webHidden/>
                <w:sz w:val="21"/>
                <w:szCs w:val="21"/>
              </w:rPr>
              <w:fldChar w:fldCharType="end"/>
            </w:r>
          </w:hyperlink>
        </w:p>
        <w:p w14:paraId="31DC5D37" w14:textId="77843CDE" w:rsidR="00FA40A0" w:rsidRPr="00415C48" w:rsidRDefault="00980B9F">
          <w:pPr>
            <w:pStyle w:val="21"/>
            <w:rPr>
              <w:rFonts w:eastAsiaTheme="minorEastAsia"/>
              <w:noProof/>
              <w:color w:val="auto"/>
              <w:kern w:val="2"/>
              <w:sz w:val="21"/>
              <w:szCs w:val="21"/>
              <w:lang w:eastAsia="zh-CN"/>
            </w:rPr>
          </w:pPr>
          <w:hyperlink w:anchor="_Toc236397861" w:history="1">
            <w:r w:rsidR="00FA40A0" w:rsidRPr="00415C48">
              <w:rPr>
                <w:rStyle w:val="af"/>
                <w:rFonts w:eastAsia="Times New Roman"/>
                <w:noProof/>
                <w:sz w:val="21"/>
                <w:szCs w:val="21"/>
                <w:lang w:val="en-IE"/>
              </w:rPr>
              <w:t>1.1 Risk Topic Description</w:t>
            </w:r>
            <w:r w:rsidR="00FA40A0" w:rsidRPr="00415C48">
              <w:rPr>
                <w:noProof/>
                <w:webHidden/>
                <w:sz w:val="21"/>
                <w:szCs w:val="21"/>
              </w:rPr>
              <w:tab/>
            </w:r>
            <w:r w:rsidR="00FA40A0" w:rsidRPr="00415C48">
              <w:rPr>
                <w:noProof/>
                <w:webHidden/>
                <w:sz w:val="21"/>
                <w:szCs w:val="21"/>
              </w:rPr>
              <w:fldChar w:fldCharType="begin"/>
            </w:r>
            <w:r w:rsidR="00FA40A0" w:rsidRPr="00415C48">
              <w:rPr>
                <w:noProof/>
                <w:webHidden/>
                <w:sz w:val="21"/>
                <w:szCs w:val="21"/>
              </w:rPr>
              <w:instrText xml:space="preserve"> PAGEREF _Toc236397861 \h </w:instrText>
            </w:r>
            <w:r w:rsidR="00FA40A0" w:rsidRPr="00415C48">
              <w:rPr>
                <w:noProof/>
                <w:webHidden/>
                <w:sz w:val="21"/>
                <w:szCs w:val="21"/>
              </w:rPr>
            </w:r>
            <w:r w:rsidR="00FA40A0" w:rsidRPr="00415C48">
              <w:rPr>
                <w:noProof/>
                <w:webHidden/>
                <w:sz w:val="21"/>
                <w:szCs w:val="21"/>
              </w:rPr>
              <w:fldChar w:fldCharType="separate"/>
            </w:r>
            <w:r w:rsidR="00CC1702">
              <w:rPr>
                <w:noProof/>
                <w:webHidden/>
                <w:sz w:val="21"/>
                <w:szCs w:val="21"/>
              </w:rPr>
              <w:t>5</w:t>
            </w:r>
            <w:r w:rsidR="00FA40A0" w:rsidRPr="00415C48">
              <w:rPr>
                <w:noProof/>
                <w:webHidden/>
                <w:sz w:val="21"/>
                <w:szCs w:val="21"/>
              </w:rPr>
              <w:fldChar w:fldCharType="end"/>
            </w:r>
          </w:hyperlink>
        </w:p>
        <w:p w14:paraId="6DF0DF8B" w14:textId="07BE43DF" w:rsidR="00FA40A0" w:rsidRPr="00415C48" w:rsidRDefault="00980B9F">
          <w:pPr>
            <w:pStyle w:val="21"/>
            <w:rPr>
              <w:rFonts w:eastAsiaTheme="minorEastAsia"/>
              <w:noProof/>
              <w:color w:val="auto"/>
              <w:kern w:val="2"/>
              <w:sz w:val="21"/>
              <w:szCs w:val="21"/>
              <w:lang w:eastAsia="zh-CN"/>
            </w:rPr>
          </w:pPr>
          <w:hyperlink w:anchor="_Toc236397862" w:history="1">
            <w:r w:rsidR="00FA40A0" w:rsidRPr="00415C48">
              <w:rPr>
                <w:rStyle w:val="af"/>
                <w:rFonts w:eastAsia="Times New Roman"/>
                <w:noProof/>
                <w:sz w:val="21"/>
                <w:szCs w:val="21"/>
                <w:lang w:val="en-IE"/>
              </w:rPr>
              <w:t>1.2 Risk Assessment Scope</w:t>
            </w:r>
            <w:r w:rsidR="00FA40A0" w:rsidRPr="00415C48">
              <w:rPr>
                <w:noProof/>
                <w:webHidden/>
                <w:sz w:val="21"/>
                <w:szCs w:val="21"/>
              </w:rPr>
              <w:tab/>
            </w:r>
            <w:r w:rsidR="00FA40A0" w:rsidRPr="00415C48">
              <w:rPr>
                <w:noProof/>
                <w:webHidden/>
                <w:sz w:val="21"/>
                <w:szCs w:val="21"/>
              </w:rPr>
              <w:fldChar w:fldCharType="begin"/>
            </w:r>
            <w:r w:rsidR="00FA40A0" w:rsidRPr="00415C48">
              <w:rPr>
                <w:noProof/>
                <w:webHidden/>
                <w:sz w:val="21"/>
                <w:szCs w:val="21"/>
              </w:rPr>
              <w:instrText xml:space="preserve"> PAGEREF _Toc236397862 \h </w:instrText>
            </w:r>
            <w:r w:rsidR="00FA40A0" w:rsidRPr="00415C48">
              <w:rPr>
                <w:noProof/>
                <w:webHidden/>
                <w:sz w:val="21"/>
                <w:szCs w:val="21"/>
              </w:rPr>
            </w:r>
            <w:r w:rsidR="00FA40A0" w:rsidRPr="00415C48">
              <w:rPr>
                <w:noProof/>
                <w:webHidden/>
                <w:sz w:val="21"/>
                <w:szCs w:val="21"/>
              </w:rPr>
              <w:fldChar w:fldCharType="separate"/>
            </w:r>
            <w:r w:rsidR="00CC1702">
              <w:rPr>
                <w:noProof/>
                <w:webHidden/>
                <w:sz w:val="21"/>
                <w:szCs w:val="21"/>
              </w:rPr>
              <w:t>5</w:t>
            </w:r>
            <w:r w:rsidR="00FA40A0" w:rsidRPr="00415C48">
              <w:rPr>
                <w:noProof/>
                <w:webHidden/>
                <w:sz w:val="21"/>
                <w:szCs w:val="21"/>
              </w:rPr>
              <w:fldChar w:fldCharType="end"/>
            </w:r>
          </w:hyperlink>
        </w:p>
        <w:p w14:paraId="4CBCCC29" w14:textId="79C4E1D3" w:rsidR="00FA40A0" w:rsidRPr="00415C48" w:rsidRDefault="00980B9F">
          <w:pPr>
            <w:pStyle w:val="21"/>
            <w:rPr>
              <w:rFonts w:eastAsiaTheme="minorEastAsia"/>
              <w:noProof/>
              <w:color w:val="auto"/>
              <w:kern w:val="2"/>
              <w:sz w:val="21"/>
              <w:szCs w:val="21"/>
              <w:lang w:eastAsia="zh-CN"/>
            </w:rPr>
          </w:pPr>
          <w:hyperlink w:anchor="_Toc236397863" w:history="1">
            <w:r w:rsidR="00FA40A0" w:rsidRPr="00415C48">
              <w:rPr>
                <w:rStyle w:val="af"/>
                <w:rFonts w:eastAsia="Times New Roman"/>
                <w:noProof/>
                <w:sz w:val="21"/>
                <w:szCs w:val="21"/>
                <w:lang w:val="en-IE"/>
              </w:rPr>
              <w:t>1.3 FMEA Objectives</w:t>
            </w:r>
            <w:r w:rsidR="00FA40A0" w:rsidRPr="00415C48">
              <w:rPr>
                <w:noProof/>
                <w:webHidden/>
                <w:sz w:val="21"/>
                <w:szCs w:val="21"/>
              </w:rPr>
              <w:tab/>
            </w:r>
            <w:r w:rsidR="00FA40A0" w:rsidRPr="00415C48">
              <w:rPr>
                <w:noProof/>
                <w:webHidden/>
                <w:sz w:val="21"/>
                <w:szCs w:val="21"/>
              </w:rPr>
              <w:fldChar w:fldCharType="begin"/>
            </w:r>
            <w:r w:rsidR="00FA40A0" w:rsidRPr="00415C48">
              <w:rPr>
                <w:noProof/>
                <w:webHidden/>
                <w:sz w:val="21"/>
                <w:szCs w:val="21"/>
              </w:rPr>
              <w:instrText xml:space="preserve"> PAGEREF _Toc236397863 \h </w:instrText>
            </w:r>
            <w:r w:rsidR="00FA40A0" w:rsidRPr="00415C48">
              <w:rPr>
                <w:noProof/>
                <w:webHidden/>
                <w:sz w:val="21"/>
                <w:szCs w:val="21"/>
              </w:rPr>
            </w:r>
            <w:r w:rsidR="00FA40A0" w:rsidRPr="00415C48">
              <w:rPr>
                <w:noProof/>
                <w:webHidden/>
                <w:sz w:val="21"/>
                <w:szCs w:val="21"/>
              </w:rPr>
              <w:fldChar w:fldCharType="separate"/>
            </w:r>
            <w:r w:rsidR="00CC1702">
              <w:rPr>
                <w:noProof/>
                <w:webHidden/>
                <w:sz w:val="21"/>
                <w:szCs w:val="21"/>
              </w:rPr>
              <w:t>5</w:t>
            </w:r>
            <w:r w:rsidR="00FA40A0" w:rsidRPr="00415C48">
              <w:rPr>
                <w:noProof/>
                <w:webHidden/>
                <w:sz w:val="21"/>
                <w:szCs w:val="21"/>
              </w:rPr>
              <w:fldChar w:fldCharType="end"/>
            </w:r>
          </w:hyperlink>
        </w:p>
        <w:p w14:paraId="01F113B2" w14:textId="10D905D9" w:rsidR="00FA40A0" w:rsidRPr="00415C48" w:rsidRDefault="00980B9F">
          <w:pPr>
            <w:pStyle w:val="21"/>
            <w:rPr>
              <w:rFonts w:eastAsiaTheme="minorEastAsia"/>
              <w:noProof/>
              <w:color w:val="auto"/>
              <w:kern w:val="2"/>
              <w:sz w:val="21"/>
              <w:szCs w:val="21"/>
              <w:lang w:eastAsia="zh-CN"/>
            </w:rPr>
          </w:pPr>
          <w:hyperlink w:anchor="_Toc236397864" w:history="1">
            <w:r w:rsidR="00FA40A0" w:rsidRPr="00415C48">
              <w:rPr>
                <w:rStyle w:val="af"/>
                <w:rFonts w:eastAsia="Times New Roman"/>
                <w:noProof/>
                <w:sz w:val="21"/>
                <w:szCs w:val="21"/>
                <w:lang w:val="en-IE"/>
              </w:rPr>
              <w:t>1.4 Abbreviations and Definitions</w:t>
            </w:r>
            <w:r w:rsidR="00FA40A0" w:rsidRPr="00415C48">
              <w:rPr>
                <w:noProof/>
                <w:webHidden/>
                <w:sz w:val="21"/>
                <w:szCs w:val="21"/>
              </w:rPr>
              <w:tab/>
            </w:r>
            <w:r w:rsidR="00FA40A0" w:rsidRPr="00415C48">
              <w:rPr>
                <w:noProof/>
                <w:webHidden/>
                <w:sz w:val="21"/>
                <w:szCs w:val="21"/>
              </w:rPr>
              <w:fldChar w:fldCharType="begin"/>
            </w:r>
            <w:r w:rsidR="00FA40A0" w:rsidRPr="00415C48">
              <w:rPr>
                <w:noProof/>
                <w:webHidden/>
                <w:sz w:val="21"/>
                <w:szCs w:val="21"/>
              </w:rPr>
              <w:instrText xml:space="preserve"> PAGEREF _Toc236397864 \h </w:instrText>
            </w:r>
            <w:r w:rsidR="00FA40A0" w:rsidRPr="00415C48">
              <w:rPr>
                <w:noProof/>
                <w:webHidden/>
                <w:sz w:val="21"/>
                <w:szCs w:val="21"/>
              </w:rPr>
            </w:r>
            <w:r w:rsidR="00FA40A0" w:rsidRPr="00415C48">
              <w:rPr>
                <w:noProof/>
                <w:webHidden/>
                <w:sz w:val="21"/>
                <w:szCs w:val="21"/>
              </w:rPr>
              <w:fldChar w:fldCharType="separate"/>
            </w:r>
            <w:r w:rsidR="00CC1702">
              <w:rPr>
                <w:noProof/>
                <w:webHidden/>
                <w:sz w:val="21"/>
                <w:szCs w:val="21"/>
              </w:rPr>
              <w:t>6</w:t>
            </w:r>
            <w:r w:rsidR="00FA40A0" w:rsidRPr="00415C48">
              <w:rPr>
                <w:noProof/>
                <w:webHidden/>
                <w:sz w:val="21"/>
                <w:szCs w:val="21"/>
              </w:rPr>
              <w:fldChar w:fldCharType="end"/>
            </w:r>
          </w:hyperlink>
        </w:p>
        <w:p w14:paraId="188D3C21" w14:textId="397E74DD" w:rsidR="00FA40A0" w:rsidRPr="00415C48" w:rsidRDefault="00980B9F">
          <w:pPr>
            <w:pStyle w:val="11"/>
            <w:rPr>
              <w:rFonts w:ascii="Arial" w:eastAsiaTheme="minorEastAsia" w:hAnsi="Arial" w:cs="Arial"/>
              <w:noProof/>
              <w:kern w:val="2"/>
              <w:sz w:val="21"/>
              <w:szCs w:val="21"/>
              <w:lang w:eastAsia="zh-CN"/>
            </w:rPr>
          </w:pPr>
          <w:hyperlink w:anchor="_Toc236397865" w:history="1">
            <w:r w:rsidR="00FA40A0" w:rsidRPr="00415C48">
              <w:rPr>
                <w:rStyle w:val="af"/>
                <w:rFonts w:ascii="Arial" w:eastAsia="Times New Roman" w:hAnsi="Arial" w:cs="Arial"/>
                <w:noProof/>
                <w:kern w:val="0"/>
                <w:sz w:val="21"/>
                <w:szCs w:val="21"/>
                <w:lang w:val="en-IE"/>
              </w:rPr>
              <w:t>2. FMEA Team — Personnel and Roles</w:t>
            </w:r>
            <w:r w:rsidR="00FA40A0" w:rsidRPr="00415C48">
              <w:rPr>
                <w:rFonts w:ascii="Arial" w:hAnsi="Arial" w:cs="Arial"/>
                <w:noProof/>
                <w:webHidden/>
                <w:sz w:val="21"/>
                <w:szCs w:val="21"/>
              </w:rPr>
              <w:tab/>
            </w:r>
            <w:r w:rsidR="00FA40A0" w:rsidRPr="00415C48">
              <w:rPr>
                <w:rFonts w:ascii="Arial" w:hAnsi="Arial" w:cs="Arial"/>
                <w:noProof/>
                <w:webHidden/>
                <w:sz w:val="21"/>
                <w:szCs w:val="21"/>
              </w:rPr>
              <w:fldChar w:fldCharType="begin"/>
            </w:r>
            <w:r w:rsidR="00FA40A0" w:rsidRPr="00415C48">
              <w:rPr>
                <w:rFonts w:ascii="Arial" w:hAnsi="Arial" w:cs="Arial"/>
                <w:noProof/>
                <w:webHidden/>
                <w:sz w:val="21"/>
                <w:szCs w:val="21"/>
              </w:rPr>
              <w:instrText xml:space="preserve"> PAGEREF _Toc236397865 \h </w:instrText>
            </w:r>
            <w:r w:rsidR="00FA40A0" w:rsidRPr="00415C48">
              <w:rPr>
                <w:rFonts w:ascii="Arial" w:hAnsi="Arial" w:cs="Arial"/>
                <w:noProof/>
                <w:webHidden/>
                <w:sz w:val="21"/>
                <w:szCs w:val="21"/>
              </w:rPr>
            </w:r>
            <w:r w:rsidR="00FA40A0" w:rsidRPr="00415C48">
              <w:rPr>
                <w:rFonts w:ascii="Arial" w:hAnsi="Arial" w:cs="Arial"/>
                <w:noProof/>
                <w:webHidden/>
                <w:sz w:val="21"/>
                <w:szCs w:val="21"/>
              </w:rPr>
              <w:fldChar w:fldCharType="separate"/>
            </w:r>
            <w:r w:rsidR="00CC1702">
              <w:rPr>
                <w:rFonts w:ascii="Arial" w:hAnsi="Arial" w:cs="Arial"/>
                <w:noProof/>
                <w:webHidden/>
                <w:sz w:val="21"/>
                <w:szCs w:val="21"/>
              </w:rPr>
              <w:t>7</w:t>
            </w:r>
            <w:r w:rsidR="00FA40A0" w:rsidRPr="00415C48">
              <w:rPr>
                <w:rFonts w:ascii="Arial" w:hAnsi="Arial" w:cs="Arial"/>
                <w:noProof/>
                <w:webHidden/>
                <w:sz w:val="21"/>
                <w:szCs w:val="21"/>
              </w:rPr>
              <w:fldChar w:fldCharType="end"/>
            </w:r>
          </w:hyperlink>
        </w:p>
        <w:p w14:paraId="7D4874C3" w14:textId="511C71AD" w:rsidR="00FA40A0" w:rsidRPr="00415C48" w:rsidRDefault="00980B9F">
          <w:pPr>
            <w:pStyle w:val="11"/>
            <w:rPr>
              <w:rFonts w:ascii="Arial" w:eastAsiaTheme="minorEastAsia" w:hAnsi="Arial" w:cs="Arial"/>
              <w:noProof/>
              <w:kern w:val="2"/>
              <w:sz w:val="21"/>
              <w:szCs w:val="21"/>
              <w:lang w:eastAsia="zh-CN"/>
            </w:rPr>
          </w:pPr>
          <w:hyperlink w:anchor="_Toc236397866" w:history="1">
            <w:r w:rsidR="00FA40A0" w:rsidRPr="00415C48">
              <w:rPr>
                <w:rStyle w:val="af"/>
                <w:rFonts w:ascii="Arial" w:eastAsia="Times New Roman" w:hAnsi="Arial" w:cs="Arial"/>
                <w:noProof/>
                <w:kern w:val="0"/>
                <w:sz w:val="21"/>
                <w:szCs w:val="21"/>
                <w:lang w:val="en-IE"/>
              </w:rPr>
              <w:t>3. FMEA Scoring Criteria</w:t>
            </w:r>
            <w:r w:rsidR="00FA40A0" w:rsidRPr="00415C48">
              <w:rPr>
                <w:rFonts w:ascii="Arial" w:hAnsi="Arial" w:cs="Arial"/>
                <w:noProof/>
                <w:webHidden/>
                <w:sz w:val="21"/>
                <w:szCs w:val="21"/>
              </w:rPr>
              <w:tab/>
            </w:r>
            <w:r w:rsidR="00FA40A0" w:rsidRPr="00415C48">
              <w:rPr>
                <w:rFonts w:ascii="Arial" w:hAnsi="Arial" w:cs="Arial"/>
                <w:noProof/>
                <w:webHidden/>
                <w:sz w:val="21"/>
                <w:szCs w:val="21"/>
              </w:rPr>
              <w:fldChar w:fldCharType="begin"/>
            </w:r>
            <w:r w:rsidR="00FA40A0" w:rsidRPr="00415C48">
              <w:rPr>
                <w:rFonts w:ascii="Arial" w:hAnsi="Arial" w:cs="Arial"/>
                <w:noProof/>
                <w:webHidden/>
                <w:sz w:val="21"/>
                <w:szCs w:val="21"/>
              </w:rPr>
              <w:instrText xml:space="preserve"> PAGEREF _Toc236397866 \h </w:instrText>
            </w:r>
            <w:r w:rsidR="00FA40A0" w:rsidRPr="00415C48">
              <w:rPr>
                <w:rFonts w:ascii="Arial" w:hAnsi="Arial" w:cs="Arial"/>
                <w:noProof/>
                <w:webHidden/>
                <w:sz w:val="21"/>
                <w:szCs w:val="21"/>
              </w:rPr>
            </w:r>
            <w:r w:rsidR="00FA40A0" w:rsidRPr="00415C48">
              <w:rPr>
                <w:rFonts w:ascii="Arial" w:hAnsi="Arial" w:cs="Arial"/>
                <w:noProof/>
                <w:webHidden/>
                <w:sz w:val="21"/>
                <w:szCs w:val="21"/>
              </w:rPr>
              <w:fldChar w:fldCharType="separate"/>
            </w:r>
            <w:r w:rsidR="00CC1702">
              <w:rPr>
                <w:rFonts w:ascii="Arial" w:hAnsi="Arial" w:cs="Arial"/>
                <w:noProof/>
                <w:webHidden/>
                <w:sz w:val="21"/>
                <w:szCs w:val="21"/>
              </w:rPr>
              <w:t>8</w:t>
            </w:r>
            <w:r w:rsidR="00FA40A0" w:rsidRPr="00415C48">
              <w:rPr>
                <w:rFonts w:ascii="Arial" w:hAnsi="Arial" w:cs="Arial"/>
                <w:noProof/>
                <w:webHidden/>
                <w:sz w:val="21"/>
                <w:szCs w:val="21"/>
              </w:rPr>
              <w:fldChar w:fldCharType="end"/>
            </w:r>
          </w:hyperlink>
        </w:p>
        <w:p w14:paraId="5FB44537" w14:textId="3ACFBB60" w:rsidR="00FA40A0" w:rsidRPr="00415C48" w:rsidRDefault="00980B9F">
          <w:pPr>
            <w:pStyle w:val="21"/>
            <w:rPr>
              <w:rFonts w:eastAsiaTheme="minorEastAsia"/>
              <w:noProof/>
              <w:color w:val="auto"/>
              <w:kern w:val="2"/>
              <w:sz w:val="21"/>
              <w:szCs w:val="21"/>
              <w:lang w:eastAsia="zh-CN"/>
            </w:rPr>
          </w:pPr>
          <w:hyperlink w:anchor="_Toc236397867" w:history="1">
            <w:r w:rsidR="00FA40A0" w:rsidRPr="00415C48">
              <w:rPr>
                <w:rStyle w:val="af"/>
                <w:rFonts w:eastAsia="Times New Roman"/>
                <w:noProof/>
                <w:sz w:val="21"/>
                <w:szCs w:val="21"/>
                <w:lang w:val="en-IE"/>
              </w:rPr>
              <w:t>3.1 Severity of Harm — Impact on Product Quality / Patient Safety</w:t>
            </w:r>
            <w:r w:rsidR="00FA40A0" w:rsidRPr="00415C48">
              <w:rPr>
                <w:noProof/>
                <w:webHidden/>
                <w:sz w:val="21"/>
                <w:szCs w:val="21"/>
              </w:rPr>
              <w:tab/>
            </w:r>
            <w:r w:rsidR="00FA40A0" w:rsidRPr="00415C48">
              <w:rPr>
                <w:noProof/>
                <w:webHidden/>
                <w:sz w:val="21"/>
                <w:szCs w:val="21"/>
              </w:rPr>
              <w:fldChar w:fldCharType="begin"/>
            </w:r>
            <w:r w:rsidR="00FA40A0" w:rsidRPr="00415C48">
              <w:rPr>
                <w:noProof/>
                <w:webHidden/>
                <w:sz w:val="21"/>
                <w:szCs w:val="21"/>
              </w:rPr>
              <w:instrText xml:space="preserve"> PAGEREF _Toc236397867 \h </w:instrText>
            </w:r>
            <w:r w:rsidR="00FA40A0" w:rsidRPr="00415C48">
              <w:rPr>
                <w:noProof/>
                <w:webHidden/>
                <w:sz w:val="21"/>
                <w:szCs w:val="21"/>
              </w:rPr>
            </w:r>
            <w:r w:rsidR="00FA40A0" w:rsidRPr="00415C48">
              <w:rPr>
                <w:noProof/>
                <w:webHidden/>
                <w:sz w:val="21"/>
                <w:szCs w:val="21"/>
              </w:rPr>
              <w:fldChar w:fldCharType="separate"/>
            </w:r>
            <w:r w:rsidR="00CC1702">
              <w:rPr>
                <w:noProof/>
                <w:webHidden/>
                <w:sz w:val="21"/>
                <w:szCs w:val="21"/>
              </w:rPr>
              <w:t>8</w:t>
            </w:r>
            <w:r w:rsidR="00FA40A0" w:rsidRPr="00415C48">
              <w:rPr>
                <w:noProof/>
                <w:webHidden/>
                <w:sz w:val="21"/>
                <w:szCs w:val="21"/>
              </w:rPr>
              <w:fldChar w:fldCharType="end"/>
            </w:r>
          </w:hyperlink>
        </w:p>
        <w:p w14:paraId="21D029DF" w14:textId="0D970C11" w:rsidR="00FA40A0" w:rsidRPr="00415C48" w:rsidRDefault="00980B9F">
          <w:pPr>
            <w:pStyle w:val="21"/>
            <w:rPr>
              <w:rFonts w:eastAsiaTheme="minorEastAsia"/>
              <w:noProof/>
              <w:color w:val="auto"/>
              <w:kern w:val="2"/>
              <w:sz w:val="21"/>
              <w:szCs w:val="21"/>
              <w:lang w:eastAsia="zh-CN"/>
            </w:rPr>
          </w:pPr>
          <w:hyperlink w:anchor="_Toc236397868" w:history="1">
            <w:r w:rsidR="00FA40A0" w:rsidRPr="00415C48">
              <w:rPr>
                <w:rStyle w:val="af"/>
                <w:rFonts w:eastAsia="Times New Roman"/>
                <w:noProof/>
                <w:sz w:val="21"/>
                <w:szCs w:val="21"/>
                <w:lang w:val="en-IE"/>
              </w:rPr>
              <w:t>3.2 Probability of Occurrence</w:t>
            </w:r>
            <w:r w:rsidR="00FA40A0" w:rsidRPr="00415C48">
              <w:rPr>
                <w:noProof/>
                <w:webHidden/>
                <w:sz w:val="21"/>
                <w:szCs w:val="21"/>
              </w:rPr>
              <w:tab/>
            </w:r>
            <w:r w:rsidR="00FA40A0" w:rsidRPr="00415C48">
              <w:rPr>
                <w:noProof/>
                <w:webHidden/>
                <w:sz w:val="21"/>
                <w:szCs w:val="21"/>
              </w:rPr>
              <w:fldChar w:fldCharType="begin"/>
            </w:r>
            <w:r w:rsidR="00FA40A0" w:rsidRPr="00415C48">
              <w:rPr>
                <w:noProof/>
                <w:webHidden/>
                <w:sz w:val="21"/>
                <w:szCs w:val="21"/>
              </w:rPr>
              <w:instrText xml:space="preserve"> PAGEREF _Toc236397868 \h </w:instrText>
            </w:r>
            <w:r w:rsidR="00FA40A0" w:rsidRPr="00415C48">
              <w:rPr>
                <w:noProof/>
                <w:webHidden/>
                <w:sz w:val="21"/>
                <w:szCs w:val="21"/>
              </w:rPr>
            </w:r>
            <w:r w:rsidR="00FA40A0" w:rsidRPr="00415C48">
              <w:rPr>
                <w:noProof/>
                <w:webHidden/>
                <w:sz w:val="21"/>
                <w:szCs w:val="21"/>
              </w:rPr>
              <w:fldChar w:fldCharType="separate"/>
            </w:r>
            <w:r w:rsidR="00CC1702">
              <w:rPr>
                <w:noProof/>
                <w:webHidden/>
                <w:sz w:val="21"/>
                <w:szCs w:val="21"/>
              </w:rPr>
              <w:t>8</w:t>
            </w:r>
            <w:r w:rsidR="00FA40A0" w:rsidRPr="00415C48">
              <w:rPr>
                <w:noProof/>
                <w:webHidden/>
                <w:sz w:val="21"/>
                <w:szCs w:val="21"/>
              </w:rPr>
              <w:fldChar w:fldCharType="end"/>
            </w:r>
          </w:hyperlink>
        </w:p>
        <w:p w14:paraId="49E31026" w14:textId="10E2A08B" w:rsidR="00FA40A0" w:rsidRPr="00415C48" w:rsidRDefault="00980B9F">
          <w:pPr>
            <w:pStyle w:val="21"/>
            <w:rPr>
              <w:rFonts w:eastAsiaTheme="minorEastAsia"/>
              <w:noProof/>
              <w:color w:val="auto"/>
              <w:kern w:val="2"/>
              <w:sz w:val="21"/>
              <w:szCs w:val="21"/>
              <w:lang w:eastAsia="zh-CN"/>
            </w:rPr>
          </w:pPr>
          <w:hyperlink w:anchor="_Toc236397869" w:history="1">
            <w:r w:rsidR="00FA40A0" w:rsidRPr="00415C48">
              <w:rPr>
                <w:rStyle w:val="af"/>
                <w:rFonts w:eastAsia="Times New Roman"/>
                <w:noProof/>
                <w:sz w:val="21"/>
                <w:szCs w:val="21"/>
                <w:lang w:val="en-IE"/>
              </w:rPr>
              <w:t>3.3 Probability of Detection</w:t>
            </w:r>
            <w:r w:rsidR="00FA40A0" w:rsidRPr="00415C48">
              <w:rPr>
                <w:noProof/>
                <w:webHidden/>
                <w:sz w:val="21"/>
                <w:szCs w:val="21"/>
              </w:rPr>
              <w:tab/>
            </w:r>
            <w:r w:rsidR="00FA40A0" w:rsidRPr="00415C48">
              <w:rPr>
                <w:noProof/>
                <w:webHidden/>
                <w:sz w:val="21"/>
                <w:szCs w:val="21"/>
              </w:rPr>
              <w:fldChar w:fldCharType="begin"/>
            </w:r>
            <w:r w:rsidR="00FA40A0" w:rsidRPr="00415C48">
              <w:rPr>
                <w:noProof/>
                <w:webHidden/>
                <w:sz w:val="21"/>
                <w:szCs w:val="21"/>
              </w:rPr>
              <w:instrText xml:space="preserve"> PAGEREF _Toc236397869 \h </w:instrText>
            </w:r>
            <w:r w:rsidR="00FA40A0" w:rsidRPr="00415C48">
              <w:rPr>
                <w:noProof/>
                <w:webHidden/>
                <w:sz w:val="21"/>
                <w:szCs w:val="21"/>
              </w:rPr>
            </w:r>
            <w:r w:rsidR="00FA40A0" w:rsidRPr="00415C48">
              <w:rPr>
                <w:noProof/>
                <w:webHidden/>
                <w:sz w:val="21"/>
                <w:szCs w:val="21"/>
              </w:rPr>
              <w:fldChar w:fldCharType="separate"/>
            </w:r>
            <w:r w:rsidR="00CC1702">
              <w:rPr>
                <w:noProof/>
                <w:webHidden/>
                <w:sz w:val="21"/>
                <w:szCs w:val="21"/>
              </w:rPr>
              <w:t>9</w:t>
            </w:r>
            <w:r w:rsidR="00FA40A0" w:rsidRPr="00415C48">
              <w:rPr>
                <w:noProof/>
                <w:webHidden/>
                <w:sz w:val="21"/>
                <w:szCs w:val="21"/>
              </w:rPr>
              <w:fldChar w:fldCharType="end"/>
            </w:r>
          </w:hyperlink>
        </w:p>
        <w:p w14:paraId="26EF6E3A" w14:textId="1B76ABFC" w:rsidR="00FA40A0" w:rsidRPr="00415C48" w:rsidRDefault="00980B9F">
          <w:pPr>
            <w:pStyle w:val="11"/>
            <w:rPr>
              <w:rFonts w:ascii="Arial" w:eastAsiaTheme="minorEastAsia" w:hAnsi="Arial" w:cs="Arial"/>
              <w:noProof/>
              <w:kern w:val="2"/>
              <w:sz w:val="21"/>
              <w:szCs w:val="21"/>
              <w:lang w:eastAsia="zh-CN"/>
            </w:rPr>
          </w:pPr>
          <w:hyperlink w:anchor="_Toc236397870" w:history="1">
            <w:r w:rsidR="00FA40A0" w:rsidRPr="00415C48">
              <w:rPr>
                <w:rStyle w:val="af"/>
                <w:rFonts w:ascii="Arial" w:eastAsia="Times New Roman" w:hAnsi="Arial" w:cs="Arial"/>
                <w:noProof/>
                <w:kern w:val="0"/>
                <w:sz w:val="21"/>
                <w:szCs w:val="21"/>
                <w:lang w:val="en-IE"/>
              </w:rPr>
              <w:t>4. Product CQA Linkage and Process Map</w:t>
            </w:r>
            <w:r w:rsidR="00FA40A0" w:rsidRPr="00415C48">
              <w:rPr>
                <w:rFonts w:ascii="Arial" w:hAnsi="Arial" w:cs="Arial"/>
                <w:noProof/>
                <w:webHidden/>
                <w:sz w:val="21"/>
                <w:szCs w:val="21"/>
              </w:rPr>
              <w:tab/>
            </w:r>
            <w:r w:rsidR="00FA40A0" w:rsidRPr="00415C48">
              <w:rPr>
                <w:rFonts w:ascii="Arial" w:hAnsi="Arial" w:cs="Arial"/>
                <w:noProof/>
                <w:webHidden/>
                <w:sz w:val="21"/>
                <w:szCs w:val="21"/>
              </w:rPr>
              <w:fldChar w:fldCharType="begin"/>
            </w:r>
            <w:r w:rsidR="00FA40A0" w:rsidRPr="00415C48">
              <w:rPr>
                <w:rFonts w:ascii="Arial" w:hAnsi="Arial" w:cs="Arial"/>
                <w:noProof/>
                <w:webHidden/>
                <w:sz w:val="21"/>
                <w:szCs w:val="21"/>
              </w:rPr>
              <w:instrText xml:space="preserve"> PAGEREF _Toc236397870 \h </w:instrText>
            </w:r>
            <w:r w:rsidR="00FA40A0" w:rsidRPr="00415C48">
              <w:rPr>
                <w:rFonts w:ascii="Arial" w:hAnsi="Arial" w:cs="Arial"/>
                <w:noProof/>
                <w:webHidden/>
                <w:sz w:val="21"/>
                <w:szCs w:val="21"/>
              </w:rPr>
            </w:r>
            <w:r w:rsidR="00FA40A0" w:rsidRPr="00415C48">
              <w:rPr>
                <w:rFonts w:ascii="Arial" w:hAnsi="Arial" w:cs="Arial"/>
                <w:noProof/>
                <w:webHidden/>
                <w:sz w:val="21"/>
                <w:szCs w:val="21"/>
              </w:rPr>
              <w:fldChar w:fldCharType="separate"/>
            </w:r>
            <w:r w:rsidR="00CC1702">
              <w:rPr>
                <w:rFonts w:ascii="Arial" w:hAnsi="Arial" w:cs="Arial"/>
                <w:noProof/>
                <w:webHidden/>
                <w:sz w:val="21"/>
                <w:szCs w:val="21"/>
              </w:rPr>
              <w:t>10</w:t>
            </w:r>
            <w:r w:rsidR="00FA40A0" w:rsidRPr="00415C48">
              <w:rPr>
                <w:rFonts w:ascii="Arial" w:hAnsi="Arial" w:cs="Arial"/>
                <w:noProof/>
                <w:webHidden/>
                <w:sz w:val="21"/>
                <w:szCs w:val="21"/>
              </w:rPr>
              <w:fldChar w:fldCharType="end"/>
            </w:r>
          </w:hyperlink>
        </w:p>
        <w:p w14:paraId="4A647A8A" w14:textId="1F513E97" w:rsidR="00FA40A0" w:rsidRPr="00415C48" w:rsidRDefault="00980B9F">
          <w:pPr>
            <w:pStyle w:val="21"/>
            <w:rPr>
              <w:rFonts w:eastAsiaTheme="minorEastAsia"/>
              <w:noProof/>
              <w:color w:val="auto"/>
              <w:kern w:val="2"/>
              <w:sz w:val="21"/>
              <w:szCs w:val="21"/>
              <w:lang w:eastAsia="zh-CN"/>
            </w:rPr>
          </w:pPr>
          <w:hyperlink w:anchor="_Toc236397871" w:history="1">
            <w:r w:rsidR="00FA40A0" w:rsidRPr="00415C48">
              <w:rPr>
                <w:rStyle w:val="af"/>
                <w:rFonts w:eastAsia="Times New Roman"/>
                <w:noProof/>
                <w:sz w:val="21"/>
                <w:szCs w:val="21"/>
                <w:lang w:val="en-IE"/>
              </w:rPr>
              <w:t>4.1 CQA List and Severity Assignment</w:t>
            </w:r>
            <w:r w:rsidR="00FA40A0" w:rsidRPr="00415C48">
              <w:rPr>
                <w:rStyle w:val="af"/>
                <w:rFonts w:eastAsia="Times New Roman"/>
                <w:noProof/>
                <w:sz w:val="21"/>
                <w:szCs w:val="21"/>
              </w:rPr>
              <w:t> </w:t>
            </w:r>
            <w:r w:rsidR="00FA40A0" w:rsidRPr="00415C48">
              <w:rPr>
                <w:noProof/>
                <w:webHidden/>
                <w:sz w:val="21"/>
                <w:szCs w:val="21"/>
              </w:rPr>
              <w:tab/>
            </w:r>
            <w:r w:rsidR="00FA40A0" w:rsidRPr="00415C48">
              <w:rPr>
                <w:noProof/>
                <w:webHidden/>
                <w:sz w:val="21"/>
                <w:szCs w:val="21"/>
              </w:rPr>
              <w:fldChar w:fldCharType="begin"/>
            </w:r>
            <w:r w:rsidR="00FA40A0" w:rsidRPr="00415C48">
              <w:rPr>
                <w:noProof/>
                <w:webHidden/>
                <w:sz w:val="21"/>
                <w:szCs w:val="21"/>
              </w:rPr>
              <w:instrText xml:space="preserve"> PAGEREF _Toc236397871 \h </w:instrText>
            </w:r>
            <w:r w:rsidR="00FA40A0" w:rsidRPr="00415C48">
              <w:rPr>
                <w:noProof/>
                <w:webHidden/>
                <w:sz w:val="21"/>
                <w:szCs w:val="21"/>
              </w:rPr>
            </w:r>
            <w:r w:rsidR="00FA40A0" w:rsidRPr="00415C48">
              <w:rPr>
                <w:noProof/>
                <w:webHidden/>
                <w:sz w:val="21"/>
                <w:szCs w:val="21"/>
              </w:rPr>
              <w:fldChar w:fldCharType="separate"/>
            </w:r>
            <w:r w:rsidR="00CC1702">
              <w:rPr>
                <w:noProof/>
                <w:webHidden/>
                <w:sz w:val="21"/>
                <w:szCs w:val="21"/>
              </w:rPr>
              <w:t>10</w:t>
            </w:r>
            <w:r w:rsidR="00FA40A0" w:rsidRPr="00415C48">
              <w:rPr>
                <w:noProof/>
                <w:webHidden/>
                <w:sz w:val="21"/>
                <w:szCs w:val="21"/>
              </w:rPr>
              <w:fldChar w:fldCharType="end"/>
            </w:r>
          </w:hyperlink>
        </w:p>
        <w:p w14:paraId="0BBDE750" w14:textId="10A7FA93" w:rsidR="00FA40A0" w:rsidRPr="00415C48" w:rsidRDefault="00980B9F">
          <w:pPr>
            <w:pStyle w:val="21"/>
            <w:rPr>
              <w:rFonts w:eastAsiaTheme="minorEastAsia"/>
              <w:noProof/>
              <w:color w:val="auto"/>
              <w:kern w:val="2"/>
              <w:sz w:val="21"/>
              <w:szCs w:val="21"/>
              <w:lang w:eastAsia="zh-CN"/>
            </w:rPr>
          </w:pPr>
          <w:hyperlink w:anchor="_Toc236397872" w:history="1">
            <w:r w:rsidR="00FA40A0" w:rsidRPr="00415C48">
              <w:rPr>
                <w:rStyle w:val="af"/>
                <w:rFonts w:eastAsia="Times New Roman"/>
                <w:noProof/>
                <w:sz w:val="21"/>
                <w:szCs w:val="21"/>
                <w:lang w:val="en-IE"/>
              </w:rPr>
              <w:t>4.2 Process Map — Unit Operations</w:t>
            </w:r>
            <w:r w:rsidR="00FA40A0" w:rsidRPr="00415C48">
              <w:rPr>
                <w:noProof/>
                <w:webHidden/>
                <w:sz w:val="21"/>
                <w:szCs w:val="21"/>
              </w:rPr>
              <w:tab/>
            </w:r>
            <w:r w:rsidR="00FA40A0" w:rsidRPr="00415C48">
              <w:rPr>
                <w:noProof/>
                <w:webHidden/>
                <w:sz w:val="21"/>
                <w:szCs w:val="21"/>
              </w:rPr>
              <w:fldChar w:fldCharType="begin"/>
            </w:r>
            <w:r w:rsidR="00FA40A0" w:rsidRPr="00415C48">
              <w:rPr>
                <w:noProof/>
                <w:webHidden/>
                <w:sz w:val="21"/>
                <w:szCs w:val="21"/>
              </w:rPr>
              <w:instrText xml:space="preserve"> PAGEREF _Toc236397872 \h </w:instrText>
            </w:r>
            <w:r w:rsidR="00FA40A0" w:rsidRPr="00415C48">
              <w:rPr>
                <w:noProof/>
                <w:webHidden/>
                <w:sz w:val="21"/>
                <w:szCs w:val="21"/>
              </w:rPr>
            </w:r>
            <w:r w:rsidR="00FA40A0" w:rsidRPr="00415C48">
              <w:rPr>
                <w:noProof/>
                <w:webHidden/>
                <w:sz w:val="21"/>
                <w:szCs w:val="21"/>
              </w:rPr>
              <w:fldChar w:fldCharType="separate"/>
            </w:r>
            <w:r w:rsidR="00CC1702">
              <w:rPr>
                <w:noProof/>
                <w:webHidden/>
                <w:sz w:val="21"/>
                <w:szCs w:val="21"/>
              </w:rPr>
              <w:t>11</w:t>
            </w:r>
            <w:r w:rsidR="00FA40A0" w:rsidRPr="00415C48">
              <w:rPr>
                <w:noProof/>
                <w:webHidden/>
                <w:sz w:val="21"/>
                <w:szCs w:val="21"/>
              </w:rPr>
              <w:fldChar w:fldCharType="end"/>
            </w:r>
          </w:hyperlink>
        </w:p>
        <w:p w14:paraId="0F5FA01D" w14:textId="46FDA142" w:rsidR="00FA40A0" w:rsidRPr="00415C48" w:rsidRDefault="00980B9F">
          <w:pPr>
            <w:pStyle w:val="11"/>
            <w:rPr>
              <w:rFonts w:ascii="Arial" w:eastAsiaTheme="minorEastAsia" w:hAnsi="Arial" w:cs="Arial"/>
              <w:noProof/>
              <w:kern w:val="2"/>
              <w:sz w:val="21"/>
              <w:szCs w:val="21"/>
              <w:lang w:eastAsia="zh-CN"/>
            </w:rPr>
          </w:pPr>
          <w:hyperlink w:anchor="_Toc236397873" w:history="1">
            <w:r w:rsidR="00FA40A0" w:rsidRPr="00415C48">
              <w:rPr>
                <w:rStyle w:val="af"/>
                <w:rFonts w:ascii="Arial" w:eastAsia="Times New Roman" w:hAnsi="Arial" w:cs="Arial"/>
                <w:noProof/>
                <w:kern w:val="0"/>
                <w:sz w:val="21"/>
                <w:szCs w:val="21"/>
                <w:lang w:val="en-IE"/>
              </w:rPr>
              <w:t>5. FMEA — Main Risk Assessment Table</w:t>
            </w:r>
            <w:r w:rsidR="00FA40A0" w:rsidRPr="00415C48">
              <w:rPr>
                <w:rFonts w:ascii="Arial" w:hAnsi="Arial" w:cs="Arial"/>
                <w:noProof/>
                <w:webHidden/>
                <w:sz w:val="21"/>
                <w:szCs w:val="21"/>
              </w:rPr>
              <w:tab/>
            </w:r>
            <w:r w:rsidR="00FA40A0" w:rsidRPr="00415C48">
              <w:rPr>
                <w:rFonts w:ascii="Arial" w:hAnsi="Arial" w:cs="Arial"/>
                <w:noProof/>
                <w:webHidden/>
                <w:sz w:val="21"/>
                <w:szCs w:val="21"/>
              </w:rPr>
              <w:fldChar w:fldCharType="begin"/>
            </w:r>
            <w:r w:rsidR="00FA40A0" w:rsidRPr="00415C48">
              <w:rPr>
                <w:rFonts w:ascii="Arial" w:hAnsi="Arial" w:cs="Arial"/>
                <w:noProof/>
                <w:webHidden/>
                <w:sz w:val="21"/>
                <w:szCs w:val="21"/>
              </w:rPr>
              <w:instrText xml:space="preserve"> PAGEREF _Toc236397873 \h </w:instrText>
            </w:r>
            <w:r w:rsidR="00FA40A0" w:rsidRPr="00415C48">
              <w:rPr>
                <w:rFonts w:ascii="Arial" w:hAnsi="Arial" w:cs="Arial"/>
                <w:noProof/>
                <w:webHidden/>
                <w:sz w:val="21"/>
                <w:szCs w:val="21"/>
              </w:rPr>
            </w:r>
            <w:r w:rsidR="00FA40A0" w:rsidRPr="00415C48">
              <w:rPr>
                <w:rFonts w:ascii="Arial" w:hAnsi="Arial" w:cs="Arial"/>
                <w:noProof/>
                <w:webHidden/>
                <w:sz w:val="21"/>
                <w:szCs w:val="21"/>
              </w:rPr>
              <w:fldChar w:fldCharType="separate"/>
            </w:r>
            <w:r w:rsidR="00CC1702">
              <w:rPr>
                <w:rFonts w:ascii="Arial" w:hAnsi="Arial" w:cs="Arial"/>
                <w:noProof/>
                <w:webHidden/>
                <w:sz w:val="21"/>
                <w:szCs w:val="21"/>
              </w:rPr>
              <w:t>15</w:t>
            </w:r>
            <w:r w:rsidR="00FA40A0" w:rsidRPr="00415C48">
              <w:rPr>
                <w:rFonts w:ascii="Arial" w:hAnsi="Arial" w:cs="Arial"/>
                <w:noProof/>
                <w:webHidden/>
                <w:sz w:val="21"/>
                <w:szCs w:val="21"/>
              </w:rPr>
              <w:fldChar w:fldCharType="end"/>
            </w:r>
          </w:hyperlink>
        </w:p>
        <w:p w14:paraId="628E26EA" w14:textId="5052E886" w:rsidR="00FA40A0" w:rsidRPr="00415C48" w:rsidRDefault="00980B9F">
          <w:pPr>
            <w:pStyle w:val="11"/>
            <w:rPr>
              <w:rFonts w:ascii="Arial" w:eastAsiaTheme="minorEastAsia" w:hAnsi="Arial" w:cs="Arial"/>
              <w:noProof/>
              <w:kern w:val="2"/>
              <w:sz w:val="21"/>
              <w:szCs w:val="21"/>
              <w:lang w:eastAsia="zh-CN"/>
            </w:rPr>
          </w:pPr>
          <w:hyperlink w:anchor="_Toc236397874" w:history="1">
            <w:r w:rsidR="00FA40A0" w:rsidRPr="00415C48">
              <w:rPr>
                <w:rStyle w:val="af"/>
                <w:rFonts w:ascii="Arial" w:eastAsia="Times New Roman" w:hAnsi="Arial" w:cs="Arial"/>
                <w:noProof/>
                <w:kern w:val="0"/>
                <w:sz w:val="21"/>
                <w:szCs w:val="21"/>
                <w:lang w:val="en-IE"/>
              </w:rPr>
              <w:t>6. Equipment Train Risk Assessment</w:t>
            </w:r>
            <w:r w:rsidR="00FA40A0" w:rsidRPr="00415C48">
              <w:rPr>
                <w:rFonts w:ascii="Arial" w:hAnsi="Arial" w:cs="Arial"/>
                <w:noProof/>
                <w:webHidden/>
                <w:sz w:val="21"/>
                <w:szCs w:val="21"/>
              </w:rPr>
              <w:tab/>
            </w:r>
            <w:r w:rsidR="00FA40A0" w:rsidRPr="00415C48">
              <w:rPr>
                <w:rFonts w:ascii="Arial" w:hAnsi="Arial" w:cs="Arial"/>
                <w:noProof/>
                <w:webHidden/>
                <w:sz w:val="21"/>
                <w:szCs w:val="21"/>
              </w:rPr>
              <w:fldChar w:fldCharType="begin"/>
            </w:r>
            <w:r w:rsidR="00FA40A0" w:rsidRPr="00415C48">
              <w:rPr>
                <w:rFonts w:ascii="Arial" w:hAnsi="Arial" w:cs="Arial"/>
                <w:noProof/>
                <w:webHidden/>
                <w:sz w:val="21"/>
                <w:szCs w:val="21"/>
              </w:rPr>
              <w:instrText xml:space="preserve"> PAGEREF _Toc236397874 \h </w:instrText>
            </w:r>
            <w:r w:rsidR="00FA40A0" w:rsidRPr="00415C48">
              <w:rPr>
                <w:rFonts w:ascii="Arial" w:hAnsi="Arial" w:cs="Arial"/>
                <w:noProof/>
                <w:webHidden/>
                <w:sz w:val="21"/>
                <w:szCs w:val="21"/>
              </w:rPr>
            </w:r>
            <w:r w:rsidR="00FA40A0" w:rsidRPr="00415C48">
              <w:rPr>
                <w:rFonts w:ascii="Arial" w:hAnsi="Arial" w:cs="Arial"/>
                <w:noProof/>
                <w:webHidden/>
                <w:sz w:val="21"/>
                <w:szCs w:val="21"/>
              </w:rPr>
              <w:fldChar w:fldCharType="separate"/>
            </w:r>
            <w:r w:rsidR="00CC1702">
              <w:rPr>
                <w:rFonts w:ascii="Arial" w:hAnsi="Arial" w:cs="Arial"/>
                <w:noProof/>
                <w:webHidden/>
                <w:sz w:val="21"/>
                <w:szCs w:val="21"/>
              </w:rPr>
              <w:t>93</w:t>
            </w:r>
            <w:r w:rsidR="00FA40A0" w:rsidRPr="00415C48">
              <w:rPr>
                <w:rFonts w:ascii="Arial" w:hAnsi="Arial" w:cs="Arial"/>
                <w:noProof/>
                <w:webHidden/>
                <w:sz w:val="21"/>
                <w:szCs w:val="21"/>
              </w:rPr>
              <w:fldChar w:fldCharType="end"/>
            </w:r>
          </w:hyperlink>
        </w:p>
        <w:p w14:paraId="0277C98F" w14:textId="299409FD" w:rsidR="00FA40A0" w:rsidRPr="00415C48" w:rsidRDefault="00980B9F">
          <w:pPr>
            <w:pStyle w:val="11"/>
            <w:rPr>
              <w:rFonts w:ascii="Arial" w:eastAsiaTheme="minorEastAsia" w:hAnsi="Arial" w:cs="Arial"/>
              <w:noProof/>
              <w:kern w:val="2"/>
              <w:sz w:val="21"/>
              <w:szCs w:val="21"/>
              <w:lang w:eastAsia="zh-CN"/>
            </w:rPr>
          </w:pPr>
          <w:hyperlink w:anchor="_Toc236397875" w:history="1">
            <w:r w:rsidR="00FA40A0" w:rsidRPr="00415C48">
              <w:rPr>
                <w:rStyle w:val="af"/>
                <w:rFonts w:ascii="Arial" w:eastAsia="Times New Roman" w:hAnsi="Arial" w:cs="Arial"/>
                <w:noProof/>
                <w:kern w:val="0"/>
                <w:sz w:val="21"/>
                <w:szCs w:val="21"/>
                <w:lang w:val="en-IE"/>
              </w:rPr>
              <w:t>7. Risk Summary and Action Plan</w:t>
            </w:r>
            <w:r w:rsidR="00FA40A0" w:rsidRPr="00415C48">
              <w:rPr>
                <w:rFonts w:ascii="Arial" w:hAnsi="Arial" w:cs="Arial"/>
                <w:noProof/>
                <w:webHidden/>
                <w:sz w:val="21"/>
                <w:szCs w:val="21"/>
              </w:rPr>
              <w:tab/>
            </w:r>
            <w:r w:rsidR="00FA40A0" w:rsidRPr="00415C48">
              <w:rPr>
                <w:rFonts w:ascii="Arial" w:hAnsi="Arial" w:cs="Arial"/>
                <w:noProof/>
                <w:webHidden/>
                <w:sz w:val="21"/>
                <w:szCs w:val="21"/>
              </w:rPr>
              <w:fldChar w:fldCharType="begin"/>
            </w:r>
            <w:r w:rsidR="00FA40A0" w:rsidRPr="00415C48">
              <w:rPr>
                <w:rFonts w:ascii="Arial" w:hAnsi="Arial" w:cs="Arial"/>
                <w:noProof/>
                <w:webHidden/>
                <w:sz w:val="21"/>
                <w:szCs w:val="21"/>
              </w:rPr>
              <w:instrText xml:space="preserve"> PAGEREF _Toc236397875 \h </w:instrText>
            </w:r>
            <w:r w:rsidR="00FA40A0" w:rsidRPr="00415C48">
              <w:rPr>
                <w:rFonts w:ascii="Arial" w:hAnsi="Arial" w:cs="Arial"/>
                <w:noProof/>
                <w:webHidden/>
                <w:sz w:val="21"/>
                <w:szCs w:val="21"/>
              </w:rPr>
            </w:r>
            <w:r w:rsidR="00FA40A0" w:rsidRPr="00415C48">
              <w:rPr>
                <w:rFonts w:ascii="Arial" w:hAnsi="Arial" w:cs="Arial"/>
                <w:noProof/>
                <w:webHidden/>
                <w:sz w:val="21"/>
                <w:szCs w:val="21"/>
              </w:rPr>
              <w:fldChar w:fldCharType="separate"/>
            </w:r>
            <w:r w:rsidR="00CC1702">
              <w:rPr>
                <w:rFonts w:ascii="Arial" w:hAnsi="Arial" w:cs="Arial"/>
                <w:noProof/>
                <w:webHidden/>
                <w:sz w:val="21"/>
                <w:szCs w:val="21"/>
              </w:rPr>
              <w:t>97</w:t>
            </w:r>
            <w:r w:rsidR="00FA40A0" w:rsidRPr="00415C48">
              <w:rPr>
                <w:rFonts w:ascii="Arial" w:hAnsi="Arial" w:cs="Arial"/>
                <w:noProof/>
                <w:webHidden/>
                <w:sz w:val="21"/>
                <w:szCs w:val="21"/>
              </w:rPr>
              <w:fldChar w:fldCharType="end"/>
            </w:r>
          </w:hyperlink>
        </w:p>
        <w:p w14:paraId="487C31AA" w14:textId="153B8300" w:rsidR="00FA40A0" w:rsidRPr="00415C48" w:rsidRDefault="00980B9F">
          <w:pPr>
            <w:pStyle w:val="11"/>
            <w:rPr>
              <w:rFonts w:ascii="Arial" w:eastAsiaTheme="minorEastAsia" w:hAnsi="Arial" w:cs="Arial"/>
              <w:noProof/>
              <w:kern w:val="2"/>
              <w:sz w:val="21"/>
              <w:szCs w:val="21"/>
              <w:lang w:eastAsia="zh-CN"/>
            </w:rPr>
          </w:pPr>
          <w:hyperlink w:anchor="_Toc236397876" w:history="1">
            <w:r w:rsidR="00FA40A0" w:rsidRPr="00415C48">
              <w:rPr>
                <w:rStyle w:val="af"/>
                <w:rFonts w:ascii="Arial" w:hAnsi="Arial" w:cs="Arial"/>
                <w:noProof/>
                <w:kern w:val="0"/>
                <w:sz w:val="21"/>
                <w:szCs w:val="21"/>
                <w:lang w:val="en-IE"/>
              </w:rPr>
              <w:t>8</w:t>
            </w:r>
            <w:r w:rsidR="00FA40A0" w:rsidRPr="00415C48">
              <w:rPr>
                <w:rStyle w:val="af"/>
                <w:rFonts w:ascii="Arial" w:eastAsia="Times New Roman" w:hAnsi="Arial" w:cs="Arial"/>
                <w:noProof/>
                <w:kern w:val="0"/>
                <w:sz w:val="21"/>
                <w:szCs w:val="21"/>
                <w:lang w:val="en-IE"/>
              </w:rPr>
              <w:t>. Risk Review Schedule </w:t>
            </w:r>
            <w:r w:rsidR="00FA40A0" w:rsidRPr="00415C48">
              <w:rPr>
                <w:rFonts w:ascii="Arial" w:hAnsi="Arial" w:cs="Arial"/>
                <w:noProof/>
                <w:webHidden/>
                <w:sz w:val="21"/>
                <w:szCs w:val="21"/>
              </w:rPr>
              <w:tab/>
            </w:r>
            <w:r w:rsidR="00FA40A0" w:rsidRPr="00415C48">
              <w:rPr>
                <w:rFonts w:ascii="Arial" w:hAnsi="Arial" w:cs="Arial"/>
                <w:noProof/>
                <w:webHidden/>
                <w:sz w:val="21"/>
                <w:szCs w:val="21"/>
              </w:rPr>
              <w:fldChar w:fldCharType="begin"/>
            </w:r>
            <w:r w:rsidR="00FA40A0" w:rsidRPr="00415C48">
              <w:rPr>
                <w:rFonts w:ascii="Arial" w:hAnsi="Arial" w:cs="Arial"/>
                <w:noProof/>
                <w:webHidden/>
                <w:sz w:val="21"/>
                <w:szCs w:val="21"/>
              </w:rPr>
              <w:instrText xml:space="preserve"> PAGEREF _Toc236397876 \h </w:instrText>
            </w:r>
            <w:r w:rsidR="00FA40A0" w:rsidRPr="00415C48">
              <w:rPr>
                <w:rFonts w:ascii="Arial" w:hAnsi="Arial" w:cs="Arial"/>
                <w:noProof/>
                <w:webHidden/>
                <w:sz w:val="21"/>
                <w:szCs w:val="21"/>
              </w:rPr>
            </w:r>
            <w:r w:rsidR="00FA40A0" w:rsidRPr="00415C48">
              <w:rPr>
                <w:rFonts w:ascii="Arial" w:hAnsi="Arial" w:cs="Arial"/>
                <w:noProof/>
                <w:webHidden/>
                <w:sz w:val="21"/>
                <w:szCs w:val="21"/>
              </w:rPr>
              <w:fldChar w:fldCharType="separate"/>
            </w:r>
            <w:r w:rsidR="00CC1702">
              <w:rPr>
                <w:rFonts w:ascii="Arial" w:hAnsi="Arial" w:cs="Arial"/>
                <w:noProof/>
                <w:webHidden/>
                <w:sz w:val="21"/>
                <w:szCs w:val="21"/>
              </w:rPr>
              <w:t>118</w:t>
            </w:r>
            <w:r w:rsidR="00FA40A0" w:rsidRPr="00415C48">
              <w:rPr>
                <w:rFonts w:ascii="Arial" w:hAnsi="Arial" w:cs="Arial"/>
                <w:noProof/>
                <w:webHidden/>
                <w:sz w:val="21"/>
                <w:szCs w:val="21"/>
              </w:rPr>
              <w:fldChar w:fldCharType="end"/>
            </w:r>
          </w:hyperlink>
        </w:p>
        <w:p w14:paraId="5F8A21DF" w14:textId="459A9895" w:rsidR="00FA40A0" w:rsidRPr="00415C48" w:rsidRDefault="00980B9F">
          <w:pPr>
            <w:pStyle w:val="11"/>
            <w:rPr>
              <w:rFonts w:ascii="Arial" w:eastAsiaTheme="minorEastAsia" w:hAnsi="Arial" w:cs="Arial"/>
              <w:noProof/>
              <w:kern w:val="2"/>
              <w:sz w:val="21"/>
              <w:szCs w:val="21"/>
              <w:lang w:eastAsia="zh-CN"/>
            </w:rPr>
          </w:pPr>
          <w:hyperlink w:anchor="_Toc236397877" w:history="1">
            <w:r w:rsidR="00FA40A0" w:rsidRPr="00415C48">
              <w:rPr>
                <w:rStyle w:val="af"/>
                <w:rFonts w:ascii="Arial" w:hAnsi="Arial" w:cs="Arial"/>
                <w:noProof/>
                <w:kern w:val="0"/>
                <w:sz w:val="21"/>
                <w:szCs w:val="21"/>
                <w:lang w:val="en-IE"/>
              </w:rPr>
              <w:t>9</w:t>
            </w:r>
            <w:r w:rsidR="00FA40A0" w:rsidRPr="00415C48">
              <w:rPr>
                <w:rStyle w:val="af"/>
                <w:rFonts w:ascii="Arial" w:eastAsia="Times New Roman" w:hAnsi="Arial" w:cs="Arial"/>
                <w:noProof/>
                <w:kern w:val="0"/>
                <w:sz w:val="21"/>
                <w:szCs w:val="21"/>
                <w:lang w:val="en-IE"/>
              </w:rPr>
              <w:t>. Risk Assessment Conclusion</w:t>
            </w:r>
            <w:r w:rsidR="00FA40A0" w:rsidRPr="00415C48">
              <w:rPr>
                <w:rFonts w:ascii="Arial" w:hAnsi="Arial" w:cs="Arial"/>
                <w:noProof/>
                <w:webHidden/>
                <w:sz w:val="21"/>
                <w:szCs w:val="21"/>
              </w:rPr>
              <w:tab/>
            </w:r>
            <w:r w:rsidR="00FA40A0" w:rsidRPr="00415C48">
              <w:rPr>
                <w:rFonts w:ascii="Arial" w:hAnsi="Arial" w:cs="Arial"/>
                <w:noProof/>
                <w:webHidden/>
                <w:sz w:val="21"/>
                <w:szCs w:val="21"/>
              </w:rPr>
              <w:fldChar w:fldCharType="begin"/>
            </w:r>
            <w:r w:rsidR="00FA40A0" w:rsidRPr="00415C48">
              <w:rPr>
                <w:rFonts w:ascii="Arial" w:hAnsi="Arial" w:cs="Arial"/>
                <w:noProof/>
                <w:webHidden/>
                <w:sz w:val="21"/>
                <w:szCs w:val="21"/>
              </w:rPr>
              <w:instrText xml:space="preserve"> PAGEREF _Toc236397877 \h </w:instrText>
            </w:r>
            <w:r w:rsidR="00FA40A0" w:rsidRPr="00415C48">
              <w:rPr>
                <w:rFonts w:ascii="Arial" w:hAnsi="Arial" w:cs="Arial"/>
                <w:noProof/>
                <w:webHidden/>
                <w:sz w:val="21"/>
                <w:szCs w:val="21"/>
              </w:rPr>
            </w:r>
            <w:r w:rsidR="00FA40A0" w:rsidRPr="00415C48">
              <w:rPr>
                <w:rFonts w:ascii="Arial" w:hAnsi="Arial" w:cs="Arial"/>
                <w:noProof/>
                <w:webHidden/>
                <w:sz w:val="21"/>
                <w:szCs w:val="21"/>
              </w:rPr>
              <w:fldChar w:fldCharType="separate"/>
            </w:r>
            <w:r w:rsidR="00CC1702">
              <w:rPr>
                <w:rFonts w:ascii="Arial" w:hAnsi="Arial" w:cs="Arial"/>
                <w:noProof/>
                <w:webHidden/>
                <w:sz w:val="21"/>
                <w:szCs w:val="21"/>
              </w:rPr>
              <w:t>119</w:t>
            </w:r>
            <w:r w:rsidR="00FA40A0" w:rsidRPr="00415C48">
              <w:rPr>
                <w:rFonts w:ascii="Arial" w:hAnsi="Arial" w:cs="Arial"/>
                <w:noProof/>
                <w:webHidden/>
                <w:sz w:val="21"/>
                <w:szCs w:val="21"/>
              </w:rPr>
              <w:fldChar w:fldCharType="end"/>
            </w:r>
          </w:hyperlink>
        </w:p>
        <w:p w14:paraId="5142540F" w14:textId="02E9BF14" w:rsidR="00FA40A0" w:rsidRPr="00415C48" w:rsidRDefault="00980B9F">
          <w:pPr>
            <w:pStyle w:val="11"/>
            <w:rPr>
              <w:rFonts w:ascii="Arial" w:eastAsiaTheme="minorEastAsia" w:hAnsi="Arial" w:cs="Arial"/>
              <w:noProof/>
              <w:kern w:val="2"/>
              <w:sz w:val="21"/>
              <w:szCs w:val="21"/>
              <w:lang w:eastAsia="zh-CN"/>
            </w:rPr>
          </w:pPr>
          <w:hyperlink w:anchor="_Toc236397878" w:history="1">
            <w:r w:rsidR="00FA40A0" w:rsidRPr="00415C48">
              <w:rPr>
                <w:rStyle w:val="af"/>
                <w:rFonts w:ascii="Arial" w:eastAsia="Times New Roman" w:hAnsi="Arial" w:cs="Arial"/>
                <w:noProof/>
                <w:kern w:val="0"/>
                <w:sz w:val="21"/>
                <w:szCs w:val="21"/>
                <w:lang w:val="en-IE"/>
              </w:rPr>
              <w:t>1</w:t>
            </w:r>
            <w:r w:rsidR="00FA40A0" w:rsidRPr="00415C48">
              <w:rPr>
                <w:rStyle w:val="af"/>
                <w:rFonts w:ascii="Arial" w:hAnsi="Arial" w:cs="Arial"/>
                <w:noProof/>
                <w:kern w:val="0"/>
                <w:sz w:val="21"/>
                <w:szCs w:val="21"/>
                <w:lang w:val="en-IE"/>
              </w:rPr>
              <w:t>0</w:t>
            </w:r>
            <w:r w:rsidR="00FA40A0" w:rsidRPr="00415C48">
              <w:rPr>
                <w:rStyle w:val="af"/>
                <w:rFonts w:ascii="Arial" w:eastAsia="Times New Roman" w:hAnsi="Arial" w:cs="Arial"/>
                <w:noProof/>
                <w:kern w:val="0"/>
                <w:sz w:val="21"/>
                <w:szCs w:val="21"/>
                <w:lang w:val="en-IE"/>
              </w:rPr>
              <w:t>. References</w:t>
            </w:r>
            <w:r w:rsidR="00FA40A0" w:rsidRPr="00415C48">
              <w:rPr>
                <w:rFonts w:ascii="Arial" w:hAnsi="Arial" w:cs="Arial"/>
                <w:noProof/>
                <w:webHidden/>
                <w:sz w:val="21"/>
                <w:szCs w:val="21"/>
              </w:rPr>
              <w:tab/>
            </w:r>
            <w:r w:rsidR="00FA40A0" w:rsidRPr="00415C48">
              <w:rPr>
                <w:rFonts w:ascii="Arial" w:hAnsi="Arial" w:cs="Arial"/>
                <w:noProof/>
                <w:webHidden/>
                <w:sz w:val="21"/>
                <w:szCs w:val="21"/>
              </w:rPr>
              <w:fldChar w:fldCharType="begin"/>
            </w:r>
            <w:r w:rsidR="00FA40A0" w:rsidRPr="00415C48">
              <w:rPr>
                <w:rFonts w:ascii="Arial" w:hAnsi="Arial" w:cs="Arial"/>
                <w:noProof/>
                <w:webHidden/>
                <w:sz w:val="21"/>
                <w:szCs w:val="21"/>
              </w:rPr>
              <w:instrText xml:space="preserve"> PAGEREF _Toc236397878 \h </w:instrText>
            </w:r>
            <w:r w:rsidR="00FA40A0" w:rsidRPr="00415C48">
              <w:rPr>
                <w:rFonts w:ascii="Arial" w:hAnsi="Arial" w:cs="Arial"/>
                <w:noProof/>
                <w:webHidden/>
                <w:sz w:val="21"/>
                <w:szCs w:val="21"/>
              </w:rPr>
            </w:r>
            <w:r w:rsidR="00FA40A0" w:rsidRPr="00415C48">
              <w:rPr>
                <w:rFonts w:ascii="Arial" w:hAnsi="Arial" w:cs="Arial"/>
                <w:noProof/>
                <w:webHidden/>
                <w:sz w:val="21"/>
                <w:szCs w:val="21"/>
              </w:rPr>
              <w:fldChar w:fldCharType="separate"/>
            </w:r>
            <w:r w:rsidR="00CC1702">
              <w:rPr>
                <w:rFonts w:ascii="Arial" w:hAnsi="Arial" w:cs="Arial"/>
                <w:noProof/>
                <w:webHidden/>
                <w:sz w:val="21"/>
                <w:szCs w:val="21"/>
              </w:rPr>
              <w:t>121</w:t>
            </w:r>
            <w:r w:rsidR="00FA40A0" w:rsidRPr="00415C48">
              <w:rPr>
                <w:rFonts w:ascii="Arial" w:hAnsi="Arial" w:cs="Arial"/>
                <w:noProof/>
                <w:webHidden/>
                <w:sz w:val="21"/>
                <w:szCs w:val="21"/>
              </w:rPr>
              <w:fldChar w:fldCharType="end"/>
            </w:r>
          </w:hyperlink>
        </w:p>
        <w:p w14:paraId="789F9A70" w14:textId="5077DB70" w:rsidR="00FA40A0" w:rsidRDefault="00980B9F">
          <w:pPr>
            <w:pStyle w:val="11"/>
            <w:rPr>
              <w:rFonts w:asciiTheme="minorHAnsi" w:eastAsiaTheme="minorEastAsia" w:hAnsiTheme="minorHAnsi" w:cstheme="minorBidi"/>
              <w:noProof/>
              <w:kern w:val="2"/>
              <w:sz w:val="21"/>
              <w:szCs w:val="22"/>
              <w:lang w:eastAsia="zh-CN"/>
            </w:rPr>
          </w:pPr>
          <w:hyperlink w:anchor="_Toc236397879" w:history="1">
            <w:r w:rsidR="00FA40A0" w:rsidRPr="00415C48">
              <w:rPr>
                <w:rStyle w:val="af"/>
                <w:rFonts w:ascii="Arial" w:eastAsia="Times New Roman" w:hAnsi="Arial" w:cs="Arial"/>
                <w:noProof/>
                <w:kern w:val="0"/>
                <w:sz w:val="21"/>
                <w:szCs w:val="21"/>
                <w:lang w:val="en-IE"/>
              </w:rPr>
              <w:t>Appendix A — Notes on Electrostatic Risk Control</w:t>
            </w:r>
            <w:r w:rsidR="00FA40A0" w:rsidRPr="00415C48">
              <w:rPr>
                <w:rFonts w:ascii="Arial" w:hAnsi="Arial" w:cs="Arial"/>
                <w:noProof/>
                <w:webHidden/>
                <w:sz w:val="21"/>
                <w:szCs w:val="21"/>
              </w:rPr>
              <w:tab/>
            </w:r>
            <w:r w:rsidR="00FA40A0" w:rsidRPr="00415C48">
              <w:rPr>
                <w:rFonts w:ascii="Arial" w:hAnsi="Arial" w:cs="Arial"/>
                <w:noProof/>
                <w:webHidden/>
                <w:sz w:val="21"/>
                <w:szCs w:val="21"/>
              </w:rPr>
              <w:fldChar w:fldCharType="begin"/>
            </w:r>
            <w:r w:rsidR="00FA40A0" w:rsidRPr="00415C48">
              <w:rPr>
                <w:rFonts w:ascii="Arial" w:hAnsi="Arial" w:cs="Arial"/>
                <w:noProof/>
                <w:webHidden/>
                <w:sz w:val="21"/>
                <w:szCs w:val="21"/>
              </w:rPr>
              <w:instrText xml:space="preserve"> PAGEREF _Toc236397879 \h </w:instrText>
            </w:r>
            <w:r w:rsidR="00FA40A0" w:rsidRPr="00415C48">
              <w:rPr>
                <w:rFonts w:ascii="Arial" w:hAnsi="Arial" w:cs="Arial"/>
                <w:noProof/>
                <w:webHidden/>
                <w:sz w:val="21"/>
                <w:szCs w:val="21"/>
              </w:rPr>
            </w:r>
            <w:r w:rsidR="00FA40A0" w:rsidRPr="00415C48">
              <w:rPr>
                <w:rFonts w:ascii="Arial" w:hAnsi="Arial" w:cs="Arial"/>
                <w:noProof/>
                <w:webHidden/>
                <w:sz w:val="21"/>
                <w:szCs w:val="21"/>
              </w:rPr>
              <w:fldChar w:fldCharType="separate"/>
            </w:r>
            <w:r w:rsidR="00CC1702">
              <w:rPr>
                <w:rFonts w:ascii="Arial" w:hAnsi="Arial" w:cs="Arial"/>
                <w:noProof/>
                <w:webHidden/>
                <w:sz w:val="21"/>
                <w:szCs w:val="21"/>
              </w:rPr>
              <w:t>121</w:t>
            </w:r>
            <w:r w:rsidR="00FA40A0" w:rsidRPr="00415C48">
              <w:rPr>
                <w:rFonts w:ascii="Arial" w:hAnsi="Arial" w:cs="Arial"/>
                <w:noProof/>
                <w:webHidden/>
                <w:sz w:val="21"/>
                <w:szCs w:val="21"/>
              </w:rPr>
              <w:fldChar w:fldCharType="end"/>
            </w:r>
          </w:hyperlink>
        </w:p>
        <w:p w14:paraId="1D8448FC" w14:textId="0B1D4720" w:rsidR="00052A93" w:rsidRPr="00DA3C3F" w:rsidRDefault="00052A93" w:rsidP="00572FBE">
          <w:pPr>
            <w:spacing w:after="0" w:line="360" w:lineRule="auto"/>
            <w:jc w:val="right"/>
            <w:rPr>
              <w:rFonts w:ascii="Arial" w:hAnsi="Arial" w:cs="Arial"/>
              <w:b/>
              <w:lang w:val="zh-CN"/>
            </w:rPr>
          </w:pPr>
          <w:r w:rsidRPr="003B2FBC">
            <w:rPr>
              <w:rFonts w:ascii="Arial" w:hAnsi="Arial" w:cs="Arial"/>
              <w:b/>
              <w:sz w:val="21"/>
              <w:szCs w:val="21"/>
              <w:lang w:val="zh-CN"/>
            </w:rPr>
            <w:fldChar w:fldCharType="end"/>
          </w:r>
        </w:p>
      </w:sdtContent>
    </w:sdt>
    <w:p w14:paraId="7631FC88" w14:textId="76B1D361" w:rsidR="00052A93" w:rsidRPr="00DA3C3F" w:rsidRDefault="00052A93" w:rsidP="000570D4">
      <w:pPr>
        <w:spacing w:after="0" w:line="240" w:lineRule="auto"/>
        <w:textAlignment w:val="baseline"/>
        <w:rPr>
          <w:rFonts w:ascii="Arial" w:hAnsi="Arial" w:cs="Arial"/>
          <w:sz w:val="21"/>
          <w:szCs w:val="21"/>
        </w:rPr>
      </w:pPr>
    </w:p>
    <w:p w14:paraId="1F0738AF" w14:textId="42EB9BFA" w:rsidR="00FD37E4" w:rsidRPr="00DA3C3F" w:rsidRDefault="00FD37E4">
      <w:pPr>
        <w:rPr>
          <w:rFonts w:ascii="Arial" w:hAnsi="Arial" w:cs="Arial"/>
          <w:sz w:val="21"/>
          <w:szCs w:val="21"/>
        </w:rPr>
      </w:pPr>
      <w:r w:rsidRPr="00DA3C3F">
        <w:rPr>
          <w:rFonts w:ascii="Arial" w:hAnsi="Arial" w:cs="Arial"/>
          <w:sz w:val="21"/>
          <w:szCs w:val="21"/>
        </w:rPr>
        <w:br w:type="page"/>
      </w:r>
    </w:p>
    <w:p w14:paraId="694B5CDE" w14:textId="7D8FC8DE" w:rsidR="00052A93" w:rsidRPr="00DA3C3F" w:rsidRDefault="00052A93" w:rsidP="00052A93">
      <w:pPr>
        <w:pStyle w:val="1"/>
        <w:keepLines w:val="0"/>
        <w:spacing w:beforeLines="50" w:before="120" w:afterLines="50" w:after="120" w:line="360" w:lineRule="auto"/>
        <w:ind w:left="357" w:hanging="357"/>
        <w:contextualSpacing/>
        <w:rPr>
          <w:rFonts w:ascii="Arial" w:eastAsia="Times New Roman" w:hAnsi="Arial" w:cs="Arial"/>
          <w:kern w:val="0"/>
          <w:sz w:val="28"/>
          <w:szCs w:val="28"/>
          <w:lang w:val="en-IE"/>
        </w:rPr>
      </w:pPr>
      <w:bookmarkStart w:id="1" w:name="_Toc228526081"/>
      <w:bookmarkStart w:id="2" w:name="_Toc236397860"/>
      <w:r w:rsidRPr="00DA3C3F">
        <w:rPr>
          <w:rFonts w:ascii="Arial" w:eastAsia="Times New Roman" w:hAnsi="Arial" w:cs="Arial"/>
          <w:kern w:val="0"/>
          <w:sz w:val="28"/>
          <w:szCs w:val="28"/>
          <w:lang w:val="en-IE"/>
        </w:rPr>
        <w:lastRenderedPageBreak/>
        <w:t xml:space="preserve">1. Introduction </w:t>
      </w:r>
      <w:commentRangeStart w:id="3"/>
      <w:r w:rsidRPr="00DA3C3F">
        <w:rPr>
          <w:rFonts w:ascii="Arial" w:eastAsia="Times New Roman" w:hAnsi="Arial" w:cs="Arial"/>
          <w:kern w:val="0"/>
          <w:sz w:val="28"/>
          <w:szCs w:val="28"/>
          <w:lang w:val="en-IE"/>
        </w:rPr>
        <w:t>and</w:t>
      </w:r>
      <w:commentRangeEnd w:id="3"/>
      <w:r w:rsidR="00025CAC" w:rsidRPr="00DA3C3F">
        <w:rPr>
          <w:rStyle w:val="af4"/>
          <w:rFonts w:ascii="Arial" w:eastAsia="Times New Roman" w:hAnsi="Arial" w:cs="Arial"/>
          <w:kern w:val="0"/>
          <w:sz w:val="28"/>
          <w:szCs w:val="28"/>
          <w:lang w:val="en-IE"/>
        </w:rPr>
        <w:commentReference w:id="3"/>
      </w:r>
      <w:r w:rsidRPr="00DA3C3F">
        <w:rPr>
          <w:rFonts w:ascii="Arial" w:eastAsia="Times New Roman" w:hAnsi="Arial" w:cs="Arial"/>
          <w:kern w:val="0"/>
          <w:sz w:val="28"/>
          <w:szCs w:val="28"/>
          <w:lang w:val="en-IE"/>
        </w:rPr>
        <w:t xml:space="preserve"> Background</w:t>
      </w:r>
      <w:bookmarkEnd w:id="1"/>
      <w:bookmarkEnd w:id="2"/>
      <w:r w:rsidRPr="00DA3C3F">
        <w:rPr>
          <w:rFonts w:ascii="Arial" w:eastAsia="Times New Roman" w:hAnsi="Arial" w:cs="Arial"/>
          <w:kern w:val="0"/>
          <w:sz w:val="28"/>
          <w:szCs w:val="28"/>
          <w:lang w:val="en-IE"/>
        </w:rPr>
        <w:t> </w:t>
      </w:r>
    </w:p>
    <w:p w14:paraId="0B368FA9" w14:textId="7C05825A" w:rsidR="00052A93" w:rsidRDefault="00052A93" w:rsidP="00052A93">
      <w:pPr>
        <w:pStyle w:val="2"/>
        <w:spacing w:before="120" w:after="120" w:line="240" w:lineRule="exact"/>
        <w:rPr>
          <w:rFonts w:ascii="Arial" w:eastAsia="Times New Roman" w:hAnsi="Arial" w:cs="Arial"/>
          <w:sz w:val="24"/>
          <w:szCs w:val="24"/>
          <w:lang w:val="en-IE"/>
        </w:rPr>
      </w:pPr>
      <w:bookmarkStart w:id="4" w:name="_Toc228526082"/>
      <w:bookmarkStart w:id="5" w:name="_Toc236397861"/>
      <w:r w:rsidRPr="00DA3C3F">
        <w:rPr>
          <w:rFonts w:ascii="Arial" w:eastAsia="Times New Roman" w:hAnsi="Arial" w:cs="Arial"/>
          <w:sz w:val="24"/>
          <w:szCs w:val="24"/>
          <w:lang w:val="en-IE"/>
        </w:rPr>
        <w:t>1.1 Risk Topic Description</w:t>
      </w:r>
      <w:bookmarkEnd w:id="4"/>
      <w:bookmarkEnd w:id="5"/>
      <w:r w:rsidRPr="00DA3C3F">
        <w:rPr>
          <w:rFonts w:ascii="Arial" w:eastAsia="Times New Roman" w:hAnsi="Arial" w:cs="Arial"/>
          <w:sz w:val="24"/>
          <w:szCs w:val="24"/>
          <w:lang w:val="en-IE"/>
        </w:rPr>
        <w:t> </w:t>
      </w:r>
    </w:p>
    <w:p w14:paraId="7A66AC1B" w14:textId="2F5471F6" w:rsidR="007341C5" w:rsidRPr="004E58B1" w:rsidRDefault="007341C5" w:rsidP="004E58B1">
      <w:pPr>
        <w:spacing w:line="360" w:lineRule="auto"/>
        <w:jc w:val="both"/>
        <w:rPr>
          <w:rFonts w:ascii="Arial" w:hAnsi="Arial" w:cs="Arial"/>
          <w:iCs/>
          <w:sz w:val="21"/>
          <w:szCs w:val="21"/>
          <w:lang w:val="en-IE"/>
        </w:rPr>
      </w:pPr>
      <w:r w:rsidRPr="004E58B1">
        <w:rPr>
          <w:rFonts w:ascii="Arial" w:eastAsia="Times New Roman" w:hAnsi="Arial" w:cs="Arial"/>
          <w:iCs/>
          <w:sz w:val="21"/>
          <w:szCs w:val="21"/>
          <w:lang w:val="en-IE"/>
        </w:rPr>
        <w:t xml:space="preserve">For ASYM-140020 (Lilly code: </w:t>
      </w:r>
      <w:r w:rsidRPr="00DA3C3F">
        <w:rPr>
          <w:rFonts w:ascii="Arial" w:eastAsia="Times New Roman" w:hAnsi="Arial" w:cs="Arial"/>
          <w:iCs/>
          <w:sz w:val="21"/>
          <w:szCs w:val="21"/>
          <w:lang w:val="en-IE"/>
        </w:rPr>
        <w:t>LSN4182924</w:t>
      </w:r>
      <w:r w:rsidRPr="004E58B1">
        <w:rPr>
          <w:rFonts w:ascii="Arial" w:eastAsia="Times New Roman" w:hAnsi="Arial" w:cs="Arial"/>
          <w:iCs/>
          <w:sz w:val="21"/>
          <w:szCs w:val="21"/>
          <w:lang w:val="en-IE"/>
        </w:rPr>
        <w:t xml:space="preserve">), also known as </w:t>
      </w:r>
      <w:proofErr w:type="spellStart"/>
      <w:r w:rsidRPr="004E58B1">
        <w:rPr>
          <w:rFonts w:ascii="Arial" w:eastAsia="Times New Roman" w:hAnsi="Arial" w:cs="Arial"/>
          <w:iCs/>
          <w:sz w:val="21"/>
          <w:szCs w:val="21"/>
          <w:lang w:val="en-IE"/>
        </w:rPr>
        <w:t>Eloralintide</w:t>
      </w:r>
      <w:proofErr w:type="spellEnd"/>
      <w:r w:rsidRPr="004E58B1">
        <w:rPr>
          <w:rFonts w:ascii="Arial" w:eastAsia="Times New Roman" w:hAnsi="Arial" w:cs="Arial"/>
          <w:iCs/>
          <w:sz w:val="21"/>
          <w:szCs w:val="21"/>
          <w:lang w:val="en-IE"/>
        </w:rPr>
        <w:t xml:space="preserve"> Fragment L2 (referred to as ASYM 140020 in </w:t>
      </w:r>
      <w:proofErr w:type="spellStart"/>
      <w:r w:rsidRPr="004E58B1">
        <w:rPr>
          <w:rFonts w:ascii="Arial" w:eastAsia="Times New Roman" w:hAnsi="Arial" w:cs="Arial"/>
          <w:iCs/>
          <w:sz w:val="21"/>
          <w:szCs w:val="21"/>
          <w:lang w:val="en-IE"/>
        </w:rPr>
        <w:t>Asymchem</w:t>
      </w:r>
      <w:proofErr w:type="spellEnd"/>
      <w:r w:rsidRPr="004E58B1">
        <w:rPr>
          <w:rFonts w:ascii="Arial" w:eastAsia="Times New Roman" w:hAnsi="Arial" w:cs="Arial"/>
          <w:iCs/>
          <w:sz w:val="21"/>
          <w:szCs w:val="21"/>
          <w:lang w:val="en-IE"/>
        </w:rPr>
        <w:t xml:space="preserve">) is an intermediate in the synthesis of </w:t>
      </w:r>
      <w:proofErr w:type="spellStart"/>
      <w:r w:rsidRPr="004E58B1">
        <w:rPr>
          <w:rFonts w:ascii="Arial" w:eastAsia="Times New Roman" w:hAnsi="Arial" w:cs="Arial"/>
          <w:iCs/>
          <w:sz w:val="21"/>
          <w:szCs w:val="21"/>
          <w:lang w:val="en-IE"/>
        </w:rPr>
        <w:t>Eloralintide</w:t>
      </w:r>
      <w:proofErr w:type="spellEnd"/>
      <w:r w:rsidRPr="004E58B1">
        <w:rPr>
          <w:rFonts w:ascii="Arial" w:eastAsia="Times New Roman" w:hAnsi="Arial" w:cs="Arial"/>
          <w:iCs/>
          <w:sz w:val="21"/>
          <w:szCs w:val="21"/>
          <w:lang w:val="en-IE"/>
        </w:rPr>
        <w:t xml:space="preserve"> drug substance. The manufacturing process of </w:t>
      </w:r>
      <w:r w:rsidR="005C654E" w:rsidRPr="00DA3C3F">
        <w:rPr>
          <w:rFonts w:ascii="Arial" w:eastAsia="Times New Roman" w:hAnsi="Arial" w:cs="Arial"/>
          <w:iCs/>
          <w:sz w:val="21"/>
          <w:szCs w:val="21"/>
          <w:lang w:val="en-IE"/>
        </w:rPr>
        <w:t>LSN4182924</w:t>
      </w:r>
      <w:r w:rsidRPr="004E58B1">
        <w:rPr>
          <w:rFonts w:ascii="Arial" w:eastAsia="Times New Roman" w:hAnsi="Arial" w:cs="Arial"/>
          <w:iCs/>
          <w:sz w:val="21"/>
          <w:szCs w:val="21"/>
          <w:lang w:val="en-IE"/>
        </w:rPr>
        <w:t xml:space="preserve"> (ASYM</w:t>
      </w:r>
      <w:r w:rsidRPr="004E58B1">
        <w:rPr>
          <w:rFonts w:ascii="Arial" w:eastAsia="Times New Roman" w:hAnsi="Arial" w:cs="Arial"/>
          <w:iCs/>
          <w:sz w:val="21"/>
          <w:szCs w:val="21"/>
          <w:lang w:val="en-IE"/>
        </w:rPr>
        <w:noBreakHyphen/>
        <w:t>14002</w:t>
      </w:r>
      <w:r w:rsidR="005C654E" w:rsidRPr="004E58B1">
        <w:rPr>
          <w:rFonts w:ascii="Arial" w:eastAsia="Times New Roman" w:hAnsi="Arial" w:cs="Arial"/>
          <w:iCs/>
          <w:sz w:val="21"/>
          <w:szCs w:val="21"/>
          <w:lang w:val="en-IE"/>
        </w:rPr>
        <w:t>0</w:t>
      </w:r>
      <w:r w:rsidRPr="004E58B1">
        <w:rPr>
          <w:rFonts w:ascii="Arial" w:eastAsia="Times New Roman" w:hAnsi="Arial" w:cs="Arial"/>
          <w:iCs/>
          <w:sz w:val="21"/>
          <w:szCs w:val="21"/>
          <w:lang w:val="en-IE"/>
        </w:rPr>
        <w:t xml:space="preserve">) comprises </w:t>
      </w:r>
      <w:r w:rsidR="005C654E" w:rsidRPr="004E58B1">
        <w:rPr>
          <w:rFonts w:ascii="Arial" w:eastAsia="Times New Roman" w:hAnsi="Arial" w:cs="Arial"/>
          <w:iCs/>
          <w:sz w:val="21"/>
          <w:szCs w:val="21"/>
          <w:lang w:val="en-IE"/>
        </w:rPr>
        <w:t>two</w:t>
      </w:r>
      <w:r w:rsidR="005C654E" w:rsidRPr="00E67618">
        <w:rPr>
          <w:rFonts w:ascii="Arial" w:eastAsia="Times New Roman" w:hAnsi="Arial" w:cs="Arial"/>
          <w:iCs/>
          <w:sz w:val="21"/>
          <w:szCs w:val="21"/>
          <w:lang w:val="en-IE"/>
        </w:rPr>
        <w:t xml:space="preserve"> chemical steps: </w:t>
      </w:r>
      <w:r w:rsidRPr="004E58B1">
        <w:rPr>
          <w:rFonts w:ascii="Arial" w:eastAsia="Times New Roman" w:hAnsi="Arial" w:cs="Arial"/>
          <w:iCs/>
          <w:sz w:val="21"/>
          <w:szCs w:val="21"/>
          <w:lang w:val="en-IE"/>
        </w:rPr>
        <w:t>Step 1 performs solid</w:t>
      </w:r>
      <w:r w:rsidRPr="004E58B1">
        <w:rPr>
          <w:rFonts w:ascii="Arial" w:eastAsia="Times New Roman" w:hAnsi="Arial" w:cs="Arial"/>
          <w:iCs/>
          <w:sz w:val="21"/>
          <w:szCs w:val="21"/>
          <w:lang w:val="en-IE"/>
        </w:rPr>
        <w:noBreakHyphen/>
        <w:t>phase peptide synthesis on 2</w:t>
      </w:r>
      <w:r w:rsidRPr="004E58B1">
        <w:rPr>
          <w:rFonts w:ascii="Arial" w:eastAsia="Times New Roman" w:hAnsi="Arial" w:cs="Arial"/>
          <w:iCs/>
          <w:sz w:val="21"/>
          <w:szCs w:val="21"/>
          <w:lang w:val="en-IE"/>
        </w:rPr>
        <w:noBreakHyphen/>
        <w:t>CTC resin through repeated coupling</w:t>
      </w:r>
      <w:r w:rsidRPr="004E58B1">
        <w:rPr>
          <w:rFonts w:ascii="Arial" w:eastAsia="Times New Roman" w:hAnsi="Arial" w:cs="Arial"/>
          <w:iCs/>
          <w:sz w:val="21"/>
          <w:szCs w:val="21"/>
          <w:lang w:val="en-IE"/>
        </w:rPr>
        <w:noBreakHyphen/>
        <w:t>washing</w:t>
      </w:r>
      <w:r w:rsidRPr="004E58B1">
        <w:rPr>
          <w:rFonts w:ascii="Arial" w:eastAsia="Times New Roman" w:hAnsi="Arial" w:cs="Arial"/>
          <w:iCs/>
          <w:sz w:val="21"/>
          <w:szCs w:val="21"/>
          <w:lang w:val="en-IE"/>
        </w:rPr>
        <w:noBreakHyphen/>
      </w:r>
      <w:proofErr w:type="spellStart"/>
      <w:r w:rsidRPr="004E58B1">
        <w:rPr>
          <w:rFonts w:ascii="Arial" w:eastAsia="Times New Roman" w:hAnsi="Arial" w:cs="Arial"/>
          <w:iCs/>
          <w:sz w:val="21"/>
          <w:szCs w:val="21"/>
          <w:lang w:val="en-IE"/>
        </w:rPr>
        <w:t>deprotection</w:t>
      </w:r>
      <w:proofErr w:type="spellEnd"/>
      <w:r w:rsidRPr="004E58B1">
        <w:rPr>
          <w:rFonts w:ascii="Arial" w:eastAsia="Times New Roman" w:hAnsi="Arial" w:cs="Arial"/>
          <w:iCs/>
          <w:sz w:val="21"/>
          <w:szCs w:val="21"/>
          <w:lang w:val="en-IE"/>
        </w:rPr>
        <w:t xml:space="preserve"> cycles, followed by</w:t>
      </w:r>
      <w:r w:rsidR="001B0F27">
        <w:rPr>
          <w:rFonts w:ascii="Arial" w:eastAsia="Times New Roman" w:hAnsi="Arial" w:cs="Arial"/>
          <w:iCs/>
          <w:sz w:val="21"/>
          <w:szCs w:val="21"/>
          <w:lang w:val="en-IE"/>
        </w:rPr>
        <w:t xml:space="preserve"> washing</w:t>
      </w:r>
      <w:r w:rsidRPr="004E58B1">
        <w:rPr>
          <w:rFonts w:ascii="Arial" w:eastAsia="Times New Roman" w:hAnsi="Arial" w:cs="Arial"/>
          <w:iCs/>
          <w:sz w:val="21"/>
          <w:szCs w:val="21"/>
          <w:lang w:val="en-IE"/>
        </w:rPr>
        <w:t xml:space="preserve"> and drying; Step 2 is produced via soft cleavage, neutralization, concentration, washing, precipitation </w:t>
      </w:r>
      <w:r w:rsidR="001B0F27" w:rsidRPr="00E67618">
        <w:rPr>
          <w:rFonts w:ascii="Arial" w:eastAsia="Times New Roman" w:hAnsi="Arial" w:cs="Arial"/>
          <w:iCs/>
          <w:sz w:val="21"/>
          <w:szCs w:val="21"/>
          <w:lang w:val="en-IE"/>
        </w:rPr>
        <w:t>and drying</w:t>
      </w:r>
      <w:r w:rsidR="001B0F27">
        <w:rPr>
          <w:rFonts w:ascii="Arial" w:eastAsia="Times New Roman" w:hAnsi="Arial" w:cs="Arial"/>
          <w:iCs/>
          <w:sz w:val="21"/>
          <w:szCs w:val="21"/>
          <w:lang w:val="en-IE"/>
        </w:rPr>
        <w:t xml:space="preserve"> </w:t>
      </w:r>
      <w:r w:rsidRPr="004E58B1">
        <w:rPr>
          <w:rFonts w:ascii="Arial" w:eastAsia="Times New Roman" w:hAnsi="Arial" w:cs="Arial"/>
          <w:iCs/>
          <w:sz w:val="21"/>
          <w:szCs w:val="21"/>
          <w:lang w:val="en-IE"/>
        </w:rPr>
        <w:t>to yield the product. The SPPS process is the first step of ASYM-14002</w:t>
      </w:r>
      <w:r w:rsidR="001B0F27">
        <w:rPr>
          <w:rFonts w:ascii="Arial" w:eastAsia="Times New Roman" w:hAnsi="Arial" w:cs="Arial"/>
          <w:iCs/>
          <w:sz w:val="21"/>
          <w:szCs w:val="21"/>
          <w:lang w:val="en-IE"/>
        </w:rPr>
        <w:t>0</w:t>
      </w:r>
      <w:r w:rsidRPr="004E58B1">
        <w:rPr>
          <w:rFonts w:ascii="Arial" w:eastAsia="Times New Roman" w:hAnsi="Arial" w:cs="Arial"/>
          <w:iCs/>
          <w:sz w:val="21"/>
          <w:szCs w:val="21"/>
          <w:lang w:val="en-IE"/>
        </w:rPr>
        <w:t xml:space="preserve"> (Lilly code:</w:t>
      </w:r>
      <w:r w:rsidR="001B0F27" w:rsidRPr="00FA486B">
        <w:rPr>
          <w:rFonts w:ascii="Arial" w:eastAsia="Times New Roman" w:hAnsi="Arial" w:cs="Arial"/>
          <w:iCs/>
          <w:sz w:val="21"/>
          <w:szCs w:val="21"/>
          <w:lang w:val="en-IE"/>
        </w:rPr>
        <w:t xml:space="preserve"> </w:t>
      </w:r>
      <w:r w:rsidR="001B0F27" w:rsidRPr="00DA3C3F">
        <w:rPr>
          <w:rFonts w:ascii="Arial" w:eastAsia="Times New Roman" w:hAnsi="Arial" w:cs="Arial"/>
          <w:iCs/>
          <w:sz w:val="21"/>
          <w:szCs w:val="21"/>
          <w:lang w:val="en-IE"/>
        </w:rPr>
        <w:t>LSN4182924</w:t>
      </w:r>
      <w:r w:rsidRPr="004E58B1">
        <w:rPr>
          <w:rFonts w:ascii="Arial" w:eastAsia="Times New Roman" w:hAnsi="Arial" w:cs="Arial"/>
          <w:iCs/>
          <w:sz w:val="21"/>
          <w:szCs w:val="21"/>
          <w:lang w:val="en-IE"/>
        </w:rPr>
        <w:t xml:space="preserve">) preparation. To support commercialization of </w:t>
      </w:r>
      <w:proofErr w:type="spellStart"/>
      <w:r w:rsidRPr="004E58B1">
        <w:rPr>
          <w:rFonts w:ascii="Arial" w:eastAsia="Times New Roman" w:hAnsi="Arial" w:cs="Arial"/>
          <w:iCs/>
          <w:sz w:val="21"/>
          <w:szCs w:val="21"/>
          <w:lang w:val="en-IE"/>
        </w:rPr>
        <w:t>Eloralintide</w:t>
      </w:r>
      <w:proofErr w:type="spellEnd"/>
      <w:r w:rsidRPr="004E58B1">
        <w:rPr>
          <w:rFonts w:ascii="Arial" w:eastAsia="Times New Roman" w:hAnsi="Arial" w:cs="Arial"/>
          <w:iCs/>
          <w:sz w:val="21"/>
          <w:szCs w:val="21"/>
          <w:lang w:val="en-IE"/>
        </w:rPr>
        <w:t xml:space="preserve"> fragment L</w:t>
      </w:r>
      <w:r w:rsidR="001B0F27">
        <w:rPr>
          <w:rFonts w:ascii="Arial" w:eastAsia="Times New Roman" w:hAnsi="Arial" w:cs="Arial"/>
          <w:iCs/>
          <w:sz w:val="21"/>
          <w:szCs w:val="21"/>
          <w:lang w:val="en-IE"/>
        </w:rPr>
        <w:t>2</w:t>
      </w:r>
      <w:r w:rsidR="001B0F27" w:rsidRPr="001B0F27">
        <w:rPr>
          <w:rFonts w:ascii="Arial" w:eastAsia="Times New Roman" w:hAnsi="Arial" w:cs="Arial"/>
          <w:iCs/>
          <w:sz w:val="21"/>
          <w:szCs w:val="21"/>
          <w:lang w:val="en-IE"/>
        </w:rPr>
        <w:t xml:space="preserve"> </w:t>
      </w:r>
      <w:r w:rsidR="001B0F27" w:rsidRPr="00DA3C3F">
        <w:rPr>
          <w:rFonts w:ascii="Arial" w:eastAsia="Times New Roman" w:hAnsi="Arial" w:cs="Arial"/>
          <w:iCs/>
          <w:sz w:val="21"/>
          <w:szCs w:val="21"/>
          <w:lang w:val="en-IE"/>
        </w:rPr>
        <w:t>LSN4182924</w:t>
      </w:r>
      <w:r w:rsidRPr="004E58B1">
        <w:rPr>
          <w:rFonts w:ascii="Arial" w:eastAsia="Times New Roman" w:hAnsi="Arial" w:cs="Arial"/>
          <w:iCs/>
          <w:sz w:val="21"/>
          <w:szCs w:val="21"/>
          <w:lang w:val="en-IE"/>
        </w:rPr>
        <w:t>/ CPo14002</w:t>
      </w:r>
      <w:r w:rsidR="001B0F27">
        <w:rPr>
          <w:rFonts w:ascii="Arial" w:eastAsia="Times New Roman" w:hAnsi="Arial" w:cs="Arial"/>
          <w:iCs/>
          <w:sz w:val="21"/>
          <w:szCs w:val="21"/>
          <w:lang w:val="en-IE"/>
        </w:rPr>
        <w:t>0</w:t>
      </w:r>
      <w:r w:rsidRPr="004E58B1">
        <w:rPr>
          <w:rFonts w:ascii="Arial" w:eastAsia="Times New Roman" w:hAnsi="Arial" w:cs="Arial"/>
          <w:iCs/>
          <w:sz w:val="21"/>
          <w:szCs w:val="21"/>
          <w:lang w:val="en-IE"/>
        </w:rPr>
        <w:t xml:space="preserve">-03 manufacturing process, it is proposed to conduct process performance qualification (PPQ) for </w:t>
      </w:r>
      <w:r w:rsidR="001B0F27" w:rsidRPr="00DA3C3F">
        <w:rPr>
          <w:rFonts w:ascii="Arial" w:eastAsia="Times New Roman" w:hAnsi="Arial" w:cs="Arial"/>
          <w:iCs/>
          <w:sz w:val="21"/>
          <w:szCs w:val="21"/>
          <w:lang w:val="en-IE"/>
        </w:rPr>
        <w:t>LSN4182924</w:t>
      </w:r>
      <w:r w:rsidR="00E2283F" w:rsidRPr="008156C8">
        <w:rPr>
          <w:rFonts w:ascii="Arial" w:eastAsia="Times New Roman" w:hAnsi="Arial" w:cs="Arial"/>
          <w:iCs/>
          <w:sz w:val="21"/>
          <w:szCs w:val="21"/>
          <w:lang w:val="en-IE"/>
        </w:rPr>
        <w:t>/</w:t>
      </w:r>
      <w:r w:rsidRPr="004E58B1">
        <w:rPr>
          <w:rFonts w:ascii="Arial" w:eastAsia="Times New Roman" w:hAnsi="Arial" w:cs="Arial"/>
          <w:iCs/>
          <w:sz w:val="21"/>
          <w:szCs w:val="21"/>
          <w:lang w:val="en-IE"/>
        </w:rPr>
        <w:t>CPo14002</w:t>
      </w:r>
      <w:r w:rsidR="001B0F27">
        <w:rPr>
          <w:rFonts w:ascii="Arial" w:eastAsia="Times New Roman" w:hAnsi="Arial" w:cs="Arial"/>
          <w:iCs/>
          <w:sz w:val="21"/>
          <w:szCs w:val="21"/>
          <w:lang w:val="en-IE"/>
        </w:rPr>
        <w:t>0</w:t>
      </w:r>
      <w:r w:rsidRPr="004E58B1">
        <w:rPr>
          <w:rFonts w:ascii="Arial" w:eastAsia="Times New Roman" w:hAnsi="Arial" w:cs="Arial"/>
          <w:iCs/>
          <w:sz w:val="21"/>
          <w:szCs w:val="21"/>
          <w:lang w:val="en-IE"/>
        </w:rPr>
        <w:t>-03 manufacturing process in campaign CPo14002</w:t>
      </w:r>
      <w:r w:rsidR="001B0F27">
        <w:rPr>
          <w:rFonts w:ascii="Arial" w:eastAsia="Times New Roman" w:hAnsi="Arial" w:cs="Arial"/>
          <w:iCs/>
          <w:sz w:val="21"/>
          <w:szCs w:val="21"/>
          <w:lang w:val="en-IE"/>
        </w:rPr>
        <w:t>0</w:t>
      </w:r>
      <w:r w:rsidRPr="004E58B1">
        <w:rPr>
          <w:rFonts w:ascii="Arial" w:eastAsia="Times New Roman" w:hAnsi="Arial" w:cs="Arial"/>
          <w:iCs/>
          <w:sz w:val="21"/>
          <w:szCs w:val="21"/>
          <w:lang w:val="en-IE"/>
        </w:rPr>
        <w:t xml:space="preserve">-03 at </w:t>
      </w:r>
      <w:proofErr w:type="spellStart"/>
      <w:r w:rsidRPr="004E58B1">
        <w:rPr>
          <w:rFonts w:ascii="Arial" w:eastAsia="Times New Roman" w:hAnsi="Arial" w:cs="Arial"/>
          <w:iCs/>
          <w:sz w:val="21"/>
          <w:szCs w:val="21"/>
          <w:lang w:val="en-IE"/>
        </w:rPr>
        <w:t>Asymchem</w:t>
      </w:r>
      <w:proofErr w:type="spellEnd"/>
      <w:r w:rsidRPr="004E58B1">
        <w:rPr>
          <w:rFonts w:ascii="Arial" w:eastAsia="Times New Roman" w:hAnsi="Arial" w:cs="Arial"/>
          <w:iCs/>
          <w:sz w:val="21"/>
          <w:szCs w:val="21"/>
          <w:lang w:val="en-IE"/>
        </w:rPr>
        <w:t xml:space="preserve"> Life Science (Tianjin) </w:t>
      </w:r>
      <w:proofErr w:type="spellStart"/>
      <w:proofErr w:type="gramStart"/>
      <w:r w:rsidRPr="004E58B1">
        <w:rPr>
          <w:rFonts w:ascii="Arial" w:eastAsia="Times New Roman" w:hAnsi="Arial" w:cs="Arial"/>
          <w:iCs/>
          <w:sz w:val="21"/>
          <w:szCs w:val="21"/>
          <w:lang w:val="en-IE"/>
        </w:rPr>
        <w:t>Co.,Ltd</w:t>
      </w:r>
      <w:proofErr w:type="spellEnd"/>
      <w:r w:rsidRPr="004E58B1">
        <w:rPr>
          <w:rFonts w:ascii="Arial" w:eastAsia="Times New Roman" w:hAnsi="Arial" w:cs="Arial"/>
          <w:iCs/>
          <w:sz w:val="21"/>
          <w:szCs w:val="21"/>
          <w:lang w:val="en-IE"/>
        </w:rPr>
        <w:t>.</w:t>
      </w:r>
      <w:proofErr w:type="gramEnd"/>
      <w:r w:rsidRPr="004E58B1">
        <w:rPr>
          <w:rFonts w:ascii="Arial" w:eastAsia="Times New Roman" w:hAnsi="Arial" w:cs="Arial"/>
          <w:iCs/>
          <w:sz w:val="21"/>
          <w:szCs w:val="21"/>
          <w:lang w:val="en-IE"/>
        </w:rPr>
        <w:t xml:space="preserve"> (No. 265, South Avenue, </w:t>
      </w:r>
      <w:proofErr w:type="spellStart"/>
      <w:r w:rsidRPr="004E58B1">
        <w:rPr>
          <w:rFonts w:ascii="Arial" w:eastAsia="Times New Roman" w:hAnsi="Arial" w:cs="Arial"/>
          <w:iCs/>
          <w:sz w:val="21"/>
          <w:szCs w:val="21"/>
          <w:lang w:val="en-IE"/>
        </w:rPr>
        <w:t>Binhai</w:t>
      </w:r>
      <w:proofErr w:type="spellEnd"/>
      <w:r w:rsidRPr="004E58B1">
        <w:rPr>
          <w:rFonts w:ascii="Arial" w:eastAsia="Times New Roman" w:hAnsi="Arial" w:cs="Arial"/>
          <w:iCs/>
          <w:sz w:val="21"/>
          <w:szCs w:val="21"/>
          <w:lang w:val="en-IE"/>
        </w:rPr>
        <w:t xml:space="preserve"> New Area TEDA. (No. 265, South Avenue, </w:t>
      </w:r>
      <w:proofErr w:type="spellStart"/>
      <w:r w:rsidRPr="004E58B1">
        <w:rPr>
          <w:rFonts w:ascii="Arial" w:eastAsia="Times New Roman" w:hAnsi="Arial" w:cs="Arial"/>
          <w:iCs/>
          <w:sz w:val="21"/>
          <w:szCs w:val="21"/>
          <w:lang w:val="en-IE"/>
        </w:rPr>
        <w:t>Binhai</w:t>
      </w:r>
      <w:proofErr w:type="spellEnd"/>
      <w:r w:rsidRPr="004E58B1">
        <w:rPr>
          <w:rFonts w:ascii="Arial" w:eastAsia="Times New Roman" w:hAnsi="Arial" w:cs="Arial"/>
          <w:iCs/>
          <w:sz w:val="21"/>
          <w:szCs w:val="21"/>
          <w:lang w:val="en-IE"/>
        </w:rPr>
        <w:t xml:space="preserve"> New Area TEDA, Tianjin, China; hereinafter referred to as TJ4). The PPQ production is scheduled from October 2026 at TJ4. Three PPQ batches of </w:t>
      </w:r>
      <w:del w:id="6" w:author="Johan Granander" w:date="2026-10-27T18:56:00Z">
        <w:r w:rsidRPr="004E58B1" w:rsidDel="00E94E4E">
          <w:rPr>
            <w:rFonts w:ascii="Arial" w:eastAsia="Times New Roman" w:hAnsi="Arial" w:cs="Arial"/>
            <w:iCs/>
            <w:sz w:val="21"/>
            <w:szCs w:val="21"/>
            <w:lang w:val="en-IE"/>
          </w:rPr>
          <w:delText>step 1</w:delText>
        </w:r>
      </w:del>
      <w:ins w:id="7" w:author="Johan Granander" w:date="2026-10-27T18:56:00Z">
        <w:r w:rsidR="00E94E4E">
          <w:rPr>
            <w:rFonts w:ascii="Arial" w:eastAsia="Times New Roman" w:hAnsi="Arial" w:cs="Arial"/>
            <w:iCs/>
            <w:sz w:val="21"/>
            <w:szCs w:val="21"/>
            <w:lang w:val="en-IE"/>
          </w:rPr>
          <w:t>Step 1</w:t>
        </w:r>
      </w:ins>
      <w:r w:rsidRPr="004E58B1">
        <w:rPr>
          <w:rFonts w:ascii="Arial" w:eastAsia="Times New Roman" w:hAnsi="Arial" w:cs="Arial"/>
          <w:iCs/>
          <w:sz w:val="21"/>
          <w:szCs w:val="21"/>
          <w:lang w:val="en-IE"/>
        </w:rPr>
        <w:t xml:space="preserve"> will be manufactured, followed by subsequent commercial batches. The purpose of this FMEA is to document the science and risk-based approach applied to assess batch execution of ASYM-14</w:t>
      </w:r>
      <w:r w:rsidR="001B0F27">
        <w:rPr>
          <w:rFonts w:ascii="Arial" w:eastAsia="Times New Roman" w:hAnsi="Arial" w:cs="Arial"/>
          <w:iCs/>
          <w:sz w:val="21"/>
          <w:szCs w:val="21"/>
          <w:lang w:val="en-IE"/>
        </w:rPr>
        <w:t xml:space="preserve">1366 </w:t>
      </w:r>
      <w:r w:rsidRPr="004E58B1">
        <w:rPr>
          <w:rFonts w:ascii="Arial" w:eastAsia="Times New Roman" w:hAnsi="Arial" w:cs="Arial"/>
          <w:iCs/>
          <w:sz w:val="21"/>
          <w:szCs w:val="21"/>
          <w:lang w:val="en-IE"/>
        </w:rPr>
        <w:t>following the Master Operation Record (MOR #: MOR-TJ414002</w:t>
      </w:r>
      <w:r w:rsidR="001B0F27">
        <w:rPr>
          <w:rFonts w:ascii="Arial" w:eastAsia="Times New Roman" w:hAnsi="Arial" w:cs="Arial"/>
          <w:iCs/>
          <w:sz w:val="21"/>
          <w:szCs w:val="21"/>
          <w:lang w:val="en-IE"/>
        </w:rPr>
        <w:t>0</w:t>
      </w:r>
      <w:r w:rsidRPr="004E58B1">
        <w:rPr>
          <w:rFonts w:ascii="Arial" w:eastAsia="Times New Roman" w:hAnsi="Arial" w:cs="Arial"/>
          <w:iCs/>
          <w:sz w:val="21"/>
          <w:szCs w:val="21"/>
          <w:lang w:val="en-IE"/>
        </w:rPr>
        <w:t>01.04). The FMEA identifies the risk level for each potential failure mode and develops a risk reduction plan for high-risk scenarios.</w:t>
      </w:r>
    </w:p>
    <w:p w14:paraId="65231C79" w14:textId="4DF4EE33" w:rsidR="00052A93" w:rsidRDefault="00052A93" w:rsidP="00052A93">
      <w:pPr>
        <w:pStyle w:val="2"/>
        <w:spacing w:before="120" w:after="120" w:line="240" w:lineRule="exact"/>
        <w:rPr>
          <w:rFonts w:ascii="Arial" w:eastAsia="Times New Roman" w:hAnsi="Arial" w:cs="Arial"/>
          <w:sz w:val="24"/>
          <w:szCs w:val="24"/>
          <w:lang w:val="en-IE"/>
        </w:rPr>
      </w:pPr>
      <w:bookmarkStart w:id="8" w:name="_Toc228526083"/>
      <w:bookmarkStart w:id="9" w:name="_Toc236397862"/>
      <w:r w:rsidRPr="00DA3C3F">
        <w:rPr>
          <w:rFonts w:ascii="Arial" w:eastAsia="Times New Roman" w:hAnsi="Arial" w:cs="Arial"/>
          <w:sz w:val="24"/>
          <w:szCs w:val="24"/>
          <w:lang w:val="en-IE"/>
        </w:rPr>
        <w:t>1.2 Risk Assessment Scope</w:t>
      </w:r>
      <w:bookmarkEnd w:id="8"/>
      <w:bookmarkEnd w:id="9"/>
      <w:r w:rsidRPr="00DA3C3F">
        <w:rPr>
          <w:rFonts w:ascii="Arial" w:eastAsia="Times New Roman" w:hAnsi="Arial" w:cs="Arial"/>
          <w:sz w:val="24"/>
          <w:szCs w:val="24"/>
          <w:lang w:val="en-IE"/>
        </w:rPr>
        <w:t> </w:t>
      </w:r>
    </w:p>
    <w:p w14:paraId="7BAEC317" w14:textId="54506F35" w:rsidR="00E67618" w:rsidRPr="004E58B1" w:rsidRDefault="00E67618" w:rsidP="00E67618">
      <w:pPr>
        <w:spacing w:after="0" w:line="360" w:lineRule="auto"/>
        <w:jc w:val="both"/>
        <w:textAlignment w:val="baseline"/>
        <w:rPr>
          <w:rFonts w:ascii="Arial" w:eastAsia="Times New Roman" w:hAnsi="Arial" w:cs="Arial"/>
          <w:iCs/>
          <w:sz w:val="21"/>
          <w:szCs w:val="21"/>
          <w:lang w:val="en-IE"/>
        </w:rPr>
      </w:pPr>
      <w:r w:rsidRPr="004E58B1">
        <w:rPr>
          <w:rFonts w:ascii="Arial" w:eastAsia="Times New Roman" w:hAnsi="Arial" w:cs="Arial"/>
          <w:iCs/>
          <w:sz w:val="21"/>
          <w:szCs w:val="21"/>
          <w:lang w:val="en-IE"/>
        </w:rPr>
        <w:t>This FMEA is applicable to the commercial manufacturing process of ASYM-14</w:t>
      </w:r>
      <w:r w:rsidR="00F21316" w:rsidRPr="004E58B1">
        <w:rPr>
          <w:rFonts w:ascii="Arial" w:eastAsia="Times New Roman" w:hAnsi="Arial" w:cs="Arial"/>
          <w:iCs/>
          <w:sz w:val="21"/>
          <w:szCs w:val="21"/>
          <w:lang w:val="en-IE"/>
        </w:rPr>
        <w:t>1366</w:t>
      </w:r>
      <w:r w:rsidRPr="004E58B1">
        <w:rPr>
          <w:rFonts w:ascii="Arial" w:eastAsia="Times New Roman" w:hAnsi="Arial" w:cs="Arial"/>
          <w:iCs/>
          <w:sz w:val="21"/>
          <w:szCs w:val="21"/>
          <w:lang w:val="en-IE"/>
        </w:rPr>
        <w:t xml:space="preserve"> at </w:t>
      </w:r>
      <w:proofErr w:type="spellStart"/>
      <w:r w:rsidRPr="004E58B1">
        <w:rPr>
          <w:rFonts w:ascii="Arial" w:eastAsia="Times New Roman" w:hAnsi="Arial" w:cs="Arial"/>
          <w:iCs/>
          <w:sz w:val="21"/>
          <w:szCs w:val="21"/>
          <w:lang w:val="en-IE"/>
        </w:rPr>
        <w:t>Asymchem</w:t>
      </w:r>
      <w:proofErr w:type="spellEnd"/>
      <w:r w:rsidRPr="004E58B1">
        <w:rPr>
          <w:rFonts w:ascii="Arial" w:eastAsia="Times New Roman" w:hAnsi="Arial" w:cs="Arial"/>
          <w:iCs/>
          <w:sz w:val="21"/>
          <w:szCs w:val="21"/>
          <w:lang w:val="en-IE"/>
        </w:rPr>
        <w:t xml:space="preserve"> TJ4 site. It covers all process unit operations from RSMs/resin/reagent loading through to final packaging as defined in the MBR. Equipment qualification, computer system validation, analytical method </w:t>
      </w:r>
      <w:proofErr w:type="gramStart"/>
      <w:r w:rsidRPr="004E58B1">
        <w:rPr>
          <w:rFonts w:ascii="Arial" w:eastAsia="Times New Roman" w:hAnsi="Arial" w:cs="Arial"/>
          <w:iCs/>
          <w:sz w:val="21"/>
          <w:szCs w:val="21"/>
          <w:lang w:val="en-IE"/>
        </w:rPr>
        <w:t>transfer</w:t>
      </w:r>
      <w:proofErr w:type="gramEnd"/>
      <w:r w:rsidRPr="004E58B1">
        <w:rPr>
          <w:rFonts w:ascii="Arial" w:eastAsia="Times New Roman" w:hAnsi="Arial" w:cs="Arial"/>
          <w:iCs/>
          <w:sz w:val="21"/>
          <w:szCs w:val="21"/>
          <w:lang w:val="en-IE"/>
        </w:rPr>
        <w:t xml:space="preserve"> and cleaning validation are addressed in separate documents and are not within the scope of this FMEA.</w:t>
      </w:r>
    </w:p>
    <w:p w14:paraId="7A7F4FB3" w14:textId="77777777" w:rsidR="00E67618" w:rsidRPr="004E58B1" w:rsidRDefault="00E67618" w:rsidP="00E67618">
      <w:pPr>
        <w:spacing w:after="0" w:line="360" w:lineRule="auto"/>
        <w:textAlignment w:val="baseline"/>
        <w:rPr>
          <w:rFonts w:ascii="Arial" w:eastAsia="Times New Roman" w:hAnsi="Arial" w:cs="Arial"/>
          <w:iCs/>
          <w:sz w:val="21"/>
          <w:szCs w:val="21"/>
          <w:lang w:val="en-IE"/>
        </w:rPr>
      </w:pPr>
      <w:r w:rsidRPr="004E58B1">
        <w:rPr>
          <w:rFonts w:ascii="Arial" w:eastAsia="Times New Roman" w:hAnsi="Arial" w:cs="Arial"/>
          <w:iCs/>
          <w:sz w:val="21"/>
          <w:szCs w:val="21"/>
          <w:lang w:val="en-IE"/>
        </w:rPr>
        <w:t>This FMEA connects process failure modes directly to product quality. It is intended as a living document and will be reviewed and updated following significant process changes, deviations. </w:t>
      </w:r>
    </w:p>
    <w:p w14:paraId="2E13FF46" w14:textId="1E416AAB" w:rsidR="00052A93" w:rsidRPr="00DA3C3F" w:rsidRDefault="00052A93" w:rsidP="00052A93">
      <w:pPr>
        <w:pStyle w:val="2"/>
        <w:spacing w:before="120" w:after="120" w:line="240" w:lineRule="exact"/>
        <w:rPr>
          <w:rFonts w:ascii="Arial" w:eastAsia="Times New Roman" w:hAnsi="Arial" w:cs="Arial"/>
          <w:sz w:val="24"/>
          <w:szCs w:val="24"/>
          <w:lang w:val="en-IE"/>
        </w:rPr>
      </w:pPr>
      <w:bookmarkStart w:id="10" w:name="_Toc228526084"/>
      <w:bookmarkStart w:id="11" w:name="_Toc236397863"/>
      <w:r w:rsidRPr="00DA3C3F">
        <w:rPr>
          <w:rFonts w:ascii="Arial" w:eastAsia="Times New Roman" w:hAnsi="Arial" w:cs="Arial"/>
          <w:sz w:val="24"/>
          <w:szCs w:val="24"/>
          <w:lang w:val="en-IE"/>
        </w:rPr>
        <w:t>1.3 FMEA Objectives</w:t>
      </w:r>
      <w:bookmarkEnd w:id="10"/>
      <w:bookmarkEnd w:id="11"/>
      <w:r w:rsidRPr="00DA3C3F">
        <w:rPr>
          <w:rFonts w:ascii="Arial" w:eastAsia="Times New Roman" w:hAnsi="Arial" w:cs="Arial"/>
          <w:sz w:val="24"/>
          <w:szCs w:val="24"/>
          <w:lang w:val="en-IE"/>
        </w:rPr>
        <w:t> </w:t>
      </w:r>
    </w:p>
    <w:p w14:paraId="5034E91C" w14:textId="77777777" w:rsidR="00052A93" w:rsidRPr="00DA3C3F" w:rsidRDefault="00052A93" w:rsidP="00F05D28">
      <w:pPr>
        <w:pStyle w:val="a7"/>
        <w:numPr>
          <w:ilvl w:val="0"/>
          <w:numId w:val="6"/>
        </w:numPr>
        <w:spacing w:beforeLines="50" w:before="120" w:line="300" w:lineRule="auto"/>
        <w:ind w:left="714" w:firstLineChars="0" w:hanging="357"/>
        <w:jc w:val="both"/>
        <w:textAlignment w:val="baseline"/>
        <w:rPr>
          <w:rFonts w:eastAsia="Times New Roman"/>
          <w:color w:val="auto"/>
        </w:rPr>
      </w:pPr>
      <w:r w:rsidRPr="00DA3C3F">
        <w:rPr>
          <w:rFonts w:eastAsia="Times New Roman"/>
          <w:color w:val="auto"/>
          <w:szCs w:val="21"/>
          <w:lang w:val="en-IE"/>
        </w:rPr>
        <w:t>Identify all potential failure modes in the manufacturing process that could impact product quality.</w:t>
      </w:r>
    </w:p>
    <w:p w14:paraId="18DFB85B" w14:textId="77777777" w:rsidR="00052A93" w:rsidRPr="00DA3C3F" w:rsidRDefault="00052A93" w:rsidP="00F05D28">
      <w:pPr>
        <w:pStyle w:val="a7"/>
        <w:numPr>
          <w:ilvl w:val="0"/>
          <w:numId w:val="6"/>
        </w:numPr>
        <w:spacing w:beforeLines="50" w:before="120" w:line="300" w:lineRule="auto"/>
        <w:ind w:left="714" w:firstLineChars="0" w:hanging="357"/>
        <w:jc w:val="both"/>
        <w:textAlignment w:val="baseline"/>
        <w:rPr>
          <w:rFonts w:eastAsia="Times New Roman"/>
          <w:color w:val="auto"/>
          <w:szCs w:val="21"/>
          <w:lang w:val="en-IE"/>
        </w:rPr>
      </w:pPr>
      <w:r w:rsidRPr="00DA3C3F">
        <w:rPr>
          <w:rFonts w:eastAsia="Times New Roman"/>
          <w:color w:val="auto"/>
          <w:szCs w:val="21"/>
          <w:lang w:val="en-IE"/>
        </w:rPr>
        <w:t>Assess the severity of potential harm, probability of occurrence, and probability of detection for each failure mode.</w:t>
      </w:r>
    </w:p>
    <w:p w14:paraId="59B04516" w14:textId="77777777" w:rsidR="00052A93" w:rsidRPr="00DA3C3F" w:rsidRDefault="00052A93" w:rsidP="00F05D28">
      <w:pPr>
        <w:pStyle w:val="a7"/>
        <w:numPr>
          <w:ilvl w:val="0"/>
          <w:numId w:val="6"/>
        </w:numPr>
        <w:spacing w:beforeLines="50" w:before="120" w:line="300" w:lineRule="auto"/>
        <w:ind w:left="714" w:firstLineChars="0" w:hanging="357"/>
        <w:jc w:val="both"/>
        <w:textAlignment w:val="baseline"/>
        <w:rPr>
          <w:rFonts w:eastAsia="Times New Roman"/>
          <w:color w:val="auto"/>
          <w:szCs w:val="21"/>
          <w:lang w:val="en-IE"/>
        </w:rPr>
      </w:pPr>
      <w:r w:rsidRPr="00DA3C3F">
        <w:rPr>
          <w:rFonts w:eastAsia="Times New Roman"/>
          <w:color w:val="auto"/>
          <w:szCs w:val="21"/>
          <w:lang w:val="en-IE"/>
        </w:rPr>
        <w:t>Assign a risk level (High / Medium / Low) using the scoring matrix defined. </w:t>
      </w:r>
    </w:p>
    <w:p w14:paraId="5A574883" w14:textId="77573BAE" w:rsidR="00052A93" w:rsidRPr="00DA3C3F" w:rsidRDefault="00052A93" w:rsidP="00F05D28">
      <w:pPr>
        <w:pStyle w:val="a7"/>
        <w:numPr>
          <w:ilvl w:val="0"/>
          <w:numId w:val="6"/>
        </w:numPr>
        <w:spacing w:beforeLines="50" w:before="120" w:line="300" w:lineRule="auto"/>
        <w:ind w:left="714" w:firstLineChars="0" w:hanging="357"/>
        <w:jc w:val="both"/>
        <w:textAlignment w:val="baseline"/>
        <w:rPr>
          <w:rFonts w:eastAsia="Times New Roman"/>
          <w:color w:val="auto"/>
          <w:szCs w:val="21"/>
          <w:lang w:val="en-IE"/>
        </w:rPr>
      </w:pPr>
      <w:r w:rsidRPr="00DA3C3F">
        <w:rPr>
          <w:rFonts w:eastAsia="Times New Roman"/>
          <w:color w:val="auto"/>
          <w:szCs w:val="21"/>
          <w:lang w:val="en-IE"/>
        </w:rPr>
        <w:t>Identify and assign mitigation actions for all </w:t>
      </w:r>
      <w:r w:rsidR="00852099" w:rsidRPr="00DA3C3F">
        <w:rPr>
          <w:rFonts w:eastAsia="Times New Roman"/>
          <w:color w:val="auto"/>
          <w:szCs w:val="21"/>
          <w:lang w:val="en-IE"/>
        </w:rPr>
        <w:t>High-risk</w:t>
      </w:r>
      <w:r w:rsidRPr="00DA3C3F">
        <w:rPr>
          <w:rFonts w:eastAsia="Times New Roman"/>
          <w:color w:val="auto"/>
          <w:szCs w:val="21"/>
          <w:lang w:val="en-IE"/>
        </w:rPr>
        <w:t> items; document rationale for accepting Medium risk items where mitigation is not implemented.</w:t>
      </w:r>
    </w:p>
    <w:p w14:paraId="6185BC87" w14:textId="758DED02" w:rsidR="00052A93" w:rsidRPr="00DA3C3F" w:rsidRDefault="00052A93" w:rsidP="00F05D28">
      <w:pPr>
        <w:pStyle w:val="a7"/>
        <w:numPr>
          <w:ilvl w:val="0"/>
          <w:numId w:val="6"/>
        </w:numPr>
        <w:spacing w:beforeLines="50" w:before="120" w:line="300" w:lineRule="auto"/>
        <w:ind w:left="714" w:firstLineChars="0" w:hanging="357"/>
        <w:jc w:val="both"/>
        <w:textAlignment w:val="baseline"/>
        <w:rPr>
          <w:rFonts w:eastAsia="Times New Roman"/>
          <w:color w:val="auto"/>
          <w:szCs w:val="21"/>
          <w:lang w:val="en-IE"/>
        </w:rPr>
      </w:pPr>
      <w:r w:rsidRPr="00DA3C3F">
        <w:rPr>
          <w:rFonts w:eastAsia="Times New Roman"/>
          <w:color w:val="auto"/>
          <w:szCs w:val="21"/>
          <w:lang w:val="en-IE"/>
        </w:rPr>
        <w:lastRenderedPageBreak/>
        <w:t>Provide a risk summary that can be used to prioritise pre-commercialisation activities and ongoing monitoring.</w:t>
      </w:r>
    </w:p>
    <w:p w14:paraId="7B6D3557" w14:textId="2B1E7848" w:rsidR="00593965" w:rsidRPr="00DA3C3F" w:rsidRDefault="00593965" w:rsidP="00593965">
      <w:pPr>
        <w:pStyle w:val="2"/>
        <w:spacing w:before="120" w:after="120" w:line="240" w:lineRule="exact"/>
        <w:rPr>
          <w:rFonts w:ascii="Arial" w:eastAsia="Times New Roman" w:hAnsi="Arial" w:cs="Arial"/>
          <w:sz w:val="24"/>
          <w:szCs w:val="24"/>
          <w:lang w:val="en-IE"/>
        </w:rPr>
      </w:pPr>
      <w:bookmarkStart w:id="12" w:name="_Toc228526085"/>
      <w:bookmarkStart w:id="13" w:name="_Toc236397864"/>
      <w:r w:rsidRPr="00DA3C3F">
        <w:rPr>
          <w:rFonts w:ascii="Arial" w:eastAsia="Times New Roman" w:hAnsi="Arial" w:cs="Arial"/>
          <w:sz w:val="24"/>
          <w:szCs w:val="24"/>
          <w:lang w:val="en-IE"/>
        </w:rPr>
        <w:t>1.4 Abbreviations and Definitions</w:t>
      </w:r>
      <w:bookmarkEnd w:id="12"/>
      <w:bookmarkEnd w:id="13"/>
      <w:r w:rsidRPr="00DA3C3F">
        <w:rPr>
          <w:rFonts w:ascii="Arial" w:eastAsia="Times New Roman" w:hAnsi="Arial" w:cs="Arial"/>
          <w:sz w:val="24"/>
          <w:szCs w:val="24"/>
          <w:lang w:val="en-IE"/>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4"/>
        <w:gridCol w:w="7808"/>
      </w:tblGrid>
      <w:tr w:rsidR="00593965" w:rsidRPr="00350341" w14:paraId="1AEA879B" w14:textId="77777777" w:rsidTr="00221579">
        <w:trPr>
          <w:trHeight w:val="420"/>
          <w:tblHeader/>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C14C07A" w14:textId="77777777" w:rsidR="00593965" w:rsidRPr="00221579" w:rsidRDefault="00593965" w:rsidP="000B1EA2">
            <w:pPr>
              <w:spacing w:after="0" w:line="240" w:lineRule="auto"/>
              <w:jc w:val="center"/>
              <w:textAlignment w:val="baseline"/>
              <w:rPr>
                <w:rFonts w:ascii="Arial" w:eastAsia="Times New Roman" w:hAnsi="Arial" w:cs="Arial"/>
                <w:color w:val="FFFFFF" w:themeColor="background1"/>
                <w:sz w:val="20"/>
                <w:szCs w:val="20"/>
              </w:rPr>
            </w:pPr>
            <w:r w:rsidRPr="00221579">
              <w:rPr>
                <w:rFonts w:ascii="Arial" w:eastAsia="Times New Roman" w:hAnsi="Arial" w:cs="Arial"/>
                <w:b/>
                <w:bCs/>
                <w:color w:val="FFFFFF" w:themeColor="background1"/>
                <w:sz w:val="20"/>
                <w:szCs w:val="20"/>
                <w:lang w:val="en-IE"/>
              </w:rPr>
              <w:t>Abbreviation</w:t>
            </w:r>
            <w:r w:rsidRPr="00221579">
              <w:rPr>
                <w:rFonts w:ascii="Arial" w:eastAsia="Times New Roman" w:hAnsi="Arial" w:cs="Arial"/>
                <w:color w:val="FFFFFF" w:themeColor="background1"/>
                <w:sz w:val="20"/>
                <w:szCs w:val="20"/>
              </w:rPr>
              <w:t> </w:t>
            </w:r>
          </w:p>
        </w:tc>
        <w:tc>
          <w:tcPr>
            <w:tcW w:w="3834"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328AFBC" w14:textId="77777777" w:rsidR="00593965" w:rsidRPr="00221579" w:rsidRDefault="00593965" w:rsidP="000B1EA2">
            <w:pPr>
              <w:spacing w:after="0" w:line="240" w:lineRule="auto"/>
              <w:jc w:val="center"/>
              <w:textAlignment w:val="baseline"/>
              <w:rPr>
                <w:rFonts w:ascii="Arial" w:eastAsia="Times New Roman" w:hAnsi="Arial" w:cs="Arial"/>
                <w:color w:val="FFFFFF" w:themeColor="background1"/>
                <w:sz w:val="20"/>
                <w:szCs w:val="20"/>
              </w:rPr>
            </w:pPr>
            <w:r w:rsidRPr="00221579">
              <w:rPr>
                <w:rFonts w:ascii="Arial" w:eastAsia="Times New Roman" w:hAnsi="Arial" w:cs="Arial"/>
                <w:b/>
                <w:bCs/>
                <w:color w:val="FFFFFF" w:themeColor="background1"/>
                <w:sz w:val="20"/>
                <w:szCs w:val="20"/>
                <w:lang w:val="en-IE"/>
              </w:rPr>
              <w:t>Definition</w:t>
            </w:r>
            <w:r w:rsidRPr="00221579">
              <w:rPr>
                <w:rFonts w:ascii="Arial" w:eastAsia="Times New Roman" w:hAnsi="Arial" w:cs="Arial"/>
                <w:color w:val="FFFFFF" w:themeColor="background1"/>
                <w:sz w:val="20"/>
                <w:szCs w:val="20"/>
              </w:rPr>
              <w:t> </w:t>
            </w:r>
          </w:p>
        </w:tc>
      </w:tr>
      <w:tr w:rsidR="00DA3C3F" w:rsidRPr="00350341" w14:paraId="7C7D41D5"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26103A6" w14:textId="6D448D03" w:rsidR="00593965" w:rsidRPr="00221579" w:rsidRDefault="00593965" w:rsidP="00593965">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API</w:t>
            </w:r>
          </w:p>
        </w:tc>
        <w:tc>
          <w:tcPr>
            <w:tcW w:w="3834"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ED5D5F0" w14:textId="58EFA914"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Active Pharmaceutical Ingredient</w:t>
            </w:r>
          </w:p>
        </w:tc>
      </w:tr>
      <w:tr w:rsidR="00DA3C3F" w:rsidRPr="00350341" w14:paraId="5B62A877"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C538CED" w14:textId="79E2A82B" w:rsidR="00593965" w:rsidRPr="00221579" w:rsidRDefault="00593965" w:rsidP="00593965">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CQA</w:t>
            </w:r>
          </w:p>
        </w:tc>
        <w:tc>
          <w:tcPr>
            <w:tcW w:w="3834"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C524660" w14:textId="7D365973"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Critical Quality Attribute</w:t>
            </w:r>
          </w:p>
        </w:tc>
      </w:tr>
      <w:tr w:rsidR="00DA3C3F" w:rsidRPr="00350341" w14:paraId="1A5D232B"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2E5C408" w14:textId="075A7209" w:rsidR="00593965" w:rsidRPr="00221579" w:rsidRDefault="00593965"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CPP</w:t>
            </w:r>
          </w:p>
        </w:tc>
        <w:tc>
          <w:tcPr>
            <w:tcW w:w="3834"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39E48D6" w14:textId="29129447"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Critical Process Parameter</w:t>
            </w:r>
          </w:p>
        </w:tc>
      </w:tr>
      <w:tr w:rsidR="00F21316" w:rsidRPr="00350341" w14:paraId="180911A6"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4398221" w14:textId="4BD641D2" w:rsidR="00F21316" w:rsidRPr="00221579" w:rsidRDefault="00F21316" w:rsidP="00F21316">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CM</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D42000E" w14:textId="75A7FEEF" w:rsidR="00F21316" w:rsidRPr="00221579" w:rsidRDefault="00F21316"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Contract Manufacturer</w:t>
            </w:r>
          </w:p>
        </w:tc>
      </w:tr>
      <w:tr w:rsidR="00DA3C3F" w:rsidRPr="00350341" w14:paraId="4EEF6143"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44DA24D" w14:textId="1EA3D5C9" w:rsidR="00593965" w:rsidRPr="00221579" w:rsidRDefault="00593965" w:rsidP="00593965">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PLC</w:t>
            </w:r>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1582E27" w14:textId="48CF393D"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Programmable Logic Controller (process automation)</w:t>
            </w:r>
          </w:p>
        </w:tc>
      </w:tr>
      <w:tr w:rsidR="00DA3C3F" w:rsidRPr="00350341" w14:paraId="12EDA165"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50733209" w14:textId="0E4D4987" w:rsidR="00593965" w:rsidRPr="00221579" w:rsidRDefault="00593965" w:rsidP="00593965">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DIC</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6E537648" w14:textId="50D3C402"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N,N'-</w:t>
            </w:r>
            <w:proofErr w:type="spellStart"/>
            <w:r w:rsidRPr="00221579">
              <w:rPr>
                <w:rFonts w:ascii="Arial" w:eastAsia="Times New Roman" w:hAnsi="Arial" w:cs="Arial"/>
                <w:sz w:val="20"/>
                <w:szCs w:val="20"/>
                <w:lang w:val="en-IE"/>
              </w:rPr>
              <w:t>Diisopropylcarbodiimide</w:t>
            </w:r>
            <w:proofErr w:type="spellEnd"/>
            <w:r w:rsidRPr="00221579">
              <w:rPr>
                <w:rFonts w:ascii="Arial" w:eastAsia="Times New Roman" w:hAnsi="Arial" w:cs="Arial"/>
                <w:sz w:val="20"/>
                <w:szCs w:val="20"/>
                <w:lang w:val="en-IE"/>
              </w:rPr>
              <w:t> (coupling reagent)</w:t>
            </w:r>
          </w:p>
        </w:tc>
      </w:tr>
      <w:tr w:rsidR="00F21316" w:rsidRPr="00350341" w14:paraId="45B6C844"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7397D9C" w14:textId="43069A24" w:rsidR="00F21316" w:rsidRPr="00221579" w:rsidRDefault="00F21316"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DIPEA</w:t>
            </w:r>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3949221" w14:textId="6DBC13F3" w:rsidR="00F21316" w:rsidRPr="00221579" w:rsidRDefault="00F21316"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N,N-</w:t>
            </w:r>
            <w:proofErr w:type="spellStart"/>
            <w:r w:rsidRPr="00221579">
              <w:rPr>
                <w:rFonts w:ascii="Arial" w:eastAsia="Times New Roman" w:hAnsi="Arial" w:cs="Arial"/>
                <w:sz w:val="20"/>
                <w:szCs w:val="20"/>
                <w:lang w:val="en-IE"/>
              </w:rPr>
              <w:t>Diisopropylethylamine</w:t>
            </w:r>
            <w:proofErr w:type="spellEnd"/>
            <w:r w:rsidRPr="00221579">
              <w:rPr>
                <w:rFonts w:ascii="Arial" w:eastAsia="Times New Roman" w:hAnsi="Arial" w:cs="Arial"/>
                <w:sz w:val="20"/>
                <w:szCs w:val="20"/>
                <w:lang w:val="en-IE"/>
              </w:rPr>
              <w:t xml:space="preserve"> (base)</w:t>
            </w:r>
          </w:p>
        </w:tc>
      </w:tr>
      <w:tr w:rsidR="00DA3C3F" w:rsidRPr="00350341" w14:paraId="419B2CD4"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2AC228E6" w14:textId="1B155A72" w:rsidR="00593965" w:rsidRPr="00221579" w:rsidRDefault="00593965" w:rsidP="00593965">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DMF</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75A7CE1D" w14:textId="67135B50"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N,N-</w:t>
            </w:r>
            <w:proofErr w:type="spellStart"/>
            <w:r w:rsidRPr="00221579">
              <w:rPr>
                <w:rFonts w:ascii="Arial" w:eastAsia="Times New Roman" w:hAnsi="Arial" w:cs="Arial"/>
                <w:sz w:val="20"/>
                <w:szCs w:val="20"/>
                <w:lang w:val="en-IE"/>
              </w:rPr>
              <w:t>Dimethylformamide</w:t>
            </w:r>
            <w:proofErr w:type="spellEnd"/>
            <w:r w:rsidRPr="00221579">
              <w:rPr>
                <w:rFonts w:ascii="Arial" w:eastAsia="Times New Roman" w:hAnsi="Arial" w:cs="Arial"/>
                <w:sz w:val="20"/>
                <w:szCs w:val="20"/>
                <w:lang w:val="en-IE"/>
              </w:rPr>
              <w:t xml:space="preserve"> (solvent)</w:t>
            </w:r>
          </w:p>
        </w:tc>
      </w:tr>
      <w:tr w:rsidR="00DA3C3F" w:rsidRPr="00350341" w14:paraId="5F890537"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9138DAA" w14:textId="1D3B90B2" w:rsidR="00593965" w:rsidRPr="00221579" w:rsidRDefault="00593965" w:rsidP="00593965">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FMEA</w:t>
            </w:r>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E2EABFD" w14:textId="6CA2FD0D"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Failure Modes and Effects Analysis</w:t>
            </w:r>
          </w:p>
        </w:tc>
      </w:tr>
      <w:tr w:rsidR="00DA3C3F" w:rsidRPr="00350341" w14:paraId="64A63083"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2699F602" w14:textId="112AC8DF" w:rsidR="00593965" w:rsidRPr="00221579" w:rsidRDefault="00593965" w:rsidP="00593965">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GQP</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7B7F7B32" w14:textId="43D2D8A1"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Global Quality Procedure</w:t>
            </w:r>
          </w:p>
        </w:tc>
      </w:tr>
      <w:tr w:rsidR="00DA3C3F" w:rsidRPr="00350341" w14:paraId="662320D7"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69FFB76" w14:textId="3168BC13" w:rsidR="00593965" w:rsidRPr="00221579" w:rsidRDefault="00593965"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ICH</w:t>
            </w:r>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27ED0F5" w14:textId="0ACD6A8A"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International Council for Harmonisation</w:t>
            </w:r>
          </w:p>
        </w:tc>
      </w:tr>
      <w:tr w:rsidR="00DA3C3F" w:rsidRPr="00350341" w14:paraId="788D9FE4"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6CAFD023" w14:textId="0D14DDFA" w:rsidR="00593965" w:rsidRPr="00221579" w:rsidRDefault="00593965" w:rsidP="00ED1883">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 xml:space="preserve">IPC </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2FD0CE78" w14:textId="7EE6F2F7"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 xml:space="preserve">In-Process Control </w:t>
            </w:r>
          </w:p>
        </w:tc>
      </w:tr>
      <w:tr w:rsidR="00DA3C3F" w:rsidRPr="00350341" w14:paraId="63750D9D"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C3BE6E9" w14:textId="23AA2F38" w:rsidR="00593965" w:rsidRPr="00221579" w:rsidRDefault="00593965" w:rsidP="00593965">
            <w:pPr>
              <w:spacing w:after="0" w:line="240" w:lineRule="auto"/>
              <w:jc w:val="center"/>
              <w:textAlignment w:val="baseline"/>
              <w:rPr>
                <w:rFonts w:ascii="Arial" w:eastAsia="Times New Roman" w:hAnsi="Arial" w:cs="Arial"/>
                <w:sz w:val="20"/>
                <w:szCs w:val="20"/>
                <w:lang w:val="en-IE"/>
              </w:rPr>
            </w:pPr>
            <w:proofErr w:type="spellStart"/>
            <w:r w:rsidRPr="00221579">
              <w:rPr>
                <w:rFonts w:ascii="Arial" w:eastAsia="Times New Roman" w:hAnsi="Arial" w:cs="Arial"/>
                <w:sz w:val="20"/>
                <w:szCs w:val="20"/>
                <w:lang w:val="en-IE"/>
              </w:rPr>
              <w:t>IPAc</w:t>
            </w:r>
            <w:proofErr w:type="spellEnd"/>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11666DD" w14:textId="057CDFA4"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Isopropyl acetate</w:t>
            </w:r>
          </w:p>
        </w:tc>
      </w:tr>
      <w:tr w:rsidR="00DA3C3F" w:rsidRPr="00350341" w14:paraId="0A6EAE81"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1C983E5E" w14:textId="5F0B7192" w:rsidR="00593965" w:rsidRPr="00221579" w:rsidRDefault="00593965" w:rsidP="00171451">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LOD</w:t>
            </w:r>
            <w:r w:rsidR="00F21316" w:rsidRPr="00221579">
              <w:rPr>
                <w:rFonts w:ascii="Arial" w:eastAsia="Times New Roman" w:hAnsi="Arial" w:cs="Arial"/>
                <w:sz w:val="20"/>
                <w:szCs w:val="20"/>
                <w:lang w:val="en-IE"/>
              </w:rPr>
              <w:t>/KF</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179D5911" w14:textId="7DCB98F8"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Loss on Drying</w:t>
            </w:r>
            <w:r w:rsidR="00F21316" w:rsidRPr="00221579">
              <w:rPr>
                <w:rFonts w:ascii="Arial" w:eastAsia="Times New Roman" w:hAnsi="Arial" w:cs="Arial"/>
                <w:sz w:val="20"/>
                <w:szCs w:val="20"/>
                <w:lang w:val="en-IE"/>
              </w:rPr>
              <w:t>/ Karl Fischer water content</w:t>
            </w:r>
          </w:p>
        </w:tc>
      </w:tr>
      <w:tr w:rsidR="00DA3C3F" w:rsidRPr="00350341" w14:paraId="39F5B0D1"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3294FB9" w14:textId="4B85B575" w:rsidR="00593965" w:rsidRPr="00221579" w:rsidRDefault="00593965"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MBR</w:t>
            </w:r>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2E44345" w14:textId="229C5033"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Master Batch Record</w:t>
            </w:r>
          </w:p>
        </w:tc>
      </w:tr>
      <w:tr w:rsidR="00927219" w:rsidRPr="00350341" w14:paraId="758EE063"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6DAD7C0" w14:textId="0F660425" w:rsidR="00927219" w:rsidRPr="00221579" w:rsidRDefault="00927219"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MOR</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493CF92" w14:textId="40CF8881" w:rsidR="00927219" w:rsidRPr="00221579" w:rsidRDefault="00927219"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Master Operation Record</w:t>
            </w:r>
          </w:p>
        </w:tc>
      </w:tr>
      <w:tr w:rsidR="00DA3C3F" w:rsidRPr="00350341" w14:paraId="25679BBC"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18D1A6B" w14:textId="638F2EBB" w:rsidR="00593965" w:rsidRPr="00221579" w:rsidRDefault="00593965"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MOC</w:t>
            </w:r>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D3B4234" w14:textId="61BD8227"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Material of Construction</w:t>
            </w:r>
          </w:p>
        </w:tc>
      </w:tr>
      <w:tr w:rsidR="00DA3C3F" w:rsidRPr="00350341" w14:paraId="1969E525"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12CE42C8" w14:textId="0700A4FD" w:rsidR="00593965" w:rsidRPr="00221579" w:rsidRDefault="00593965"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NOR / PAR</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0DE4B113" w14:textId="3E36F2E7"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Normal Operating Range / Proven Acceptable Range</w:t>
            </w:r>
          </w:p>
        </w:tc>
      </w:tr>
      <w:tr w:rsidR="00DA3C3F" w:rsidRPr="00350341" w14:paraId="43D27254"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E887B9C" w14:textId="3EC62459" w:rsidR="00593965" w:rsidRPr="00221579" w:rsidRDefault="00593965"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OOS</w:t>
            </w:r>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4FAC7DF" w14:textId="5D114E80"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Out-of-Specification</w:t>
            </w:r>
          </w:p>
        </w:tc>
      </w:tr>
      <w:tr w:rsidR="00DA3C3F" w:rsidRPr="00350341" w14:paraId="5EE6EB0B"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7B78E2D1" w14:textId="526D4B23" w:rsidR="00593965" w:rsidRPr="00221579" w:rsidRDefault="00593965" w:rsidP="00593965">
            <w:pPr>
              <w:spacing w:after="0" w:line="240" w:lineRule="auto"/>
              <w:jc w:val="center"/>
              <w:textAlignment w:val="baseline"/>
              <w:rPr>
                <w:rFonts w:ascii="Arial" w:eastAsia="Times New Roman" w:hAnsi="Arial" w:cs="Arial"/>
                <w:sz w:val="20"/>
                <w:szCs w:val="20"/>
                <w:lang w:val="en-IE"/>
              </w:rPr>
            </w:pPr>
            <w:proofErr w:type="spellStart"/>
            <w:r w:rsidRPr="00221579">
              <w:rPr>
                <w:rFonts w:ascii="Arial" w:eastAsia="Times New Roman" w:hAnsi="Arial" w:cs="Arial"/>
                <w:sz w:val="20"/>
                <w:szCs w:val="20"/>
                <w:lang w:val="en-IE"/>
              </w:rPr>
              <w:t>Oxyma</w:t>
            </w:r>
            <w:proofErr w:type="spellEnd"/>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67A2781D" w14:textId="7BFD6262"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Ethyl </w:t>
            </w:r>
            <w:proofErr w:type="spellStart"/>
            <w:r w:rsidRPr="00221579">
              <w:rPr>
                <w:rFonts w:ascii="Arial" w:eastAsia="Times New Roman" w:hAnsi="Arial" w:cs="Arial"/>
                <w:sz w:val="20"/>
                <w:szCs w:val="20"/>
                <w:lang w:val="en-IE"/>
              </w:rPr>
              <w:t>cyano</w:t>
            </w:r>
            <w:proofErr w:type="spellEnd"/>
            <w:r w:rsidRPr="00221579">
              <w:rPr>
                <w:rFonts w:ascii="Arial" w:eastAsia="Times New Roman" w:hAnsi="Arial" w:cs="Arial"/>
                <w:sz w:val="20"/>
                <w:szCs w:val="20"/>
                <w:lang w:val="en-IE"/>
              </w:rPr>
              <w:t>(</w:t>
            </w:r>
            <w:proofErr w:type="spellStart"/>
            <w:r w:rsidRPr="00221579">
              <w:rPr>
                <w:rFonts w:ascii="Arial" w:eastAsia="Times New Roman" w:hAnsi="Arial" w:cs="Arial"/>
                <w:sz w:val="20"/>
                <w:szCs w:val="20"/>
                <w:lang w:val="en-IE"/>
              </w:rPr>
              <w:t>hydroxyimino</w:t>
            </w:r>
            <w:proofErr w:type="spellEnd"/>
            <w:r w:rsidRPr="00221579">
              <w:rPr>
                <w:rFonts w:ascii="Arial" w:eastAsia="Times New Roman" w:hAnsi="Arial" w:cs="Arial"/>
                <w:sz w:val="20"/>
                <w:szCs w:val="20"/>
                <w:lang w:val="en-IE"/>
              </w:rPr>
              <w:t>)acetate-2-oxime (coupling additive)</w:t>
            </w:r>
          </w:p>
        </w:tc>
      </w:tr>
      <w:tr w:rsidR="00DA3C3F" w:rsidRPr="00350341" w14:paraId="69E2C7E1"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BD3DE29" w14:textId="45E871A1" w:rsidR="00593965" w:rsidRPr="00221579" w:rsidRDefault="00593965"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PPQ</w:t>
            </w:r>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9FEAA93" w14:textId="42B43A4B"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Process Performance Qualification</w:t>
            </w:r>
          </w:p>
        </w:tc>
      </w:tr>
      <w:tr w:rsidR="00DA3C3F" w:rsidRPr="00350341" w14:paraId="38020EF7"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3C1AF3F5" w14:textId="015C0742" w:rsidR="00593965" w:rsidRPr="00221579" w:rsidRDefault="00593965"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QA</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710DC316" w14:textId="172D3048"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Quality Assurance</w:t>
            </w:r>
          </w:p>
        </w:tc>
      </w:tr>
      <w:tr w:rsidR="00F21316" w:rsidRPr="00350341" w14:paraId="39C006B5"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DCC7598" w14:textId="56CDFBCF" w:rsidR="00F21316" w:rsidRPr="00221579" w:rsidRDefault="00F21316" w:rsidP="00593965">
            <w:pPr>
              <w:spacing w:after="0" w:line="240" w:lineRule="auto"/>
              <w:jc w:val="center"/>
              <w:textAlignment w:val="baseline"/>
              <w:rPr>
                <w:rFonts w:ascii="Arial" w:eastAsia="Times New Roman" w:hAnsi="Arial" w:cs="Arial"/>
                <w:sz w:val="20"/>
                <w:szCs w:val="20"/>
                <w:lang w:val="en-IE"/>
              </w:rPr>
            </w:pPr>
            <w:proofErr w:type="spellStart"/>
            <w:r w:rsidRPr="00221579">
              <w:rPr>
                <w:rFonts w:ascii="Arial" w:eastAsia="Times New Roman" w:hAnsi="Arial" w:cs="Arial"/>
                <w:sz w:val="20"/>
                <w:szCs w:val="20"/>
                <w:lang w:val="en-IE"/>
              </w:rPr>
              <w:t>QbD</w:t>
            </w:r>
            <w:proofErr w:type="spellEnd"/>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7C849B2" w14:textId="032E348F" w:rsidR="00F21316" w:rsidRPr="00221579" w:rsidRDefault="00F21316"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Quality by Design</w:t>
            </w:r>
          </w:p>
        </w:tc>
      </w:tr>
      <w:tr w:rsidR="00F21316" w:rsidRPr="00350341" w14:paraId="6FC35606"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D7C90BF" w14:textId="21740C2F" w:rsidR="00F21316" w:rsidRPr="00221579" w:rsidRDefault="00F21316" w:rsidP="00F21316">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lastRenderedPageBreak/>
              <w:t>QRM</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EC9D37F" w14:textId="59FAB849" w:rsidR="00F21316" w:rsidRPr="00221579" w:rsidRDefault="00F21316"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Quality by Design</w:t>
            </w:r>
          </w:p>
        </w:tc>
      </w:tr>
      <w:tr w:rsidR="00F21316" w:rsidRPr="00350341" w14:paraId="4FB60E10"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B8F813" w14:textId="7C0436A5" w:rsidR="00F21316" w:rsidRPr="00221579" w:rsidRDefault="00F21316" w:rsidP="00F21316">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ROPP</w:t>
            </w:r>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11B768" w14:textId="027CC13C" w:rsidR="00F21316" w:rsidRPr="00221579" w:rsidRDefault="00F21316"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Quality Risk Management</w:t>
            </w:r>
          </w:p>
        </w:tc>
      </w:tr>
      <w:tr w:rsidR="00DA3C3F" w:rsidRPr="00350341" w14:paraId="7321B25C"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52F0F488" w14:textId="33000B1F" w:rsidR="00593965" w:rsidRPr="00221579" w:rsidRDefault="00593965"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RSM</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00E1D7D5" w14:textId="3BA1F640"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Regulatory Starting Material</w:t>
            </w:r>
          </w:p>
        </w:tc>
      </w:tr>
      <w:tr w:rsidR="00F21316" w:rsidRPr="00350341" w14:paraId="6CB9CC78"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vAlign w:val="center"/>
          </w:tcPr>
          <w:p w14:paraId="1D86F64D" w14:textId="38B763C2" w:rsidR="00F21316" w:rsidRPr="00221579" w:rsidRDefault="00F21316" w:rsidP="00F21316">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RPN</w:t>
            </w:r>
          </w:p>
        </w:tc>
        <w:tc>
          <w:tcPr>
            <w:tcW w:w="3834" w:type="pct"/>
            <w:tcBorders>
              <w:top w:val="single" w:sz="6" w:space="0" w:color="AAAAAA"/>
              <w:left w:val="single" w:sz="6" w:space="0" w:color="AAAAAA"/>
              <w:bottom w:val="single" w:sz="6" w:space="0" w:color="AAAAAA"/>
              <w:right w:val="single" w:sz="6" w:space="0" w:color="AAAAAA"/>
            </w:tcBorders>
            <w:vAlign w:val="center"/>
          </w:tcPr>
          <w:p w14:paraId="5DA3B73F" w14:textId="6E7AE5A3" w:rsidR="00F21316" w:rsidRPr="00221579" w:rsidRDefault="00F21316"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Risk Priority Number (Severity × Occurrence × Detection — legacy; replaced by matrix approach)</w:t>
            </w:r>
          </w:p>
        </w:tc>
      </w:tr>
      <w:tr w:rsidR="00DA3C3F" w:rsidRPr="00350341" w14:paraId="3E20581B"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210E99B3" w14:textId="4FEF2E51" w:rsidR="00593965" w:rsidRPr="00221579" w:rsidRDefault="00593965"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SPPS</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482B3F18" w14:textId="4F70C2A6"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Solid Phase Peptide Synthesis</w:t>
            </w:r>
          </w:p>
        </w:tc>
      </w:tr>
      <w:tr w:rsidR="00593965" w:rsidRPr="00350341" w14:paraId="78A6465C"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9E0DC39" w14:textId="25D0BDD5" w:rsidR="00593965" w:rsidRPr="00221579" w:rsidRDefault="00593965" w:rsidP="00593965">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TS/MS</w:t>
            </w:r>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26D5D6F" w14:textId="33E84C7F" w:rsidR="00593965" w:rsidRPr="00221579" w:rsidRDefault="0059396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Technical Services / Manufacturing Science</w:t>
            </w:r>
          </w:p>
        </w:tc>
      </w:tr>
      <w:tr w:rsidR="00350341" w:rsidRPr="00350341" w14:paraId="17B59B1B"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F7D2F9E" w14:textId="419FE9C8" w:rsidR="00350341" w:rsidRPr="00221579" w:rsidRDefault="00350341" w:rsidP="00350341">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PFD report</w:t>
            </w:r>
          </w:p>
        </w:tc>
        <w:tc>
          <w:tcPr>
            <w:tcW w:w="38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0988F13" w14:textId="2E860960" w:rsidR="00350341" w:rsidRPr="00221579" w:rsidRDefault="00350341" w:rsidP="00221579">
            <w:pPr>
              <w:spacing w:after="0" w:line="240" w:lineRule="auto"/>
              <w:jc w:val="center"/>
              <w:textAlignment w:val="baseline"/>
              <w:rPr>
                <w:rFonts w:ascii="Arial" w:eastAsia="Times New Roman" w:hAnsi="Arial" w:cs="Arial"/>
                <w:sz w:val="20"/>
                <w:szCs w:val="20"/>
                <w:lang w:val="en-IE"/>
              </w:rPr>
            </w:pPr>
            <w:proofErr w:type="spellStart"/>
            <w:r w:rsidRPr="00221579">
              <w:rPr>
                <w:rFonts w:ascii="Arial" w:eastAsia="Times New Roman" w:hAnsi="Arial" w:cs="Arial"/>
                <w:sz w:val="20"/>
                <w:szCs w:val="20"/>
                <w:lang w:val="en-IE"/>
              </w:rPr>
              <w:t>Eloralintide</w:t>
            </w:r>
            <w:proofErr w:type="spellEnd"/>
            <w:r w:rsidRPr="00221579">
              <w:rPr>
                <w:rFonts w:ascii="Arial" w:eastAsia="Times New Roman" w:hAnsi="Arial" w:cs="Arial"/>
                <w:sz w:val="20"/>
                <w:szCs w:val="20"/>
                <w:lang w:val="en-IE"/>
              </w:rPr>
              <w:t xml:space="preserve"> Fragment L2 Intermediate Global Process Flow Document (PFD) LSN4182924</w:t>
            </w:r>
          </w:p>
        </w:tc>
      </w:tr>
      <w:tr w:rsidR="00ED1883" w:rsidRPr="00350341" w14:paraId="228DC260" w14:textId="77777777" w:rsidTr="00221579">
        <w:trPr>
          <w:trHeight w:val="420"/>
          <w:jc w:val="center"/>
        </w:trPr>
        <w:tc>
          <w:tcPr>
            <w:tcW w:w="116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65C6BB8" w14:textId="2ED63730" w:rsidR="00ED1883" w:rsidRPr="00221579" w:rsidRDefault="00ED1883" w:rsidP="00ED1883">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OOE</w:t>
            </w:r>
          </w:p>
        </w:tc>
        <w:tc>
          <w:tcPr>
            <w:tcW w:w="38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29D2B2A" w14:textId="7495418A" w:rsidR="00ED1883" w:rsidRPr="00221579" w:rsidRDefault="00ED1883"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Out of Expectation</w:t>
            </w:r>
          </w:p>
        </w:tc>
      </w:tr>
    </w:tbl>
    <w:p w14:paraId="4490C822" w14:textId="06C15454" w:rsidR="000570D4" w:rsidRPr="00DA3C3F" w:rsidRDefault="000570D4" w:rsidP="000570D4">
      <w:pPr>
        <w:spacing w:after="0" w:line="240" w:lineRule="auto"/>
        <w:textAlignment w:val="baseline"/>
        <w:rPr>
          <w:rFonts w:ascii="Arial" w:eastAsia="Times New Roman" w:hAnsi="Arial" w:cs="Arial"/>
          <w:sz w:val="18"/>
          <w:szCs w:val="18"/>
        </w:rPr>
      </w:pPr>
      <w:r w:rsidRPr="00DA3C3F">
        <w:rPr>
          <w:rFonts w:ascii="Arial" w:eastAsia="Times New Roman" w:hAnsi="Arial" w:cs="Arial"/>
          <w:sz w:val="21"/>
          <w:szCs w:val="21"/>
        </w:rPr>
        <w:t>  </w:t>
      </w:r>
      <w:commentRangeStart w:id="14"/>
      <w:commentRangeStart w:id="15"/>
      <w:commentRangeEnd w:id="14"/>
      <w:r w:rsidR="008805AD" w:rsidRPr="00DA3C3F">
        <w:rPr>
          <w:rStyle w:val="af4"/>
          <w:rFonts w:ascii="Arial" w:eastAsia="Times New Roman" w:hAnsi="Arial" w:cs="Arial"/>
          <w:sz w:val="18"/>
          <w:szCs w:val="18"/>
        </w:rPr>
        <w:commentReference w:id="14"/>
      </w:r>
      <w:commentRangeEnd w:id="15"/>
      <w:r w:rsidRPr="00DA3C3F">
        <w:rPr>
          <w:rStyle w:val="af4"/>
          <w:rFonts w:ascii="Arial" w:eastAsia="Times New Roman" w:hAnsi="Arial" w:cs="Arial"/>
          <w:sz w:val="18"/>
          <w:szCs w:val="18"/>
        </w:rPr>
        <w:commentReference w:id="15"/>
      </w:r>
    </w:p>
    <w:p w14:paraId="015A910E" w14:textId="0F6591A3" w:rsidR="000570D4" w:rsidRPr="00DA3C3F" w:rsidRDefault="000570D4" w:rsidP="00052A93">
      <w:pPr>
        <w:pStyle w:val="1"/>
        <w:keepLines w:val="0"/>
        <w:spacing w:beforeLines="50" w:before="120" w:afterLines="50" w:after="120" w:line="360" w:lineRule="auto"/>
        <w:ind w:left="357" w:hanging="357"/>
        <w:contextualSpacing/>
        <w:rPr>
          <w:rFonts w:ascii="Arial" w:eastAsia="Times New Roman" w:hAnsi="Arial" w:cs="Arial"/>
          <w:kern w:val="0"/>
          <w:sz w:val="28"/>
          <w:szCs w:val="28"/>
          <w:lang w:val="en-IE"/>
        </w:rPr>
      </w:pPr>
      <w:bookmarkStart w:id="16" w:name="_Toc228526086"/>
      <w:bookmarkStart w:id="17" w:name="_Toc236397865"/>
      <w:r w:rsidRPr="00DA3C3F">
        <w:rPr>
          <w:rFonts w:ascii="Arial" w:eastAsia="Times New Roman" w:hAnsi="Arial" w:cs="Arial"/>
          <w:kern w:val="0"/>
          <w:sz w:val="28"/>
          <w:szCs w:val="28"/>
          <w:lang w:val="en-IE"/>
        </w:rPr>
        <w:t>2. FMEA Team — Personnel and Roles</w:t>
      </w:r>
      <w:bookmarkEnd w:id="16"/>
      <w:bookmarkEnd w:id="17"/>
      <w:r w:rsidRPr="00DA3C3F">
        <w:rPr>
          <w:rFonts w:ascii="Arial" w:eastAsia="Times New Roman" w:hAnsi="Arial" w:cs="Arial"/>
          <w:kern w:val="0"/>
          <w:sz w:val="28"/>
          <w:szCs w:val="28"/>
          <w:lang w:val="en-IE"/>
        </w:rPr>
        <w:t> </w:t>
      </w:r>
    </w:p>
    <w:p w14:paraId="3BCE53B0" w14:textId="007D9731" w:rsidR="000570D4" w:rsidRPr="00DA3C3F" w:rsidRDefault="00593965" w:rsidP="00A8420E">
      <w:pPr>
        <w:spacing w:beforeLines="50" w:before="120" w:line="300" w:lineRule="auto"/>
        <w:jc w:val="both"/>
        <w:textAlignment w:val="baseline"/>
        <w:rPr>
          <w:rFonts w:ascii="Arial" w:eastAsia="Times New Roman" w:hAnsi="Arial" w:cs="Arial"/>
          <w:sz w:val="18"/>
          <w:szCs w:val="18"/>
        </w:rPr>
      </w:pPr>
      <w:r w:rsidRPr="00DA3C3F">
        <w:rPr>
          <w:rFonts w:ascii="Arial" w:eastAsia="Times New Roman" w:hAnsi="Arial" w:cs="Arial"/>
          <w:sz w:val="21"/>
          <w:szCs w:val="21"/>
          <w:lang w:val="en-IE"/>
        </w:rPr>
        <w:t>The cross-functional team listed below participated in the FMEA. At minimum, representatives from Technical Operations, Production, Quality Assurance and Lilly APIEM TS/MS should be included.</w:t>
      </w:r>
      <w:r w:rsidRPr="00DA3C3F">
        <w:rPr>
          <w:rFonts w:ascii="Arial" w:eastAsia="Times New Roman" w:hAnsi="Arial" w:cs="Arial"/>
          <w:sz w:val="21"/>
          <w:szCs w:val="21"/>
        </w:rPr>
        <w:t> </w:t>
      </w:r>
      <w:r w:rsidR="000570D4" w:rsidRPr="00DA3C3F">
        <w:rPr>
          <w:rFonts w:ascii="Arial" w:eastAsia="Times New Roman" w:hAnsi="Arial" w:cs="Arial"/>
          <w:sz w:val="21"/>
          <w:szCs w:val="21"/>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2"/>
        <w:gridCol w:w="2277"/>
        <w:gridCol w:w="5563"/>
      </w:tblGrid>
      <w:tr w:rsidR="000570D4" w:rsidRPr="006377A5" w14:paraId="6DA43670" w14:textId="77777777" w:rsidTr="0002571A">
        <w:trPr>
          <w:trHeight w:val="300"/>
          <w:tblHeader/>
          <w:jc w:val="center"/>
        </w:trPr>
        <w:tc>
          <w:tcPr>
            <w:tcW w:w="1150"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56D5951" w14:textId="77777777" w:rsidR="000570D4" w:rsidRPr="00221579" w:rsidRDefault="000570D4" w:rsidP="00572FBE">
            <w:pPr>
              <w:spacing w:after="0" w:line="240" w:lineRule="auto"/>
              <w:textAlignment w:val="baseline"/>
              <w:rPr>
                <w:rFonts w:ascii="Arial" w:eastAsia="Times New Roman" w:hAnsi="Arial" w:cs="Arial"/>
                <w:b/>
                <w:bCs/>
                <w:color w:val="FFFFFF"/>
                <w:sz w:val="20"/>
                <w:szCs w:val="21"/>
                <w:lang w:val="en-IE"/>
              </w:rPr>
            </w:pPr>
            <w:r w:rsidRPr="00221579">
              <w:rPr>
                <w:rFonts w:ascii="Arial" w:eastAsia="Times New Roman" w:hAnsi="Arial" w:cs="Arial"/>
                <w:b/>
                <w:bCs/>
                <w:color w:val="FFFFFF"/>
                <w:sz w:val="20"/>
                <w:szCs w:val="21"/>
                <w:lang w:val="en-IE"/>
              </w:rPr>
              <w:t>Department / Function </w:t>
            </w:r>
          </w:p>
        </w:tc>
        <w:tc>
          <w:tcPr>
            <w:tcW w:w="1118"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F0880CB" w14:textId="77777777" w:rsidR="000570D4" w:rsidRPr="00221579" w:rsidRDefault="000570D4" w:rsidP="000570D4">
            <w:pPr>
              <w:spacing w:after="0" w:line="240" w:lineRule="auto"/>
              <w:jc w:val="center"/>
              <w:textAlignment w:val="baseline"/>
              <w:rPr>
                <w:rFonts w:ascii="Arial" w:eastAsia="Times New Roman" w:hAnsi="Arial" w:cs="Arial"/>
                <w:b/>
                <w:bCs/>
                <w:color w:val="FFFFFF"/>
                <w:sz w:val="20"/>
                <w:szCs w:val="21"/>
                <w:lang w:val="en-IE"/>
              </w:rPr>
            </w:pPr>
            <w:r w:rsidRPr="00221579">
              <w:rPr>
                <w:rFonts w:ascii="Arial" w:eastAsia="Times New Roman" w:hAnsi="Arial" w:cs="Arial"/>
                <w:b/>
                <w:bCs/>
                <w:color w:val="FFFFFF"/>
                <w:sz w:val="20"/>
                <w:szCs w:val="21"/>
                <w:lang w:val="en-IE"/>
              </w:rPr>
              <w:t>Name </w:t>
            </w:r>
          </w:p>
        </w:tc>
        <w:tc>
          <w:tcPr>
            <w:tcW w:w="2732"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441DC11" w14:textId="2EC40F95" w:rsidR="000570D4" w:rsidRPr="00221579" w:rsidRDefault="000570D4" w:rsidP="008156C8">
            <w:pPr>
              <w:spacing w:after="0" w:line="240" w:lineRule="auto"/>
              <w:jc w:val="center"/>
              <w:textAlignment w:val="baseline"/>
              <w:rPr>
                <w:rFonts w:ascii="Arial" w:eastAsia="Times New Roman" w:hAnsi="Arial" w:cs="Arial"/>
                <w:b/>
                <w:bCs/>
                <w:color w:val="FFFFFF"/>
                <w:sz w:val="20"/>
                <w:szCs w:val="21"/>
                <w:lang w:val="en-IE"/>
              </w:rPr>
            </w:pPr>
            <w:r w:rsidRPr="00221579">
              <w:rPr>
                <w:rFonts w:ascii="Arial" w:eastAsia="Times New Roman" w:hAnsi="Arial" w:cs="Arial"/>
                <w:b/>
                <w:bCs/>
                <w:color w:val="FFFFFF"/>
                <w:sz w:val="20"/>
                <w:szCs w:val="21"/>
                <w:lang w:val="en-IE"/>
              </w:rPr>
              <w:t>Role in FMEA</w:t>
            </w:r>
          </w:p>
        </w:tc>
      </w:tr>
      <w:tr w:rsidR="00DA3C3F" w:rsidRPr="006377A5" w14:paraId="38521C1B" w14:textId="77777777" w:rsidTr="0002571A">
        <w:trPr>
          <w:trHeight w:val="300"/>
          <w:jc w:val="center"/>
        </w:trPr>
        <w:tc>
          <w:tcPr>
            <w:tcW w:w="1150"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FC964B7" w14:textId="11B28FA0"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Technical Operations / TS/MS</w:t>
            </w:r>
          </w:p>
        </w:tc>
        <w:tc>
          <w:tcPr>
            <w:tcW w:w="1118"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91B369D" w14:textId="2AE2709F" w:rsidR="00593965" w:rsidRPr="00221579" w:rsidRDefault="009D6DAD" w:rsidP="008156C8">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Zhonghua Fu</w:t>
            </w:r>
          </w:p>
          <w:p w14:paraId="7C29AE66" w14:textId="540B1B59" w:rsidR="00593965" w:rsidRPr="00221579" w:rsidRDefault="00593965" w:rsidP="008156C8">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(Associate Director, CMMD)</w:t>
            </w:r>
          </w:p>
        </w:tc>
        <w:tc>
          <w:tcPr>
            <w:tcW w:w="2732"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6146ACD" w14:textId="329699B3"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Risk evaluation sponsor — organises and leads the risk assessment; drafts the FMEA report</w:t>
            </w:r>
          </w:p>
        </w:tc>
      </w:tr>
      <w:tr w:rsidR="00DA3C3F" w:rsidRPr="006377A5" w14:paraId="04DA9264" w14:textId="77777777" w:rsidTr="0002571A">
        <w:trPr>
          <w:trHeight w:val="300"/>
          <w:jc w:val="center"/>
        </w:trPr>
        <w:tc>
          <w:tcPr>
            <w:tcW w:w="1150"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10D0549" w14:textId="0A3CB596"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Technical Operations / TS/MS</w:t>
            </w:r>
          </w:p>
        </w:tc>
        <w:tc>
          <w:tcPr>
            <w:tcW w:w="1118"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F8BB163" w14:textId="77777777" w:rsidR="002C64DF" w:rsidRPr="00221579" w:rsidRDefault="002C64DF" w:rsidP="008156C8">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Liang Li</w:t>
            </w:r>
          </w:p>
          <w:p w14:paraId="2B909451" w14:textId="25D50158" w:rsidR="00593965" w:rsidRPr="00221579" w:rsidRDefault="002C64DF" w:rsidP="008156C8">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(Senior Director, CMMD)</w:t>
            </w:r>
          </w:p>
        </w:tc>
        <w:tc>
          <w:tcPr>
            <w:tcW w:w="2732"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496B640" w14:textId="5693484F"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SME — participates in risk assessment; provides process expertise</w:t>
            </w:r>
          </w:p>
        </w:tc>
      </w:tr>
      <w:tr w:rsidR="00DA3C3F" w:rsidRPr="006377A5" w14:paraId="405A65B6" w14:textId="77777777" w:rsidTr="0002571A">
        <w:trPr>
          <w:trHeight w:val="300"/>
          <w:jc w:val="center"/>
        </w:trPr>
        <w:tc>
          <w:tcPr>
            <w:tcW w:w="1150"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02EB156" w14:textId="560EE168"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Production / Operations</w:t>
            </w:r>
          </w:p>
        </w:tc>
        <w:tc>
          <w:tcPr>
            <w:tcW w:w="1118"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F01559E" w14:textId="77777777" w:rsidR="006377A5" w:rsidRPr="00221579" w:rsidRDefault="006377A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Zhongyao Zhang</w:t>
            </w:r>
          </w:p>
          <w:p w14:paraId="2A561420" w14:textId="0E326E01" w:rsidR="00593965" w:rsidRPr="00221579" w:rsidRDefault="006377A5" w:rsidP="008156C8">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(Director, Production)</w:t>
            </w:r>
          </w:p>
        </w:tc>
        <w:tc>
          <w:tcPr>
            <w:tcW w:w="2732"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34EC7F9" w14:textId="6B49E832"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SME — participates in risk assessment; provides operational/manufacturing expertise</w:t>
            </w:r>
          </w:p>
        </w:tc>
      </w:tr>
      <w:tr w:rsidR="00DA3C3F" w:rsidRPr="006377A5" w14:paraId="1C30A8FF" w14:textId="77777777" w:rsidTr="0002571A">
        <w:trPr>
          <w:trHeight w:val="300"/>
          <w:jc w:val="center"/>
        </w:trPr>
        <w:tc>
          <w:tcPr>
            <w:tcW w:w="1150"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6FCD12E" w14:textId="13EA292D"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Quality Assurance</w:t>
            </w:r>
          </w:p>
        </w:tc>
        <w:tc>
          <w:tcPr>
            <w:tcW w:w="1118"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E0A6E96" w14:textId="77777777" w:rsidR="006377A5" w:rsidRPr="00221579" w:rsidRDefault="006377A5" w:rsidP="00221579">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Mingyang Yang</w:t>
            </w:r>
          </w:p>
          <w:p w14:paraId="0BF1B84B" w14:textId="613B0D8B" w:rsidR="00593965" w:rsidRPr="00221579" w:rsidRDefault="006377A5" w:rsidP="008156C8">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(Executive Director, QA)</w:t>
            </w:r>
          </w:p>
        </w:tc>
        <w:tc>
          <w:tcPr>
            <w:tcW w:w="2732"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337BBE9" w14:textId="0D5DBCC7"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Reviews and approves FMEA report; ensures GMP compliance and alignment with quality system</w:t>
            </w:r>
          </w:p>
        </w:tc>
      </w:tr>
      <w:tr w:rsidR="00DA3C3F" w:rsidRPr="006377A5" w14:paraId="69D7F345" w14:textId="77777777" w:rsidTr="0002571A">
        <w:trPr>
          <w:trHeight w:val="300"/>
          <w:jc w:val="center"/>
        </w:trPr>
        <w:tc>
          <w:tcPr>
            <w:tcW w:w="1150"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1CFFFD4" w14:textId="193A6763"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Quality Control</w:t>
            </w:r>
          </w:p>
        </w:tc>
        <w:tc>
          <w:tcPr>
            <w:tcW w:w="1118"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E2D04EF" w14:textId="77777777" w:rsidR="00593965" w:rsidRPr="00221579" w:rsidRDefault="00593965" w:rsidP="008156C8">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Haini Wang</w:t>
            </w:r>
          </w:p>
          <w:p w14:paraId="73961C8A" w14:textId="49586CE3" w:rsidR="00593965" w:rsidRPr="00221579" w:rsidRDefault="00593965" w:rsidP="008156C8">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(Senior Director,</w:t>
            </w:r>
            <w:r w:rsidR="006377A5">
              <w:rPr>
                <w:rFonts w:ascii="Arial" w:eastAsia="Times New Roman" w:hAnsi="Arial" w:cs="Arial"/>
                <w:sz w:val="20"/>
                <w:szCs w:val="20"/>
                <w:lang w:val="en-IE"/>
              </w:rPr>
              <w:t xml:space="preserve"> </w:t>
            </w:r>
            <w:r w:rsidRPr="00221579">
              <w:rPr>
                <w:rFonts w:ascii="Arial" w:eastAsia="Times New Roman" w:hAnsi="Arial" w:cs="Arial"/>
                <w:sz w:val="20"/>
                <w:szCs w:val="20"/>
                <w:lang w:val="en-IE"/>
              </w:rPr>
              <w:t>QC)</w:t>
            </w:r>
          </w:p>
        </w:tc>
        <w:tc>
          <w:tcPr>
            <w:tcW w:w="2732"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0D1C0A2" w14:textId="601FE673" w:rsidR="00593965" w:rsidRPr="00221579" w:rsidRDefault="00593965"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Participates as required; provides analytical method and in-process testing expertise</w:t>
            </w:r>
          </w:p>
        </w:tc>
      </w:tr>
      <w:tr w:rsidR="00DA3C3F" w:rsidRPr="006377A5" w14:paraId="576A99B6" w14:textId="77777777" w:rsidTr="0002571A">
        <w:trPr>
          <w:trHeight w:val="300"/>
          <w:jc w:val="center"/>
        </w:trPr>
        <w:tc>
          <w:tcPr>
            <w:tcW w:w="1150"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C9C97E7" w14:textId="709CF1BE" w:rsidR="0002571A" w:rsidRPr="00221579" w:rsidRDefault="0002571A"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Lilly APIEM TS/MS</w:t>
            </w:r>
          </w:p>
        </w:tc>
        <w:tc>
          <w:tcPr>
            <w:tcW w:w="1118"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0541B9B" w14:textId="77777777" w:rsidR="00833174" w:rsidRDefault="001E4976" w:rsidP="008156C8">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 xml:space="preserve">Johan </w:t>
            </w:r>
            <w:proofErr w:type="spellStart"/>
            <w:r w:rsidRPr="00221579">
              <w:rPr>
                <w:rFonts w:ascii="Arial" w:eastAsia="Times New Roman" w:hAnsi="Arial" w:cs="Arial"/>
                <w:sz w:val="20"/>
                <w:szCs w:val="20"/>
                <w:lang w:val="en-IE"/>
              </w:rPr>
              <w:t>Granander</w:t>
            </w:r>
            <w:proofErr w:type="spellEnd"/>
          </w:p>
          <w:p w14:paraId="3E7C39BB" w14:textId="3840283A" w:rsidR="0002571A" w:rsidRPr="00221579" w:rsidRDefault="0002571A" w:rsidP="008156C8">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 xml:space="preserve"> (</w:t>
            </w:r>
            <w:r w:rsidR="001E4976" w:rsidRPr="00221579">
              <w:rPr>
                <w:rFonts w:ascii="Arial" w:eastAsia="Times New Roman" w:hAnsi="Arial" w:cs="Arial"/>
                <w:sz w:val="20"/>
                <w:szCs w:val="20"/>
                <w:lang w:val="en-IE"/>
              </w:rPr>
              <w:t xml:space="preserve">Sr. Principal Scientist </w:t>
            </w:r>
            <w:r w:rsidRPr="00221579">
              <w:rPr>
                <w:rFonts w:ascii="Arial" w:eastAsia="Times New Roman" w:hAnsi="Arial" w:cs="Arial"/>
                <w:sz w:val="20"/>
                <w:szCs w:val="20"/>
                <w:lang w:val="en-IE"/>
              </w:rPr>
              <w:t>TSMS-EM)</w:t>
            </w:r>
          </w:p>
        </w:tc>
        <w:tc>
          <w:tcPr>
            <w:tcW w:w="2732"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EBF9958" w14:textId="42D8A08B" w:rsidR="0002571A" w:rsidRPr="00221579" w:rsidRDefault="0002571A"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Reviews risk assessment; provides Lilly process and quality expectations</w:t>
            </w:r>
          </w:p>
        </w:tc>
      </w:tr>
      <w:tr w:rsidR="0002571A" w:rsidRPr="006377A5" w14:paraId="4AEC099A" w14:textId="77777777" w:rsidTr="0002571A">
        <w:trPr>
          <w:trHeight w:val="300"/>
          <w:jc w:val="center"/>
        </w:trPr>
        <w:tc>
          <w:tcPr>
            <w:tcW w:w="1150"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F97C5AB" w14:textId="4FF2E961" w:rsidR="0002571A" w:rsidRPr="00221579" w:rsidRDefault="0002571A"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Lilly APIEM QA</w:t>
            </w:r>
          </w:p>
        </w:tc>
        <w:tc>
          <w:tcPr>
            <w:tcW w:w="1118"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C8C5DEE" w14:textId="318370DA" w:rsidR="00833174" w:rsidRDefault="00D14F9A" w:rsidP="008156C8">
            <w:pPr>
              <w:spacing w:after="0" w:line="240" w:lineRule="auto"/>
              <w:jc w:val="center"/>
              <w:textAlignment w:val="baseline"/>
              <w:rPr>
                <w:rFonts w:ascii="Arial" w:eastAsia="Times New Roman" w:hAnsi="Arial" w:cs="Arial"/>
                <w:sz w:val="20"/>
                <w:szCs w:val="20"/>
                <w:lang w:val="en-IE"/>
              </w:rPr>
            </w:pPr>
            <w:proofErr w:type="spellStart"/>
            <w:r w:rsidRPr="00221579">
              <w:rPr>
                <w:rFonts w:ascii="Arial" w:eastAsia="Times New Roman" w:hAnsi="Arial" w:cs="Arial"/>
                <w:sz w:val="20"/>
                <w:szCs w:val="20"/>
                <w:lang w:val="en-IE"/>
              </w:rPr>
              <w:t>Novie</w:t>
            </w:r>
            <w:proofErr w:type="spellEnd"/>
            <w:r w:rsidRPr="00221579">
              <w:rPr>
                <w:rFonts w:ascii="Arial" w:eastAsia="Times New Roman" w:hAnsi="Arial" w:cs="Arial"/>
                <w:sz w:val="20"/>
                <w:szCs w:val="20"/>
                <w:lang w:val="en-IE"/>
              </w:rPr>
              <w:t xml:space="preserve"> </w:t>
            </w:r>
            <w:proofErr w:type="spellStart"/>
            <w:r w:rsidRPr="00221579">
              <w:rPr>
                <w:rFonts w:ascii="Arial" w:eastAsia="Times New Roman" w:hAnsi="Arial" w:cs="Arial"/>
                <w:sz w:val="20"/>
                <w:szCs w:val="20"/>
                <w:lang w:val="en-IE"/>
              </w:rPr>
              <w:t>Atakiwe</w:t>
            </w:r>
            <w:proofErr w:type="spellEnd"/>
            <w:r w:rsidR="0002571A" w:rsidRPr="00221579">
              <w:rPr>
                <w:rFonts w:ascii="Arial" w:eastAsia="Times New Roman" w:hAnsi="Arial" w:cs="Arial"/>
                <w:sz w:val="20"/>
                <w:szCs w:val="20"/>
                <w:lang w:val="en-IE"/>
              </w:rPr>
              <w:t>,</w:t>
            </w:r>
          </w:p>
          <w:p w14:paraId="066A1A2C" w14:textId="1A8D2F7E" w:rsidR="00833174" w:rsidRDefault="0002571A" w:rsidP="008156C8">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 xml:space="preserve"> (</w:t>
            </w:r>
            <w:proofErr w:type="spellStart"/>
            <w:r w:rsidRPr="00221579">
              <w:rPr>
                <w:rFonts w:ascii="Arial" w:eastAsia="Times New Roman" w:hAnsi="Arial" w:cs="Arial"/>
                <w:sz w:val="20"/>
                <w:szCs w:val="20"/>
                <w:lang w:val="en-IE"/>
              </w:rPr>
              <w:t>Sr</w:t>
            </w:r>
            <w:proofErr w:type="spellEnd"/>
            <w:r w:rsidR="00833174">
              <w:rPr>
                <w:rFonts w:ascii="Arial" w:eastAsia="Times New Roman" w:hAnsi="Arial" w:cs="Arial"/>
                <w:sz w:val="20"/>
                <w:szCs w:val="20"/>
                <w:lang w:val="en-IE"/>
              </w:rPr>
              <w:t xml:space="preserve"> </w:t>
            </w:r>
            <w:r w:rsidRPr="00221579">
              <w:rPr>
                <w:rFonts w:ascii="Arial" w:eastAsia="Times New Roman" w:hAnsi="Arial" w:cs="Arial"/>
                <w:sz w:val="20"/>
                <w:szCs w:val="20"/>
                <w:lang w:val="en-IE"/>
              </w:rPr>
              <w:t>QA Associate</w:t>
            </w:r>
          </w:p>
          <w:p w14:paraId="6C86EFD5" w14:textId="1D807C5F" w:rsidR="0002571A" w:rsidRPr="00221579" w:rsidRDefault="00833174" w:rsidP="008156C8">
            <w:pPr>
              <w:spacing w:after="0" w:line="240" w:lineRule="auto"/>
              <w:jc w:val="center"/>
              <w:textAlignment w:val="baseline"/>
              <w:rPr>
                <w:rFonts w:ascii="Arial" w:eastAsia="Times New Roman" w:hAnsi="Arial" w:cs="Arial"/>
                <w:sz w:val="20"/>
                <w:szCs w:val="20"/>
                <w:lang w:val="en-IE"/>
              </w:rPr>
            </w:pPr>
            <w:r w:rsidRPr="00221579">
              <w:rPr>
                <w:rFonts w:ascii="Arial" w:eastAsia="Times New Roman" w:hAnsi="Arial" w:cs="Arial"/>
                <w:sz w:val="20"/>
                <w:szCs w:val="20"/>
                <w:lang w:val="en-IE"/>
              </w:rPr>
              <w:t>TSMS-EM</w:t>
            </w:r>
            <w:r w:rsidR="0002571A" w:rsidRPr="00221579">
              <w:rPr>
                <w:rFonts w:ascii="Arial" w:eastAsia="Times New Roman" w:hAnsi="Arial" w:cs="Arial"/>
                <w:sz w:val="20"/>
                <w:szCs w:val="20"/>
                <w:lang w:val="en-IE"/>
              </w:rPr>
              <w:t>)</w:t>
            </w:r>
          </w:p>
        </w:tc>
        <w:tc>
          <w:tcPr>
            <w:tcW w:w="2732"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FABBFDC" w14:textId="0B93DB60" w:rsidR="0002571A" w:rsidRPr="00221579" w:rsidRDefault="0002571A" w:rsidP="00221579">
            <w:pPr>
              <w:spacing w:after="0" w:line="240" w:lineRule="auto"/>
              <w:jc w:val="center"/>
              <w:textAlignment w:val="baseline"/>
              <w:rPr>
                <w:rFonts w:ascii="Arial" w:eastAsia="Times New Roman" w:hAnsi="Arial" w:cs="Arial"/>
                <w:sz w:val="20"/>
                <w:szCs w:val="20"/>
              </w:rPr>
            </w:pPr>
            <w:r w:rsidRPr="00221579">
              <w:rPr>
                <w:rFonts w:ascii="Arial" w:eastAsia="Times New Roman" w:hAnsi="Arial" w:cs="Arial"/>
                <w:sz w:val="20"/>
                <w:szCs w:val="20"/>
                <w:lang w:val="en-IE"/>
              </w:rPr>
              <w:t>Reviews and approves FMEA as required by Quality Agreement</w:t>
            </w:r>
          </w:p>
        </w:tc>
      </w:tr>
    </w:tbl>
    <w:p w14:paraId="1A4CAFF6" w14:textId="68CF6624" w:rsidR="000570D4" w:rsidRPr="00DA3C3F" w:rsidRDefault="000570D4" w:rsidP="000570D4">
      <w:pPr>
        <w:spacing w:after="0" w:line="240" w:lineRule="auto"/>
        <w:textAlignment w:val="baseline"/>
        <w:rPr>
          <w:rFonts w:ascii="Arial" w:eastAsia="Times New Roman" w:hAnsi="Arial" w:cs="Arial"/>
          <w:sz w:val="18"/>
          <w:szCs w:val="18"/>
        </w:rPr>
      </w:pPr>
      <w:r w:rsidRPr="00DA3C3F">
        <w:rPr>
          <w:rFonts w:ascii="Arial" w:eastAsia="Times New Roman" w:hAnsi="Arial" w:cs="Arial"/>
          <w:sz w:val="21"/>
          <w:szCs w:val="21"/>
        </w:rPr>
        <w:t>  </w:t>
      </w:r>
    </w:p>
    <w:p w14:paraId="0B07269E" w14:textId="256A7F23" w:rsidR="000570D4" w:rsidRPr="00DA3C3F" w:rsidRDefault="000570D4" w:rsidP="00593965">
      <w:pPr>
        <w:pStyle w:val="1"/>
        <w:keepLines w:val="0"/>
        <w:spacing w:beforeLines="50" w:before="120" w:afterLines="50" w:after="120" w:line="360" w:lineRule="auto"/>
        <w:ind w:left="357" w:hanging="357"/>
        <w:contextualSpacing/>
        <w:rPr>
          <w:rFonts w:ascii="Arial" w:eastAsia="Times New Roman" w:hAnsi="Arial" w:cs="Arial"/>
          <w:kern w:val="0"/>
          <w:sz w:val="28"/>
          <w:szCs w:val="28"/>
          <w:lang w:val="en-IE"/>
        </w:rPr>
      </w:pPr>
      <w:bookmarkStart w:id="18" w:name="_Toc228526087"/>
      <w:bookmarkStart w:id="19" w:name="_Toc236397866"/>
      <w:r w:rsidRPr="00DA3C3F">
        <w:rPr>
          <w:rFonts w:ascii="Arial" w:eastAsia="Times New Roman" w:hAnsi="Arial" w:cs="Arial"/>
          <w:kern w:val="0"/>
          <w:sz w:val="28"/>
          <w:szCs w:val="28"/>
          <w:lang w:val="en-IE"/>
        </w:rPr>
        <w:lastRenderedPageBreak/>
        <w:t>3. FMEA Scoring Criteria</w:t>
      </w:r>
      <w:bookmarkEnd w:id="18"/>
      <w:bookmarkEnd w:id="19"/>
      <w:r w:rsidRPr="00DA3C3F">
        <w:rPr>
          <w:rFonts w:ascii="Arial" w:eastAsia="Times New Roman" w:hAnsi="Arial" w:cs="Arial"/>
          <w:kern w:val="0"/>
          <w:sz w:val="28"/>
          <w:szCs w:val="28"/>
          <w:lang w:val="en-IE"/>
        </w:rPr>
        <w:t> </w:t>
      </w:r>
    </w:p>
    <w:p w14:paraId="2A3B776C" w14:textId="1861DAA2" w:rsidR="000570D4" w:rsidRPr="00DA3C3F" w:rsidRDefault="00593965" w:rsidP="00221579">
      <w:pPr>
        <w:spacing w:after="0" w:line="360" w:lineRule="auto"/>
        <w:jc w:val="both"/>
        <w:textAlignment w:val="baseline"/>
        <w:rPr>
          <w:rFonts w:ascii="Arial" w:eastAsia="Times New Roman" w:hAnsi="Arial" w:cs="Arial"/>
          <w:sz w:val="21"/>
          <w:szCs w:val="21"/>
          <w:lang w:val="en-IE"/>
        </w:rPr>
      </w:pPr>
      <w:r w:rsidRPr="00221579">
        <w:rPr>
          <w:rFonts w:ascii="Arial" w:eastAsia="Times New Roman" w:hAnsi="Arial" w:cs="Arial"/>
          <w:bCs/>
          <w:kern w:val="32"/>
          <w:sz w:val="21"/>
          <w:szCs w:val="21"/>
          <w:lang w:val="en-IE" w:eastAsia="en-US"/>
        </w:rPr>
        <w:t>Risk is evaluated using the Failure Mode and Effects Analysis (FMEA) methodology, consistent with ICH Q9. Each failure mode is scored for Severity of Harm, Probability of Occurrence, and Probability of Detection. These three scores are then combined using the risk matrix to derive an overall Risk Level (High / Medium / Low).</w:t>
      </w:r>
      <w:r w:rsidRPr="00DA3C3F">
        <w:rPr>
          <w:rFonts w:ascii="Arial" w:eastAsia="Times New Roman" w:hAnsi="Arial" w:cs="Arial"/>
          <w:sz w:val="21"/>
          <w:szCs w:val="21"/>
          <w:lang w:val="en-IE"/>
        </w:rPr>
        <w:t> </w:t>
      </w:r>
      <w:r w:rsidRPr="00DA3C3F">
        <w:rPr>
          <w:rFonts w:ascii="Arial" w:eastAsia="Times New Roman" w:hAnsi="Arial" w:cs="Arial"/>
          <w:sz w:val="21"/>
          <w:szCs w:val="21"/>
        </w:rPr>
        <w:t> </w:t>
      </w:r>
      <w:r w:rsidR="000570D4" w:rsidRPr="00DA3C3F">
        <w:rPr>
          <w:rFonts w:ascii="Arial" w:eastAsia="Times New Roman" w:hAnsi="Arial" w:cs="Arial"/>
          <w:sz w:val="21"/>
          <w:szCs w:val="21"/>
        </w:rPr>
        <w:t> </w:t>
      </w:r>
    </w:p>
    <w:p w14:paraId="42425D07" w14:textId="38B69544" w:rsidR="00593965" w:rsidRPr="00DA3C3F" w:rsidRDefault="00593965" w:rsidP="00593965">
      <w:pPr>
        <w:pStyle w:val="2"/>
        <w:keepLines w:val="0"/>
        <w:spacing w:before="120" w:after="120" w:line="240" w:lineRule="exact"/>
        <w:rPr>
          <w:rFonts w:ascii="Arial" w:eastAsia="Times New Roman" w:hAnsi="Arial" w:cs="Arial"/>
          <w:sz w:val="24"/>
          <w:szCs w:val="24"/>
          <w:lang w:val="en-IE"/>
        </w:rPr>
      </w:pPr>
      <w:bookmarkStart w:id="20" w:name="_Toc228526088"/>
      <w:bookmarkStart w:id="21" w:name="_Toc236397867"/>
      <w:r w:rsidRPr="00DA3C3F">
        <w:rPr>
          <w:rFonts w:ascii="Arial" w:eastAsia="Times New Roman" w:hAnsi="Arial" w:cs="Arial"/>
          <w:sz w:val="24"/>
          <w:szCs w:val="24"/>
          <w:lang w:val="en-IE"/>
        </w:rPr>
        <w:t>3.1 Severity of Harm — Impact on Product Quality / Patient Safety</w:t>
      </w:r>
      <w:bookmarkEnd w:id="20"/>
      <w:bookmarkEnd w:id="21"/>
      <w:r w:rsidRPr="00DA3C3F">
        <w:rPr>
          <w:rFonts w:ascii="Arial" w:eastAsia="Times New Roman" w:hAnsi="Arial" w:cs="Arial"/>
          <w:sz w:val="24"/>
          <w:szCs w:val="24"/>
          <w:lang w:val="en-IE"/>
        </w:rPr>
        <w:t> </w:t>
      </w:r>
    </w:p>
    <w:p w14:paraId="78A9788D" w14:textId="3EE9442C" w:rsidR="00593965" w:rsidRPr="00221579" w:rsidRDefault="00593965" w:rsidP="00593965">
      <w:pPr>
        <w:spacing w:beforeLines="50" w:before="120" w:line="300" w:lineRule="auto"/>
        <w:jc w:val="both"/>
        <w:textAlignment w:val="baseline"/>
        <w:rPr>
          <w:rFonts w:ascii="Arial" w:eastAsia="Times New Roman" w:hAnsi="Arial" w:cs="Arial"/>
          <w:bCs/>
          <w:kern w:val="32"/>
          <w:sz w:val="21"/>
          <w:szCs w:val="21"/>
          <w:lang w:val="en-IE" w:eastAsia="en-US"/>
        </w:rPr>
      </w:pPr>
      <w:r w:rsidRPr="00221579">
        <w:rPr>
          <w:rFonts w:ascii="Arial" w:eastAsia="Times New Roman" w:hAnsi="Arial" w:cs="Arial"/>
          <w:bCs/>
          <w:kern w:val="32"/>
          <w:sz w:val="21"/>
          <w:szCs w:val="21"/>
          <w:lang w:val="en-IE" w:eastAsia="en-US"/>
        </w:rPr>
        <w:t>Severity is assessed with respect to impact on product quality or the CQA. Severity scores are fixed and should not be adjusted by the existence of controls. </w:t>
      </w:r>
      <w:r w:rsidR="000570D4" w:rsidRPr="00221579">
        <w:rPr>
          <w:rFonts w:ascii="Arial" w:eastAsia="Times New Roman" w:hAnsi="Arial" w:cs="Arial"/>
          <w:bCs/>
          <w:kern w:val="32"/>
          <w:sz w:val="21"/>
          <w:szCs w:val="21"/>
          <w:lang w:val="en-IE"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5"/>
        <w:gridCol w:w="5034"/>
        <w:gridCol w:w="3156"/>
        <w:gridCol w:w="657"/>
      </w:tblGrid>
      <w:tr w:rsidR="00593965" w:rsidRPr="008C04CE" w14:paraId="6191BE3D" w14:textId="77777777" w:rsidTr="000B1EA2">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882A25A" w14:textId="77777777" w:rsidR="00593965" w:rsidRPr="00221579" w:rsidRDefault="00593965" w:rsidP="000B1EA2">
            <w:pPr>
              <w:spacing w:after="0" w:line="240" w:lineRule="auto"/>
              <w:jc w:val="center"/>
              <w:textAlignment w:val="baseline"/>
              <w:rPr>
                <w:rFonts w:ascii="Arial" w:eastAsia="Times New Roman" w:hAnsi="Arial" w:cs="Arial"/>
                <w:b/>
                <w:bCs/>
                <w:color w:val="FFFFFF"/>
                <w:sz w:val="21"/>
                <w:szCs w:val="21"/>
                <w:lang w:val="en-IE"/>
              </w:rPr>
            </w:pPr>
            <w:r w:rsidRPr="00221579">
              <w:rPr>
                <w:rFonts w:ascii="Arial" w:eastAsia="Times New Roman" w:hAnsi="Arial" w:cs="Arial"/>
                <w:b/>
                <w:bCs/>
                <w:color w:val="FFFFFF"/>
                <w:sz w:val="21"/>
                <w:szCs w:val="21"/>
                <w:lang w:val="en-IE"/>
              </w:rPr>
              <w:t>Severity Level </w:t>
            </w:r>
          </w:p>
        </w:tc>
        <w:tc>
          <w:tcPr>
            <w:tcW w:w="585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69B042D" w14:textId="77777777" w:rsidR="00593965" w:rsidRPr="00221579" w:rsidRDefault="00593965" w:rsidP="000B1EA2">
            <w:pPr>
              <w:spacing w:after="0" w:line="240" w:lineRule="auto"/>
              <w:jc w:val="center"/>
              <w:textAlignment w:val="baseline"/>
              <w:rPr>
                <w:rFonts w:ascii="Arial" w:eastAsia="Times New Roman" w:hAnsi="Arial" w:cs="Arial"/>
                <w:b/>
                <w:bCs/>
                <w:color w:val="FFFFFF"/>
                <w:sz w:val="21"/>
                <w:szCs w:val="21"/>
                <w:lang w:val="en-IE"/>
              </w:rPr>
            </w:pPr>
            <w:r w:rsidRPr="00221579">
              <w:rPr>
                <w:rFonts w:ascii="Arial" w:eastAsia="Times New Roman" w:hAnsi="Arial" w:cs="Arial"/>
                <w:b/>
                <w:bCs/>
                <w:color w:val="FFFFFF"/>
                <w:sz w:val="21"/>
                <w:szCs w:val="21"/>
                <w:lang w:val="en-IE"/>
              </w:rPr>
              <w:t>Description </w:t>
            </w:r>
          </w:p>
        </w:tc>
        <w:tc>
          <w:tcPr>
            <w:tcW w:w="142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3FC1600" w14:textId="77777777" w:rsidR="00593965" w:rsidRPr="00221579" w:rsidRDefault="00593965" w:rsidP="000B1EA2">
            <w:pPr>
              <w:spacing w:after="0" w:line="240" w:lineRule="auto"/>
              <w:jc w:val="center"/>
              <w:textAlignment w:val="baseline"/>
              <w:rPr>
                <w:rFonts w:ascii="Arial" w:eastAsia="Times New Roman" w:hAnsi="Arial" w:cs="Arial"/>
                <w:b/>
                <w:bCs/>
                <w:color w:val="FFFFFF"/>
                <w:sz w:val="21"/>
                <w:szCs w:val="21"/>
                <w:lang w:val="en-IE"/>
              </w:rPr>
            </w:pPr>
            <w:r w:rsidRPr="00221579">
              <w:rPr>
                <w:rFonts w:ascii="Arial" w:eastAsia="Times New Roman" w:hAnsi="Arial" w:cs="Arial"/>
                <w:b/>
                <w:bCs/>
                <w:color w:val="FFFFFF"/>
                <w:sz w:val="21"/>
                <w:szCs w:val="21"/>
                <w:lang w:val="en-IE"/>
              </w:rPr>
              <w:t>Patient / Quality Impact </w:t>
            </w:r>
          </w:p>
        </w:tc>
        <w:tc>
          <w:tcPr>
            <w:tcW w:w="63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8E4EE2B" w14:textId="77777777" w:rsidR="00593965" w:rsidRPr="00221579" w:rsidRDefault="00593965" w:rsidP="000B1EA2">
            <w:pPr>
              <w:spacing w:after="0" w:line="240" w:lineRule="auto"/>
              <w:jc w:val="center"/>
              <w:textAlignment w:val="baseline"/>
              <w:rPr>
                <w:rFonts w:ascii="Arial" w:eastAsia="Times New Roman" w:hAnsi="Arial" w:cs="Arial"/>
                <w:b/>
                <w:bCs/>
                <w:color w:val="FFFFFF"/>
                <w:sz w:val="21"/>
                <w:szCs w:val="21"/>
                <w:lang w:val="en-IE"/>
              </w:rPr>
            </w:pPr>
            <w:r w:rsidRPr="00221579">
              <w:rPr>
                <w:rFonts w:ascii="Arial" w:eastAsia="Times New Roman" w:hAnsi="Arial" w:cs="Arial"/>
                <w:b/>
                <w:bCs/>
                <w:color w:val="FFFFFF"/>
                <w:sz w:val="21"/>
                <w:szCs w:val="21"/>
                <w:lang w:val="en-IE"/>
              </w:rPr>
              <w:t>Score </w:t>
            </w:r>
          </w:p>
        </w:tc>
      </w:tr>
      <w:tr w:rsidR="00DA3C3F" w:rsidRPr="008C04CE" w14:paraId="06657A46" w14:textId="77777777" w:rsidTr="000B1EA2">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2F3C031A" w14:textId="77777777" w:rsidR="00593965" w:rsidRPr="00BD529A" w:rsidRDefault="00593965" w:rsidP="000B1EA2">
            <w:pPr>
              <w:spacing w:after="0" w:line="240" w:lineRule="auto"/>
              <w:jc w:val="center"/>
              <w:textAlignment w:val="baseline"/>
              <w:rPr>
                <w:rFonts w:ascii="Arial" w:eastAsia="Times New Roman" w:hAnsi="Arial" w:cs="Arial"/>
                <w:color w:val="FFFFFF" w:themeColor="background1"/>
                <w:sz w:val="21"/>
                <w:szCs w:val="21"/>
              </w:rPr>
            </w:pPr>
            <w:r w:rsidRPr="00BD529A">
              <w:rPr>
                <w:rFonts w:ascii="Arial" w:eastAsia="Times New Roman" w:hAnsi="Arial" w:cs="Arial"/>
                <w:b/>
                <w:bCs/>
                <w:color w:val="FFFFFF" w:themeColor="background1"/>
                <w:sz w:val="21"/>
                <w:szCs w:val="21"/>
                <w:lang w:val="en-IE"/>
              </w:rPr>
              <w:t>Severe</w:t>
            </w:r>
            <w:r w:rsidRPr="00BD529A">
              <w:rPr>
                <w:rFonts w:ascii="Arial" w:eastAsia="Times New Roman" w:hAnsi="Arial" w:cs="Arial"/>
                <w:color w:val="FFFFFF" w:themeColor="background1"/>
                <w:sz w:val="21"/>
                <w:szCs w:val="21"/>
              </w:rPr>
              <w:t> </w:t>
            </w:r>
          </w:p>
        </w:tc>
        <w:tc>
          <w:tcPr>
            <w:tcW w:w="5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C4FC73A" w14:textId="77777777" w:rsidR="00593965" w:rsidRPr="00221579" w:rsidRDefault="00593965" w:rsidP="000B1EA2">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Definite impact to product quality which impacts patient safety, resulting in batch rejection (within Lilly control) or product recall.</w:t>
            </w:r>
            <w:r w:rsidRPr="00221579">
              <w:rPr>
                <w:rFonts w:ascii="Arial" w:eastAsia="Times New Roman" w:hAnsi="Arial" w:cs="Arial"/>
                <w:sz w:val="21"/>
                <w:szCs w:val="21"/>
              </w:rPr>
              <w:t> </w:t>
            </w:r>
          </w:p>
        </w:tc>
        <w:tc>
          <w:tcPr>
            <w:tcW w:w="142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B9ABA30" w14:textId="77777777" w:rsidR="00593965" w:rsidRPr="00221579" w:rsidRDefault="00593965" w:rsidP="000B1EA2">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Direct patient safety impact / product recall</w:t>
            </w:r>
            <w:r w:rsidRPr="00221579">
              <w:rPr>
                <w:rFonts w:ascii="Arial" w:eastAsia="Times New Roman" w:hAnsi="Arial" w:cs="Arial"/>
                <w:sz w:val="21"/>
                <w:szCs w:val="21"/>
              </w:rPr>
              <w:t> </w:t>
            </w:r>
          </w:p>
        </w:tc>
        <w:tc>
          <w:tcPr>
            <w:tcW w:w="630" w:type="dxa"/>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49E58D2B" w14:textId="77777777" w:rsidR="00593965" w:rsidRPr="00221579" w:rsidRDefault="00593965" w:rsidP="000B1EA2">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5</w:t>
            </w:r>
            <w:r w:rsidRPr="00221579">
              <w:rPr>
                <w:rFonts w:ascii="Arial" w:eastAsia="Times New Roman" w:hAnsi="Arial" w:cs="Arial"/>
                <w:sz w:val="21"/>
                <w:szCs w:val="21"/>
              </w:rPr>
              <w:t> </w:t>
            </w:r>
          </w:p>
        </w:tc>
      </w:tr>
      <w:tr w:rsidR="00DA3C3F" w:rsidRPr="008C04CE" w14:paraId="4CC51CDC" w14:textId="77777777" w:rsidTr="000B1EA2">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7E108620" w14:textId="77777777" w:rsidR="00593965" w:rsidRPr="00BD529A" w:rsidRDefault="00593965" w:rsidP="000B1EA2">
            <w:pPr>
              <w:spacing w:after="0" w:line="240" w:lineRule="auto"/>
              <w:jc w:val="center"/>
              <w:textAlignment w:val="baseline"/>
              <w:rPr>
                <w:rFonts w:ascii="Arial" w:eastAsia="Times New Roman" w:hAnsi="Arial" w:cs="Arial"/>
                <w:color w:val="FFFFFF" w:themeColor="background1"/>
                <w:sz w:val="21"/>
                <w:szCs w:val="21"/>
              </w:rPr>
            </w:pPr>
            <w:r w:rsidRPr="00BD529A">
              <w:rPr>
                <w:rFonts w:ascii="Arial" w:eastAsia="Times New Roman" w:hAnsi="Arial" w:cs="Arial"/>
                <w:b/>
                <w:bCs/>
                <w:color w:val="FFFFFF" w:themeColor="background1"/>
                <w:sz w:val="21"/>
                <w:szCs w:val="21"/>
                <w:lang w:val="en-IE"/>
              </w:rPr>
              <w:t>Major</w:t>
            </w:r>
            <w:r w:rsidRPr="00BD529A">
              <w:rPr>
                <w:rFonts w:ascii="Arial" w:eastAsia="Times New Roman" w:hAnsi="Arial" w:cs="Arial"/>
                <w:color w:val="FFFFFF" w:themeColor="background1"/>
                <w:sz w:val="21"/>
                <w:szCs w:val="21"/>
              </w:rPr>
              <w:t> </w:t>
            </w:r>
          </w:p>
        </w:tc>
        <w:tc>
          <w:tcPr>
            <w:tcW w:w="585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AF66A64" w14:textId="77777777" w:rsidR="00593965" w:rsidRPr="00221579" w:rsidRDefault="00593965" w:rsidP="000B1EA2">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Potential impact on product quality which may impact patient safety; may result in batch rejection.</w:t>
            </w:r>
            <w:r w:rsidRPr="00221579">
              <w:rPr>
                <w:rFonts w:ascii="Arial" w:eastAsia="Times New Roman" w:hAnsi="Arial" w:cs="Arial"/>
                <w:sz w:val="21"/>
                <w:szCs w:val="21"/>
              </w:rPr>
              <w:t> </w:t>
            </w:r>
          </w:p>
        </w:tc>
        <w:tc>
          <w:tcPr>
            <w:tcW w:w="1425"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A5C6667" w14:textId="77777777" w:rsidR="00593965" w:rsidRPr="00221579" w:rsidRDefault="00593965" w:rsidP="000B1EA2">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Probable patient safety impact / batch rejection</w:t>
            </w:r>
            <w:r w:rsidRPr="00221579">
              <w:rPr>
                <w:rFonts w:ascii="Arial" w:eastAsia="Times New Roman" w:hAnsi="Arial" w:cs="Arial"/>
                <w:sz w:val="21"/>
                <w:szCs w:val="21"/>
              </w:rPr>
              <w:t> </w:t>
            </w:r>
          </w:p>
        </w:tc>
        <w:tc>
          <w:tcPr>
            <w:tcW w:w="630" w:type="dxa"/>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05D162BA" w14:textId="77777777" w:rsidR="00593965" w:rsidRPr="00BD529A" w:rsidRDefault="00593965" w:rsidP="000B1EA2">
            <w:pPr>
              <w:spacing w:after="0" w:line="240" w:lineRule="auto"/>
              <w:jc w:val="center"/>
              <w:textAlignment w:val="baseline"/>
              <w:rPr>
                <w:rFonts w:ascii="Arial" w:eastAsia="Times New Roman" w:hAnsi="Arial" w:cs="Arial"/>
                <w:color w:val="FFFFFF" w:themeColor="background1"/>
                <w:sz w:val="21"/>
                <w:szCs w:val="21"/>
              </w:rPr>
            </w:pPr>
            <w:r w:rsidRPr="00BD529A">
              <w:rPr>
                <w:rFonts w:ascii="Arial" w:eastAsia="Times New Roman" w:hAnsi="Arial" w:cs="Arial"/>
                <w:b/>
                <w:bCs/>
                <w:color w:val="FFFFFF" w:themeColor="background1"/>
                <w:sz w:val="21"/>
                <w:szCs w:val="21"/>
                <w:lang w:val="en-IE"/>
              </w:rPr>
              <w:t>4</w:t>
            </w:r>
            <w:r w:rsidRPr="00BD529A">
              <w:rPr>
                <w:rFonts w:ascii="Arial" w:eastAsia="Times New Roman" w:hAnsi="Arial" w:cs="Arial"/>
                <w:color w:val="FFFFFF" w:themeColor="background1"/>
                <w:sz w:val="21"/>
                <w:szCs w:val="21"/>
              </w:rPr>
              <w:t> </w:t>
            </w:r>
          </w:p>
        </w:tc>
      </w:tr>
      <w:tr w:rsidR="00DA3C3F" w:rsidRPr="008C04CE" w14:paraId="50DB0552" w14:textId="77777777" w:rsidTr="000B1EA2">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40F112F7" w14:textId="77777777" w:rsidR="00593965" w:rsidRPr="00BD529A" w:rsidRDefault="00593965" w:rsidP="000B1EA2">
            <w:pPr>
              <w:spacing w:after="0" w:line="240" w:lineRule="auto"/>
              <w:jc w:val="center"/>
              <w:textAlignment w:val="baseline"/>
              <w:rPr>
                <w:rFonts w:ascii="Arial" w:eastAsia="Times New Roman" w:hAnsi="Arial" w:cs="Arial"/>
                <w:color w:val="FFFFFF" w:themeColor="background1"/>
                <w:sz w:val="21"/>
                <w:szCs w:val="21"/>
              </w:rPr>
            </w:pPr>
            <w:r w:rsidRPr="00BD529A">
              <w:rPr>
                <w:rFonts w:ascii="Arial" w:eastAsia="Times New Roman" w:hAnsi="Arial" w:cs="Arial"/>
                <w:b/>
                <w:bCs/>
                <w:color w:val="FFFFFF" w:themeColor="background1"/>
                <w:sz w:val="21"/>
                <w:szCs w:val="21"/>
                <w:lang w:val="en-IE"/>
              </w:rPr>
              <w:t>Moderate</w:t>
            </w:r>
            <w:r w:rsidRPr="00BD529A">
              <w:rPr>
                <w:rFonts w:ascii="Arial" w:eastAsia="Times New Roman" w:hAnsi="Arial" w:cs="Arial"/>
                <w:color w:val="FFFFFF" w:themeColor="background1"/>
                <w:sz w:val="21"/>
                <w:szCs w:val="21"/>
              </w:rPr>
              <w:t> </w:t>
            </w:r>
          </w:p>
        </w:tc>
        <w:tc>
          <w:tcPr>
            <w:tcW w:w="5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B716EE9" w14:textId="77777777" w:rsidR="00593965" w:rsidRPr="00221579" w:rsidRDefault="00593965" w:rsidP="000B1EA2">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Potential impact to product quality requiring investigation. Some business impact — potential to lose some processing capability.</w:t>
            </w:r>
            <w:r w:rsidRPr="00221579">
              <w:rPr>
                <w:rFonts w:ascii="Arial" w:eastAsia="Times New Roman" w:hAnsi="Arial" w:cs="Arial"/>
                <w:sz w:val="21"/>
                <w:szCs w:val="21"/>
              </w:rPr>
              <w:t> </w:t>
            </w:r>
          </w:p>
        </w:tc>
        <w:tc>
          <w:tcPr>
            <w:tcW w:w="142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9B8D109" w14:textId="77777777" w:rsidR="00593965" w:rsidRPr="00221579" w:rsidRDefault="00593965" w:rsidP="000B1EA2">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Investigation required; processing capability at risk</w:t>
            </w:r>
            <w:r w:rsidRPr="00221579">
              <w:rPr>
                <w:rFonts w:ascii="Arial" w:eastAsia="Times New Roman" w:hAnsi="Arial" w:cs="Arial"/>
                <w:sz w:val="21"/>
                <w:szCs w:val="21"/>
              </w:rPr>
              <w:t> </w:t>
            </w:r>
          </w:p>
        </w:tc>
        <w:tc>
          <w:tcPr>
            <w:tcW w:w="630" w:type="dxa"/>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523831CA" w14:textId="77777777" w:rsidR="00593965" w:rsidRPr="00BD529A" w:rsidRDefault="00593965" w:rsidP="000B1EA2">
            <w:pPr>
              <w:spacing w:after="0" w:line="240" w:lineRule="auto"/>
              <w:jc w:val="center"/>
              <w:textAlignment w:val="baseline"/>
              <w:rPr>
                <w:rFonts w:ascii="Arial" w:eastAsia="Times New Roman" w:hAnsi="Arial" w:cs="Arial"/>
                <w:color w:val="FFFFFF" w:themeColor="background1"/>
                <w:sz w:val="21"/>
                <w:szCs w:val="21"/>
              </w:rPr>
            </w:pPr>
            <w:r w:rsidRPr="00BD529A">
              <w:rPr>
                <w:rFonts w:ascii="Arial" w:eastAsia="Times New Roman" w:hAnsi="Arial" w:cs="Arial"/>
                <w:b/>
                <w:bCs/>
                <w:color w:val="FFFFFF" w:themeColor="background1"/>
                <w:sz w:val="21"/>
                <w:szCs w:val="21"/>
                <w:lang w:val="en-IE"/>
              </w:rPr>
              <w:t>3</w:t>
            </w:r>
            <w:r w:rsidRPr="00BD529A">
              <w:rPr>
                <w:rFonts w:ascii="Arial" w:eastAsia="Times New Roman" w:hAnsi="Arial" w:cs="Arial"/>
                <w:color w:val="FFFFFF" w:themeColor="background1"/>
                <w:sz w:val="21"/>
                <w:szCs w:val="21"/>
              </w:rPr>
              <w:t> </w:t>
            </w:r>
          </w:p>
        </w:tc>
      </w:tr>
      <w:tr w:rsidR="00DA3C3F" w:rsidRPr="008C04CE" w14:paraId="43120F6F" w14:textId="77777777" w:rsidTr="000B1EA2">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7D680D0D" w14:textId="77777777" w:rsidR="00593965" w:rsidRPr="00221579" w:rsidRDefault="00593965" w:rsidP="000B1EA2">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Minor</w:t>
            </w:r>
            <w:r w:rsidRPr="00221579">
              <w:rPr>
                <w:rFonts w:ascii="Arial" w:eastAsia="Times New Roman" w:hAnsi="Arial" w:cs="Arial"/>
                <w:sz w:val="21"/>
                <w:szCs w:val="21"/>
              </w:rPr>
              <w:t> </w:t>
            </w:r>
          </w:p>
        </w:tc>
        <w:tc>
          <w:tcPr>
            <w:tcW w:w="585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BC9AC01" w14:textId="77777777" w:rsidR="00593965" w:rsidRPr="00221579" w:rsidRDefault="00593965" w:rsidP="000B1EA2">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Readily available information to support no product quality impact (Observation). Minor business impact — schedule adjustments required to avoid impact to processing capability.</w:t>
            </w:r>
            <w:r w:rsidRPr="00221579">
              <w:rPr>
                <w:rFonts w:ascii="Arial" w:eastAsia="Times New Roman" w:hAnsi="Arial" w:cs="Arial"/>
                <w:sz w:val="21"/>
                <w:szCs w:val="21"/>
              </w:rPr>
              <w:t> </w:t>
            </w:r>
          </w:p>
        </w:tc>
        <w:tc>
          <w:tcPr>
            <w:tcW w:w="1425"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2D854A4" w14:textId="77777777" w:rsidR="00593965" w:rsidRPr="00221579" w:rsidRDefault="00593965" w:rsidP="000B1EA2">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No quality impact; minor schedule impact</w:t>
            </w:r>
            <w:r w:rsidRPr="00221579">
              <w:rPr>
                <w:rFonts w:ascii="Arial" w:eastAsia="Times New Roman" w:hAnsi="Arial" w:cs="Arial"/>
                <w:sz w:val="21"/>
                <w:szCs w:val="21"/>
              </w:rPr>
              <w:t> </w:t>
            </w:r>
          </w:p>
        </w:tc>
        <w:tc>
          <w:tcPr>
            <w:tcW w:w="630"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6033ECD8" w14:textId="77777777" w:rsidR="00593965" w:rsidRPr="00221579" w:rsidRDefault="00593965" w:rsidP="000B1EA2">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2</w:t>
            </w:r>
            <w:r w:rsidRPr="00221579">
              <w:rPr>
                <w:rFonts w:ascii="Arial" w:eastAsia="Times New Roman" w:hAnsi="Arial" w:cs="Arial"/>
                <w:sz w:val="21"/>
                <w:szCs w:val="21"/>
              </w:rPr>
              <w:t> </w:t>
            </w:r>
          </w:p>
        </w:tc>
      </w:tr>
      <w:tr w:rsidR="00DA3C3F" w:rsidRPr="008C04CE" w14:paraId="21B1D947" w14:textId="77777777" w:rsidTr="000B1EA2">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26E6DD8F" w14:textId="77777777" w:rsidR="00593965" w:rsidRPr="00221579" w:rsidRDefault="00593965" w:rsidP="000B1EA2">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Negligible</w:t>
            </w:r>
            <w:r w:rsidRPr="00221579">
              <w:rPr>
                <w:rFonts w:ascii="Arial" w:eastAsia="Times New Roman" w:hAnsi="Arial" w:cs="Arial"/>
                <w:sz w:val="21"/>
                <w:szCs w:val="21"/>
              </w:rPr>
              <w:t> </w:t>
            </w:r>
          </w:p>
        </w:tc>
        <w:tc>
          <w:tcPr>
            <w:tcW w:w="5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1CE6E53" w14:textId="77777777" w:rsidR="00593965" w:rsidRPr="00221579" w:rsidRDefault="00593965" w:rsidP="000B1EA2">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No potential impact to product quality. No operational impact or impact to processing capability.</w:t>
            </w:r>
            <w:r w:rsidRPr="00221579">
              <w:rPr>
                <w:rFonts w:ascii="Arial" w:eastAsia="Times New Roman" w:hAnsi="Arial" w:cs="Arial"/>
                <w:sz w:val="21"/>
                <w:szCs w:val="21"/>
              </w:rPr>
              <w:t> </w:t>
            </w:r>
          </w:p>
        </w:tc>
        <w:tc>
          <w:tcPr>
            <w:tcW w:w="142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76B228B" w14:textId="77777777" w:rsidR="00593965" w:rsidRPr="00221579" w:rsidRDefault="00593965" w:rsidP="000B1EA2">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No impact</w:t>
            </w:r>
            <w:r w:rsidRPr="00221579">
              <w:rPr>
                <w:rFonts w:ascii="Arial" w:eastAsia="Times New Roman" w:hAnsi="Arial" w:cs="Arial"/>
                <w:sz w:val="21"/>
                <w:szCs w:val="21"/>
              </w:rPr>
              <w:t> </w:t>
            </w:r>
          </w:p>
        </w:tc>
        <w:tc>
          <w:tcPr>
            <w:tcW w:w="630"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141917C7" w14:textId="77777777" w:rsidR="00593965" w:rsidRPr="00221579" w:rsidRDefault="00593965" w:rsidP="000B1EA2">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1</w:t>
            </w:r>
            <w:r w:rsidRPr="00221579">
              <w:rPr>
                <w:rFonts w:ascii="Arial" w:eastAsia="Times New Roman" w:hAnsi="Arial" w:cs="Arial"/>
                <w:sz w:val="21"/>
                <w:szCs w:val="21"/>
              </w:rPr>
              <w:t> </w:t>
            </w:r>
          </w:p>
        </w:tc>
      </w:tr>
    </w:tbl>
    <w:p w14:paraId="7CE26F82" w14:textId="4A24965E" w:rsidR="000570D4" w:rsidRPr="00DA3C3F" w:rsidRDefault="000570D4" w:rsidP="000570D4">
      <w:pPr>
        <w:spacing w:after="0" w:line="240" w:lineRule="auto"/>
        <w:textAlignment w:val="baseline"/>
        <w:rPr>
          <w:rFonts w:ascii="Arial" w:eastAsia="Times New Roman" w:hAnsi="Arial" w:cs="Arial"/>
          <w:sz w:val="21"/>
          <w:szCs w:val="21"/>
        </w:rPr>
      </w:pPr>
    </w:p>
    <w:p w14:paraId="1AF5644B" w14:textId="5C572419" w:rsidR="000570D4" w:rsidRPr="00DA3C3F" w:rsidRDefault="000570D4" w:rsidP="00593965">
      <w:pPr>
        <w:pStyle w:val="2"/>
        <w:keepLines w:val="0"/>
        <w:spacing w:before="120" w:after="120" w:line="240" w:lineRule="exact"/>
        <w:rPr>
          <w:rFonts w:ascii="Arial" w:eastAsia="Times New Roman" w:hAnsi="Arial" w:cs="Arial"/>
          <w:sz w:val="24"/>
          <w:szCs w:val="24"/>
          <w:lang w:val="en-IE"/>
        </w:rPr>
      </w:pPr>
      <w:bookmarkStart w:id="22" w:name="_Toc228526089"/>
      <w:bookmarkStart w:id="23" w:name="_Toc236397868"/>
      <w:r w:rsidRPr="00DA3C3F">
        <w:rPr>
          <w:rFonts w:ascii="Arial" w:eastAsia="Times New Roman" w:hAnsi="Arial" w:cs="Arial"/>
          <w:sz w:val="24"/>
          <w:szCs w:val="24"/>
          <w:lang w:val="en-IE"/>
        </w:rPr>
        <w:t>3.2 Probability of Occurrence</w:t>
      </w:r>
      <w:bookmarkEnd w:id="22"/>
      <w:bookmarkEnd w:id="23"/>
      <w:r w:rsidRPr="00DA3C3F">
        <w:rPr>
          <w:rFonts w:ascii="Arial" w:eastAsia="Times New Roman" w:hAnsi="Arial" w:cs="Arial"/>
          <w:sz w:val="24"/>
          <w:szCs w:val="24"/>
          <w:lang w:val="en-IE"/>
        </w:rPr>
        <w:t> </w:t>
      </w:r>
    </w:p>
    <w:p w14:paraId="016CB380" w14:textId="77777777" w:rsidR="00593965" w:rsidRPr="00DA3C3F" w:rsidRDefault="00593965" w:rsidP="00221579">
      <w:pPr>
        <w:spacing w:beforeLines="50" w:before="120" w:line="360" w:lineRule="auto"/>
        <w:jc w:val="both"/>
        <w:textAlignment w:val="baseline"/>
        <w:rPr>
          <w:rFonts w:ascii="Arial" w:eastAsia="Times New Roman" w:hAnsi="Arial" w:cs="Arial"/>
          <w:sz w:val="21"/>
          <w:szCs w:val="21"/>
          <w:lang w:val="en-IE"/>
        </w:rPr>
      </w:pPr>
      <w:r w:rsidRPr="00DA3C3F">
        <w:rPr>
          <w:rFonts w:ascii="Arial" w:eastAsia="Times New Roman" w:hAnsi="Arial" w:cs="Arial"/>
          <w:sz w:val="21"/>
          <w:szCs w:val="21"/>
          <w:lang w:val="en-IE"/>
        </w:rPr>
        <w:t>Occurrence reflects the likelihood that the failure mode will occur, taking into account the current state of process knowledge and the robustness of the control strategy as designed.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43"/>
        <w:gridCol w:w="6826"/>
        <w:gridCol w:w="1713"/>
      </w:tblGrid>
      <w:tr w:rsidR="000570D4" w:rsidRPr="008C04CE" w14:paraId="7B971D29" w14:textId="77777777" w:rsidTr="00572FBE">
        <w:trPr>
          <w:trHeight w:val="300"/>
        </w:trPr>
        <w:tc>
          <w:tcPr>
            <w:tcW w:w="807"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DB09CD9" w14:textId="15E91B7C" w:rsidR="000570D4" w:rsidRPr="00221579" w:rsidRDefault="000570D4" w:rsidP="000570D4">
            <w:pPr>
              <w:spacing w:after="0" w:line="240" w:lineRule="auto"/>
              <w:jc w:val="center"/>
              <w:textAlignment w:val="baseline"/>
              <w:rPr>
                <w:rFonts w:ascii="Arial" w:eastAsia="Times New Roman" w:hAnsi="Arial" w:cs="Arial"/>
                <w:b/>
                <w:bCs/>
                <w:color w:val="FFFFFF"/>
                <w:sz w:val="21"/>
                <w:szCs w:val="21"/>
                <w:lang w:val="en-IE"/>
              </w:rPr>
            </w:pPr>
            <w:r w:rsidRPr="00221579">
              <w:rPr>
                <w:rFonts w:ascii="Arial" w:eastAsia="Times New Roman" w:hAnsi="Arial" w:cs="Arial"/>
                <w:b/>
                <w:bCs/>
                <w:color w:val="FFFFFF"/>
                <w:sz w:val="21"/>
                <w:szCs w:val="21"/>
                <w:lang w:val="en-IE"/>
              </w:rPr>
              <w:t> Probability of Occurrence </w:t>
            </w:r>
          </w:p>
        </w:tc>
        <w:tc>
          <w:tcPr>
            <w:tcW w:w="3352"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B7DFD7C" w14:textId="77777777" w:rsidR="000570D4" w:rsidRPr="00221579" w:rsidRDefault="000570D4" w:rsidP="000570D4">
            <w:pPr>
              <w:spacing w:after="0" w:line="240" w:lineRule="auto"/>
              <w:jc w:val="center"/>
              <w:textAlignment w:val="baseline"/>
              <w:rPr>
                <w:rFonts w:ascii="Arial" w:eastAsia="Times New Roman" w:hAnsi="Arial" w:cs="Arial"/>
                <w:b/>
                <w:bCs/>
                <w:color w:val="FFFFFF"/>
                <w:sz w:val="21"/>
                <w:szCs w:val="21"/>
                <w:lang w:val="en-IE"/>
              </w:rPr>
            </w:pPr>
            <w:r w:rsidRPr="00221579">
              <w:rPr>
                <w:rFonts w:ascii="Arial" w:eastAsia="Times New Roman" w:hAnsi="Arial" w:cs="Arial"/>
                <w:b/>
                <w:bCs/>
                <w:color w:val="FFFFFF"/>
                <w:sz w:val="21"/>
                <w:szCs w:val="21"/>
                <w:lang w:val="en-IE"/>
              </w:rPr>
              <w:t>Description </w:t>
            </w:r>
          </w:p>
        </w:tc>
        <w:tc>
          <w:tcPr>
            <w:tcW w:w="841"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B7250EB" w14:textId="77777777" w:rsidR="000570D4" w:rsidRPr="00221579" w:rsidRDefault="000570D4" w:rsidP="000570D4">
            <w:pPr>
              <w:spacing w:after="0" w:line="240" w:lineRule="auto"/>
              <w:jc w:val="center"/>
              <w:textAlignment w:val="baseline"/>
              <w:rPr>
                <w:rFonts w:ascii="Arial" w:eastAsia="Times New Roman" w:hAnsi="Arial" w:cs="Arial"/>
                <w:b/>
                <w:bCs/>
                <w:color w:val="FFFFFF"/>
                <w:sz w:val="21"/>
                <w:szCs w:val="21"/>
                <w:lang w:val="en-IE"/>
              </w:rPr>
            </w:pPr>
            <w:r w:rsidRPr="00221579">
              <w:rPr>
                <w:rFonts w:ascii="Arial" w:eastAsia="Times New Roman" w:hAnsi="Arial" w:cs="Arial"/>
                <w:b/>
                <w:bCs/>
                <w:color w:val="FFFFFF"/>
                <w:sz w:val="21"/>
                <w:szCs w:val="21"/>
                <w:lang w:val="en-IE"/>
              </w:rPr>
              <w:t>Score </w:t>
            </w:r>
          </w:p>
        </w:tc>
      </w:tr>
      <w:tr w:rsidR="00DA3C3F" w:rsidRPr="008C04CE" w14:paraId="40E897BB" w14:textId="77777777" w:rsidTr="00572FBE">
        <w:trPr>
          <w:trHeight w:val="300"/>
        </w:trPr>
        <w:tc>
          <w:tcPr>
            <w:tcW w:w="807"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6F46AD45" w14:textId="77777777" w:rsidR="000570D4" w:rsidRPr="00221579" w:rsidRDefault="000570D4" w:rsidP="000570D4">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Frequent</w:t>
            </w:r>
            <w:r w:rsidRPr="00221579">
              <w:rPr>
                <w:rFonts w:ascii="Arial" w:eastAsia="Times New Roman" w:hAnsi="Arial" w:cs="Arial"/>
                <w:sz w:val="21"/>
                <w:szCs w:val="21"/>
              </w:rPr>
              <w:t> </w:t>
            </w:r>
          </w:p>
        </w:tc>
        <w:tc>
          <w:tcPr>
            <w:tcW w:w="3352"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572282E" w14:textId="77777777" w:rsidR="000570D4" w:rsidRPr="00221579" w:rsidRDefault="000570D4" w:rsidP="000570D4">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Common, repeated, or occurring often. Failure almost certain to occur.</w:t>
            </w:r>
            <w:r w:rsidRPr="00221579">
              <w:rPr>
                <w:rFonts w:ascii="Arial" w:eastAsia="Times New Roman" w:hAnsi="Arial" w:cs="Arial"/>
                <w:sz w:val="21"/>
                <w:szCs w:val="21"/>
              </w:rPr>
              <w:t> </w:t>
            </w:r>
          </w:p>
        </w:tc>
        <w:tc>
          <w:tcPr>
            <w:tcW w:w="841"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077C26C9" w14:textId="77777777" w:rsidR="000570D4" w:rsidRPr="00221579" w:rsidRDefault="000570D4" w:rsidP="000570D4">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5</w:t>
            </w:r>
            <w:r w:rsidRPr="00221579">
              <w:rPr>
                <w:rFonts w:ascii="Arial" w:eastAsia="Times New Roman" w:hAnsi="Arial" w:cs="Arial"/>
                <w:sz w:val="21"/>
                <w:szCs w:val="21"/>
              </w:rPr>
              <w:t> </w:t>
            </w:r>
          </w:p>
        </w:tc>
      </w:tr>
      <w:tr w:rsidR="00DA3C3F" w:rsidRPr="008C04CE" w14:paraId="66B00135" w14:textId="77777777" w:rsidTr="00572FBE">
        <w:trPr>
          <w:trHeight w:val="300"/>
        </w:trPr>
        <w:tc>
          <w:tcPr>
            <w:tcW w:w="807"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3611A8F1" w14:textId="77777777" w:rsidR="000570D4" w:rsidRPr="00221579" w:rsidRDefault="000570D4" w:rsidP="000570D4">
            <w:pPr>
              <w:spacing w:after="0" w:line="240" w:lineRule="auto"/>
              <w:jc w:val="center"/>
              <w:textAlignment w:val="baseline"/>
              <w:rPr>
                <w:rFonts w:ascii="Arial" w:eastAsia="Times New Roman" w:hAnsi="Arial" w:cs="Arial"/>
                <w:b/>
                <w:bCs/>
                <w:color w:val="FFFFFF"/>
                <w:sz w:val="21"/>
                <w:szCs w:val="21"/>
                <w:lang w:val="en-IE"/>
              </w:rPr>
            </w:pPr>
            <w:r w:rsidRPr="00221579">
              <w:rPr>
                <w:rFonts w:ascii="Arial" w:eastAsia="Times New Roman" w:hAnsi="Arial" w:cs="Arial"/>
                <w:b/>
                <w:bCs/>
                <w:color w:val="FFFFFF"/>
                <w:sz w:val="21"/>
                <w:szCs w:val="21"/>
                <w:lang w:val="en-IE"/>
              </w:rPr>
              <w:t>Probable </w:t>
            </w:r>
          </w:p>
        </w:tc>
        <w:tc>
          <w:tcPr>
            <w:tcW w:w="3352"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E8AEE61" w14:textId="77777777" w:rsidR="000570D4" w:rsidRPr="00221579" w:rsidRDefault="000570D4" w:rsidP="000570D4">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Likely to occur under normal operating conditions.</w:t>
            </w:r>
            <w:r w:rsidRPr="00221579">
              <w:rPr>
                <w:rFonts w:ascii="Arial" w:eastAsia="Times New Roman" w:hAnsi="Arial" w:cs="Arial"/>
                <w:sz w:val="21"/>
                <w:szCs w:val="21"/>
              </w:rPr>
              <w:t> </w:t>
            </w:r>
          </w:p>
        </w:tc>
        <w:tc>
          <w:tcPr>
            <w:tcW w:w="841"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12E7EE5C" w14:textId="77777777" w:rsidR="000570D4" w:rsidRPr="00BD529A" w:rsidRDefault="000570D4" w:rsidP="000570D4">
            <w:pPr>
              <w:spacing w:after="0" w:line="240" w:lineRule="auto"/>
              <w:jc w:val="center"/>
              <w:textAlignment w:val="baseline"/>
              <w:rPr>
                <w:rFonts w:ascii="Arial" w:eastAsia="Times New Roman" w:hAnsi="Arial" w:cs="Arial"/>
                <w:color w:val="FFFFFF" w:themeColor="background1"/>
                <w:sz w:val="21"/>
                <w:szCs w:val="21"/>
              </w:rPr>
            </w:pPr>
            <w:r w:rsidRPr="00BD529A">
              <w:rPr>
                <w:rFonts w:ascii="Arial" w:eastAsia="Times New Roman" w:hAnsi="Arial" w:cs="Arial"/>
                <w:b/>
                <w:bCs/>
                <w:color w:val="FFFFFF" w:themeColor="background1"/>
                <w:sz w:val="21"/>
                <w:szCs w:val="21"/>
                <w:lang w:val="en-IE"/>
              </w:rPr>
              <w:t>4</w:t>
            </w:r>
            <w:r w:rsidRPr="00BD529A">
              <w:rPr>
                <w:rFonts w:ascii="Arial" w:eastAsia="Times New Roman" w:hAnsi="Arial" w:cs="Arial"/>
                <w:color w:val="FFFFFF" w:themeColor="background1"/>
                <w:sz w:val="21"/>
                <w:szCs w:val="21"/>
              </w:rPr>
              <w:t> </w:t>
            </w:r>
          </w:p>
        </w:tc>
      </w:tr>
      <w:tr w:rsidR="00DA3C3F" w:rsidRPr="008C04CE" w14:paraId="1274D5F4" w14:textId="77777777" w:rsidTr="00572FBE">
        <w:trPr>
          <w:trHeight w:val="300"/>
        </w:trPr>
        <w:tc>
          <w:tcPr>
            <w:tcW w:w="807"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092B3A87" w14:textId="77777777" w:rsidR="000570D4" w:rsidRPr="00221579" w:rsidRDefault="000570D4" w:rsidP="000570D4">
            <w:pPr>
              <w:spacing w:after="0" w:line="240" w:lineRule="auto"/>
              <w:jc w:val="center"/>
              <w:textAlignment w:val="baseline"/>
              <w:rPr>
                <w:rFonts w:ascii="Arial" w:eastAsia="Times New Roman" w:hAnsi="Arial" w:cs="Arial"/>
                <w:b/>
                <w:bCs/>
                <w:color w:val="FFFFFF"/>
                <w:sz w:val="21"/>
                <w:szCs w:val="21"/>
                <w:lang w:val="en-IE"/>
              </w:rPr>
            </w:pPr>
            <w:r w:rsidRPr="00221579">
              <w:rPr>
                <w:rFonts w:ascii="Arial" w:eastAsia="Times New Roman" w:hAnsi="Arial" w:cs="Arial"/>
                <w:b/>
                <w:bCs/>
                <w:color w:val="FFFFFF"/>
                <w:sz w:val="21"/>
                <w:szCs w:val="21"/>
                <w:lang w:val="en-IE"/>
              </w:rPr>
              <w:t>Occasional </w:t>
            </w:r>
          </w:p>
        </w:tc>
        <w:tc>
          <w:tcPr>
            <w:tcW w:w="3352"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A711293" w14:textId="77777777" w:rsidR="000570D4" w:rsidRPr="00221579" w:rsidRDefault="000570D4" w:rsidP="000570D4">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Occurring at irregular or infrequent intervals. Possible but not expected routinely.</w:t>
            </w:r>
            <w:r w:rsidRPr="00221579">
              <w:rPr>
                <w:rFonts w:ascii="Arial" w:eastAsia="Times New Roman" w:hAnsi="Arial" w:cs="Arial"/>
                <w:sz w:val="21"/>
                <w:szCs w:val="21"/>
              </w:rPr>
              <w:t> </w:t>
            </w:r>
          </w:p>
        </w:tc>
        <w:tc>
          <w:tcPr>
            <w:tcW w:w="841"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3EE280D2" w14:textId="77777777" w:rsidR="000570D4" w:rsidRPr="00BD529A" w:rsidRDefault="000570D4" w:rsidP="000570D4">
            <w:pPr>
              <w:spacing w:after="0" w:line="240" w:lineRule="auto"/>
              <w:jc w:val="center"/>
              <w:textAlignment w:val="baseline"/>
              <w:rPr>
                <w:rFonts w:ascii="Arial" w:eastAsia="Times New Roman" w:hAnsi="Arial" w:cs="Arial"/>
                <w:color w:val="FFFFFF" w:themeColor="background1"/>
                <w:sz w:val="21"/>
                <w:szCs w:val="21"/>
              </w:rPr>
            </w:pPr>
            <w:r w:rsidRPr="00BD529A">
              <w:rPr>
                <w:rFonts w:ascii="Arial" w:eastAsia="Times New Roman" w:hAnsi="Arial" w:cs="Arial"/>
                <w:b/>
                <w:bCs/>
                <w:color w:val="FFFFFF" w:themeColor="background1"/>
                <w:sz w:val="21"/>
                <w:szCs w:val="21"/>
                <w:lang w:val="en-IE"/>
              </w:rPr>
              <w:t>3</w:t>
            </w:r>
            <w:r w:rsidRPr="00BD529A">
              <w:rPr>
                <w:rFonts w:ascii="Arial" w:eastAsia="Times New Roman" w:hAnsi="Arial" w:cs="Arial"/>
                <w:color w:val="FFFFFF" w:themeColor="background1"/>
                <w:sz w:val="21"/>
                <w:szCs w:val="21"/>
              </w:rPr>
              <w:t> </w:t>
            </w:r>
          </w:p>
        </w:tc>
      </w:tr>
      <w:tr w:rsidR="00DA3C3F" w:rsidRPr="008C04CE" w14:paraId="70EA0A88" w14:textId="77777777" w:rsidTr="00572FBE">
        <w:trPr>
          <w:trHeight w:val="300"/>
        </w:trPr>
        <w:tc>
          <w:tcPr>
            <w:tcW w:w="807"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2740A711" w14:textId="77777777" w:rsidR="000570D4" w:rsidRPr="00221579" w:rsidRDefault="000570D4" w:rsidP="000570D4">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Remote</w:t>
            </w:r>
            <w:r w:rsidRPr="00221579">
              <w:rPr>
                <w:rFonts w:ascii="Arial" w:eastAsia="Times New Roman" w:hAnsi="Arial" w:cs="Arial"/>
                <w:sz w:val="21"/>
                <w:szCs w:val="21"/>
              </w:rPr>
              <w:t> </w:t>
            </w:r>
          </w:p>
        </w:tc>
        <w:tc>
          <w:tcPr>
            <w:tcW w:w="3352"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655FE34" w14:textId="77777777" w:rsidR="000570D4" w:rsidRPr="00221579" w:rsidRDefault="000570D4" w:rsidP="000570D4">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Unlikely, but can be expected to occur at some point over the product lifecycle.</w:t>
            </w:r>
            <w:r w:rsidRPr="00221579">
              <w:rPr>
                <w:rFonts w:ascii="Arial" w:eastAsia="Times New Roman" w:hAnsi="Arial" w:cs="Arial"/>
                <w:sz w:val="21"/>
                <w:szCs w:val="21"/>
              </w:rPr>
              <w:t> </w:t>
            </w:r>
          </w:p>
        </w:tc>
        <w:tc>
          <w:tcPr>
            <w:tcW w:w="841"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5C061896" w14:textId="77777777" w:rsidR="000570D4" w:rsidRPr="00221579" w:rsidRDefault="000570D4" w:rsidP="000570D4">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2</w:t>
            </w:r>
            <w:r w:rsidRPr="00221579">
              <w:rPr>
                <w:rFonts w:ascii="Arial" w:eastAsia="Times New Roman" w:hAnsi="Arial" w:cs="Arial"/>
                <w:sz w:val="21"/>
                <w:szCs w:val="21"/>
              </w:rPr>
              <w:t> </w:t>
            </w:r>
          </w:p>
        </w:tc>
      </w:tr>
      <w:tr w:rsidR="000570D4" w:rsidRPr="008C04CE" w14:paraId="64F73604" w14:textId="77777777" w:rsidTr="00572FBE">
        <w:trPr>
          <w:trHeight w:val="300"/>
        </w:trPr>
        <w:tc>
          <w:tcPr>
            <w:tcW w:w="807"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DA2EDA7" w14:textId="77777777" w:rsidR="000570D4" w:rsidRPr="00221579" w:rsidRDefault="000570D4" w:rsidP="000570D4">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Improbable</w:t>
            </w:r>
            <w:r w:rsidRPr="00221579">
              <w:rPr>
                <w:rFonts w:ascii="Arial" w:eastAsia="Times New Roman" w:hAnsi="Arial" w:cs="Arial"/>
                <w:sz w:val="21"/>
                <w:szCs w:val="21"/>
              </w:rPr>
              <w:t> </w:t>
            </w:r>
          </w:p>
        </w:tc>
        <w:tc>
          <w:tcPr>
            <w:tcW w:w="3352"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E840F63" w14:textId="77777777" w:rsidR="000570D4" w:rsidRPr="00221579" w:rsidRDefault="000570D4" w:rsidP="000570D4">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Unlikely to occur. Not expected in the life of the product.</w:t>
            </w:r>
            <w:r w:rsidRPr="00221579">
              <w:rPr>
                <w:rFonts w:ascii="Arial" w:eastAsia="Times New Roman" w:hAnsi="Arial" w:cs="Arial"/>
                <w:sz w:val="21"/>
                <w:szCs w:val="21"/>
              </w:rPr>
              <w:t> </w:t>
            </w:r>
          </w:p>
        </w:tc>
        <w:tc>
          <w:tcPr>
            <w:tcW w:w="841"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3B4F1C23" w14:textId="77777777" w:rsidR="000570D4" w:rsidRPr="00221579" w:rsidRDefault="000570D4" w:rsidP="000570D4">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1</w:t>
            </w:r>
            <w:r w:rsidRPr="00221579">
              <w:rPr>
                <w:rFonts w:ascii="Arial" w:eastAsia="Times New Roman" w:hAnsi="Arial" w:cs="Arial"/>
                <w:sz w:val="21"/>
                <w:szCs w:val="21"/>
              </w:rPr>
              <w:t> </w:t>
            </w:r>
          </w:p>
        </w:tc>
      </w:tr>
    </w:tbl>
    <w:p w14:paraId="7AE02658" w14:textId="77777777" w:rsidR="000570D4" w:rsidRPr="00DA3C3F" w:rsidRDefault="000570D4" w:rsidP="000570D4">
      <w:pPr>
        <w:spacing w:after="0" w:line="240" w:lineRule="auto"/>
        <w:textAlignment w:val="baseline"/>
        <w:rPr>
          <w:rFonts w:ascii="Arial" w:eastAsia="Times New Roman" w:hAnsi="Arial" w:cs="Arial"/>
          <w:sz w:val="18"/>
          <w:szCs w:val="18"/>
        </w:rPr>
      </w:pPr>
      <w:r w:rsidRPr="00DA3C3F">
        <w:rPr>
          <w:rFonts w:ascii="Arial" w:eastAsia="Times New Roman" w:hAnsi="Arial" w:cs="Arial"/>
          <w:sz w:val="21"/>
          <w:szCs w:val="21"/>
        </w:rPr>
        <w:t> </w:t>
      </w:r>
    </w:p>
    <w:p w14:paraId="042BF795" w14:textId="60A2387C" w:rsidR="000570D4" w:rsidRPr="00DA3C3F" w:rsidRDefault="000570D4" w:rsidP="00593965">
      <w:pPr>
        <w:pStyle w:val="2"/>
        <w:keepLines w:val="0"/>
        <w:spacing w:before="120" w:after="120" w:line="240" w:lineRule="exact"/>
        <w:rPr>
          <w:rFonts w:ascii="Arial" w:eastAsia="Times New Roman" w:hAnsi="Arial" w:cs="Arial"/>
          <w:sz w:val="24"/>
          <w:szCs w:val="24"/>
          <w:lang w:val="en-IE"/>
        </w:rPr>
      </w:pPr>
      <w:bookmarkStart w:id="24" w:name="_Toc228526090"/>
      <w:bookmarkStart w:id="25" w:name="_Toc236397869"/>
      <w:r w:rsidRPr="00DA3C3F">
        <w:rPr>
          <w:rFonts w:ascii="Arial" w:eastAsia="Times New Roman" w:hAnsi="Arial" w:cs="Arial"/>
          <w:sz w:val="24"/>
          <w:szCs w:val="24"/>
          <w:lang w:val="en-IE"/>
        </w:rPr>
        <w:lastRenderedPageBreak/>
        <w:t>3.3 Probability of Detection</w:t>
      </w:r>
      <w:bookmarkEnd w:id="24"/>
      <w:bookmarkEnd w:id="25"/>
      <w:r w:rsidRPr="00DA3C3F">
        <w:rPr>
          <w:rFonts w:ascii="Arial" w:eastAsia="Times New Roman" w:hAnsi="Arial" w:cs="Arial"/>
          <w:sz w:val="24"/>
          <w:szCs w:val="24"/>
          <w:lang w:val="en-IE"/>
        </w:rPr>
        <w:t> </w:t>
      </w:r>
    </w:p>
    <w:p w14:paraId="2DA812EA" w14:textId="0DC87B51" w:rsidR="000570D4" w:rsidRPr="00DA3C3F" w:rsidRDefault="00593965" w:rsidP="00221579">
      <w:pPr>
        <w:spacing w:beforeLines="50" w:before="120" w:line="360" w:lineRule="auto"/>
        <w:jc w:val="both"/>
        <w:textAlignment w:val="baseline"/>
        <w:rPr>
          <w:rFonts w:ascii="Arial" w:eastAsia="Times New Roman" w:hAnsi="Arial" w:cs="Arial"/>
          <w:sz w:val="21"/>
          <w:szCs w:val="21"/>
          <w:lang w:val="en-IE"/>
        </w:rPr>
      </w:pPr>
      <w:r w:rsidRPr="00DA3C3F">
        <w:rPr>
          <w:rFonts w:ascii="Arial" w:eastAsia="Times New Roman" w:hAnsi="Arial" w:cs="Arial"/>
          <w:sz w:val="21"/>
          <w:szCs w:val="21"/>
          <w:lang w:val="en-IE"/>
        </w:rPr>
        <w:t>Detection reflects the likelihood that the current control strategy will detect a failure mode before it results in harm to the patient. A lower detection score (higher number) indicates weaker detection capability. </w:t>
      </w:r>
      <w:r w:rsidR="000570D4" w:rsidRPr="00DA3C3F">
        <w:rPr>
          <w:rFonts w:ascii="Arial" w:eastAsia="Times New Roman" w:hAnsi="Arial" w:cs="Arial"/>
          <w:sz w:val="21"/>
          <w:szCs w:val="21"/>
          <w:lang w:val="en-IE"/>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8"/>
        <w:gridCol w:w="6914"/>
        <w:gridCol w:w="1700"/>
      </w:tblGrid>
      <w:tr w:rsidR="000570D4" w:rsidRPr="008C04CE" w14:paraId="68C2CFEE" w14:textId="77777777" w:rsidTr="00572FBE">
        <w:trPr>
          <w:trHeight w:val="300"/>
        </w:trPr>
        <w:tc>
          <w:tcPr>
            <w:tcW w:w="770"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3EA6A82" w14:textId="77777777" w:rsidR="000570D4" w:rsidRPr="00221579" w:rsidRDefault="000570D4" w:rsidP="000570D4">
            <w:pPr>
              <w:spacing w:after="0" w:line="240" w:lineRule="auto"/>
              <w:jc w:val="center"/>
              <w:textAlignment w:val="baseline"/>
              <w:rPr>
                <w:rFonts w:ascii="Arial" w:eastAsia="Times New Roman" w:hAnsi="Arial" w:cs="Arial"/>
                <w:b/>
                <w:bCs/>
                <w:color w:val="FFFFFF"/>
                <w:sz w:val="21"/>
                <w:szCs w:val="21"/>
                <w:lang w:val="en-IE"/>
              </w:rPr>
            </w:pPr>
            <w:r w:rsidRPr="00221579">
              <w:rPr>
                <w:rFonts w:ascii="Arial" w:eastAsia="Times New Roman" w:hAnsi="Arial" w:cs="Arial"/>
                <w:b/>
                <w:bCs/>
                <w:color w:val="FFFFFF"/>
                <w:sz w:val="21"/>
                <w:szCs w:val="21"/>
                <w:lang w:val="en-IE"/>
              </w:rPr>
              <w:t>Probability of Detection </w:t>
            </w:r>
          </w:p>
        </w:tc>
        <w:tc>
          <w:tcPr>
            <w:tcW w:w="3395"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304CC59" w14:textId="77777777" w:rsidR="000570D4" w:rsidRPr="00221579" w:rsidRDefault="000570D4" w:rsidP="000570D4">
            <w:pPr>
              <w:spacing w:after="0" w:line="240" w:lineRule="auto"/>
              <w:jc w:val="center"/>
              <w:textAlignment w:val="baseline"/>
              <w:rPr>
                <w:rFonts w:ascii="Arial" w:eastAsia="Times New Roman" w:hAnsi="Arial" w:cs="Arial"/>
                <w:b/>
                <w:bCs/>
                <w:color w:val="FFFFFF"/>
                <w:sz w:val="21"/>
                <w:szCs w:val="21"/>
                <w:lang w:val="en-IE"/>
              </w:rPr>
            </w:pPr>
            <w:r w:rsidRPr="00221579">
              <w:rPr>
                <w:rFonts w:ascii="Arial" w:eastAsia="Times New Roman" w:hAnsi="Arial" w:cs="Arial"/>
                <w:b/>
                <w:bCs/>
                <w:color w:val="FFFFFF"/>
                <w:sz w:val="21"/>
                <w:szCs w:val="21"/>
                <w:lang w:val="en-IE"/>
              </w:rPr>
              <w:t>Description </w:t>
            </w:r>
          </w:p>
        </w:tc>
        <w:tc>
          <w:tcPr>
            <w:tcW w:w="835"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A206B58" w14:textId="77777777" w:rsidR="000570D4" w:rsidRPr="00221579" w:rsidRDefault="000570D4" w:rsidP="000570D4">
            <w:pPr>
              <w:spacing w:after="0" w:line="240" w:lineRule="auto"/>
              <w:jc w:val="center"/>
              <w:textAlignment w:val="baseline"/>
              <w:rPr>
                <w:rFonts w:ascii="Arial" w:eastAsia="Times New Roman" w:hAnsi="Arial" w:cs="Arial"/>
                <w:b/>
                <w:bCs/>
                <w:color w:val="FFFFFF"/>
                <w:sz w:val="21"/>
                <w:szCs w:val="21"/>
                <w:lang w:val="en-IE"/>
              </w:rPr>
            </w:pPr>
            <w:r w:rsidRPr="00221579">
              <w:rPr>
                <w:rFonts w:ascii="Arial" w:eastAsia="Times New Roman" w:hAnsi="Arial" w:cs="Arial"/>
                <w:b/>
                <w:bCs/>
                <w:color w:val="FFFFFF"/>
                <w:sz w:val="21"/>
                <w:szCs w:val="21"/>
                <w:lang w:val="en-IE"/>
              </w:rPr>
              <w:t>Score </w:t>
            </w:r>
          </w:p>
        </w:tc>
      </w:tr>
      <w:tr w:rsidR="00DA3C3F" w:rsidRPr="008C04CE" w14:paraId="63E85A2F" w14:textId="77777777" w:rsidTr="00572FBE">
        <w:trPr>
          <w:trHeight w:val="300"/>
        </w:trPr>
        <w:tc>
          <w:tcPr>
            <w:tcW w:w="770"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14AFC9CF" w14:textId="77777777" w:rsidR="000570D4" w:rsidRPr="00221579" w:rsidRDefault="000570D4" w:rsidP="000570D4">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Remote</w:t>
            </w:r>
            <w:r w:rsidRPr="00221579">
              <w:rPr>
                <w:rFonts w:ascii="Arial" w:eastAsia="Times New Roman" w:hAnsi="Arial" w:cs="Arial"/>
                <w:sz w:val="21"/>
                <w:szCs w:val="21"/>
              </w:rPr>
              <w:t> </w:t>
            </w:r>
          </w:p>
        </w:tc>
        <w:tc>
          <w:tcPr>
            <w:tcW w:w="3395"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6DDD6B4" w14:textId="77777777" w:rsidR="000570D4" w:rsidRPr="00221579" w:rsidRDefault="000570D4" w:rsidP="000570D4">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No known controls available or highly unlikely that current controls will detect a potential failure mode.</w:t>
            </w:r>
            <w:r w:rsidRPr="00221579">
              <w:rPr>
                <w:rFonts w:ascii="Arial" w:eastAsia="Times New Roman" w:hAnsi="Arial" w:cs="Arial"/>
                <w:sz w:val="21"/>
                <w:szCs w:val="21"/>
              </w:rPr>
              <w:t> </w:t>
            </w:r>
          </w:p>
        </w:tc>
        <w:tc>
          <w:tcPr>
            <w:tcW w:w="835"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77827C52" w14:textId="77777777" w:rsidR="000570D4" w:rsidRPr="00BD529A" w:rsidRDefault="000570D4" w:rsidP="000570D4">
            <w:pPr>
              <w:spacing w:after="0" w:line="240" w:lineRule="auto"/>
              <w:jc w:val="center"/>
              <w:textAlignment w:val="baseline"/>
              <w:rPr>
                <w:rFonts w:ascii="Arial" w:eastAsia="Times New Roman" w:hAnsi="Arial" w:cs="Arial"/>
                <w:color w:val="FFFFFF" w:themeColor="background1"/>
                <w:sz w:val="21"/>
                <w:szCs w:val="21"/>
              </w:rPr>
            </w:pPr>
            <w:r w:rsidRPr="00BD529A">
              <w:rPr>
                <w:rFonts w:ascii="Arial" w:eastAsia="Times New Roman" w:hAnsi="Arial" w:cs="Arial"/>
                <w:b/>
                <w:bCs/>
                <w:color w:val="FFFFFF" w:themeColor="background1"/>
                <w:sz w:val="21"/>
                <w:szCs w:val="21"/>
                <w:lang w:val="en-IE"/>
              </w:rPr>
              <w:t>5</w:t>
            </w:r>
            <w:r w:rsidRPr="00BD529A">
              <w:rPr>
                <w:rFonts w:ascii="Arial" w:eastAsia="Times New Roman" w:hAnsi="Arial" w:cs="Arial"/>
                <w:color w:val="FFFFFF" w:themeColor="background1"/>
                <w:sz w:val="21"/>
                <w:szCs w:val="21"/>
              </w:rPr>
              <w:t> </w:t>
            </w:r>
          </w:p>
        </w:tc>
      </w:tr>
      <w:tr w:rsidR="00DA3C3F" w:rsidRPr="008C04CE" w14:paraId="30D721EF" w14:textId="77777777" w:rsidTr="00572FBE">
        <w:trPr>
          <w:trHeight w:val="300"/>
        </w:trPr>
        <w:tc>
          <w:tcPr>
            <w:tcW w:w="770"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63D8BBC7" w14:textId="77777777" w:rsidR="000570D4" w:rsidRPr="00221579" w:rsidRDefault="000570D4" w:rsidP="000570D4">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Low </w:t>
            </w:r>
          </w:p>
        </w:tc>
        <w:tc>
          <w:tcPr>
            <w:tcW w:w="3395"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CA8A10E" w14:textId="77777777" w:rsidR="000570D4" w:rsidRPr="00221579" w:rsidRDefault="000570D4" w:rsidP="000570D4">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Small likelihood that the current controls will detect a potential failure mode.</w:t>
            </w:r>
            <w:r w:rsidRPr="00221579">
              <w:rPr>
                <w:rFonts w:ascii="Arial" w:eastAsia="Times New Roman" w:hAnsi="Arial" w:cs="Arial"/>
                <w:sz w:val="21"/>
                <w:szCs w:val="21"/>
              </w:rPr>
              <w:t> </w:t>
            </w:r>
          </w:p>
        </w:tc>
        <w:tc>
          <w:tcPr>
            <w:tcW w:w="835"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3C374ECF" w14:textId="77777777" w:rsidR="000570D4" w:rsidRPr="00BD529A" w:rsidRDefault="000570D4" w:rsidP="000570D4">
            <w:pPr>
              <w:spacing w:after="0" w:line="240" w:lineRule="auto"/>
              <w:jc w:val="center"/>
              <w:textAlignment w:val="baseline"/>
              <w:rPr>
                <w:rFonts w:ascii="Arial" w:eastAsia="Times New Roman" w:hAnsi="Arial" w:cs="Arial"/>
                <w:color w:val="FFFFFF" w:themeColor="background1"/>
                <w:sz w:val="21"/>
                <w:szCs w:val="21"/>
              </w:rPr>
            </w:pPr>
            <w:r w:rsidRPr="00BD529A">
              <w:rPr>
                <w:rFonts w:ascii="Arial" w:eastAsia="Times New Roman" w:hAnsi="Arial" w:cs="Arial"/>
                <w:b/>
                <w:bCs/>
                <w:color w:val="FFFFFF" w:themeColor="background1"/>
                <w:sz w:val="21"/>
                <w:szCs w:val="21"/>
                <w:lang w:val="en-IE"/>
              </w:rPr>
              <w:t>4</w:t>
            </w:r>
            <w:r w:rsidRPr="00BD529A">
              <w:rPr>
                <w:rFonts w:ascii="Arial" w:eastAsia="Times New Roman" w:hAnsi="Arial" w:cs="Arial"/>
                <w:color w:val="FFFFFF" w:themeColor="background1"/>
                <w:sz w:val="21"/>
                <w:szCs w:val="21"/>
              </w:rPr>
              <w:t> </w:t>
            </w:r>
          </w:p>
        </w:tc>
      </w:tr>
      <w:tr w:rsidR="00DA3C3F" w:rsidRPr="008C04CE" w14:paraId="12671AD9" w14:textId="77777777" w:rsidTr="00572FBE">
        <w:trPr>
          <w:trHeight w:val="300"/>
        </w:trPr>
        <w:tc>
          <w:tcPr>
            <w:tcW w:w="770"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483D9348" w14:textId="77777777" w:rsidR="000570D4" w:rsidRPr="00221579" w:rsidRDefault="000570D4" w:rsidP="000570D4">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Moderate </w:t>
            </w:r>
          </w:p>
        </w:tc>
        <w:tc>
          <w:tcPr>
            <w:tcW w:w="3395"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D48199A" w14:textId="77777777" w:rsidR="000570D4" w:rsidRPr="00221579" w:rsidRDefault="000570D4" w:rsidP="000570D4">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Possible but not certain that the current controls will detect a potential failure mode.</w:t>
            </w:r>
            <w:r w:rsidRPr="00221579">
              <w:rPr>
                <w:rFonts w:ascii="Arial" w:eastAsia="Times New Roman" w:hAnsi="Arial" w:cs="Arial"/>
                <w:sz w:val="21"/>
                <w:szCs w:val="21"/>
              </w:rPr>
              <w:t> </w:t>
            </w:r>
          </w:p>
        </w:tc>
        <w:tc>
          <w:tcPr>
            <w:tcW w:w="835"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520B3117" w14:textId="77777777" w:rsidR="000570D4" w:rsidRPr="00BD529A" w:rsidRDefault="000570D4" w:rsidP="000570D4">
            <w:pPr>
              <w:spacing w:after="0" w:line="240" w:lineRule="auto"/>
              <w:jc w:val="center"/>
              <w:textAlignment w:val="baseline"/>
              <w:rPr>
                <w:rFonts w:ascii="Arial" w:eastAsia="Times New Roman" w:hAnsi="Arial" w:cs="Arial"/>
                <w:color w:val="FFFFFF" w:themeColor="background1"/>
                <w:sz w:val="21"/>
                <w:szCs w:val="21"/>
              </w:rPr>
            </w:pPr>
            <w:r w:rsidRPr="00BD529A">
              <w:rPr>
                <w:rFonts w:ascii="Arial" w:eastAsia="Times New Roman" w:hAnsi="Arial" w:cs="Arial"/>
                <w:b/>
                <w:bCs/>
                <w:color w:val="FFFFFF" w:themeColor="background1"/>
                <w:sz w:val="21"/>
                <w:szCs w:val="21"/>
                <w:lang w:val="en-IE"/>
              </w:rPr>
              <w:t>3</w:t>
            </w:r>
            <w:r w:rsidRPr="00BD529A">
              <w:rPr>
                <w:rFonts w:ascii="Arial" w:eastAsia="Times New Roman" w:hAnsi="Arial" w:cs="Arial"/>
                <w:color w:val="FFFFFF" w:themeColor="background1"/>
                <w:sz w:val="21"/>
                <w:szCs w:val="21"/>
              </w:rPr>
              <w:t> </w:t>
            </w:r>
          </w:p>
        </w:tc>
      </w:tr>
      <w:tr w:rsidR="00DA3C3F" w:rsidRPr="008C04CE" w14:paraId="22B580A3" w14:textId="77777777" w:rsidTr="00572FBE">
        <w:trPr>
          <w:trHeight w:val="300"/>
        </w:trPr>
        <w:tc>
          <w:tcPr>
            <w:tcW w:w="770"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187DA1FE" w14:textId="77777777" w:rsidR="000570D4" w:rsidRPr="00221579" w:rsidRDefault="000570D4" w:rsidP="000570D4">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High</w:t>
            </w:r>
            <w:r w:rsidRPr="00221579">
              <w:rPr>
                <w:rFonts w:ascii="Arial" w:eastAsia="Times New Roman" w:hAnsi="Arial" w:cs="Arial"/>
                <w:sz w:val="21"/>
                <w:szCs w:val="21"/>
              </w:rPr>
              <w:t> </w:t>
            </w:r>
          </w:p>
        </w:tc>
        <w:tc>
          <w:tcPr>
            <w:tcW w:w="3395"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6BC58BA" w14:textId="77777777" w:rsidR="000570D4" w:rsidRPr="00221579" w:rsidRDefault="000570D4" w:rsidP="000570D4">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Current controls are likely to detect a potential failure mode.</w:t>
            </w:r>
            <w:r w:rsidRPr="00221579">
              <w:rPr>
                <w:rFonts w:ascii="Arial" w:eastAsia="Times New Roman" w:hAnsi="Arial" w:cs="Arial"/>
                <w:sz w:val="21"/>
                <w:szCs w:val="21"/>
              </w:rPr>
              <w:t> </w:t>
            </w:r>
          </w:p>
        </w:tc>
        <w:tc>
          <w:tcPr>
            <w:tcW w:w="835"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22A4AE0A" w14:textId="77777777" w:rsidR="000570D4" w:rsidRPr="00221579" w:rsidRDefault="000570D4" w:rsidP="000570D4">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2</w:t>
            </w:r>
            <w:r w:rsidRPr="00221579">
              <w:rPr>
                <w:rFonts w:ascii="Arial" w:eastAsia="Times New Roman" w:hAnsi="Arial" w:cs="Arial"/>
                <w:sz w:val="21"/>
                <w:szCs w:val="21"/>
              </w:rPr>
              <w:t> </w:t>
            </w:r>
          </w:p>
        </w:tc>
      </w:tr>
      <w:tr w:rsidR="000570D4" w:rsidRPr="008C04CE" w14:paraId="66818C6B" w14:textId="77777777" w:rsidTr="00572FBE">
        <w:trPr>
          <w:trHeight w:val="300"/>
        </w:trPr>
        <w:tc>
          <w:tcPr>
            <w:tcW w:w="770"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2814C03D" w14:textId="77777777" w:rsidR="000570D4" w:rsidRPr="00221579" w:rsidRDefault="000570D4" w:rsidP="000570D4">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Very High</w:t>
            </w:r>
            <w:r w:rsidRPr="00221579">
              <w:rPr>
                <w:rFonts w:ascii="Arial" w:eastAsia="Times New Roman" w:hAnsi="Arial" w:cs="Arial"/>
                <w:sz w:val="21"/>
                <w:szCs w:val="21"/>
              </w:rPr>
              <w:t> </w:t>
            </w:r>
          </w:p>
        </w:tc>
        <w:tc>
          <w:tcPr>
            <w:tcW w:w="3395"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F1FA187" w14:textId="77777777" w:rsidR="000570D4" w:rsidRPr="00221579" w:rsidRDefault="000570D4" w:rsidP="000570D4">
            <w:pPr>
              <w:spacing w:after="0" w:line="240" w:lineRule="auto"/>
              <w:textAlignment w:val="baseline"/>
              <w:rPr>
                <w:rFonts w:ascii="Arial" w:eastAsia="Times New Roman" w:hAnsi="Arial" w:cs="Arial"/>
                <w:sz w:val="21"/>
                <w:szCs w:val="21"/>
              </w:rPr>
            </w:pPr>
            <w:r w:rsidRPr="00221579">
              <w:rPr>
                <w:rFonts w:ascii="Arial" w:eastAsia="Times New Roman" w:hAnsi="Arial" w:cs="Arial"/>
                <w:sz w:val="21"/>
                <w:szCs w:val="21"/>
                <w:lang w:val="en-IE"/>
              </w:rPr>
              <w:t>The ability of current controls to detect a potential failure mode has been demonstrated. Detection is essentially certain.</w:t>
            </w:r>
            <w:r w:rsidRPr="00221579">
              <w:rPr>
                <w:rFonts w:ascii="Arial" w:eastAsia="Times New Roman" w:hAnsi="Arial" w:cs="Arial"/>
                <w:sz w:val="21"/>
                <w:szCs w:val="21"/>
              </w:rPr>
              <w:t> </w:t>
            </w:r>
          </w:p>
        </w:tc>
        <w:tc>
          <w:tcPr>
            <w:tcW w:w="835"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3B8488D1" w14:textId="77777777" w:rsidR="000570D4" w:rsidRPr="00221579" w:rsidRDefault="000570D4" w:rsidP="000570D4">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1</w:t>
            </w:r>
            <w:r w:rsidRPr="00221579">
              <w:rPr>
                <w:rFonts w:ascii="Arial" w:eastAsia="Times New Roman" w:hAnsi="Arial" w:cs="Arial"/>
                <w:sz w:val="21"/>
                <w:szCs w:val="21"/>
              </w:rPr>
              <w:t> </w:t>
            </w:r>
          </w:p>
        </w:tc>
      </w:tr>
    </w:tbl>
    <w:p w14:paraId="12F4E48D" w14:textId="77777777" w:rsidR="000570D4" w:rsidRPr="00DA3C3F" w:rsidRDefault="000570D4" w:rsidP="000570D4">
      <w:pPr>
        <w:spacing w:after="0" w:line="240" w:lineRule="auto"/>
        <w:textAlignment w:val="baseline"/>
        <w:rPr>
          <w:rFonts w:ascii="Arial" w:eastAsia="Times New Roman" w:hAnsi="Arial" w:cs="Arial"/>
          <w:sz w:val="18"/>
          <w:szCs w:val="18"/>
        </w:rPr>
      </w:pPr>
      <w:r w:rsidRPr="00DA3C3F">
        <w:rPr>
          <w:rFonts w:ascii="Arial" w:eastAsia="Times New Roman" w:hAnsi="Arial" w:cs="Arial"/>
          <w:sz w:val="21"/>
          <w:szCs w:val="21"/>
        </w:rPr>
        <w:t> </w:t>
      </w:r>
    </w:p>
    <w:p w14:paraId="57F0BC7A" w14:textId="77777777" w:rsidR="000570D4" w:rsidRPr="00DA3C3F" w:rsidRDefault="000570D4" w:rsidP="000570D4">
      <w:pPr>
        <w:spacing w:after="0" w:line="240" w:lineRule="auto"/>
        <w:textAlignment w:val="baseline"/>
        <w:rPr>
          <w:rFonts w:ascii="Arial" w:eastAsia="Times New Roman" w:hAnsi="Arial" w:cs="Arial"/>
          <w:b/>
          <w:bCs/>
          <w:sz w:val="18"/>
          <w:szCs w:val="18"/>
        </w:rPr>
      </w:pPr>
      <w:r w:rsidRPr="00DA3C3F">
        <w:rPr>
          <w:rFonts w:ascii="Arial" w:eastAsia="Times New Roman" w:hAnsi="Arial" w:cs="Arial"/>
          <w:b/>
          <w:bCs/>
          <w:sz w:val="24"/>
          <w:szCs w:val="24"/>
          <w:lang w:val="en-IE"/>
        </w:rPr>
        <w:t>3.4 Risk Level Matrix</w:t>
      </w:r>
      <w:r w:rsidRPr="00DA3C3F">
        <w:rPr>
          <w:rFonts w:ascii="Arial" w:eastAsia="Times New Roman" w:hAnsi="Arial" w:cs="Arial"/>
          <w:b/>
          <w:bCs/>
          <w:sz w:val="24"/>
          <w:szCs w:val="24"/>
        </w:rPr>
        <w:t> </w:t>
      </w:r>
    </w:p>
    <w:p w14:paraId="237F5B8E" w14:textId="7120D09E" w:rsidR="000570D4" w:rsidRPr="00DA3C3F" w:rsidRDefault="0002571A" w:rsidP="00593965">
      <w:pPr>
        <w:spacing w:beforeLines="50" w:before="120" w:line="300" w:lineRule="auto"/>
        <w:jc w:val="both"/>
        <w:textAlignment w:val="baseline"/>
        <w:rPr>
          <w:rFonts w:ascii="Arial" w:eastAsia="Times New Roman" w:hAnsi="Arial" w:cs="Arial"/>
          <w:sz w:val="21"/>
          <w:szCs w:val="21"/>
        </w:rPr>
      </w:pPr>
      <w:r w:rsidRPr="00DA3C3F">
        <w:rPr>
          <w:rFonts w:ascii="Arial" w:eastAsia="Times New Roman" w:hAnsi="Arial" w:cs="Arial"/>
          <w:sz w:val="21"/>
          <w:szCs w:val="21"/>
          <w:lang w:val="en-IE"/>
        </w:rPr>
        <w:t>The overall residual Risk Level is determined by combining the Severity score with the combined probability of harm (derived from Occurrence and Detection scores) using the matrix below. </w:t>
      </w:r>
      <w:r w:rsidRPr="00DA3C3F">
        <w:rPr>
          <w:rFonts w:ascii="Arial" w:eastAsia="Times New Roman" w:hAnsi="Arial" w:cs="Arial"/>
          <w:sz w:val="21"/>
          <w:szCs w:val="21"/>
        </w:rPr>
        <w:t> </w:t>
      </w:r>
      <w:r w:rsidR="00593965" w:rsidRPr="00DA3C3F">
        <w:rPr>
          <w:rFonts w:ascii="Arial" w:eastAsia="Times New Roman" w:hAnsi="Arial" w:cs="Arial"/>
          <w:sz w:val="21"/>
          <w:szCs w:val="21"/>
          <w:lang w:val="en-IE"/>
        </w:rPr>
        <w:t> </w:t>
      </w:r>
      <w:r w:rsidR="000570D4" w:rsidRPr="00DA3C3F">
        <w:rPr>
          <w:rFonts w:ascii="Arial" w:eastAsia="Times New Roman" w:hAnsi="Arial" w:cs="Arial"/>
          <w:sz w:val="21"/>
          <w:szCs w:val="21"/>
        </w:rPr>
        <w:t> </w:t>
      </w:r>
    </w:p>
    <w:p w14:paraId="254EFF16" w14:textId="089017BE" w:rsidR="00CF1CBF" w:rsidRPr="00DA3C3F" w:rsidRDefault="00CF1CBF" w:rsidP="00CF1CBF">
      <w:pPr>
        <w:spacing w:beforeLines="50" w:before="120" w:afterLines="50" w:after="120" w:line="240" w:lineRule="auto"/>
        <w:textAlignment w:val="baseline"/>
        <w:rPr>
          <w:rFonts w:ascii="Arial" w:eastAsia="Times New Roman" w:hAnsi="Arial" w:cs="Arial"/>
          <w:b/>
          <w:bCs/>
          <w:sz w:val="24"/>
          <w:szCs w:val="24"/>
          <w:lang w:val="en-IE"/>
        </w:rPr>
      </w:pPr>
      <w:r w:rsidRPr="00DA3C3F">
        <w:rPr>
          <w:rFonts w:ascii="Arial" w:eastAsia="Times New Roman" w:hAnsi="Arial" w:cs="Arial"/>
          <w:b/>
          <w:bCs/>
          <w:sz w:val="24"/>
          <w:szCs w:val="24"/>
          <w:lang w:val="en-IE"/>
        </w:rPr>
        <w:t xml:space="preserve">3.4.1 Probability of </w:t>
      </w:r>
      <w:commentRangeStart w:id="26"/>
      <w:commentRangeStart w:id="27"/>
      <w:r w:rsidRPr="00DA3C3F">
        <w:rPr>
          <w:rFonts w:ascii="Arial" w:eastAsia="Times New Roman" w:hAnsi="Arial" w:cs="Arial"/>
          <w:b/>
          <w:bCs/>
          <w:sz w:val="24"/>
          <w:szCs w:val="24"/>
          <w:lang w:val="en-IE"/>
        </w:rPr>
        <w:t>Harm</w:t>
      </w:r>
      <w:commentRangeEnd w:id="26"/>
      <w:r w:rsidR="00996E7E" w:rsidRPr="00DA3C3F">
        <w:rPr>
          <w:rStyle w:val="af4"/>
          <w:rFonts w:ascii="Arial" w:eastAsia="Times New Roman" w:hAnsi="Arial" w:cs="Arial"/>
          <w:b/>
          <w:bCs/>
          <w:sz w:val="24"/>
          <w:szCs w:val="24"/>
          <w:lang w:val="en-IE"/>
        </w:rPr>
        <w:commentReference w:id="26"/>
      </w:r>
      <w:commentRangeEnd w:id="27"/>
      <w:r w:rsidRPr="00DA3C3F">
        <w:rPr>
          <w:rStyle w:val="af4"/>
          <w:rFonts w:ascii="Arial" w:eastAsia="Times New Roman" w:hAnsi="Arial" w:cs="Arial"/>
          <w:b/>
          <w:bCs/>
          <w:sz w:val="24"/>
          <w:szCs w:val="24"/>
          <w:lang w:val="en-IE"/>
        </w:rPr>
        <w:commentReference w:id="27"/>
      </w:r>
      <w:r w:rsidRPr="00DA3C3F">
        <w:rPr>
          <w:rFonts w:ascii="Arial" w:eastAsia="Times New Roman" w:hAnsi="Arial" w:cs="Arial"/>
          <w:b/>
          <w:bCs/>
          <w:sz w:val="24"/>
          <w:szCs w:val="24"/>
          <w:lang w:val="en-IE"/>
        </w:rPr>
        <w:t>:</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7"/>
        <w:gridCol w:w="831"/>
        <w:gridCol w:w="1421"/>
        <w:gridCol w:w="1147"/>
        <w:gridCol w:w="1275"/>
        <w:gridCol w:w="1275"/>
        <w:gridCol w:w="1256"/>
      </w:tblGrid>
      <w:tr w:rsidR="00EB168E" w:rsidRPr="00AA6785" w14:paraId="0637D3F1" w14:textId="77777777" w:rsidTr="00D97E3B">
        <w:trPr>
          <w:trHeight w:val="680"/>
        </w:trPr>
        <w:tc>
          <w:tcPr>
            <w:tcW w:w="1463" w:type="pct"/>
            <w:tcBorders>
              <w:top w:val="single" w:sz="6" w:space="0" w:color="AAAAAA"/>
              <w:left w:val="single" w:sz="6" w:space="0" w:color="AAAAAA"/>
              <w:bottom w:val="single" w:sz="6" w:space="0" w:color="AAAAAA"/>
              <w:right w:val="single" w:sz="6" w:space="0" w:color="AAAAAA"/>
              <w:tl2br w:val="single" w:sz="6" w:space="0" w:color="AAAAAA"/>
            </w:tcBorders>
            <w:shd w:val="clear" w:color="auto" w:fill="1F4E79"/>
            <w:vAlign w:val="bottom"/>
            <w:hideMark/>
          </w:tcPr>
          <w:p w14:paraId="3366B02C" w14:textId="784AF1C0" w:rsidR="00EB168E" w:rsidRPr="00221579" w:rsidRDefault="00EB168E" w:rsidP="00221579">
            <w:pPr>
              <w:spacing w:afterLines="50" w:after="120" w:line="240" w:lineRule="auto"/>
              <w:ind w:leftChars="400" w:left="880"/>
              <w:jc w:val="right"/>
              <w:textAlignment w:val="baseline"/>
              <w:rPr>
                <w:rFonts w:ascii="Arial" w:eastAsia="Times New Roman" w:hAnsi="Arial" w:cs="Arial"/>
                <w:b/>
                <w:bCs/>
                <w:color w:val="FFFFFF" w:themeColor="background1"/>
                <w:kern w:val="32"/>
                <w:sz w:val="21"/>
                <w:szCs w:val="21"/>
                <w:lang w:val="en-IE" w:eastAsia="en-US"/>
              </w:rPr>
            </w:pPr>
            <w:r w:rsidRPr="00221579">
              <w:rPr>
                <w:rFonts w:ascii="Arial" w:eastAsia="Times New Roman" w:hAnsi="Arial" w:cs="Arial"/>
                <w:b/>
                <w:bCs/>
                <w:color w:val="FFFFFF" w:themeColor="background1"/>
                <w:kern w:val="32"/>
                <w:sz w:val="21"/>
                <w:szCs w:val="21"/>
                <w:lang w:val="en-IE" w:eastAsia="en-US"/>
              </w:rPr>
              <w:t>Probability</w:t>
            </w:r>
            <w:r w:rsidR="00AA6785" w:rsidRPr="00AA6785">
              <w:rPr>
                <w:rFonts w:ascii="Arial" w:eastAsia="Times New Roman" w:hAnsi="Arial" w:cs="Arial"/>
                <w:b/>
                <w:bCs/>
                <w:color w:val="FFFFFF" w:themeColor="background1"/>
                <w:kern w:val="32"/>
                <w:sz w:val="21"/>
                <w:szCs w:val="21"/>
                <w:lang w:val="en-IE" w:eastAsia="en-US"/>
              </w:rPr>
              <w:t xml:space="preserve"> </w:t>
            </w:r>
            <w:r w:rsidRPr="00221579">
              <w:rPr>
                <w:rFonts w:ascii="Arial" w:eastAsia="Times New Roman" w:hAnsi="Arial" w:cs="Arial"/>
                <w:b/>
                <w:bCs/>
                <w:color w:val="FFFFFF" w:themeColor="background1"/>
                <w:kern w:val="32"/>
                <w:sz w:val="21"/>
                <w:szCs w:val="21"/>
                <w:lang w:val="en-IE" w:eastAsia="en-US"/>
              </w:rPr>
              <w:t xml:space="preserve">of Occurrence </w:t>
            </w:r>
          </w:p>
          <w:p w14:paraId="2457AA64" w14:textId="77777777" w:rsidR="00503DE0" w:rsidRPr="00221579" w:rsidRDefault="00503DE0" w:rsidP="00D97E3B">
            <w:pPr>
              <w:spacing w:after="0" w:line="240" w:lineRule="auto"/>
              <w:ind w:leftChars="400" w:left="880"/>
              <w:jc w:val="both"/>
              <w:textAlignment w:val="baseline"/>
              <w:rPr>
                <w:rFonts w:ascii="Arial" w:eastAsia="Times New Roman" w:hAnsi="Arial" w:cs="Arial"/>
                <w:b/>
                <w:bCs/>
                <w:color w:val="FFFFFF" w:themeColor="background1"/>
                <w:kern w:val="32"/>
                <w:sz w:val="21"/>
                <w:szCs w:val="21"/>
                <w:lang w:val="en-IE" w:eastAsia="en-US"/>
              </w:rPr>
            </w:pPr>
          </w:p>
          <w:p w14:paraId="05815803" w14:textId="47B86D02" w:rsidR="00EB168E" w:rsidRPr="00221579" w:rsidRDefault="00EB168E" w:rsidP="00795856">
            <w:pPr>
              <w:spacing w:after="0" w:line="240" w:lineRule="auto"/>
              <w:jc w:val="both"/>
              <w:textAlignment w:val="baseline"/>
              <w:rPr>
                <w:rFonts w:ascii="Arial" w:eastAsia="Times New Roman" w:hAnsi="Arial" w:cs="Arial"/>
                <w:sz w:val="21"/>
                <w:szCs w:val="21"/>
              </w:rPr>
            </w:pPr>
            <w:r w:rsidRPr="00221579">
              <w:rPr>
                <w:rFonts w:ascii="Arial" w:eastAsia="Times New Roman" w:hAnsi="Arial" w:cs="Arial"/>
                <w:b/>
                <w:color w:val="FFFFFF" w:themeColor="background1"/>
                <w:kern w:val="32"/>
                <w:sz w:val="21"/>
                <w:szCs w:val="21"/>
                <w:lang w:val="en-IE" w:eastAsia="en-US"/>
              </w:rPr>
              <w:t>Probability of</w:t>
            </w:r>
            <w:r w:rsidR="001371D4" w:rsidRPr="00221579">
              <w:rPr>
                <w:rFonts w:ascii="Arial" w:eastAsia="Times New Roman" w:hAnsi="Arial" w:cs="Arial"/>
                <w:b/>
                <w:color w:val="FFFFFF" w:themeColor="background1"/>
                <w:kern w:val="32"/>
                <w:sz w:val="21"/>
                <w:szCs w:val="21"/>
                <w:lang w:val="en-IE" w:eastAsia="en-US"/>
              </w:rPr>
              <w:t xml:space="preserve"> </w:t>
            </w:r>
            <w:r w:rsidRPr="00221579">
              <w:rPr>
                <w:rFonts w:ascii="Arial" w:eastAsia="Times New Roman" w:hAnsi="Arial" w:cs="Arial"/>
                <w:b/>
                <w:color w:val="FFFFFF" w:themeColor="background1"/>
                <w:kern w:val="32"/>
                <w:sz w:val="21"/>
                <w:szCs w:val="21"/>
                <w:lang w:val="en-IE" w:eastAsia="en-US"/>
              </w:rPr>
              <w:t>Detection</w:t>
            </w:r>
          </w:p>
        </w:tc>
        <w:tc>
          <w:tcPr>
            <w:tcW w:w="409"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E1A1E44"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Score</w:t>
            </w:r>
            <w:r w:rsidRPr="00221579">
              <w:rPr>
                <w:rFonts w:ascii="Arial" w:eastAsia="Times New Roman" w:hAnsi="Arial" w:cs="Arial"/>
                <w:color w:val="FFFFFF" w:themeColor="background1"/>
                <w:sz w:val="21"/>
                <w:szCs w:val="21"/>
              </w:rPr>
              <w:t> </w:t>
            </w:r>
          </w:p>
        </w:tc>
        <w:tc>
          <w:tcPr>
            <w:tcW w:w="699"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B07F2DD" w14:textId="77777777" w:rsidR="00EB168E" w:rsidRPr="00221579" w:rsidRDefault="00EB168E">
            <w:pPr>
              <w:spacing w:after="0" w:line="240" w:lineRule="auto"/>
              <w:jc w:val="center"/>
              <w:textAlignment w:val="baseline"/>
              <w:rPr>
                <w:rFonts w:ascii="Arial" w:eastAsia="Times New Roman" w:hAnsi="Arial" w:cs="Arial"/>
                <w:b/>
                <w:bCs/>
                <w:color w:val="000000" w:themeColor="text1"/>
                <w:kern w:val="32"/>
                <w:sz w:val="21"/>
                <w:szCs w:val="21"/>
                <w:lang w:val="en-IE" w:eastAsia="en-US"/>
              </w:rPr>
            </w:pPr>
            <w:r w:rsidRPr="00221579">
              <w:rPr>
                <w:rFonts w:ascii="Arial" w:eastAsia="Times New Roman" w:hAnsi="Arial" w:cs="Arial"/>
                <w:b/>
                <w:bCs/>
                <w:color w:val="000000" w:themeColor="text1"/>
                <w:kern w:val="32"/>
                <w:sz w:val="21"/>
                <w:szCs w:val="21"/>
                <w:lang w:val="en-IE" w:eastAsia="en-US"/>
              </w:rPr>
              <w:t>Improbable (1)</w:t>
            </w:r>
          </w:p>
        </w:tc>
        <w:tc>
          <w:tcPr>
            <w:tcW w:w="557"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3F44D19A" w14:textId="77777777" w:rsidR="00AA6785" w:rsidRDefault="00EB168E">
            <w:pPr>
              <w:spacing w:after="0" w:line="240" w:lineRule="auto"/>
              <w:jc w:val="center"/>
              <w:textAlignment w:val="baseline"/>
              <w:rPr>
                <w:rFonts w:ascii="Arial" w:eastAsia="Times New Roman" w:hAnsi="Arial" w:cs="Arial"/>
                <w:b/>
                <w:bCs/>
                <w:color w:val="000000" w:themeColor="text1"/>
                <w:kern w:val="32"/>
                <w:sz w:val="21"/>
                <w:szCs w:val="21"/>
                <w:lang w:val="en-IE" w:eastAsia="en-US"/>
              </w:rPr>
            </w:pPr>
            <w:r w:rsidRPr="00221579">
              <w:rPr>
                <w:rFonts w:ascii="Arial" w:eastAsia="Times New Roman" w:hAnsi="Arial" w:cs="Arial"/>
                <w:b/>
                <w:bCs/>
                <w:color w:val="000000" w:themeColor="text1"/>
                <w:kern w:val="32"/>
                <w:sz w:val="21"/>
                <w:szCs w:val="21"/>
                <w:lang w:val="en-IE" w:eastAsia="en-US"/>
              </w:rPr>
              <w:t>Remote</w:t>
            </w:r>
          </w:p>
          <w:p w14:paraId="5AFCF228" w14:textId="59A237D5" w:rsidR="00EB168E" w:rsidRPr="00221579" w:rsidRDefault="00EB168E">
            <w:pPr>
              <w:spacing w:after="0" w:line="240" w:lineRule="auto"/>
              <w:jc w:val="center"/>
              <w:textAlignment w:val="baseline"/>
              <w:rPr>
                <w:rFonts w:ascii="Arial" w:eastAsia="Times New Roman" w:hAnsi="Arial" w:cs="Arial"/>
                <w:b/>
                <w:bCs/>
                <w:color w:val="000000" w:themeColor="text1"/>
                <w:kern w:val="32"/>
                <w:sz w:val="21"/>
                <w:szCs w:val="21"/>
                <w:lang w:val="en-IE" w:eastAsia="en-US"/>
              </w:rPr>
            </w:pPr>
            <w:r w:rsidRPr="00221579">
              <w:rPr>
                <w:rFonts w:ascii="Arial" w:eastAsia="Times New Roman" w:hAnsi="Arial" w:cs="Arial"/>
                <w:b/>
                <w:bCs/>
                <w:color w:val="000000" w:themeColor="text1"/>
                <w:kern w:val="32"/>
                <w:sz w:val="21"/>
                <w:szCs w:val="21"/>
                <w:lang w:val="en-IE" w:eastAsia="en-US"/>
              </w:rPr>
              <w:t xml:space="preserve"> (2)</w:t>
            </w:r>
          </w:p>
        </w:tc>
        <w:tc>
          <w:tcPr>
            <w:tcW w:w="627"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34E2DB9F" w14:textId="77777777" w:rsidR="00EB168E" w:rsidRPr="00221579" w:rsidRDefault="00EB168E">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Occasional (3)</w:t>
            </w:r>
          </w:p>
        </w:tc>
        <w:tc>
          <w:tcPr>
            <w:tcW w:w="627"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6E063E85" w14:textId="77777777" w:rsidR="00AA6785" w:rsidRPr="00AA6785" w:rsidRDefault="00EB168E">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 xml:space="preserve">Probable </w:t>
            </w:r>
          </w:p>
          <w:p w14:paraId="7E103C99" w14:textId="6478168E" w:rsidR="00EB168E" w:rsidRPr="00221579" w:rsidRDefault="00EB168E">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(4)</w:t>
            </w:r>
          </w:p>
        </w:tc>
        <w:tc>
          <w:tcPr>
            <w:tcW w:w="618"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1FC57EC6" w14:textId="77777777" w:rsidR="00AA6785" w:rsidRPr="00221579" w:rsidRDefault="00EB168E">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 xml:space="preserve">Frequent </w:t>
            </w:r>
          </w:p>
          <w:p w14:paraId="4FF1B19E" w14:textId="127EA67B" w:rsidR="00EB168E" w:rsidRPr="00221579" w:rsidRDefault="00EB168E">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(5)</w:t>
            </w:r>
          </w:p>
        </w:tc>
      </w:tr>
      <w:tr w:rsidR="00DA3C3F" w:rsidRPr="00AA6785" w14:paraId="1988F361" w14:textId="77777777" w:rsidTr="00221579">
        <w:trPr>
          <w:trHeight w:val="300"/>
        </w:trPr>
        <w:tc>
          <w:tcPr>
            <w:tcW w:w="1463"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26CA7A5A" w14:textId="77777777" w:rsidR="00503DE0" w:rsidRPr="00221579" w:rsidRDefault="00503DE0" w:rsidP="00AA6785">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Remote</w:t>
            </w:r>
          </w:p>
        </w:tc>
        <w:tc>
          <w:tcPr>
            <w:tcW w:w="409"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40C49235" w14:textId="77777777" w:rsidR="00503DE0" w:rsidRPr="00221579" w:rsidRDefault="00503DE0" w:rsidP="00503DE0">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5</w:t>
            </w:r>
            <w:r w:rsidRPr="00221579">
              <w:rPr>
                <w:rFonts w:ascii="Arial" w:eastAsia="Times New Roman" w:hAnsi="Arial" w:cs="Arial"/>
                <w:color w:val="FFFFFF" w:themeColor="background1"/>
                <w:sz w:val="21"/>
                <w:szCs w:val="21"/>
              </w:rPr>
              <w:t> </w:t>
            </w:r>
          </w:p>
        </w:tc>
        <w:tc>
          <w:tcPr>
            <w:tcW w:w="699"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4906D555" w14:textId="77777777" w:rsidR="00AA6785"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Remote</w:t>
            </w:r>
          </w:p>
          <w:p w14:paraId="5029C7FB" w14:textId="1019CE2A" w:rsidR="00503DE0" w:rsidRPr="00221579" w:rsidRDefault="00A37783">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(2)</w:t>
            </w:r>
          </w:p>
        </w:tc>
        <w:tc>
          <w:tcPr>
            <w:tcW w:w="557"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325C7893" w14:textId="77777777" w:rsidR="00AA6785"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Remote</w:t>
            </w:r>
            <w:r w:rsidR="00E54919" w:rsidRPr="00221579">
              <w:rPr>
                <w:rFonts w:ascii="Arial" w:eastAsia="Times New Roman" w:hAnsi="Arial" w:cs="Arial"/>
                <w:b/>
                <w:bCs/>
                <w:sz w:val="21"/>
                <w:szCs w:val="21"/>
                <w:lang w:val="en-IE"/>
              </w:rPr>
              <w:t xml:space="preserve"> </w:t>
            </w:r>
          </w:p>
          <w:p w14:paraId="6DE9C205" w14:textId="0840A090" w:rsidR="00503DE0" w:rsidRPr="00221579" w:rsidRDefault="0085188B">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(2)</w:t>
            </w:r>
          </w:p>
        </w:tc>
        <w:tc>
          <w:tcPr>
            <w:tcW w:w="627"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3BC531DA" w14:textId="71B8C919" w:rsidR="00503DE0" w:rsidRPr="00221579" w:rsidRDefault="00503DE0">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Occasional</w:t>
            </w:r>
            <w:r w:rsidR="0085188B" w:rsidRPr="00221579">
              <w:rPr>
                <w:rFonts w:ascii="Arial" w:eastAsia="Times New Roman" w:hAnsi="Arial" w:cs="Arial"/>
                <w:b/>
                <w:bCs/>
                <w:color w:val="FFFFFF" w:themeColor="background1"/>
                <w:sz w:val="21"/>
                <w:szCs w:val="21"/>
                <w:lang w:val="en-IE"/>
              </w:rPr>
              <w:t xml:space="preserve"> (3)</w:t>
            </w:r>
          </w:p>
        </w:tc>
        <w:tc>
          <w:tcPr>
            <w:tcW w:w="627"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091353D1" w14:textId="77777777" w:rsidR="00AA6785" w:rsidRPr="00221579" w:rsidRDefault="00503DE0">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Probable</w:t>
            </w:r>
          </w:p>
          <w:p w14:paraId="171651BD" w14:textId="3D01CC9C" w:rsidR="00503DE0" w:rsidRPr="00221579" w:rsidRDefault="0038652C">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(4)</w:t>
            </w:r>
          </w:p>
        </w:tc>
        <w:tc>
          <w:tcPr>
            <w:tcW w:w="618"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10EB2C4E" w14:textId="77777777" w:rsidR="00AA6785" w:rsidRPr="00221579" w:rsidRDefault="00503DE0">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Frequent</w:t>
            </w:r>
            <w:r w:rsidR="0038652C" w:rsidRPr="00221579">
              <w:rPr>
                <w:rFonts w:ascii="Arial" w:eastAsia="Times New Roman" w:hAnsi="Arial" w:cs="Arial"/>
                <w:b/>
                <w:bCs/>
                <w:color w:val="FFFFFF" w:themeColor="background1"/>
                <w:sz w:val="21"/>
                <w:szCs w:val="21"/>
                <w:lang w:val="en-IE"/>
              </w:rPr>
              <w:t xml:space="preserve"> </w:t>
            </w:r>
          </w:p>
          <w:p w14:paraId="4E4A7575" w14:textId="6F9DB9BB" w:rsidR="00503DE0" w:rsidRPr="00221579" w:rsidRDefault="0038652C">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(5)</w:t>
            </w:r>
          </w:p>
        </w:tc>
      </w:tr>
      <w:tr w:rsidR="00DA3C3F" w:rsidRPr="00AA6785" w14:paraId="760579E4" w14:textId="77777777" w:rsidTr="00221579">
        <w:trPr>
          <w:trHeight w:val="300"/>
        </w:trPr>
        <w:tc>
          <w:tcPr>
            <w:tcW w:w="1463"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35ED9CF7" w14:textId="77777777" w:rsidR="00503DE0" w:rsidRPr="00221579" w:rsidRDefault="00503DE0" w:rsidP="00AA6785">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宋体" w:hAnsi="Arial" w:cs="Arial"/>
                <w:b/>
                <w:bCs/>
                <w:color w:val="FFFFFF" w:themeColor="background1"/>
                <w:sz w:val="21"/>
                <w:szCs w:val="21"/>
              </w:rPr>
              <w:t>Low</w:t>
            </w:r>
          </w:p>
        </w:tc>
        <w:tc>
          <w:tcPr>
            <w:tcW w:w="409"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77AB8991" w14:textId="77777777" w:rsidR="00503DE0" w:rsidRPr="00221579" w:rsidRDefault="00503DE0" w:rsidP="00503DE0">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4</w:t>
            </w:r>
            <w:r w:rsidRPr="00221579">
              <w:rPr>
                <w:rFonts w:ascii="Arial" w:eastAsia="Times New Roman" w:hAnsi="Arial" w:cs="Arial"/>
                <w:color w:val="FFFFFF" w:themeColor="background1"/>
                <w:sz w:val="21"/>
                <w:szCs w:val="21"/>
              </w:rPr>
              <w:t> </w:t>
            </w:r>
          </w:p>
        </w:tc>
        <w:tc>
          <w:tcPr>
            <w:tcW w:w="699"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0AC977B7" w14:textId="117E1299" w:rsidR="00503DE0" w:rsidRPr="00221579"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color w:val="000000" w:themeColor="text1"/>
                <w:kern w:val="32"/>
                <w:sz w:val="21"/>
                <w:szCs w:val="21"/>
                <w:lang w:val="en-IE" w:eastAsia="en-US"/>
              </w:rPr>
              <w:t>Improbable</w:t>
            </w:r>
            <w:r w:rsidR="00ED2DED" w:rsidRPr="00221579">
              <w:rPr>
                <w:rFonts w:ascii="Arial" w:eastAsia="Times New Roman" w:hAnsi="Arial" w:cs="Arial"/>
                <w:b/>
                <w:bCs/>
                <w:sz w:val="21"/>
                <w:szCs w:val="21"/>
                <w:lang w:val="en-IE"/>
              </w:rPr>
              <w:t xml:space="preserve"> (1)</w:t>
            </w:r>
          </w:p>
        </w:tc>
        <w:tc>
          <w:tcPr>
            <w:tcW w:w="557"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15CA1312" w14:textId="77777777" w:rsidR="00AA6785"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Remote</w:t>
            </w:r>
            <w:r w:rsidR="00E54919" w:rsidRPr="00221579">
              <w:rPr>
                <w:rFonts w:ascii="Arial" w:eastAsia="Times New Roman" w:hAnsi="Arial" w:cs="Arial"/>
                <w:b/>
                <w:bCs/>
                <w:sz w:val="21"/>
                <w:szCs w:val="21"/>
                <w:lang w:val="en-IE"/>
              </w:rPr>
              <w:t xml:space="preserve"> </w:t>
            </w:r>
          </w:p>
          <w:p w14:paraId="6E025AA7" w14:textId="7C319911" w:rsidR="00503DE0" w:rsidRPr="00221579" w:rsidRDefault="00E54919">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(2)</w:t>
            </w:r>
          </w:p>
        </w:tc>
        <w:tc>
          <w:tcPr>
            <w:tcW w:w="627"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6B5CBB31" w14:textId="4A7FD0DA" w:rsidR="00503DE0" w:rsidRPr="00221579" w:rsidRDefault="00503DE0">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Occasional</w:t>
            </w:r>
            <w:r w:rsidR="00ED2DED" w:rsidRPr="00221579">
              <w:rPr>
                <w:rFonts w:ascii="Arial" w:eastAsia="Times New Roman" w:hAnsi="Arial" w:cs="Arial"/>
                <w:b/>
                <w:bCs/>
                <w:color w:val="FFFFFF" w:themeColor="background1"/>
                <w:sz w:val="21"/>
                <w:szCs w:val="21"/>
                <w:lang w:val="en-IE"/>
              </w:rPr>
              <w:t xml:space="preserve"> (3)</w:t>
            </w:r>
          </w:p>
        </w:tc>
        <w:tc>
          <w:tcPr>
            <w:tcW w:w="627"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1F0CAF25" w14:textId="77777777" w:rsidR="00AA6785" w:rsidRPr="00221579" w:rsidRDefault="00503DE0">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Probable</w:t>
            </w:r>
          </w:p>
          <w:p w14:paraId="5F8630D3" w14:textId="679A21B9" w:rsidR="00503DE0" w:rsidRPr="00221579" w:rsidRDefault="0038652C">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 xml:space="preserve"> (4)</w:t>
            </w:r>
          </w:p>
        </w:tc>
        <w:tc>
          <w:tcPr>
            <w:tcW w:w="618"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44EA4914" w14:textId="77777777" w:rsidR="00AA6785" w:rsidRPr="00221579" w:rsidRDefault="00503DE0">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Probable</w:t>
            </w:r>
          </w:p>
          <w:p w14:paraId="3A0BE964" w14:textId="0916A5FB" w:rsidR="00503DE0" w:rsidRPr="00221579" w:rsidRDefault="00E54919">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 xml:space="preserve"> </w:t>
            </w:r>
            <w:r w:rsidR="0038652C" w:rsidRPr="00221579">
              <w:rPr>
                <w:rFonts w:ascii="Arial" w:eastAsia="Times New Roman" w:hAnsi="Arial" w:cs="Arial"/>
                <w:b/>
                <w:bCs/>
                <w:color w:val="FFFFFF" w:themeColor="background1"/>
                <w:sz w:val="21"/>
                <w:szCs w:val="21"/>
                <w:lang w:val="en-IE"/>
              </w:rPr>
              <w:t>(4)</w:t>
            </w:r>
          </w:p>
        </w:tc>
      </w:tr>
      <w:tr w:rsidR="00DA3C3F" w:rsidRPr="00AA6785" w14:paraId="2B48DFEE" w14:textId="77777777" w:rsidTr="00221579">
        <w:trPr>
          <w:trHeight w:val="300"/>
        </w:trPr>
        <w:tc>
          <w:tcPr>
            <w:tcW w:w="1463"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4B22147E" w14:textId="77777777" w:rsidR="00503DE0" w:rsidRPr="00221579" w:rsidRDefault="00503DE0" w:rsidP="00AA6785">
            <w:pPr>
              <w:spacing w:after="0" w:line="240" w:lineRule="auto"/>
              <w:jc w:val="center"/>
              <w:textAlignment w:val="baseline"/>
              <w:rPr>
                <w:rFonts w:ascii="Arial" w:eastAsia="Times New Roman" w:hAnsi="Arial" w:cs="Arial"/>
                <w:sz w:val="21"/>
                <w:szCs w:val="21"/>
              </w:rPr>
            </w:pPr>
            <w:r w:rsidRPr="00221579">
              <w:rPr>
                <w:rFonts w:ascii="Arial" w:eastAsia="宋体" w:hAnsi="Arial" w:cs="Arial"/>
                <w:b/>
                <w:bCs/>
                <w:sz w:val="21"/>
                <w:szCs w:val="21"/>
              </w:rPr>
              <w:t>Moderate</w:t>
            </w:r>
          </w:p>
        </w:tc>
        <w:tc>
          <w:tcPr>
            <w:tcW w:w="409"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7578F891" w14:textId="77777777" w:rsidR="00503DE0" w:rsidRPr="00221579" w:rsidRDefault="00503DE0" w:rsidP="00503DE0">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3</w:t>
            </w:r>
            <w:r w:rsidRPr="00221579">
              <w:rPr>
                <w:rFonts w:ascii="Arial" w:eastAsia="Times New Roman" w:hAnsi="Arial" w:cs="Arial"/>
                <w:color w:val="FFFFFF" w:themeColor="background1"/>
                <w:sz w:val="21"/>
                <w:szCs w:val="21"/>
              </w:rPr>
              <w:t> </w:t>
            </w:r>
          </w:p>
        </w:tc>
        <w:tc>
          <w:tcPr>
            <w:tcW w:w="699"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3CE4C7DD" w14:textId="678C7C20" w:rsidR="00503DE0" w:rsidRPr="00221579"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Improbable</w:t>
            </w:r>
            <w:r w:rsidR="00ED2DED" w:rsidRPr="00221579">
              <w:rPr>
                <w:rFonts w:ascii="Arial" w:eastAsia="Times New Roman" w:hAnsi="Arial" w:cs="Arial"/>
                <w:b/>
                <w:bCs/>
                <w:sz w:val="21"/>
                <w:szCs w:val="21"/>
                <w:lang w:val="en-IE"/>
              </w:rPr>
              <w:t xml:space="preserve"> (1)</w:t>
            </w:r>
          </w:p>
        </w:tc>
        <w:tc>
          <w:tcPr>
            <w:tcW w:w="557"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2C7C4EFB" w14:textId="77777777" w:rsidR="00AA6785"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Remote</w:t>
            </w:r>
          </w:p>
          <w:p w14:paraId="2FD4466C" w14:textId="61343FB1" w:rsidR="00503DE0" w:rsidRPr="00221579" w:rsidRDefault="00E54919">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 xml:space="preserve"> (2)</w:t>
            </w:r>
          </w:p>
        </w:tc>
        <w:tc>
          <w:tcPr>
            <w:tcW w:w="627"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36FC0A5F" w14:textId="77777777" w:rsidR="00AA6785" w:rsidRDefault="00524BD8">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Remote</w:t>
            </w:r>
            <w:r w:rsidR="0038652C" w:rsidRPr="00221579">
              <w:rPr>
                <w:rFonts w:ascii="Arial" w:eastAsia="Times New Roman" w:hAnsi="Arial" w:cs="Arial"/>
                <w:b/>
                <w:bCs/>
                <w:sz w:val="21"/>
                <w:szCs w:val="21"/>
                <w:lang w:val="en-IE"/>
              </w:rPr>
              <w:t xml:space="preserve"> </w:t>
            </w:r>
          </w:p>
          <w:p w14:paraId="7D9E6E9A" w14:textId="5D94F807" w:rsidR="00503DE0" w:rsidRPr="00221579" w:rsidRDefault="0038652C">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(2)</w:t>
            </w:r>
          </w:p>
        </w:tc>
        <w:tc>
          <w:tcPr>
            <w:tcW w:w="627"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42061430" w14:textId="5448E475" w:rsidR="00503DE0" w:rsidRPr="00221579" w:rsidRDefault="00503DE0">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Occasional</w:t>
            </w:r>
            <w:r w:rsidR="0038652C" w:rsidRPr="00221579">
              <w:rPr>
                <w:rFonts w:ascii="Arial" w:eastAsia="Times New Roman" w:hAnsi="Arial" w:cs="Arial"/>
                <w:b/>
                <w:bCs/>
                <w:color w:val="FFFFFF" w:themeColor="background1"/>
                <w:sz w:val="21"/>
                <w:szCs w:val="21"/>
                <w:lang w:val="en-IE"/>
              </w:rPr>
              <w:t xml:space="preserve"> (3)</w:t>
            </w:r>
          </w:p>
        </w:tc>
        <w:tc>
          <w:tcPr>
            <w:tcW w:w="618"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7E415438" w14:textId="2CCE0BDD" w:rsidR="00503DE0" w:rsidRPr="00221579" w:rsidRDefault="00503DE0">
            <w:pPr>
              <w:spacing w:after="0" w:line="240" w:lineRule="auto"/>
              <w:jc w:val="center"/>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Occasional</w:t>
            </w:r>
            <w:r w:rsidR="00E54919" w:rsidRPr="00221579">
              <w:rPr>
                <w:rFonts w:ascii="Arial" w:eastAsia="Times New Roman" w:hAnsi="Arial" w:cs="Arial"/>
                <w:b/>
                <w:bCs/>
                <w:color w:val="FFFFFF" w:themeColor="background1"/>
                <w:sz w:val="21"/>
                <w:szCs w:val="21"/>
                <w:lang w:val="en-IE"/>
              </w:rPr>
              <w:t xml:space="preserve"> </w:t>
            </w:r>
            <w:r w:rsidR="0038652C" w:rsidRPr="00221579">
              <w:rPr>
                <w:rFonts w:ascii="Arial" w:eastAsia="Times New Roman" w:hAnsi="Arial" w:cs="Arial"/>
                <w:b/>
                <w:bCs/>
                <w:color w:val="FFFFFF" w:themeColor="background1"/>
                <w:sz w:val="21"/>
                <w:szCs w:val="21"/>
                <w:lang w:val="en-IE"/>
              </w:rPr>
              <w:t>(3)</w:t>
            </w:r>
          </w:p>
        </w:tc>
      </w:tr>
      <w:tr w:rsidR="00DA3C3F" w:rsidRPr="00AA6785" w14:paraId="060BE9BA" w14:textId="77777777" w:rsidTr="00221579">
        <w:trPr>
          <w:trHeight w:val="300"/>
        </w:trPr>
        <w:tc>
          <w:tcPr>
            <w:tcW w:w="1463"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25C38368" w14:textId="77777777" w:rsidR="00503DE0" w:rsidRPr="00221579" w:rsidRDefault="00503DE0" w:rsidP="00AA6785">
            <w:pPr>
              <w:spacing w:after="0" w:line="240" w:lineRule="auto"/>
              <w:jc w:val="center"/>
              <w:textAlignment w:val="baseline"/>
              <w:rPr>
                <w:rFonts w:ascii="Arial" w:eastAsia="Times New Roman" w:hAnsi="Arial" w:cs="Arial"/>
                <w:sz w:val="21"/>
                <w:szCs w:val="21"/>
              </w:rPr>
            </w:pPr>
            <w:r w:rsidRPr="00221579">
              <w:rPr>
                <w:rFonts w:ascii="Arial" w:eastAsia="宋体" w:hAnsi="Arial" w:cs="Arial"/>
                <w:b/>
                <w:bCs/>
                <w:sz w:val="21"/>
                <w:szCs w:val="21"/>
              </w:rPr>
              <w:t>High</w:t>
            </w:r>
          </w:p>
        </w:tc>
        <w:tc>
          <w:tcPr>
            <w:tcW w:w="409"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5894ED5E" w14:textId="77777777" w:rsidR="00503DE0" w:rsidRPr="00221579" w:rsidRDefault="00503DE0" w:rsidP="00503DE0">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2</w:t>
            </w:r>
            <w:r w:rsidRPr="00221579">
              <w:rPr>
                <w:rFonts w:ascii="Arial" w:eastAsia="Times New Roman" w:hAnsi="Arial" w:cs="Arial"/>
                <w:sz w:val="21"/>
                <w:szCs w:val="21"/>
              </w:rPr>
              <w:t> </w:t>
            </w:r>
          </w:p>
        </w:tc>
        <w:tc>
          <w:tcPr>
            <w:tcW w:w="699"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64631F04" w14:textId="2FF9B93A" w:rsidR="00503DE0" w:rsidRPr="00221579"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Improbable</w:t>
            </w:r>
            <w:r w:rsidR="00ED2DED" w:rsidRPr="00221579">
              <w:rPr>
                <w:rFonts w:ascii="Arial" w:eastAsia="Times New Roman" w:hAnsi="Arial" w:cs="Arial"/>
                <w:b/>
                <w:bCs/>
                <w:sz w:val="21"/>
                <w:szCs w:val="21"/>
                <w:lang w:val="en-IE"/>
              </w:rPr>
              <w:t xml:space="preserve"> (1)</w:t>
            </w:r>
          </w:p>
        </w:tc>
        <w:tc>
          <w:tcPr>
            <w:tcW w:w="557"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49A9BD8F" w14:textId="57D3106B" w:rsidR="00503DE0" w:rsidRPr="00221579"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Improbable</w:t>
            </w:r>
            <w:r w:rsidR="00E54919" w:rsidRPr="00221579">
              <w:rPr>
                <w:rFonts w:ascii="Arial" w:eastAsia="Times New Roman" w:hAnsi="Arial" w:cs="Arial"/>
                <w:b/>
                <w:bCs/>
                <w:sz w:val="21"/>
                <w:szCs w:val="21"/>
                <w:lang w:val="en-IE"/>
              </w:rPr>
              <w:t xml:space="preserve"> (1)</w:t>
            </w:r>
          </w:p>
        </w:tc>
        <w:tc>
          <w:tcPr>
            <w:tcW w:w="627"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36CBFBCB" w14:textId="77777777" w:rsidR="00AA6785"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Remote</w:t>
            </w:r>
            <w:r w:rsidR="0038652C" w:rsidRPr="00221579">
              <w:rPr>
                <w:rFonts w:ascii="Arial" w:eastAsia="Times New Roman" w:hAnsi="Arial" w:cs="Arial"/>
                <w:b/>
                <w:bCs/>
                <w:sz w:val="21"/>
                <w:szCs w:val="21"/>
                <w:lang w:val="en-IE"/>
              </w:rPr>
              <w:t xml:space="preserve"> </w:t>
            </w:r>
          </w:p>
          <w:p w14:paraId="0FDA0060" w14:textId="09E87B39" w:rsidR="00503DE0" w:rsidRPr="00221579" w:rsidRDefault="0038652C">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(2)</w:t>
            </w:r>
          </w:p>
        </w:tc>
        <w:tc>
          <w:tcPr>
            <w:tcW w:w="627"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20C83E87" w14:textId="77777777" w:rsidR="00AA6785"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Remote</w:t>
            </w:r>
            <w:r w:rsidR="0038652C" w:rsidRPr="00221579">
              <w:rPr>
                <w:rFonts w:ascii="Arial" w:eastAsia="Times New Roman" w:hAnsi="Arial" w:cs="Arial"/>
                <w:b/>
                <w:bCs/>
                <w:sz w:val="21"/>
                <w:szCs w:val="21"/>
                <w:lang w:val="en-IE"/>
              </w:rPr>
              <w:t xml:space="preserve"> </w:t>
            </w:r>
          </w:p>
          <w:p w14:paraId="394D2C28" w14:textId="7DF7A6D5" w:rsidR="00503DE0" w:rsidRPr="00221579" w:rsidRDefault="0038652C">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(2)</w:t>
            </w:r>
          </w:p>
        </w:tc>
        <w:tc>
          <w:tcPr>
            <w:tcW w:w="618"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47951FEE" w14:textId="77777777" w:rsidR="00AA6785"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Remote</w:t>
            </w:r>
          </w:p>
          <w:p w14:paraId="60A3C6BB" w14:textId="1AFF1A00" w:rsidR="00503DE0" w:rsidRPr="00221579" w:rsidRDefault="00E54919">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 xml:space="preserve"> </w:t>
            </w:r>
            <w:r w:rsidR="0038652C" w:rsidRPr="00221579">
              <w:rPr>
                <w:rFonts w:ascii="Arial" w:eastAsia="Times New Roman" w:hAnsi="Arial" w:cs="Arial"/>
                <w:b/>
                <w:bCs/>
                <w:sz w:val="21"/>
                <w:szCs w:val="21"/>
                <w:lang w:val="en-IE"/>
              </w:rPr>
              <w:t>(2)</w:t>
            </w:r>
          </w:p>
        </w:tc>
      </w:tr>
      <w:tr w:rsidR="00DA3C3F" w:rsidRPr="00AA6785" w14:paraId="3447108A" w14:textId="77777777" w:rsidTr="00221579">
        <w:trPr>
          <w:trHeight w:val="300"/>
        </w:trPr>
        <w:tc>
          <w:tcPr>
            <w:tcW w:w="1463"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1212265E" w14:textId="77777777" w:rsidR="00EB168E" w:rsidRPr="00221579" w:rsidRDefault="00EB168E" w:rsidP="00AA6785">
            <w:pPr>
              <w:spacing w:after="0" w:line="240" w:lineRule="auto"/>
              <w:jc w:val="center"/>
              <w:textAlignment w:val="baseline"/>
              <w:rPr>
                <w:rFonts w:ascii="Arial" w:eastAsia="Times New Roman" w:hAnsi="Arial" w:cs="Arial"/>
                <w:sz w:val="21"/>
                <w:szCs w:val="21"/>
              </w:rPr>
            </w:pPr>
            <w:r w:rsidRPr="00221579">
              <w:rPr>
                <w:rFonts w:ascii="Arial" w:eastAsia="宋体" w:hAnsi="Arial" w:cs="Arial"/>
                <w:b/>
                <w:bCs/>
                <w:sz w:val="21"/>
                <w:szCs w:val="21"/>
              </w:rPr>
              <w:t>Very High</w:t>
            </w:r>
          </w:p>
        </w:tc>
        <w:tc>
          <w:tcPr>
            <w:tcW w:w="409"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D56948D"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1</w:t>
            </w:r>
            <w:r w:rsidRPr="00221579">
              <w:rPr>
                <w:rFonts w:ascii="Arial" w:eastAsia="Times New Roman" w:hAnsi="Arial" w:cs="Arial"/>
                <w:sz w:val="21"/>
                <w:szCs w:val="21"/>
              </w:rPr>
              <w:t> </w:t>
            </w:r>
          </w:p>
        </w:tc>
        <w:tc>
          <w:tcPr>
            <w:tcW w:w="699"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D8DCC19" w14:textId="53DDF005" w:rsidR="00EB168E" w:rsidRPr="00221579" w:rsidRDefault="00EB168E">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Improbable</w:t>
            </w:r>
            <w:r w:rsidR="00ED2DED" w:rsidRPr="00221579">
              <w:rPr>
                <w:rFonts w:ascii="Arial" w:eastAsia="Times New Roman" w:hAnsi="Arial" w:cs="Arial"/>
                <w:b/>
                <w:bCs/>
                <w:sz w:val="21"/>
                <w:szCs w:val="21"/>
                <w:lang w:val="en-IE"/>
              </w:rPr>
              <w:t xml:space="preserve"> (1)</w:t>
            </w:r>
          </w:p>
        </w:tc>
        <w:tc>
          <w:tcPr>
            <w:tcW w:w="557"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23DBC3FC" w14:textId="73AFF2C8" w:rsidR="00EB168E" w:rsidRPr="00221579" w:rsidRDefault="00EB168E">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Improbable</w:t>
            </w:r>
            <w:r w:rsidR="00E54919" w:rsidRPr="00221579">
              <w:rPr>
                <w:rFonts w:ascii="Arial" w:eastAsia="Times New Roman" w:hAnsi="Arial" w:cs="Arial"/>
                <w:b/>
                <w:bCs/>
                <w:sz w:val="21"/>
                <w:szCs w:val="21"/>
                <w:lang w:val="en-IE"/>
              </w:rPr>
              <w:t xml:space="preserve"> (1)</w:t>
            </w:r>
          </w:p>
        </w:tc>
        <w:tc>
          <w:tcPr>
            <w:tcW w:w="627"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40FA5969" w14:textId="46F951B4" w:rsidR="00EB168E" w:rsidRPr="00221579"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Improbable</w:t>
            </w:r>
            <w:r w:rsidR="0038652C" w:rsidRPr="00221579">
              <w:rPr>
                <w:rFonts w:ascii="Arial" w:eastAsia="Times New Roman" w:hAnsi="Arial" w:cs="Arial"/>
                <w:b/>
                <w:bCs/>
                <w:sz w:val="21"/>
                <w:szCs w:val="21"/>
                <w:lang w:val="en-IE"/>
              </w:rPr>
              <w:t xml:space="preserve"> (1)</w:t>
            </w:r>
          </w:p>
        </w:tc>
        <w:tc>
          <w:tcPr>
            <w:tcW w:w="627"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F44FA31" w14:textId="14F10EA4" w:rsidR="00EB168E" w:rsidRPr="00221579"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Improbable</w:t>
            </w:r>
            <w:r w:rsidR="0038652C" w:rsidRPr="00221579">
              <w:rPr>
                <w:rFonts w:ascii="Arial" w:eastAsia="Times New Roman" w:hAnsi="Arial" w:cs="Arial"/>
                <w:b/>
                <w:bCs/>
                <w:sz w:val="21"/>
                <w:szCs w:val="21"/>
                <w:lang w:val="en-IE"/>
              </w:rPr>
              <w:t xml:space="preserve"> (1)</w:t>
            </w:r>
          </w:p>
        </w:tc>
        <w:tc>
          <w:tcPr>
            <w:tcW w:w="618"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3EA8D543" w14:textId="77777777" w:rsidR="00AA6785" w:rsidRDefault="00503DE0">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Remote</w:t>
            </w:r>
            <w:r w:rsidR="00E54919" w:rsidRPr="00221579">
              <w:rPr>
                <w:rFonts w:ascii="Arial" w:eastAsia="Times New Roman" w:hAnsi="Arial" w:cs="Arial"/>
                <w:b/>
                <w:bCs/>
                <w:sz w:val="21"/>
                <w:szCs w:val="21"/>
                <w:lang w:val="en-IE"/>
              </w:rPr>
              <w:t xml:space="preserve"> </w:t>
            </w:r>
          </w:p>
          <w:p w14:paraId="743F1CF6" w14:textId="3743C9FE" w:rsidR="00EB168E" w:rsidRPr="00221579" w:rsidRDefault="0038652C">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(2)</w:t>
            </w:r>
          </w:p>
        </w:tc>
      </w:tr>
    </w:tbl>
    <w:p w14:paraId="64EE218C" w14:textId="77777777" w:rsidR="00CF1CBF" w:rsidRPr="00DA3C3F" w:rsidRDefault="00CF1CBF" w:rsidP="00593965">
      <w:pPr>
        <w:spacing w:beforeLines="50" w:before="120" w:line="300" w:lineRule="auto"/>
        <w:jc w:val="both"/>
        <w:textAlignment w:val="baseline"/>
        <w:rPr>
          <w:rFonts w:ascii="Arial" w:hAnsi="Arial" w:cs="Arial"/>
          <w:sz w:val="21"/>
          <w:szCs w:val="21"/>
        </w:rPr>
      </w:pPr>
    </w:p>
    <w:p w14:paraId="3BB301DC" w14:textId="722B7280" w:rsidR="00CF1CBF" w:rsidRPr="00DA3C3F" w:rsidRDefault="00CF1CBF" w:rsidP="00CF1CBF">
      <w:pPr>
        <w:spacing w:beforeLines="50" w:before="120" w:afterLines="50" w:after="120" w:line="240" w:lineRule="auto"/>
        <w:textAlignment w:val="baseline"/>
        <w:rPr>
          <w:rFonts w:ascii="Arial" w:eastAsia="Times New Roman" w:hAnsi="Arial" w:cs="Arial"/>
          <w:b/>
          <w:bCs/>
          <w:sz w:val="24"/>
          <w:szCs w:val="24"/>
          <w:lang w:val="en-IE"/>
        </w:rPr>
      </w:pPr>
      <w:r w:rsidRPr="00DA3C3F">
        <w:rPr>
          <w:rFonts w:ascii="Arial" w:eastAsia="Times New Roman" w:hAnsi="Arial" w:cs="Arial"/>
          <w:b/>
          <w:bCs/>
          <w:sz w:val="24"/>
          <w:szCs w:val="24"/>
          <w:lang w:val="en-IE"/>
        </w:rPr>
        <w:t>3.4.2 Residual Risk Level:</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13"/>
        <w:gridCol w:w="864"/>
        <w:gridCol w:w="1601"/>
        <w:gridCol w:w="1122"/>
        <w:gridCol w:w="1291"/>
        <w:gridCol w:w="1099"/>
        <w:gridCol w:w="1392"/>
      </w:tblGrid>
      <w:tr w:rsidR="00EB168E" w:rsidRPr="00AA6785" w14:paraId="64F2B1A0" w14:textId="77777777" w:rsidTr="001371D4">
        <w:trPr>
          <w:trHeight w:val="680"/>
        </w:trPr>
        <w:tc>
          <w:tcPr>
            <w:tcW w:w="1353" w:type="pct"/>
            <w:tcBorders>
              <w:top w:val="single" w:sz="6" w:space="0" w:color="AAAAAA"/>
              <w:left w:val="single" w:sz="6" w:space="0" w:color="AAAAAA"/>
              <w:bottom w:val="single" w:sz="6" w:space="0" w:color="AAAAAA"/>
              <w:right w:val="single" w:sz="6" w:space="0" w:color="AAAAAA"/>
              <w:tl2br w:val="single" w:sz="6" w:space="0" w:color="AAAAAA"/>
            </w:tcBorders>
            <w:shd w:val="clear" w:color="auto" w:fill="1F4E79"/>
            <w:vAlign w:val="center"/>
            <w:hideMark/>
          </w:tcPr>
          <w:p w14:paraId="48D796AB" w14:textId="4FF6DF92" w:rsidR="00EB168E" w:rsidRPr="00221579" w:rsidRDefault="00EB168E" w:rsidP="00EB168E">
            <w:pPr>
              <w:spacing w:after="0" w:line="240" w:lineRule="auto"/>
              <w:ind w:leftChars="900" w:left="1980"/>
              <w:textAlignment w:val="baseline"/>
              <w:rPr>
                <w:rFonts w:ascii="Arial" w:eastAsia="Times New Roman" w:hAnsi="Arial" w:cs="Arial"/>
                <w:b/>
                <w:bCs/>
                <w:color w:val="FFFFFF" w:themeColor="background1"/>
                <w:sz w:val="21"/>
                <w:szCs w:val="21"/>
                <w:lang w:val="en-IE"/>
              </w:rPr>
            </w:pPr>
            <w:r w:rsidRPr="00221579">
              <w:rPr>
                <w:rFonts w:ascii="Arial" w:eastAsia="Times New Roman" w:hAnsi="Arial" w:cs="Arial"/>
                <w:b/>
                <w:bCs/>
                <w:color w:val="FFFFFF" w:themeColor="background1"/>
                <w:sz w:val="21"/>
                <w:szCs w:val="21"/>
                <w:lang w:val="en-IE"/>
              </w:rPr>
              <w:t>Severity</w:t>
            </w:r>
          </w:p>
          <w:p w14:paraId="4CEBC020" w14:textId="77777777" w:rsidR="00503DE0" w:rsidRPr="00221579" w:rsidRDefault="00503DE0" w:rsidP="00EB168E">
            <w:pPr>
              <w:spacing w:after="0" w:line="240" w:lineRule="auto"/>
              <w:ind w:leftChars="900" w:left="1980"/>
              <w:textAlignment w:val="baseline"/>
              <w:rPr>
                <w:rFonts w:ascii="Arial" w:eastAsia="Times New Roman" w:hAnsi="Arial" w:cs="Arial"/>
                <w:b/>
                <w:bCs/>
                <w:color w:val="FFFFFF" w:themeColor="background1"/>
                <w:sz w:val="21"/>
                <w:szCs w:val="21"/>
                <w:lang w:val="en-IE"/>
              </w:rPr>
            </w:pPr>
          </w:p>
          <w:p w14:paraId="11BBE90D" w14:textId="56E373CF" w:rsidR="00EB168E" w:rsidRPr="00221579" w:rsidRDefault="00EB168E" w:rsidP="00EB168E">
            <w:pPr>
              <w:spacing w:after="0" w:line="240" w:lineRule="auto"/>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Probability of Harm</w:t>
            </w:r>
            <w:r w:rsidRPr="00221579">
              <w:rPr>
                <w:rFonts w:ascii="Arial" w:eastAsia="Times New Roman" w:hAnsi="Arial" w:cs="Arial"/>
                <w:color w:val="FFFFFF" w:themeColor="background1"/>
                <w:sz w:val="21"/>
                <w:szCs w:val="21"/>
              </w:rPr>
              <w:t> </w:t>
            </w:r>
          </w:p>
        </w:tc>
        <w:tc>
          <w:tcPr>
            <w:tcW w:w="429"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0E863C6"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Score</w:t>
            </w:r>
            <w:r w:rsidRPr="00221579">
              <w:rPr>
                <w:rFonts w:ascii="Arial" w:eastAsia="Times New Roman" w:hAnsi="Arial" w:cs="Arial"/>
                <w:color w:val="FFFFFF" w:themeColor="background1"/>
                <w:sz w:val="21"/>
                <w:szCs w:val="21"/>
              </w:rPr>
              <w:t> </w:t>
            </w:r>
          </w:p>
        </w:tc>
        <w:tc>
          <w:tcPr>
            <w:tcW w:w="791"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1E488AC8" w14:textId="77777777" w:rsidR="00EB168E" w:rsidRPr="00221579" w:rsidRDefault="00EB168E" w:rsidP="00EB168E">
            <w:pPr>
              <w:spacing w:after="0" w:line="240" w:lineRule="auto"/>
              <w:jc w:val="center"/>
              <w:textAlignment w:val="baseline"/>
              <w:rPr>
                <w:rFonts w:ascii="Arial" w:eastAsia="Times New Roman" w:hAnsi="Arial" w:cs="Arial"/>
                <w:b/>
                <w:bCs/>
                <w:sz w:val="21"/>
                <w:szCs w:val="21"/>
                <w:lang w:val="en-IE"/>
              </w:rPr>
            </w:pPr>
            <w:r w:rsidRPr="00221579">
              <w:rPr>
                <w:rFonts w:ascii="Arial" w:eastAsia="Times New Roman" w:hAnsi="Arial" w:cs="Arial"/>
                <w:b/>
                <w:bCs/>
                <w:sz w:val="21"/>
                <w:szCs w:val="21"/>
                <w:lang w:val="en-IE"/>
              </w:rPr>
              <w:t>Low (1)</w:t>
            </w:r>
          </w:p>
        </w:tc>
        <w:tc>
          <w:tcPr>
            <w:tcW w:w="556"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6000EB34"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Minor (2)</w:t>
            </w:r>
            <w:r w:rsidRPr="00221579">
              <w:rPr>
                <w:rFonts w:ascii="Arial" w:eastAsia="Times New Roman" w:hAnsi="Arial" w:cs="Arial"/>
                <w:sz w:val="21"/>
                <w:szCs w:val="21"/>
              </w:rPr>
              <w:t> </w:t>
            </w:r>
          </w:p>
        </w:tc>
        <w:tc>
          <w:tcPr>
            <w:tcW w:w="639"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1E4C0DD9"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Moderate (3)</w:t>
            </w:r>
            <w:r w:rsidRPr="00221579">
              <w:rPr>
                <w:rFonts w:ascii="Arial" w:eastAsia="Times New Roman" w:hAnsi="Arial" w:cs="Arial"/>
                <w:color w:val="FFFFFF" w:themeColor="background1"/>
                <w:sz w:val="21"/>
                <w:szCs w:val="21"/>
              </w:rPr>
              <w:t> </w:t>
            </w:r>
          </w:p>
        </w:tc>
        <w:tc>
          <w:tcPr>
            <w:tcW w:w="544"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66BBFD25"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Major (4)</w:t>
            </w:r>
            <w:r w:rsidRPr="00221579">
              <w:rPr>
                <w:rFonts w:ascii="Arial" w:eastAsia="Times New Roman" w:hAnsi="Arial" w:cs="Arial"/>
                <w:color w:val="FFFFFF" w:themeColor="background1"/>
                <w:sz w:val="21"/>
                <w:szCs w:val="21"/>
              </w:rPr>
              <w:t> </w:t>
            </w:r>
          </w:p>
        </w:tc>
        <w:tc>
          <w:tcPr>
            <w:tcW w:w="688"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54EB60F0"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Severe (5)</w:t>
            </w:r>
            <w:r w:rsidRPr="00221579">
              <w:rPr>
                <w:rFonts w:ascii="Arial" w:eastAsia="Times New Roman" w:hAnsi="Arial" w:cs="Arial"/>
                <w:color w:val="FFFFFF" w:themeColor="background1"/>
                <w:sz w:val="21"/>
                <w:szCs w:val="21"/>
              </w:rPr>
              <w:t> </w:t>
            </w:r>
          </w:p>
        </w:tc>
      </w:tr>
      <w:tr w:rsidR="00DA3C3F" w:rsidRPr="00AA6785" w14:paraId="57603035" w14:textId="77777777" w:rsidTr="00EB168E">
        <w:trPr>
          <w:trHeight w:val="300"/>
        </w:trPr>
        <w:tc>
          <w:tcPr>
            <w:tcW w:w="1353"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4D952A2E" w14:textId="6D66CCE2"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 xml:space="preserve">Frequent </w:t>
            </w:r>
          </w:p>
        </w:tc>
        <w:tc>
          <w:tcPr>
            <w:tcW w:w="429"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6E80057E"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5</w:t>
            </w:r>
            <w:r w:rsidRPr="00221579">
              <w:rPr>
                <w:rFonts w:ascii="Arial" w:eastAsia="Times New Roman" w:hAnsi="Arial" w:cs="Arial"/>
                <w:color w:val="FFFFFF" w:themeColor="background1"/>
                <w:sz w:val="21"/>
                <w:szCs w:val="21"/>
              </w:rPr>
              <w:t> </w:t>
            </w:r>
          </w:p>
        </w:tc>
        <w:tc>
          <w:tcPr>
            <w:tcW w:w="791"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405FAA5C"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Low</w:t>
            </w:r>
            <w:r w:rsidRPr="00221579">
              <w:rPr>
                <w:rFonts w:ascii="Arial" w:eastAsia="Times New Roman" w:hAnsi="Arial" w:cs="Arial"/>
                <w:sz w:val="21"/>
                <w:szCs w:val="21"/>
              </w:rPr>
              <w:t> </w:t>
            </w:r>
          </w:p>
        </w:tc>
        <w:tc>
          <w:tcPr>
            <w:tcW w:w="556"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3117615E"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Medium</w:t>
            </w:r>
            <w:r w:rsidRPr="00221579">
              <w:rPr>
                <w:rFonts w:ascii="Arial" w:eastAsia="Times New Roman" w:hAnsi="Arial" w:cs="Arial"/>
                <w:color w:val="FFFFFF" w:themeColor="background1"/>
                <w:sz w:val="21"/>
                <w:szCs w:val="21"/>
              </w:rPr>
              <w:t> </w:t>
            </w:r>
          </w:p>
        </w:tc>
        <w:tc>
          <w:tcPr>
            <w:tcW w:w="639"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68FF13BC"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High</w:t>
            </w:r>
            <w:r w:rsidRPr="00221579">
              <w:rPr>
                <w:rFonts w:ascii="Arial" w:eastAsia="Times New Roman" w:hAnsi="Arial" w:cs="Arial"/>
                <w:sz w:val="21"/>
                <w:szCs w:val="21"/>
              </w:rPr>
              <w:t> </w:t>
            </w:r>
          </w:p>
        </w:tc>
        <w:tc>
          <w:tcPr>
            <w:tcW w:w="544"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1CA5032B"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High</w:t>
            </w:r>
            <w:r w:rsidRPr="00221579">
              <w:rPr>
                <w:rFonts w:ascii="Arial" w:eastAsia="Times New Roman" w:hAnsi="Arial" w:cs="Arial"/>
                <w:sz w:val="21"/>
                <w:szCs w:val="21"/>
              </w:rPr>
              <w:t> </w:t>
            </w:r>
          </w:p>
        </w:tc>
        <w:tc>
          <w:tcPr>
            <w:tcW w:w="688"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0177435E"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High</w:t>
            </w:r>
            <w:r w:rsidRPr="00221579">
              <w:rPr>
                <w:rFonts w:ascii="Arial" w:eastAsia="Times New Roman" w:hAnsi="Arial" w:cs="Arial"/>
                <w:color w:val="FFFFFF" w:themeColor="background1"/>
                <w:sz w:val="21"/>
                <w:szCs w:val="21"/>
              </w:rPr>
              <w:t> </w:t>
            </w:r>
          </w:p>
        </w:tc>
      </w:tr>
      <w:tr w:rsidR="00DA3C3F" w:rsidRPr="00AA6785" w14:paraId="162B8DDF" w14:textId="77777777" w:rsidTr="00EB168E">
        <w:trPr>
          <w:trHeight w:val="300"/>
        </w:trPr>
        <w:tc>
          <w:tcPr>
            <w:tcW w:w="1353"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202650E7" w14:textId="6A324473"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 xml:space="preserve">Probable </w:t>
            </w:r>
          </w:p>
        </w:tc>
        <w:tc>
          <w:tcPr>
            <w:tcW w:w="429" w:type="pct"/>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78FA5F38"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4</w:t>
            </w:r>
            <w:r w:rsidRPr="00221579">
              <w:rPr>
                <w:rFonts w:ascii="Arial" w:eastAsia="Times New Roman" w:hAnsi="Arial" w:cs="Arial"/>
                <w:color w:val="FFFFFF" w:themeColor="background1"/>
                <w:sz w:val="21"/>
                <w:szCs w:val="21"/>
              </w:rPr>
              <w:t> </w:t>
            </w:r>
          </w:p>
        </w:tc>
        <w:tc>
          <w:tcPr>
            <w:tcW w:w="791"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3823D51D"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Low</w:t>
            </w:r>
            <w:r w:rsidRPr="00221579">
              <w:rPr>
                <w:rFonts w:ascii="Arial" w:eastAsia="Times New Roman" w:hAnsi="Arial" w:cs="Arial"/>
                <w:sz w:val="21"/>
                <w:szCs w:val="21"/>
              </w:rPr>
              <w:t> </w:t>
            </w:r>
          </w:p>
        </w:tc>
        <w:tc>
          <w:tcPr>
            <w:tcW w:w="556"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51B3976B"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Medium</w:t>
            </w:r>
            <w:r w:rsidRPr="00221579">
              <w:rPr>
                <w:rFonts w:ascii="Arial" w:eastAsia="Times New Roman" w:hAnsi="Arial" w:cs="Arial"/>
                <w:color w:val="FFFFFF" w:themeColor="background1"/>
                <w:sz w:val="21"/>
                <w:szCs w:val="21"/>
              </w:rPr>
              <w:t> </w:t>
            </w:r>
          </w:p>
        </w:tc>
        <w:tc>
          <w:tcPr>
            <w:tcW w:w="639"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71C4D48F"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Medium</w:t>
            </w:r>
            <w:r w:rsidRPr="00221579">
              <w:rPr>
                <w:rFonts w:ascii="Arial" w:eastAsia="Times New Roman" w:hAnsi="Arial" w:cs="Arial"/>
                <w:color w:val="FFFFFF" w:themeColor="background1"/>
                <w:sz w:val="21"/>
                <w:szCs w:val="21"/>
              </w:rPr>
              <w:t> </w:t>
            </w:r>
          </w:p>
        </w:tc>
        <w:tc>
          <w:tcPr>
            <w:tcW w:w="544"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271B7959"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High</w:t>
            </w:r>
            <w:r w:rsidRPr="00221579">
              <w:rPr>
                <w:rFonts w:ascii="Arial" w:eastAsia="Times New Roman" w:hAnsi="Arial" w:cs="Arial"/>
                <w:sz w:val="21"/>
                <w:szCs w:val="21"/>
              </w:rPr>
              <w:t> </w:t>
            </w:r>
          </w:p>
        </w:tc>
        <w:tc>
          <w:tcPr>
            <w:tcW w:w="688"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640B077F"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High</w:t>
            </w:r>
            <w:r w:rsidRPr="00221579">
              <w:rPr>
                <w:rFonts w:ascii="Arial" w:eastAsia="Times New Roman" w:hAnsi="Arial" w:cs="Arial"/>
                <w:color w:val="FFFFFF" w:themeColor="background1"/>
                <w:sz w:val="21"/>
                <w:szCs w:val="21"/>
              </w:rPr>
              <w:t> </w:t>
            </w:r>
          </w:p>
        </w:tc>
      </w:tr>
      <w:tr w:rsidR="00DA3C3F" w:rsidRPr="00AA6785" w14:paraId="73854EE5" w14:textId="77777777" w:rsidTr="00EB168E">
        <w:trPr>
          <w:trHeight w:val="300"/>
        </w:trPr>
        <w:tc>
          <w:tcPr>
            <w:tcW w:w="1353"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1FEE6BB8" w14:textId="27D84D2E"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lastRenderedPageBreak/>
              <w:t xml:space="preserve">Occasional </w:t>
            </w:r>
          </w:p>
        </w:tc>
        <w:tc>
          <w:tcPr>
            <w:tcW w:w="429"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18A7452B"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3</w:t>
            </w:r>
            <w:r w:rsidRPr="00221579">
              <w:rPr>
                <w:rFonts w:ascii="Arial" w:eastAsia="Times New Roman" w:hAnsi="Arial" w:cs="Arial"/>
                <w:color w:val="FFFFFF" w:themeColor="background1"/>
                <w:sz w:val="21"/>
                <w:szCs w:val="21"/>
              </w:rPr>
              <w:t> </w:t>
            </w:r>
          </w:p>
        </w:tc>
        <w:tc>
          <w:tcPr>
            <w:tcW w:w="791"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6415357F"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Low</w:t>
            </w:r>
            <w:r w:rsidRPr="00221579">
              <w:rPr>
                <w:rFonts w:ascii="Arial" w:eastAsia="Times New Roman" w:hAnsi="Arial" w:cs="Arial"/>
                <w:sz w:val="21"/>
                <w:szCs w:val="21"/>
              </w:rPr>
              <w:t> </w:t>
            </w:r>
          </w:p>
        </w:tc>
        <w:tc>
          <w:tcPr>
            <w:tcW w:w="556"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1CB22FCA"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Low</w:t>
            </w:r>
            <w:r w:rsidRPr="00221579">
              <w:rPr>
                <w:rFonts w:ascii="Arial" w:eastAsia="Times New Roman" w:hAnsi="Arial" w:cs="Arial"/>
                <w:sz w:val="21"/>
                <w:szCs w:val="21"/>
              </w:rPr>
              <w:t> </w:t>
            </w:r>
          </w:p>
        </w:tc>
        <w:tc>
          <w:tcPr>
            <w:tcW w:w="639"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7AE02C60"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Medium</w:t>
            </w:r>
            <w:r w:rsidRPr="00221579">
              <w:rPr>
                <w:rFonts w:ascii="Arial" w:eastAsia="Times New Roman" w:hAnsi="Arial" w:cs="Arial"/>
                <w:color w:val="FFFFFF" w:themeColor="background1"/>
                <w:sz w:val="21"/>
                <w:szCs w:val="21"/>
              </w:rPr>
              <w:t> </w:t>
            </w:r>
          </w:p>
        </w:tc>
        <w:tc>
          <w:tcPr>
            <w:tcW w:w="544"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05135078"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Medium</w:t>
            </w:r>
            <w:r w:rsidRPr="00221579">
              <w:rPr>
                <w:rFonts w:ascii="Arial" w:eastAsia="Times New Roman" w:hAnsi="Arial" w:cs="Arial"/>
                <w:color w:val="FFFFFF" w:themeColor="background1"/>
                <w:sz w:val="21"/>
                <w:szCs w:val="21"/>
              </w:rPr>
              <w:t> </w:t>
            </w:r>
          </w:p>
        </w:tc>
        <w:tc>
          <w:tcPr>
            <w:tcW w:w="688"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5102CD28"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High</w:t>
            </w:r>
            <w:r w:rsidRPr="00221579">
              <w:rPr>
                <w:rFonts w:ascii="Arial" w:eastAsia="Times New Roman" w:hAnsi="Arial" w:cs="Arial"/>
                <w:color w:val="FFFFFF" w:themeColor="background1"/>
                <w:sz w:val="21"/>
                <w:szCs w:val="21"/>
              </w:rPr>
              <w:t> </w:t>
            </w:r>
          </w:p>
        </w:tc>
      </w:tr>
      <w:tr w:rsidR="00DA3C3F" w:rsidRPr="00AA6785" w14:paraId="103A0DC8" w14:textId="77777777" w:rsidTr="00EB168E">
        <w:trPr>
          <w:trHeight w:val="300"/>
        </w:trPr>
        <w:tc>
          <w:tcPr>
            <w:tcW w:w="1353"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5C309F73" w14:textId="4C0A0F93"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 xml:space="preserve">Remote </w:t>
            </w:r>
          </w:p>
        </w:tc>
        <w:tc>
          <w:tcPr>
            <w:tcW w:w="429" w:type="pct"/>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5061ED25"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2</w:t>
            </w:r>
            <w:r w:rsidRPr="00221579">
              <w:rPr>
                <w:rFonts w:ascii="Arial" w:eastAsia="Times New Roman" w:hAnsi="Arial" w:cs="Arial"/>
                <w:sz w:val="21"/>
                <w:szCs w:val="21"/>
              </w:rPr>
              <w:t> </w:t>
            </w:r>
          </w:p>
        </w:tc>
        <w:tc>
          <w:tcPr>
            <w:tcW w:w="791"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7D393A2"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Low</w:t>
            </w:r>
            <w:r w:rsidRPr="00221579">
              <w:rPr>
                <w:rFonts w:ascii="Arial" w:eastAsia="Times New Roman" w:hAnsi="Arial" w:cs="Arial"/>
                <w:sz w:val="21"/>
                <w:szCs w:val="21"/>
              </w:rPr>
              <w:t> </w:t>
            </w:r>
          </w:p>
        </w:tc>
        <w:tc>
          <w:tcPr>
            <w:tcW w:w="556"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6AD39CF8"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Low</w:t>
            </w:r>
            <w:r w:rsidRPr="00221579">
              <w:rPr>
                <w:rFonts w:ascii="Arial" w:eastAsia="Times New Roman" w:hAnsi="Arial" w:cs="Arial"/>
                <w:sz w:val="21"/>
                <w:szCs w:val="21"/>
              </w:rPr>
              <w:t> </w:t>
            </w:r>
          </w:p>
        </w:tc>
        <w:tc>
          <w:tcPr>
            <w:tcW w:w="639"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339BE3E"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Low</w:t>
            </w:r>
            <w:r w:rsidRPr="00221579">
              <w:rPr>
                <w:rFonts w:ascii="Arial" w:eastAsia="Times New Roman" w:hAnsi="Arial" w:cs="Arial"/>
                <w:sz w:val="21"/>
                <w:szCs w:val="21"/>
              </w:rPr>
              <w:t> </w:t>
            </w:r>
          </w:p>
        </w:tc>
        <w:tc>
          <w:tcPr>
            <w:tcW w:w="544"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69443CF1"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Medium</w:t>
            </w:r>
            <w:r w:rsidRPr="00221579">
              <w:rPr>
                <w:rFonts w:ascii="Arial" w:eastAsia="Times New Roman" w:hAnsi="Arial" w:cs="Arial"/>
                <w:color w:val="FFFFFF" w:themeColor="background1"/>
                <w:sz w:val="21"/>
                <w:szCs w:val="21"/>
              </w:rPr>
              <w:t> </w:t>
            </w:r>
          </w:p>
        </w:tc>
        <w:tc>
          <w:tcPr>
            <w:tcW w:w="688"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79E2E362"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Medium</w:t>
            </w:r>
            <w:r w:rsidRPr="00221579">
              <w:rPr>
                <w:rFonts w:ascii="Arial" w:eastAsia="Times New Roman" w:hAnsi="Arial" w:cs="Arial"/>
                <w:color w:val="FFFFFF" w:themeColor="background1"/>
                <w:sz w:val="21"/>
                <w:szCs w:val="21"/>
              </w:rPr>
              <w:t> </w:t>
            </w:r>
          </w:p>
        </w:tc>
      </w:tr>
      <w:tr w:rsidR="00EB168E" w:rsidRPr="00AA6785" w14:paraId="24D4D86E" w14:textId="77777777" w:rsidTr="00EB168E">
        <w:trPr>
          <w:trHeight w:val="300"/>
        </w:trPr>
        <w:tc>
          <w:tcPr>
            <w:tcW w:w="1353"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1E2F69C8" w14:textId="7856E6B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Improbable</w:t>
            </w:r>
          </w:p>
        </w:tc>
        <w:tc>
          <w:tcPr>
            <w:tcW w:w="429"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1BF9D302"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1</w:t>
            </w:r>
            <w:r w:rsidRPr="00221579">
              <w:rPr>
                <w:rFonts w:ascii="Arial" w:eastAsia="Times New Roman" w:hAnsi="Arial" w:cs="Arial"/>
                <w:sz w:val="21"/>
                <w:szCs w:val="21"/>
              </w:rPr>
              <w:t> </w:t>
            </w:r>
          </w:p>
        </w:tc>
        <w:tc>
          <w:tcPr>
            <w:tcW w:w="791"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A20B3CA"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Low</w:t>
            </w:r>
            <w:r w:rsidRPr="00221579">
              <w:rPr>
                <w:rFonts w:ascii="Arial" w:eastAsia="Times New Roman" w:hAnsi="Arial" w:cs="Arial"/>
                <w:sz w:val="21"/>
                <w:szCs w:val="21"/>
              </w:rPr>
              <w:t> </w:t>
            </w:r>
          </w:p>
        </w:tc>
        <w:tc>
          <w:tcPr>
            <w:tcW w:w="556"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339E31D6"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Low</w:t>
            </w:r>
            <w:r w:rsidRPr="00221579">
              <w:rPr>
                <w:rFonts w:ascii="Arial" w:eastAsia="Times New Roman" w:hAnsi="Arial" w:cs="Arial"/>
                <w:sz w:val="21"/>
                <w:szCs w:val="21"/>
              </w:rPr>
              <w:t> </w:t>
            </w:r>
          </w:p>
        </w:tc>
        <w:tc>
          <w:tcPr>
            <w:tcW w:w="639"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6EAB655"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Low</w:t>
            </w:r>
            <w:r w:rsidRPr="00221579">
              <w:rPr>
                <w:rFonts w:ascii="Arial" w:eastAsia="Times New Roman" w:hAnsi="Arial" w:cs="Arial"/>
                <w:sz w:val="21"/>
                <w:szCs w:val="21"/>
              </w:rPr>
              <w:t> </w:t>
            </w:r>
          </w:p>
        </w:tc>
        <w:tc>
          <w:tcPr>
            <w:tcW w:w="544"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0561C1AF" w14:textId="77777777" w:rsidR="00EB168E" w:rsidRPr="00221579" w:rsidRDefault="00EB168E" w:rsidP="00EB168E">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Low</w:t>
            </w:r>
            <w:r w:rsidRPr="00221579">
              <w:rPr>
                <w:rFonts w:ascii="Arial" w:eastAsia="Times New Roman" w:hAnsi="Arial" w:cs="Arial"/>
                <w:sz w:val="21"/>
                <w:szCs w:val="21"/>
              </w:rPr>
              <w:t> </w:t>
            </w:r>
          </w:p>
        </w:tc>
        <w:tc>
          <w:tcPr>
            <w:tcW w:w="688"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12501225" w14:textId="77777777" w:rsidR="00EB168E" w:rsidRPr="00221579" w:rsidRDefault="00EB168E" w:rsidP="00EB168E">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Medium</w:t>
            </w:r>
            <w:r w:rsidRPr="00221579">
              <w:rPr>
                <w:rFonts w:ascii="Arial" w:eastAsia="Times New Roman" w:hAnsi="Arial" w:cs="Arial"/>
                <w:color w:val="FFFFFF" w:themeColor="background1"/>
                <w:sz w:val="21"/>
                <w:szCs w:val="21"/>
              </w:rPr>
              <w:t> </w:t>
            </w:r>
          </w:p>
        </w:tc>
      </w:tr>
    </w:tbl>
    <w:p w14:paraId="2A945B14" w14:textId="77777777" w:rsidR="000570D4" w:rsidRPr="00DA3C3F" w:rsidRDefault="000570D4" w:rsidP="000570D4">
      <w:pPr>
        <w:spacing w:after="0" w:line="240" w:lineRule="auto"/>
        <w:textAlignment w:val="baseline"/>
        <w:rPr>
          <w:rFonts w:ascii="Arial" w:eastAsia="Times New Roman" w:hAnsi="Arial" w:cs="Arial"/>
          <w:sz w:val="18"/>
          <w:szCs w:val="18"/>
        </w:rPr>
      </w:pPr>
      <w:r w:rsidRPr="00DA3C3F">
        <w:rPr>
          <w:rFonts w:ascii="Arial" w:eastAsia="Times New Roman" w:hAnsi="Arial" w:cs="Arial"/>
          <w:sz w:val="21"/>
          <w:szCs w:val="21"/>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7"/>
        <w:gridCol w:w="2763"/>
        <w:gridCol w:w="3099"/>
        <w:gridCol w:w="2833"/>
      </w:tblGrid>
      <w:tr w:rsidR="000570D4" w:rsidRPr="00DA3C3F" w14:paraId="776F30BE" w14:textId="77777777" w:rsidTr="00572FBE">
        <w:trPr>
          <w:trHeight w:val="285"/>
        </w:trPr>
        <w:tc>
          <w:tcPr>
            <w:tcW w:w="730" w:type="pct"/>
            <w:tcBorders>
              <w:top w:val="single" w:sz="6" w:space="0" w:color="AAAAAA"/>
              <w:left w:val="single" w:sz="6" w:space="0" w:color="AAAAAA"/>
              <w:bottom w:val="single" w:sz="6" w:space="0" w:color="AAAAAA"/>
              <w:right w:val="single" w:sz="6" w:space="0" w:color="AAAAAA"/>
            </w:tcBorders>
            <w:shd w:val="clear" w:color="auto" w:fill="FFFFFF"/>
            <w:hideMark/>
          </w:tcPr>
          <w:p w14:paraId="20C512BF" w14:textId="63427017" w:rsidR="000570D4" w:rsidRPr="00221579" w:rsidRDefault="000570D4" w:rsidP="000570D4">
            <w:pPr>
              <w:spacing w:after="0" w:line="240" w:lineRule="auto"/>
              <w:textAlignment w:val="baseline"/>
              <w:rPr>
                <w:rFonts w:ascii="Arial" w:eastAsia="Times New Roman" w:hAnsi="Arial" w:cs="Arial"/>
                <w:sz w:val="21"/>
                <w:szCs w:val="21"/>
              </w:rPr>
            </w:pPr>
            <w:r w:rsidRPr="00AA6785">
              <w:rPr>
                <w:rFonts w:ascii="Arial" w:eastAsia="Times New Roman" w:hAnsi="Arial" w:cs="Arial"/>
                <w:sz w:val="21"/>
                <w:szCs w:val="21"/>
              </w:rPr>
              <w:t> </w:t>
            </w:r>
            <w:r w:rsidRPr="00221579">
              <w:rPr>
                <w:rFonts w:ascii="Arial" w:eastAsia="Times New Roman" w:hAnsi="Arial" w:cs="Arial"/>
                <w:b/>
                <w:bCs/>
                <w:sz w:val="21"/>
                <w:szCs w:val="21"/>
                <w:lang w:val="en-IE"/>
              </w:rPr>
              <w:t>Residual Risk Level Definition:</w:t>
            </w:r>
            <w:r w:rsidRPr="00221579">
              <w:rPr>
                <w:rFonts w:ascii="Arial" w:eastAsia="Times New Roman" w:hAnsi="Arial" w:cs="Arial"/>
                <w:sz w:val="21"/>
                <w:szCs w:val="21"/>
              </w:rPr>
              <w:t> </w:t>
            </w:r>
          </w:p>
        </w:tc>
        <w:tc>
          <w:tcPr>
            <w:tcW w:w="1357"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436CF357" w14:textId="77777777" w:rsidR="000570D4" w:rsidRPr="00221579" w:rsidRDefault="000570D4" w:rsidP="000570D4">
            <w:pPr>
              <w:spacing w:after="0" w:line="240" w:lineRule="auto"/>
              <w:jc w:val="center"/>
              <w:textAlignment w:val="baseline"/>
              <w:rPr>
                <w:rFonts w:ascii="Arial" w:eastAsia="Times New Roman" w:hAnsi="Arial" w:cs="Arial"/>
                <w:sz w:val="21"/>
                <w:szCs w:val="21"/>
              </w:rPr>
            </w:pPr>
            <w:r w:rsidRPr="00221579">
              <w:rPr>
                <w:rFonts w:ascii="Arial" w:eastAsia="Times New Roman" w:hAnsi="Arial" w:cs="Arial"/>
                <w:b/>
                <w:bCs/>
                <w:sz w:val="21"/>
                <w:szCs w:val="21"/>
                <w:lang w:val="en-IE"/>
              </w:rPr>
              <w:t>LOW — Acceptable; no action required</w:t>
            </w:r>
            <w:r w:rsidRPr="00221579">
              <w:rPr>
                <w:rFonts w:ascii="Arial" w:eastAsia="Times New Roman" w:hAnsi="Arial" w:cs="Arial"/>
                <w:sz w:val="21"/>
                <w:szCs w:val="21"/>
              </w:rPr>
              <w:t> </w:t>
            </w:r>
          </w:p>
        </w:tc>
        <w:tc>
          <w:tcPr>
            <w:tcW w:w="1522" w:type="pct"/>
            <w:tcBorders>
              <w:top w:val="single" w:sz="6" w:space="0" w:color="AAAAAA"/>
              <w:left w:val="single" w:sz="6" w:space="0" w:color="AAAAAA"/>
              <w:bottom w:val="single" w:sz="6" w:space="0" w:color="AAAAAA"/>
              <w:right w:val="single" w:sz="6" w:space="0" w:color="AAAAAA"/>
            </w:tcBorders>
            <w:shd w:val="clear" w:color="auto" w:fill="FFC000"/>
            <w:vAlign w:val="center"/>
            <w:hideMark/>
          </w:tcPr>
          <w:p w14:paraId="45C03529" w14:textId="77777777" w:rsidR="000570D4" w:rsidRPr="00221579" w:rsidRDefault="000570D4" w:rsidP="000570D4">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MEDIUM — Mitigation recommended or risk acceptance rationale required</w:t>
            </w:r>
            <w:r w:rsidRPr="00221579">
              <w:rPr>
                <w:rFonts w:ascii="Arial" w:eastAsia="Times New Roman" w:hAnsi="Arial" w:cs="Arial"/>
                <w:color w:val="FFFFFF" w:themeColor="background1"/>
                <w:sz w:val="21"/>
                <w:szCs w:val="21"/>
              </w:rPr>
              <w:t> </w:t>
            </w:r>
          </w:p>
        </w:tc>
        <w:tc>
          <w:tcPr>
            <w:tcW w:w="1391" w:type="pct"/>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79C43697" w14:textId="77777777" w:rsidR="000570D4" w:rsidRPr="00221579" w:rsidRDefault="000570D4" w:rsidP="000570D4">
            <w:pPr>
              <w:spacing w:after="0" w:line="240" w:lineRule="auto"/>
              <w:jc w:val="center"/>
              <w:textAlignment w:val="baseline"/>
              <w:rPr>
                <w:rFonts w:ascii="Arial" w:eastAsia="Times New Roman" w:hAnsi="Arial" w:cs="Arial"/>
                <w:color w:val="FFFFFF" w:themeColor="background1"/>
                <w:sz w:val="21"/>
                <w:szCs w:val="21"/>
              </w:rPr>
            </w:pPr>
            <w:r w:rsidRPr="00221579">
              <w:rPr>
                <w:rFonts w:ascii="Arial" w:eastAsia="Times New Roman" w:hAnsi="Arial" w:cs="Arial"/>
                <w:b/>
                <w:bCs/>
                <w:color w:val="FFFFFF" w:themeColor="background1"/>
                <w:sz w:val="21"/>
                <w:szCs w:val="21"/>
                <w:lang w:val="en-IE"/>
              </w:rPr>
              <w:t>HIGH — Mitigation REQUIRED before PPQ</w:t>
            </w:r>
            <w:r w:rsidRPr="00221579">
              <w:rPr>
                <w:rFonts w:ascii="Arial" w:eastAsia="Times New Roman" w:hAnsi="Arial" w:cs="Arial"/>
                <w:color w:val="FFFFFF" w:themeColor="background1"/>
                <w:sz w:val="21"/>
                <w:szCs w:val="21"/>
              </w:rPr>
              <w:t> </w:t>
            </w:r>
          </w:p>
        </w:tc>
      </w:tr>
    </w:tbl>
    <w:p w14:paraId="7FADECD2" w14:textId="77777777" w:rsidR="000570D4" w:rsidRPr="00DA3C3F" w:rsidRDefault="000570D4" w:rsidP="000570D4">
      <w:pPr>
        <w:spacing w:after="0" w:line="240" w:lineRule="auto"/>
        <w:textAlignment w:val="baseline"/>
        <w:rPr>
          <w:rFonts w:ascii="Arial" w:eastAsia="Times New Roman" w:hAnsi="Arial" w:cs="Arial"/>
          <w:sz w:val="18"/>
          <w:szCs w:val="18"/>
        </w:rPr>
      </w:pPr>
      <w:r w:rsidRPr="00DA3C3F">
        <w:rPr>
          <w:rFonts w:ascii="Arial" w:eastAsia="Times New Roman" w:hAnsi="Arial" w:cs="Arial"/>
          <w:sz w:val="21"/>
          <w:szCs w:val="21"/>
        </w:rPr>
        <w:t> </w:t>
      </w:r>
    </w:p>
    <w:p w14:paraId="099E6AFF" w14:textId="24FC61EC" w:rsidR="00593965" w:rsidRPr="00DA3C3F" w:rsidRDefault="00593965" w:rsidP="00593965">
      <w:pPr>
        <w:spacing w:beforeLines="50" w:before="120" w:line="300" w:lineRule="auto"/>
        <w:jc w:val="both"/>
        <w:textAlignment w:val="baseline"/>
        <w:rPr>
          <w:rFonts w:ascii="Arial" w:eastAsia="Times New Roman" w:hAnsi="Arial" w:cs="Arial"/>
          <w:bCs/>
          <w:sz w:val="18"/>
          <w:szCs w:val="18"/>
        </w:rPr>
      </w:pPr>
      <w:r w:rsidRPr="00DA3C3F">
        <w:rPr>
          <w:rFonts w:ascii="Arial" w:eastAsia="Times New Roman" w:hAnsi="Arial" w:cs="Arial"/>
          <w:sz w:val="21"/>
          <w:szCs w:val="21"/>
          <w:lang w:val="en-IE"/>
        </w:rPr>
        <w:t>Mitigation steps must be implemented for failure modes with High residual risk before PPQ commencement. For Medium residual risk, mitigation steps may be implemented, or a rationale for accepting the risk must be documented and approved. All </w:t>
      </w:r>
      <w:r w:rsidR="001E4976" w:rsidRPr="00DA3C3F">
        <w:rPr>
          <w:rFonts w:ascii="Arial" w:eastAsia="Times New Roman" w:hAnsi="Arial" w:cs="Arial"/>
          <w:sz w:val="21"/>
          <w:szCs w:val="21"/>
          <w:lang w:val="en-IE"/>
        </w:rPr>
        <w:t>Low-risk</w:t>
      </w:r>
      <w:r w:rsidRPr="00DA3C3F">
        <w:rPr>
          <w:rFonts w:ascii="Arial" w:eastAsia="Times New Roman" w:hAnsi="Arial" w:cs="Arial"/>
          <w:sz w:val="21"/>
          <w:szCs w:val="21"/>
          <w:lang w:val="en-IE"/>
        </w:rPr>
        <w:t> failure modes are acceptable with current controls. </w:t>
      </w:r>
      <w:r w:rsidRPr="00DA3C3F">
        <w:rPr>
          <w:rFonts w:ascii="Arial" w:eastAsia="Times New Roman" w:hAnsi="Arial" w:cs="Arial"/>
          <w:szCs w:val="21"/>
        </w:rPr>
        <w:t>  </w:t>
      </w:r>
    </w:p>
    <w:p w14:paraId="1D7B7867" w14:textId="61C962AC" w:rsidR="00593965" w:rsidRPr="00DA3C3F" w:rsidRDefault="00593965" w:rsidP="00593965">
      <w:pPr>
        <w:pStyle w:val="1"/>
        <w:keepLines w:val="0"/>
        <w:spacing w:beforeLines="50" w:before="120" w:afterLines="50" w:after="120" w:line="360" w:lineRule="auto"/>
        <w:ind w:left="357" w:hanging="357"/>
        <w:contextualSpacing/>
        <w:rPr>
          <w:rFonts w:ascii="Arial" w:eastAsia="Times New Roman" w:hAnsi="Arial" w:cs="Arial"/>
          <w:kern w:val="0"/>
          <w:sz w:val="28"/>
          <w:szCs w:val="28"/>
          <w:lang w:val="en-IE"/>
        </w:rPr>
      </w:pPr>
      <w:bookmarkStart w:id="28" w:name="_Toc228526091"/>
      <w:bookmarkStart w:id="29" w:name="_Toc236397870"/>
      <w:r w:rsidRPr="00DA3C3F">
        <w:rPr>
          <w:rFonts w:ascii="Arial" w:eastAsia="Times New Roman" w:hAnsi="Arial" w:cs="Arial"/>
          <w:kern w:val="0"/>
          <w:sz w:val="28"/>
          <w:szCs w:val="28"/>
          <w:lang w:val="en-IE"/>
        </w:rPr>
        <w:t xml:space="preserve">4. Product CQA Linkage and </w:t>
      </w:r>
      <w:commentRangeStart w:id="30"/>
      <w:r w:rsidRPr="00DA3C3F">
        <w:rPr>
          <w:rFonts w:ascii="Arial" w:eastAsia="Times New Roman" w:hAnsi="Arial" w:cs="Arial"/>
          <w:kern w:val="0"/>
          <w:sz w:val="28"/>
          <w:szCs w:val="28"/>
          <w:lang w:val="en-IE"/>
        </w:rPr>
        <w:t>Process</w:t>
      </w:r>
      <w:commentRangeEnd w:id="30"/>
      <w:r w:rsidR="00A03483" w:rsidRPr="00DA3C3F">
        <w:rPr>
          <w:rStyle w:val="af4"/>
          <w:rFonts w:ascii="Arial" w:eastAsia="Times New Roman" w:hAnsi="Arial" w:cs="Arial"/>
          <w:kern w:val="0"/>
          <w:sz w:val="28"/>
          <w:szCs w:val="28"/>
          <w:lang w:val="en-IE"/>
        </w:rPr>
        <w:commentReference w:id="30"/>
      </w:r>
      <w:r w:rsidRPr="00DA3C3F">
        <w:rPr>
          <w:rFonts w:ascii="Arial" w:eastAsia="Times New Roman" w:hAnsi="Arial" w:cs="Arial"/>
          <w:kern w:val="0"/>
          <w:sz w:val="28"/>
          <w:szCs w:val="28"/>
          <w:lang w:val="en-IE"/>
        </w:rPr>
        <w:t xml:space="preserve"> Map</w:t>
      </w:r>
      <w:bookmarkEnd w:id="28"/>
      <w:bookmarkEnd w:id="29"/>
      <w:r w:rsidRPr="00DA3C3F">
        <w:rPr>
          <w:rFonts w:ascii="Arial" w:eastAsia="Times New Roman" w:hAnsi="Arial" w:cs="Arial"/>
          <w:kern w:val="0"/>
          <w:sz w:val="28"/>
          <w:szCs w:val="28"/>
          <w:lang w:val="en-IE"/>
        </w:rPr>
        <w:t> </w:t>
      </w:r>
    </w:p>
    <w:p w14:paraId="24C6D100" w14:textId="2170B5CC" w:rsidR="00593965" w:rsidRPr="00DA3C3F" w:rsidRDefault="00593965" w:rsidP="00593965">
      <w:pPr>
        <w:pStyle w:val="2"/>
        <w:keepLines w:val="0"/>
        <w:spacing w:before="120" w:after="120" w:line="240" w:lineRule="exact"/>
        <w:rPr>
          <w:rFonts w:ascii="Arial" w:eastAsia="Times New Roman" w:hAnsi="Arial" w:cs="Arial"/>
          <w:b w:val="0"/>
          <w:sz w:val="18"/>
          <w:szCs w:val="18"/>
        </w:rPr>
      </w:pPr>
      <w:bookmarkStart w:id="31" w:name="_Toc228526092"/>
      <w:bookmarkStart w:id="32" w:name="_Toc236397871"/>
      <w:r w:rsidRPr="00DA3C3F">
        <w:rPr>
          <w:rFonts w:ascii="Arial" w:eastAsia="Times New Roman" w:hAnsi="Arial" w:cs="Arial"/>
          <w:sz w:val="24"/>
          <w:szCs w:val="24"/>
          <w:lang w:val="en-IE"/>
        </w:rPr>
        <w:t>4.1 CQA List and Severity A</w:t>
      </w:r>
      <w:commentRangeStart w:id="33"/>
      <w:commentRangeStart w:id="34"/>
      <w:commentRangeStart w:id="35"/>
      <w:commentRangeStart w:id="36"/>
      <w:r w:rsidRPr="00DA3C3F">
        <w:rPr>
          <w:rFonts w:ascii="Arial" w:eastAsia="Times New Roman" w:hAnsi="Arial" w:cs="Arial"/>
          <w:sz w:val="24"/>
          <w:szCs w:val="24"/>
          <w:lang w:val="en-IE"/>
        </w:rPr>
        <w:t>ssignment</w:t>
      </w:r>
      <w:bookmarkEnd w:id="31"/>
      <w:r w:rsidRPr="00DA3C3F">
        <w:rPr>
          <w:rFonts w:ascii="Arial" w:eastAsia="Times New Roman" w:hAnsi="Arial" w:cs="Arial"/>
          <w:b w:val="0"/>
          <w:sz w:val="24"/>
          <w:szCs w:val="24"/>
        </w:rPr>
        <w:t> </w:t>
      </w:r>
      <w:bookmarkEnd w:id="32"/>
      <w:commentRangeEnd w:id="33"/>
      <w:r w:rsidR="00A41E3A" w:rsidRPr="00DA3C3F">
        <w:rPr>
          <w:rStyle w:val="af4"/>
          <w:rFonts w:ascii="Arial" w:eastAsia="Times New Roman" w:hAnsi="Arial" w:cs="Arial"/>
          <w:b w:val="0"/>
          <w:sz w:val="18"/>
          <w:szCs w:val="18"/>
        </w:rPr>
        <w:commentReference w:id="33"/>
      </w:r>
      <w:commentRangeEnd w:id="34"/>
      <w:r w:rsidRPr="00DA3C3F">
        <w:rPr>
          <w:rStyle w:val="af4"/>
          <w:rFonts w:ascii="Arial" w:eastAsia="Times New Roman" w:hAnsi="Arial" w:cs="Arial"/>
          <w:b w:val="0"/>
          <w:sz w:val="18"/>
          <w:szCs w:val="18"/>
        </w:rPr>
        <w:commentReference w:id="34"/>
      </w:r>
      <w:commentRangeEnd w:id="35"/>
      <w:r w:rsidRPr="00DA3C3F">
        <w:rPr>
          <w:rStyle w:val="af4"/>
          <w:rFonts w:ascii="Arial" w:eastAsia="Times New Roman" w:hAnsi="Arial" w:cs="Arial"/>
          <w:b w:val="0"/>
          <w:sz w:val="18"/>
          <w:szCs w:val="18"/>
        </w:rPr>
        <w:commentReference w:id="35"/>
      </w:r>
      <w:commentRangeEnd w:id="36"/>
      <w:r w:rsidR="00A03483" w:rsidRPr="00DA3C3F">
        <w:rPr>
          <w:rStyle w:val="af4"/>
          <w:rFonts w:ascii="Arial" w:eastAsia="Times New Roman" w:hAnsi="Arial" w:cs="Arial"/>
          <w:b w:val="0"/>
          <w:sz w:val="18"/>
          <w:szCs w:val="18"/>
        </w:rPr>
        <w:commentReference w:id="36"/>
      </w:r>
    </w:p>
    <w:p w14:paraId="6C2D138C" w14:textId="20BDF629" w:rsidR="001A70CC" w:rsidRPr="00221579" w:rsidRDefault="001A70CC" w:rsidP="00221579">
      <w:pPr>
        <w:spacing w:beforeLines="50" w:before="120" w:line="360" w:lineRule="auto"/>
        <w:jc w:val="both"/>
        <w:textAlignment w:val="baseline"/>
        <w:rPr>
          <w:rFonts w:ascii="Arial" w:hAnsi="Arial" w:cs="Arial"/>
          <w:sz w:val="21"/>
          <w:szCs w:val="21"/>
          <w:lang w:val="en-IE"/>
        </w:rPr>
      </w:pPr>
      <w:r w:rsidRPr="00221579">
        <w:rPr>
          <w:rFonts w:ascii="Arial" w:eastAsia="Times New Roman" w:hAnsi="Arial" w:cs="Arial"/>
          <w:sz w:val="21"/>
          <w:szCs w:val="21"/>
          <w:lang w:val="en-IE"/>
        </w:rPr>
        <w:t xml:space="preserve">The </w:t>
      </w:r>
      <w:del w:id="37" w:author="Johan Granander" w:date="2026-10-27T18:56:00Z">
        <w:r w:rsidRPr="00221579" w:rsidDel="00E94E4E">
          <w:rPr>
            <w:rFonts w:ascii="Arial" w:eastAsia="Times New Roman" w:hAnsi="Arial" w:cs="Arial"/>
            <w:sz w:val="21"/>
            <w:szCs w:val="21"/>
            <w:lang w:val="en-IE"/>
          </w:rPr>
          <w:delText>step 1</w:delText>
        </w:r>
      </w:del>
      <w:ins w:id="38" w:author="Johan Granander" w:date="2026-10-27T18:56:00Z">
        <w:r w:rsidR="00E94E4E">
          <w:rPr>
            <w:rFonts w:ascii="Arial" w:eastAsia="Times New Roman" w:hAnsi="Arial" w:cs="Arial"/>
            <w:sz w:val="21"/>
            <w:szCs w:val="21"/>
            <w:lang w:val="en-IE"/>
          </w:rPr>
          <w:t>Step 1</w:t>
        </w:r>
      </w:ins>
      <w:r w:rsidRPr="00221579">
        <w:rPr>
          <w:rFonts w:ascii="Arial" w:eastAsia="Times New Roman" w:hAnsi="Arial" w:cs="Arial"/>
          <w:sz w:val="21"/>
          <w:szCs w:val="21"/>
          <w:lang w:val="en-IE"/>
        </w:rPr>
        <w:t xml:space="preserve"> in-process intermediate ASYM-14</w:t>
      </w:r>
      <w:r>
        <w:rPr>
          <w:rFonts w:ascii="Arial" w:eastAsia="Times New Roman" w:hAnsi="Arial" w:cs="Arial"/>
          <w:sz w:val="21"/>
          <w:szCs w:val="21"/>
          <w:lang w:val="en-IE"/>
        </w:rPr>
        <w:t>1366</w:t>
      </w:r>
      <w:r w:rsidRPr="00221579">
        <w:rPr>
          <w:rFonts w:ascii="Arial" w:eastAsia="Times New Roman" w:hAnsi="Arial" w:cs="Arial"/>
          <w:sz w:val="21"/>
          <w:szCs w:val="21"/>
          <w:lang w:val="en-IE"/>
        </w:rPr>
        <w:t xml:space="preserve"> is controlled only by IPCs (refer to Table 4.1) and has no CQAs. Thus </w:t>
      </w:r>
      <w:del w:id="39" w:author="Johan Granander" w:date="2026-10-27T18:56:00Z">
        <w:r w:rsidRPr="00221579" w:rsidDel="00E94E4E">
          <w:rPr>
            <w:rFonts w:ascii="Arial" w:eastAsia="Times New Roman" w:hAnsi="Arial" w:cs="Arial"/>
            <w:sz w:val="21"/>
            <w:szCs w:val="21"/>
            <w:lang w:val="en-IE"/>
          </w:rPr>
          <w:delText>step 1</w:delText>
        </w:r>
      </w:del>
      <w:ins w:id="40" w:author="Johan Granander" w:date="2026-10-27T18:56:00Z">
        <w:r w:rsidR="00E94E4E">
          <w:rPr>
            <w:rFonts w:ascii="Arial" w:eastAsia="Times New Roman" w:hAnsi="Arial" w:cs="Arial"/>
            <w:sz w:val="21"/>
            <w:szCs w:val="21"/>
            <w:lang w:val="en-IE"/>
          </w:rPr>
          <w:t>Step 1</w:t>
        </w:r>
      </w:ins>
      <w:r w:rsidRPr="00221579">
        <w:rPr>
          <w:rFonts w:ascii="Arial" w:eastAsia="Times New Roman" w:hAnsi="Arial" w:cs="Arial"/>
          <w:sz w:val="21"/>
          <w:szCs w:val="21"/>
          <w:lang w:val="en-IE"/>
        </w:rPr>
        <w:t xml:space="preserve"> failure modes are assessed for their impact on the </w:t>
      </w:r>
      <w:del w:id="41" w:author="Johan Granander" w:date="2026-10-27T18:56:00Z">
        <w:r w:rsidRPr="00221579" w:rsidDel="00E94E4E">
          <w:rPr>
            <w:rFonts w:ascii="Arial" w:eastAsia="Times New Roman" w:hAnsi="Arial" w:cs="Arial"/>
            <w:sz w:val="21"/>
            <w:szCs w:val="21"/>
            <w:lang w:val="en-IE"/>
          </w:rPr>
          <w:delText>step 1</w:delText>
        </w:r>
      </w:del>
      <w:ins w:id="42" w:author="Johan Granander" w:date="2026-10-27T18:56:00Z">
        <w:r w:rsidR="00E94E4E">
          <w:rPr>
            <w:rFonts w:ascii="Arial" w:eastAsia="Times New Roman" w:hAnsi="Arial" w:cs="Arial"/>
            <w:sz w:val="21"/>
            <w:szCs w:val="21"/>
            <w:lang w:val="en-IE"/>
          </w:rPr>
          <w:t>Step 1</w:t>
        </w:r>
      </w:ins>
      <w:r w:rsidRPr="00221579">
        <w:rPr>
          <w:rFonts w:ascii="Arial" w:eastAsia="Times New Roman" w:hAnsi="Arial" w:cs="Arial"/>
          <w:sz w:val="21"/>
          <w:szCs w:val="21"/>
          <w:lang w:val="en-IE"/>
        </w:rPr>
        <w:t xml:space="preserve"> IPCs, and consequently, through those IPCs, on the product ASYM-14002</w:t>
      </w:r>
      <w:r>
        <w:rPr>
          <w:rFonts w:ascii="Arial" w:eastAsia="Times New Roman" w:hAnsi="Arial" w:cs="Arial"/>
          <w:sz w:val="21"/>
          <w:szCs w:val="21"/>
          <w:lang w:val="en-IE"/>
        </w:rPr>
        <w:t>0</w:t>
      </w:r>
      <w:r w:rsidRPr="00221579">
        <w:rPr>
          <w:rFonts w:ascii="Arial" w:eastAsia="Times New Roman" w:hAnsi="Arial" w:cs="Arial"/>
          <w:sz w:val="21"/>
          <w:szCs w:val="21"/>
          <w:lang w:val="en-IE"/>
        </w:rPr>
        <w:t xml:space="preserve"> CQAs listed below Table 4.2. The following CQAs have been identified for product ASYM-14002</w:t>
      </w:r>
      <w:r>
        <w:rPr>
          <w:rFonts w:ascii="Arial" w:eastAsia="Times New Roman" w:hAnsi="Arial" w:cs="Arial"/>
          <w:sz w:val="21"/>
          <w:szCs w:val="21"/>
          <w:lang w:val="en-IE"/>
        </w:rPr>
        <w:t>0</w:t>
      </w:r>
      <w:r w:rsidRPr="00221579">
        <w:rPr>
          <w:rFonts w:ascii="Arial" w:eastAsia="Times New Roman" w:hAnsi="Arial" w:cs="Arial"/>
          <w:sz w:val="21"/>
          <w:szCs w:val="21"/>
          <w:lang w:val="en-IE"/>
        </w:rPr>
        <w:t>. Severity scores assigned to each CQA are used as the basis for scoring failure modes that impact these attributes. The link between process control elements and CQAs have been established via PAR studies and identification of CPPs (refer to Table 10.1) prior to the FMEA to ensure accurate scoring. </w:t>
      </w:r>
    </w:p>
    <w:p w14:paraId="1C3E3B43" w14:textId="4FB5AE76" w:rsidR="00EF2EAE" w:rsidRPr="008924B9" w:rsidRDefault="00EF2EAE" w:rsidP="00EF2EAE">
      <w:pPr>
        <w:tabs>
          <w:tab w:val="left" w:pos="540"/>
        </w:tabs>
        <w:spacing w:after="120"/>
        <w:jc w:val="center"/>
        <w:rPr>
          <w:rFonts w:eastAsia="Times New Roman"/>
          <w:b/>
          <w:lang w:val="en-IE"/>
        </w:rPr>
      </w:pPr>
      <w:r w:rsidRPr="008924B9">
        <w:rPr>
          <w:rFonts w:eastAsia="Times New Roman"/>
          <w:b/>
          <w:lang w:val="en-IE"/>
        </w:rPr>
        <w:t>T</w:t>
      </w:r>
      <w:r w:rsidRPr="00221579">
        <w:rPr>
          <w:rFonts w:ascii="Arial" w:eastAsia="Times New Roman" w:hAnsi="Arial" w:cs="Arial"/>
          <w:b/>
          <w:sz w:val="21"/>
          <w:szCs w:val="21"/>
          <w:lang w:val="en-IE"/>
        </w:rPr>
        <w:t xml:space="preserve">able 4.1: </w:t>
      </w:r>
      <w:proofErr w:type="spellStart"/>
      <w:r w:rsidRPr="00221579">
        <w:rPr>
          <w:rFonts w:ascii="Arial" w:eastAsia="Times New Roman" w:hAnsi="Arial" w:cs="Arial"/>
          <w:b/>
          <w:sz w:val="21"/>
          <w:szCs w:val="21"/>
          <w:lang w:val="en-IE"/>
        </w:rPr>
        <w:t>Eloralintide</w:t>
      </w:r>
      <w:proofErr w:type="spellEnd"/>
      <w:r w:rsidRPr="00221579">
        <w:rPr>
          <w:rFonts w:ascii="Arial" w:eastAsia="Times New Roman" w:hAnsi="Arial" w:cs="Arial"/>
          <w:b/>
          <w:sz w:val="21"/>
          <w:szCs w:val="21"/>
          <w:lang w:val="en-IE"/>
        </w:rPr>
        <w:t xml:space="preserve"> Fragment</w:t>
      </w:r>
      <w:r w:rsidR="00CB4113" w:rsidRPr="008156C8">
        <w:rPr>
          <w:rFonts w:ascii="Arial" w:eastAsia="Times New Roman" w:hAnsi="Arial" w:cs="Arial"/>
          <w:iCs/>
          <w:sz w:val="21"/>
          <w:szCs w:val="21"/>
          <w:lang w:val="en-IE"/>
        </w:rPr>
        <w:t xml:space="preserve"> </w:t>
      </w:r>
      <w:r w:rsidR="00CB4113" w:rsidRPr="00221579">
        <w:rPr>
          <w:rFonts w:ascii="Arial" w:eastAsia="Times New Roman" w:hAnsi="Arial" w:cs="Arial"/>
          <w:b/>
          <w:sz w:val="21"/>
          <w:szCs w:val="21"/>
          <w:lang w:val="en-IE"/>
        </w:rPr>
        <w:t>LSN4182924</w:t>
      </w:r>
      <w:r w:rsidR="00FF76F7" w:rsidRPr="00221579">
        <w:rPr>
          <w:rFonts w:ascii="Arial" w:eastAsia="Times New Roman" w:hAnsi="Arial" w:cs="Arial"/>
          <w:b/>
          <w:sz w:val="21"/>
          <w:szCs w:val="21"/>
          <w:lang w:val="en-IE"/>
        </w:rPr>
        <w:t>/ASYM-140020</w:t>
      </w:r>
      <w:r w:rsidRPr="00221579">
        <w:rPr>
          <w:rFonts w:ascii="Arial" w:eastAsia="Times New Roman" w:hAnsi="Arial" w:cs="Arial"/>
          <w:b/>
          <w:sz w:val="21"/>
          <w:szCs w:val="21"/>
          <w:lang w:val="en-IE"/>
        </w:rPr>
        <w:t xml:space="preserve"> In-Process Controls (IPCs) for </w:t>
      </w:r>
      <w:del w:id="43" w:author="Johan Granander" w:date="2026-10-27T18:25:00Z">
        <w:r w:rsidRPr="00221579" w:rsidDel="00C77762">
          <w:rPr>
            <w:rFonts w:ascii="Arial" w:eastAsia="Times New Roman" w:hAnsi="Arial" w:cs="Arial"/>
            <w:b/>
            <w:sz w:val="21"/>
            <w:szCs w:val="21"/>
            <w:lang w:val="en-IE"/>
          </w:rPr>
          <w:delText>step</w:delText>
        </w:r>
      </w:del>
      <w:ins w:id="44" w:author="Johan Granander" w:date="2026-10-27T18:25:00Z">
        <w:r w:rsidR="00C77762">
          <w:rPr>
            <w:rFonts w:ascii="Arial" w:eastAsia="Times New Roman" w:hAnsi="Arial" w:cs="Arial"/>
            <w:b/>
            <w:sz w:val="21"/>
            <w:szCs w:val="21"/>
            <w:lang w:val="en-IE"/>
          </w:rPr>
          <w:t>S</w:t>
        </w:r>
        <w:r w:rsidR="00C77762" w:rsidRPr="00221579">
          <w:rPr>
            <w:rFonts w:ascii="Arial" w:eastAsia="Times New Roman" w:hAnsi="Arial" w:cs="Arial"/>
            <w:b/>
            <w:sz w:val="21"/>
            <w:szCs w:val="21"/>
            <w:lang w:val="en-IE"/>
          </w:rPr>
          <w:t>tep</w:t>
        </w:r>
        <w:r w:rsidR="00C77762">
          <w:rPr>
            <w:rFonts w:ascii="Arial" w:eastAsia="Times New Roman" w:hAnsi="Arial" w:cs="Arial"/>
            <w:b/>
            <w:sz w:val="21"/>
            <w:szCs w:val="21"/>
            <w:lang w:val="en-IE"/>
          </w:rPr>
          <w:t xml:space="preserve"> </w:t>
        </w:r>
      </w:ins>
      <w:r w:rsidRPr="00221579">
        <w:rPr>
          <w:rFonts w:ascii="Arial" w:eastAsia="Times New Roman" w:hAnsi="Arial" w:cs="Arial"/>
          <w:b/>
          <w:sz w:val="21"/>
          <w:szCs w:val="21"/>
          <w:lang w:val="en-IE"/>
        </w:rPr>
        <w:t>1</w:t>
      </w:r>
    </w:p>
    <w:tbl>
      <w:tblPr>
        <w:tblStyle w:val="ab"/>
        <w:tblW w:w="5000" w:type="pct"/>
        <w:jc w:val="center"/>
        <w:tblLook w:val="04A0" w:firstRow="1" w:lastRow="0" w:firstColumn="1" w:lastColumn="0" w:noHBand="0" w:noVBand="1"/>
      </w:tblPr>
      <w:tblGrid>
        <w:gridCol w:w="1024"/>
        <w:gridCol w:w="3472"/>
        <w:gridCol w:w="852"/>
        <w:gridCol w:w="2470"/>
        <w:gridCol w:w="2370"/>
      </w:tblGrid>
      <w:tr w:rsidR="00EF2EAE" w:rsidRPr="008924B9" w14:paraId="76DBB50C" w14:textId="77777777" w:rsidTr="0096614E">
        <w:trPr>
          <w:tblHeader/>
          <w:jc w:val="center"/>
        </w:trPr>
        <w:tc>
          <w:tcPr>
            <w:tcW w:w="503" w:type="pct"/>
            <w:shd w:val="clear" w:color="auto" w:fill="1F4779"/>
            <w:vAlign w:val="center"/>
          </w:tcPr>
          <w:p w14:paraId="1A744A1D" w14:textId="77777777" w:rsidR="00EF2EAE" w:rsidRPr="008924B9" w:rsidRDefault="00EF2EAE" w:rsidP="0096614E">
            <w:pPr>
              <w:jc w:val="center"/>
              <w:textAlignment w:val="baseline"/>
              <w:rPr>
                <w:rFonts w:eastAsia="微软雅黑"/>
                <w:b/>
                <w:bCs/>
                <w:color w:val="FFFFFF"/>
                <w:lang w:val="en-IE"/>
              </w:rPr>
            </w:pPr>
            <w:r w:rsidRPr="008924B9">
              <w:rPr>
                <w:rFonts w:eastAsia="微软雅黑"/>
                <w:b/>
                <w:color w:val="FFFFFF"/>
                <w:lang w:val="en-IE"/>
              </w:rPr>
              <w:t>Step</w:t>
            </w:r>
          </w:p>
        </w:tc>
        <w:tc>
          <w:tcPr>
            <w:tcW w:w="1704" w:type="pct"/>
            <w:shd w:val="clear" w:color="auto" w:fill="1F4779"/>
            <w:vAlign w:val="center"/>
          </w:tcPr>
          <w:p w14:paraId="7A4C0D07" w14:textId="77777777" w:rsidR="00EF2EAE" w:rsidRPr="008924B9" w:rsidRDefault="00EF2EAE" w:rsidP="0096614E">
            <w:pPr>
              <w:jc w:val="center"/>
              <w:textAlignment w:val="baseline"/>
              <w:rPr>
                <w:rFonts w:eastAsia="微软雅黑"/>
                <w:b/>
                <w:bCs/>
                <w:color w:val="FFFFFF"/>
                <w:lang w:val="en-IE"/>
              </w:rPr>
            </w:pPr>
            <w:r w:rsidRPr="008924B9">
              <w:rPr>
                <w:rFonts w:eastAsia="微软雅黑"/>
                <w:b/>
                <w:color w:val="FFFFFF"/>
                <w:lang w:val="en-IE"/>
              </w:rPr>
              <w:t>Parameter</w:t>
            </w:r>
          </w:p>
        </w:tc>
        <w:tc>
          <w:tcPr>
            <w:tcW w:w="418" w:type="pct"/>
            <w:shd w:val="clear" w:color="auto" w:fill="1F4779"/>
            <w:vAlign w:val="center"/>
          </w:tcPr>
          <w:p w14:paraId="529CC538" w14:textId="77777777" w:rsidR="00EF2EAE" w:rsidRPr="008924B9" w:rsidRDefault="00EF2EAE" w:rsidP="0096614E">
            <w:pPr>
              <w:jc w:val="center"/>
              <w:textAlignment w:val="baseline"/>
              <w:rPr>
                <w:rFonts w:eastAsia="微软雅黑"/>
                <w:b/>
                <w:bCs/>
                <w:color w:val="FFFFFF"/>
                <w:lang w:val="en-IE"/>
              </w:rPr>
            </w:pPr>
            <w:r w:rsidRPr="008924B9">
              <w:rPr>
                <w:rFonts w:eastAsia="微软雅黑"/>
                <w:b/>
                <w:color w:val="FFFFFF"/>
                <w:lang w:val="en-IE"/>
              </w:rPr>
              <w:t>Type</w:t>
            </w:r>
          </w:p>
        </w:tc>
        <w:tc>
          <w:tcPr>
            <w:tcW w:w="1212" w:type="pct"/>
            <w:shd w:val="clear" w:color="auto" w:fill="1F4779"/>
            <w:vAlign w:val="center"/>
          </w:tcPr>
          <w:p w14:paraId="6346E2F6" w14:textId="77777777" w:rsidR="00EF2EAE" w:rsidRPr="008924B9" w:rsidRDefault="00EF2EAE" w:rsidP="0096614E">
            <w:pPr>
              <w:jc w:val="center"/>
              <w:textAlignment w:val="baseline"/>
              <w:rPr>
                <w:rFonts w:eastAsia="微软雅黑"/>
                <w:b/>
                <w:bCs/>
                <w:color w:val="FFFFFF"/>
                <w:lang w:val="en-IE"/>
              </w:rPr>
            </w:pPr>
            <w:r w:rsidRPr="008924B9">
              <w:rPr>
                <w:rFonts w:eastAsia="微软雅黑"/>
                <w:b/>
                <w:color w:val="FFFFFF"/>
                <w:lang w:val="en-IE"/>
              </w:rPr>
              <w:t>Acceptance criteria</w:t>
            </w:r>
          </w:p>
        </w:tc>
        <w:tc>
          <w:tcPr>
            <w:tcW w:w="1163" w:type="pct"/>
            <w:shd w:val="clear" w:color="auto" w:fill="1F4779"/>
            <w:vAlign w:val="center"/>
          </w:tcPr>
          <w:p w14:paraId="317DED9B" w14:textId="77777777" w:rsidR="00EF2EAE" w:rsidRPr="008924B9" w:rsidRDefault="00EF2EAE" w:rsidP="0096614E">
            <w:pPr>
              <w:jc w:val="center"/>
              <w:textAlignment w:val="baseline"/>
              <w:rPr>
                <w:rFonts w:eastAsia="微软雅黑"/>
                <w:b/>
                <w:bCs/>
                <w:color w:val="FFFFFF"/>
                <w:lang w:val="en-IE"/>
              </w:rPr>
            </w:pPr>
            <w:r w:rsidRPr="008924B9">
              <w:rPr>
                <w:rFonts w:eastAsia="微软雅黑"/>
                <w:b/>
                <w:color w:val="FFFFFF"/>
                <w:lang w:val="en-IE"/>
              </w:rPr>
              <w:t>Test</w:t>
            </w:r>
          </w:p>
          <w:p w14:paraId="47111EE9" w14:textId="77777777" w:rsidR="00EF2EAE" w:rsidRPr="008924B9" w:rsidRDefault="00EF2EAE" w:rsidP="0096614E">
            <w:pPr>
              <w:jc w:val="center"/>
              <w:textAlignment w:val="baseline"/>
              <w:rPr>
                <w:rFonts w:eastAsia="微软雅黑"/>
                <w:b/>
                <w:bCs/>
                <w:color w:val="FFFFFF"/>
                <w:lang w:val="en-IE"/>
              </w:rPr>
            </w:pPr>
            <w:r w:rsidRPr="008924B9">
              <w:rPr>
                <w:rFonts w:eastAsia="微软雅黑"/>
                <w:b/>
                <w:color w:val="FFFFFF"/>
                <w:lang w:val="en-IE"/>
              </w:rPr>
              <w:t>Methodology</w:t>
            </w:r>
          </w:p>
        </w:tc>
      </w:tr>
      <w:tr w:rsidR="00EF2EAE" w:rsidRPr="008924B9" w14:paraId="0BE05889" w14:textId="77777777" w:rsidTr="0096614E">
        <w:trPr>
          <w:trHeight w:val="323"/>
          <w:jc w:val="center"/>
        </w:trPr>
        <w:tc>
          <w:tcPr>
            <w:tcW w:w="503" w:type="pct"/>
            <w:vMerge w:val="restart"/>
            <w:vAlign w:val="center"/>
          </w:tcPr>
          <w:p w14:paraId="65BD767B" w14:textId="77777777" w:rsidR="00EF2EAE" w:rsidRPr="008924B9" w:rsidRDefault="00EF2EAE" w:rsidP="0096614E">
            <w:pPr>
              <w:jc w:val="center"/>
              <w:textAlignment w:val="baseline"/>
              <w:rPr>
                <w:rFonts w:eastAsia="微软雅黑"/>
                <w:lang w:val="en-IE"/>
              </w:rPr>
            </w:pPr>
            <w:r w:rsidRPr="008924B9">
              <w:rPr>
                <w:rFonts w:eastAsia="微软雅黑"/>
                <w:lang w:val="en-IE"/>
              </w:rPr>
              <w:t>Step 1</w:t>
            </w:r>
          </w:p>
          <w:p w14:paraId="307746E5" w14:textId="77777777" w:rsidR="00EF2EAE" w:rsidRPr="008924B9" w:rsidRDefault="00EF2EAE" w:rsidP="0096614E">
            <w:pPr>
              <w:jc w:val="center"/>
              <w:textAlignment w:val="baseline"/>
              <w:rPr>
                <w:rFonts w:eastAsia="微软雅黑"/>
                <w:lang w:val="en-IE"/>
              </w:rPr>
            </w:pPr>
            <w:r w:rsidRPr="008924B9">
              <w:rPr>
                <w:rFonts w:eastAsia="微软雅黑"/>
                <w:lang w:val="en-IE"/>
              </w:rPr>
              <w:t>SPPS</w:t>
            </w:r>
          </w:p>
        </w:tc>
        <w:tc>
          <w:tcPr>
            <w:tcW w:w="1704" w:type="pct"/>
            <w:vAlign w:val="center"/>
          </w:tcPr>
          <w:p w14:paraId="6AE77C7B" w14:textId="77777777" w:rsidR="00EF2EAE" w:rsidRPr="008924B9" w:rsidRDefault="00EF2EAE" w:rsidP="0096614E">
            <w:pPr>
              <w:jc w:val="center"/>
              <w:textAlignment w:val="baseline"/>
              <w:rPr>
                <w:rFonts w:eastAsia="微软雅黑"/>
                <w:lang w:val="en-IE"/>
              </w:rPr>
            </w:pPr>
            <w:r w:rsidRPr="008924B9">
              <w:rPr>
                <w:rFonts w:eastAsia="微软雅黑"/>
                <w:lang w:val="en-IE"/>
              </w:rPr>
              <w:t>Pre-treatment water content</w:t>
            </w:r>
          </w:p>
        </w:tc>
        <w:tc>
          <w:tcPr>
            <w:tcW w:w="418" w:type="pct"/>
            <w:vAlign w:val="center"/>
          </w:tcPr>
          <w:p w14:paraId="4D9F6ADA" w14:textId="77777777" w:rsidR="00EF2EAE" w:rsidRPr="008924B9" w:rsidRDefault="00EF2EAE" w:rsidP="0096614E">
            <w:pPr>
              <w:jc w:val="center"/>
              <w:textAlignment w:val="baseline"/>
              <w:rPr>
                <w:rFonts w:eastAsia="微软雅黑"/>
                <w:lang w:val="en-IE"/>
              </w:rPr>
            </w:pPr>
            <w:r w:rsidRPr="008924B9">
              <w:rPr>
                <w:rFonts w:eastAsia="微软雅黑"/>
                <w:lang w:val="en-IE"/>
              </w:rPr>
              <w:t>IPC</w:t>
            </w:r>
          </w:p>
        </w:tc>
        <w:tc>
          <w:tcPr>
            <w:tcW w:w="1212" w:type="pct"/>
            <w:vAlign w:val="center"/>
          </w:tcPr>
          <w:p w14:paraId="77D303E2" w14:textId="77777777" w:rsidR="00EF2EAE" w:rsidRPr="008924B9" w:rsidRDefault="00EF2EAE" w:rsidP="0096614E">
            <w:pPr>
              <w:jc w:val="center"/>
              <w:textAlignment w:val="baseline"/>
              <w:rPr>
                <w:rFonts w:eastAsia="微软雅黑"/>
                <w:lang w:val="en-IE"/>
              </w:rPr>
            </w:pPr>
            <w:r w:rsidRPr="008924B9">
              <w:rPr>
                <w:rFonts w:eastAsia="微软雅黑"/>
                <w:lang w:val="en-IE"/>
              </w:rPr>
              <w:t>NMT 500 ppm</w:t>
            </w:r>
          </w:p>
        </w:tc>
        <w:tc>
          <w:tcPr>
            <w:tcW w:w="1163" w:type="pct"/>
            <w:vAlign w:val="center"/>
          </w:tcPr>
          <w:p w14:paraId="7548FB5F" w14:textId="77777777" w:rsidR="00EF2EAE" w:rsidRPr="008924B9" w:rsidRDefault="00EF2EAE" w:rsidP="0096614E">
            <w:pPr>
              <w:jc w:val="center"/>
              <w:textAlignment w:val="baseline"/>
              <w:rPr>
                <w:rFonts w:eastAsia="微软雅黑"/>
                <w:lang w:val="en-IE"/>
              </w:rPr>
            </w:pPr>
            <w:r w:rsidRPr="008924B9">
              <w:rPr>
                <w:rFonts w:eastAsia="微软雅黑"/>
                <w:lang w:val="en-IE"/>
              </w:rPr>
              <w:t>KF</w:t>
            </w:r>
          </w:p>
        </w:tc>
      </w:tr>
      <w:tr w:rsidR="00FE1791" w:rsidRPr="008924B9" w14:paraId="2D6DD0EE" w14:textId="77777777" w:rsidTr="0096614E">
        <w:trPr>
          <w:trHeight w:val="323"/>
          <w:jc w:val="center"/>
        </w:trPr>
        <w:tc>
          <w:tcPr>
            <w:tcW w:w="503" w:type="pct"/>
            <w:vMerge/>
            <w:vAlign w:val="center"/>
          </w:tcPr>
          <w:p w14:paraId="38B13E56" w14:textId="77777777" w:rsidR="00FE1791" w:rsidRPr="008924B9" w:rsidRDefault="00FE1791" w:rsidP="0096614E">
            <w:pPr>
              <w:jc w:val="center"/>
              <w:textAlignment w:val="baseline"/>
              <w:rPr>
                <w:rFonts w:eastAsia="微软雅黑"/>
                <w:lang w:val="en-IE"/>
              </w:rPr>
            </w:pPr>
          </w:p>
        </w:tc>
        <w:tc>
          <w:tcPr>
            <w:tcW w:w="1704" w:type="pct"/>
            <w:vAlign w:val="center"/>
          </w:tcPr>
          <w:p w14:paraId="02B1366C" w14:textId="5540F9A7" w:rsidR="00FE1791" w:rsidRPr="008924B9" w:rsidRDefault="00FE1791" w:rsidP="0096614E">
            <w:pPr>
              <w:jc w:val="center"/>
              <w:textAlignment w:val="baseline"/>
              <w:rPr>
                <w:rFonts w:eastAsia="微软雅黑"/>
                <w:lang w:val="en-IE"/>
              </w:rPr>
            </w:pPr>
            <w:commentRangeStart w:id="45"/>
            <w:commentRangeStart w:id="46"/>
            <w:r w:rsidRPr="008924B9">
              <w:rPr>
                <w:rFonts w:eastAsia="微软雅黑"/>
                <w:lang w:val="en-IE"/>
              </w:rPr>
              <w:t>Coupling completion</w:t>
            </w:r>
            <w:commentRangeEnd w:id="45"/>
            <w:r w:rsidR="00842A9A" w:rsidRPr="008924B9">
              <w:rPr>
                <w:rStyle w:val="af4"/>
                <w:rFonts w:eastAsia="微软雅黑"/>
                <w:sz w:val="20"/>
                <w:szCs w:val="20"/>
                <w:lang w:val="en-IE"/>
              </w:rPr>
              <w:commentReference w:id="45"/>
            </w:r>
            <w:commentRangeEnd w:id="46"/>
            <w:r w:rsidR="005F261E">
              <w:rPr>
                <w:rStyle w:val="af4"/>
                <w:rFonts w:asciiTheme="minorHAnsi" w:eastAsiaTheme="minorEastAsia" w:hAnsiTheme="minorHAnsi" w:cstheme="minorBidi"/>
                <w:color w:val="auto"/>
                <w:lang w:eastAsia="zh-CN"/>
              </w:rPr>
              <w:commentReference w:id="46"/>
            </w:r>
            <w:ins w:id="47" w:author="fuzhonghua" w:date="2026-10-28T12:37:00Z">
              <w:r w:rsidR="005F261E">
                <w:rPr>
                  <w:rFonts w:eastAsia="微软雅黑"/>
                  <w:lang w:val="en-IE"/>
                </w:rPr>
                <w:t>(</w:t>
              </w:r>
              <w:r w:rsidR="005F261E">
                <w:rPr>
                  <w:lang w:val="sv-SE"/>
                </w:rPr>
                <w:t>Glu14</w:t>
              </w:r>
              <w:r w:rsidR="005F261E">
                <w:rPr>
                  <w:rFonts w:eastAsia="微软雅黑"/>
                  <w:lang w:val="en-IE"/>
                </w:rPr>
                <w:t>)</w:t>
              </w:r>
            </w:ins>
            <w:del w:id="48" w:author="fuzhonghua" w:date="2026-10-28T12:37:00Z">
              <w:r w:rsidRPr="008924B9" w:rsidDel="005F261E">
                <w:rPr>
                  <w:rFonts w:eastAsia="微软雅黑"/>
                  <w:lang w:val="en-IE"/>
                </w:rPr>
                <w:delText>:</w:delText>
              </w:r>
            </w:del>
          </w:p>
        </w:tc>
        <w:tc>
          <w:tcPr>
            <w:tcW w:w="418" w:type="pct"/>
            <w:vAlign w:val="center"/>
          </w:tcPr>
          <w:p w14:paraId="63818428" w14:textId="77777777" w:rsidR="00FE1791" w:rsidRPr="008924B9" w:rsidRDefault="00FE1791" w:rsidP="0096614E">
            <w:pPr>
              <w:jc w:val="center"/>
              <w:textAlignment w:val="baseline"/>
              <w:rPr>
                <w:rFonts w:eastAsia="微软雅黑"/>
                <w:lang w:val="en-IE"/>
              </w:rPr>
            </w:pPr>
            <w:r w:rsidRPr="008924B9">
              <w:rPr>
                <w:rFonts w:eastAsia="微软雅黑"/>
                <w:lang w:val="en-IE"/>
              </w:rPr>
              <w:t>IPC</w:t>
            </w:r>
          </w:p>
        </w:tc>
        <w:tc>
          <w:tcPr>
            <w:tcW w:w="1212" w:type="pct"/>
            <w:vAlign w:val="center"/>
          </w:tcPr>
          <w:p w14:paraId="7AB7D1D7" w14:textId="77777777" w:rsidR="00FE1791" w:rsidRPr="008924B9" w:rsidRDefault="00FE1791" w:rsidP="0096614E">
            <w:pPr>
              <w:jc w:val="center"/>
              <w:textAlignment w:val="baseline"/>
              <w:rPr>
                <w:rFonts w:eastAsia="微软雅黑"/>
                <w:lang w:val="en-IE"/>
              </w:rPr>
            </w:pPr>
            <w:r w:rsidRPr="008924B9">
              <w:rPr>
                <w:rFonts w:eastAsia="微软雅黑"/>
                <w:lang w:val="en-IE"/>
              </w:rPr>
              <w:t>Pass (negative)</w:t>
            </w:r>
          </w:p>
        </w:tc>
        <w:tc>
          <w:tcPr>
            <w:tcW w:w="1163" w:type="pct"/>
            <w:vAlign w:val="center"/>
          </w:tcPr>
          <w:p w14:paraId="78FA17BE" w14:textId="77777777" w:rsidR="00FE1791" w:rsidRPr="008924B9" w:rsidRDefault="00FE1791" w:rsidP="0096614E">
            <w:pPr>
              <w:jc w:val="center"/>
              <w:textAlignment w:val="baseline"/>
              <w:rPr>
                <w:rFonts w:eastAsia="微软雅黑"/>
                <w:lang w:val="en-IE"/>
              </w:rPr>
            </w:pPr>
            <w:r w:rsidRPr="008924B9">
              <w:rPr>
                <w:rFonts w:eastAsia="微软雅黑"/>
                <w:lang w:val="en-IE"/>
              </w:rPr>
              <w:t>Bromophenol blue</w:t>
            </w:r>
          </w:p>
        </w:tc>
      </w:tr>
      <w:tr w:rsidR="00FE1791" w:rsidRPr="008924B9" w14:paraId="156D0E07" w14:textId="77777777" w:rsidTr="0096614E">
        <w:trPr>
          <w:trHeight w:val="323"/>
          <w:jc w:val="center"/>
        </w:trPr>
        <w:tc>
          <w:tcPr>
            <w:tcW w:w="503" w:type="pct"/>
            <w:vMerge/>
            <w:vAlign w:val="center"/>
          </w:tcPr>
          <w:p w14:paraId="13117D22" w14:textId="77777777" w:rsidR="00FE1791" w:rsidRPr="008924B9" w:rsidRDefault="00FE1791" w:rsidP="00FE1791">
            <w:pPr>
              <w:jc w:val="center"/>
              <w:textAlignment w:val="baseline"/>
              <w:rPr>
                <w:rFonts w:eastAsia="微软雅黑"/>
                <w:lang w:val="en-IE"/>
              </w:rPr>
            </w:pPr>
          </w:p>
        </w:tc>
        <w:tc>
          <w:tcPr>
            <w:tcW w:w="1704" w:type="pct"/>
            <w:vAlign w:val="center"/>
          </w:tcPr>
          <w:p w14:paraId="20FA4790" w14:textId="77386D79" w:rsidR="00FE1791" w:rsidRPr="008924B9" w:rsidRDefault="005F261E" w:rsidP="00FE1791">
            <w:pPr>
              <w:jc w:val="center"/>
              <w:textAlignment w:val="baseline"/>
              <w:rPr>
                <w:rFonts w:eastAsia="微软雅黑"/>
                <w:lang w:val="en-IE"/>
              </w:rPr>
            </w:pPr>
            <w:ins w:id="49" w:author="fuzhonghua" w:date="2026-10-28T12:37:00Z">
              <w:r>
                <w:rPr>
                  <w:rFonts w:eastAsia="微软雅黑"/>
                  <w:lang w:val="en-IE"/>
                </w:rPr>
                <w:t>C</w:t>
              </w:r>
              <w:r w:rsidRPr="008924B9">
                <w:rPr>
                  <w:rFonts w:eastAsia="微软雅黑"/>
                  <w:lang w:val="en-IE"/>
                </w:rPr>
                <w:t>oupling completion</w:t>
              </w:r>
            </w:ins>
            <w:ins w:id="50" w:author="fuzhonghua" w:date="2026-10-28T12:38:00Z">
              <w:r>
                <w:rPr>
                  <w:rFonts w:eastAsia="微软雅黑"/>
                  <w:lang w:val="en-IE"/>
                </w:rPr>
                <w:t xml:space="preserve"> </w:t>
              </w:r>
            </w:ins>
            <w:ins w:id="51" w:author="fuzhonghua" w:date="2026-10-28T12:37:00Z">
              <w:r>
                <w:rPr>
                  <w:rFonts w:eastAsia="微软雅黑"/>
                  <w:lang w:val="en-IE"/>
                </w:rPr>
                <w:t>(</w:t>
              </w:r>
            </w:ins>
            <w:ins w:id="52" w:author="fuzhonghua" w:date="2026-10-28T12:38:00Z">
              <w:r w:rsidRPr="005F261E">
                <w:rPr>
                  <w:rFonts w:eastAsia="微软雅黑"/>
                  <w:color w:val="0000FF"/>
                  <w:lang w:val="en-IE"/>
                  <w:rPrChange w:id="53" w:author="fuzhonghua" w:date="2026-10-28T12:39:00Z">
                    <w:rPr>
                      <w:rFonts w:eastAsia="微软雅黑"/>
                      <w:lang w:val="en-IE"/>
                    </w:rPr>
                  </w:rPrChange>
                </w:rPr>
                <w:t xml:space="preserve">all </w:t>
              </w:r>
            </w:ins>
            <w:ins w:id="54" w:author="fuzhonghua" w:date="2026-10-28T12:39:00Z">
              <w:r w:rsidRPr="005F261E">
                <w:rPr>
                  <w:rFonts w:eastAsia="微软雅黑"/>
                  <w:color w:val="0000FF"/>
                  <w:lang w:val="en-IE"/>
                  <w:rPrChange w:id="55" w:author="fuzhonghua" w:date="2026-10-28T12:39:00Z">
                    <w:rPr>
                      <w:rFonts w:eastAsia="微软雅黑"/>
                      <w:lang w:val="en-IE"/>
                    </w:rPr>
                  </w:rPrChange>
                </w:rPr>
                <w:t xml:space="preserve">AAs </w:t>
              </w:r>
            </w:ins>
            <w:ins w:id="56" w:author="fuzhonghua" w:date="2026-10-28T12:38:00Z">
              <w:r w:rsidRPr="005F261E">
                <w:rPr>
                  <w:color w:val="0000FF"/>
                  <w:lang w:val="sv-SE"/>
                  <w:rPrChange w:id="57" w:author="fuzhonghua" w:date="2026-10-28T12:39:00Z">
                    <w:rPr>
                      <w:lang w:val="sv-SE"/>
                    </w:rPr>
                  </w:rPrChange>
                </w:rPr>
                <w:t>except Asn21 and Glu14</w:t>
              </w:r>
              <w:r>
                <w:rPr>
                  <w:lang w:val="sv-SE"/>
                </w:rPr>
                <w:t xml:space="preserve"> </w:t>
              </w:r>
            </w:ins>
            <w:ins w:id="58" w:author="fuzhonghua" w:date="2026-10-28T12:37:00Z">
              <w:r>
                <w:rPr>
                  <w:rFonts w:eastAsia="微软雅黑"/>
                  <w:lang w:val="en-IE"/>
                </w:rPr>
                <w:t>)</w:t>
              </w:r>
            </w:ins>
          </w:p>
        </w:tc>
        <w:tc>
          <w:tcPr>
            <w:tcW w:w="418" w:type="pct"/>
            <w:vAlign w:val="center"/>
          </w:tcPr>
          <w:p w14:paraId="3C981A5B" w14:textId="65BFB340" w:rsidR="00FE1791" w:rsidRPr="008924B9" w:rsidRDefault="00FE1791" w:rsidP="00FE1791">
            <w:pPr>
              <w:jc w:val="center"/>
              <w:textAlignment w:val="baseline"/>
              <w:rPr>
                <w:rFonts w:eastAsia="微软雅黑"/>
                <w:lang w:val="en-IE"/>
              </w:rPr>
            </w:pPr>
            <w:r w:rsidRPr="008924B9">
              <w:rPr>
                <w:rFonts w:eastAsia="微软雅黑"/>
                <w:lang w:val="en-IE"/>
              </w:rPr>
              <w:t>IPC</w:t>
            </w:r>
          </w:p>
        </w:tc>
        <w:tc>
          <w:tcPr>
            <w:tcW w:w="1212" w:type="pct"/>
            <w:vAlign w:val="center"/>
          </w:tcPr>
          <w:p w14:paraId="3237F3FE" w14:textId="42E0AB67" w:rsidR="00FE1791" w:rsidRPr="008924B9" w:rsidRDefault="00FE1791" w:rsidP="00FE1791">
            <w:pPr>
              <w:jc w:val="center"/>
              <w:textAlignment w:val="baseline"/>
              <w:rPr>
                <w:rFonts w:eastAsia="微软雅黑"/>
                <w:lang w:val="en-IE"/>
              </w:rPr>
            </w:pPr>
            <w:r w:rsidRPr="008924B9">
              <w:rPr>
                <w:rFonts w:eastAsia="微软雅黑"/>
                <w:lang w:val="en-IE"/>
              </w:rPr>
              <w:t>Pass (negative)</w:t>
            </w:r>
          </w:p>
        </w:tc>
        <w:tc>
          <w:tcPr>
            <w:tcW w:w="1163" w:type="pct"/>
            <w:vAlign w:val="center"/>
          </w:tcPr>
          <w:p w14:paraId="2798366F" w14:textId="02124B3B" w:rsidR="00FE1791" w:rsidRPr="008924B9" w:rsidRDefault="004C0657" w:rsidP="00FE1791">
            <w:pPr>
              <w:jc w:val="center"/>
              <w:textAlignment w:val="baseline"/>
              <w:rPr>
                <w:rFonts w:eastAsia="微软雅黑"/>
                <w:lang w:val="en-IE"/>
              </w:rPr>
            </w:pPr>
            <w:proofErr w:type="spellStart"/>
            <w:r>
              <w:rPr>
                <w:rFonts w:asciiTheme="minorHAnsi" w:eastAsia="微软雅黑" w:hAnsiTheme="minorHAnsi" w:cstheme="minorBidi"/>
                <w:color w:val="auto"/>
                <w:sz w:val="22"/>
                <w:szCs w:val="22"/>
                <w:lang w:val="en-IE"/>
              </w:rPr>
              <w:t>N</w:t>
            </w:r>
            <w:r w:rsidR="00FE1791" w:rsidRPr="00221579">
              <w:rPr>
                <w:rFonts w:asciiTheme="minorHAnsi" w:eastAsia="微软雅黑" w:hAnsiTheme="minorHAnsi" w:cstheme="minorBidi"/>
                <w:color w:val="auto"/>
                <w:sz w:val="22"/>
                <w:szCs w:val="22"/>
                <w:lang w:val="en-IE"/>
              </w:rPr>
              <w:t>inhydrin</w:t>
            </w:r>
            <w:proofErr w:type="spellEnd"/>
            <w:r w:rsidR="00FE1791" w:rsidRPr="00221579">
              <w:rPr>
                <w:rFonts w:asciiTheme="minorHAnsi" w:eastAsia="微软雅黑" w:hAnsiTheme="minorHAnsi" w:cstheme="minorBidi"/>
                <w:color w:val="auto"/>
                <w:sz w:val="22"/>
                <w:szCs w:val="22"/>
                <w:lang w:val="en-IE"/>
              </w:rPr>
              <w:t xml:space="preserve"> test</w:t>
            </w:r>
          </w:p>
        </w:tc>
      </w:tr>
      <w:tr w:rsidR="00EF2EAE" w:rsidRPr="008924B9" w14:paraId="72F31E04" w14:textId="77777777" w:rsidTr="0096614E">
        <w:trPr>
          <w:trHeight w:val="323"/>
          <w:jc w:val="center"/>
        </w:trPr>
        <w:tc>
          <w:tcPr>
            <w:tcW w:w="503" w:type="pct"/>
            <w:vMerge/>
            <w:vAlign w:val="center"/>
          </w:tcPr>
          <w:p w14:paraId="68F50C81" w14:textId="77777777" w:rsidR="00EF2EAE" w:rsidRPr="008924B9" w:rsidRDefault="00EF2EAE" w:rsidP="0096614E">
            <w:pPr>
              <w:jc w:val="center"/>
              <w:textAlignment w:val="baseline"/>
              <w:rPr>
                <w:rFonts w:eastAsia="微软雅黑"/>
                <w:lang w:val="en-IE"/>
              </w:rPr>
            </w:pPr>
          </w:p>
        </w:tc>
        <w:tc>
          <w:tcPr>
            <w:tcW w:w="1704" w:type="pct"/>
            <w:vAlign w:val="center"/>
          </w:tcPr>
          <w:p w14:paraId="1BEDAD19" w14:textId="6C3E51F7" w:rsidR="00EF2EAE" w:rsidRPr="008924B9" w:rsidRDefault="00FE1791" w:rsidP="0096614E">
            <w:pPr>
              <w:jc w:val="center"/>
              <w:textAlignment w:val="baseline"/>
              <w:rPr>
                <w:rFonts w:eastAsia="微软雅黑"/>
                <w:lang w:val="en-IE"/>
              </w:rPr>
            </w:pPr>
            <w:r w:rsidRPr="00221579">
              <w:rPr>
                <w:rFonts w:asciiTheme="minorHAnsi" w:eastAsia="微软雅黑" w:hAnsiTheme="minorHAnsi" w:cstheme="minorBidi"/>
                <w:color w:val="auto"/>
                <w:sz w:val="22"/>
                <w:szCs w:val="22"/>
                <w:lang w:val="en-IE"/>
              </w:rPr>
              <w:t xml:space="preserve">Leu12 Post </w:t>
            </w:r>
            <w:proofErr w:type="spellStart"/>
            <w:r w:rsidRPr="00221579">
              <w:rPr>
                <w:rFonts w:asciiTheme="minorHAnsi" w:eastAsia="微软雅黑" w:hAnsiTheme="minorHAnsi" w:cstheme="minorBidi"/>
                <w:color w:val="auto"/>
                <w:sz w:val="22"/>
                <w:szCs w:val="22"/>
                <w:lang w:val="en-IE"/>
              </w:rPr>
              <w:t>deprotection</w:t>
            </w:r>
            <w:proofErr w:type="spellEnd"/>
            <w:r w:rsidRPr="00221579">
              <w:rPr>
                <w:rFonts w:asciiTheme="minorHAnsi" w:eastAsia="微软雅黑" w:hAnsiTheme="minorHAnsi" w:cstheme="minorBidi"/>
                <w:color w:val="auto"/>
                <w:sz w:val="22"/>
                <w:szCs w:val="22"/>
                <w:lang w:val="en-IE"/>
              </w:rPr>
              <w:t xml:space="preserve"> wash </w:t>
            </w:r>
            <w:proofErr w:type="spellStart"/>
            <w:r w:rsidRPr="00221579">
              <w:rPr>
                <w:rFonts w:asciiTheme="minorHAnsi" w:eastAsia="微软雅黑" w:hAnsiTheme="minorHAnsi" w:cstheme="minorBidi"/>
                <w:color w:val="auto"/>
                <w:sz w:val="22"/>
                <w:szCs w:val="22"/>
                <w:lang w:val="en-IE"/>
              </w:rPr>
              <w:t>piperidine</w:t>
            </w:r>
            <w:proofErr w:type="spellEnd"/>
          </w:p>
        </w:tc>
        <w:tc>
          <w:tcPr>
            <w:tcW w:w="418" w:type="pct"/>
            <w:vAlign w:val="center"/>
          </w:tcPr>
          <w:p w14:paraId="081651B5" w14:textId="77777777" w:rsidR="00EF2EAE" w:rsidRPr="008924B9" w:rsidRDefault="00EF2EAE" w:rsidP="0096614E">
            <w:pPr>
              <w:jc w:val="center"/>
              <w:textAlignment w:val="baseline"/>
              <w:rPr>
                <w:rFonts w:eastAsia="微软雅黑"/>
                <w:lang w:val="en-IE"/>
              </w:rPr>
            </w:pPr>
            <w:r w:rsidRPr="008924B9">
              <w:rPr>
                <w:rFonts w:eastAsia="微软雅黑"/>
                <w:lang w:val="en-IE"/>
              </w:rPr>
              <w:t>IPC</w:t>
            </w:r>
          </w:p>
        </w:tc>
        <w:tc>
          <w:tcPr>
            <w:tcW w:w="1212" w:type="pct"/>
            <w:vAlign w:val="center"/>
          </w:tcPr>
          <w:p w14:paraId="5B493404" w14:textId="1ABB7BD8" w:rsidR="00EF2EAE" w:rsidRPr="008924B9" w:rsidRDefault="00EF2EAE" w:rsidP="0096614E">
            <w:pPr>
              <w:jc w:val="center"/>
              <w:textAlignment w:val="baseline"/>
              <w:rPr>
                <w:rFonts w:eastAsia="微软雅黑"/>
                <w:lang w:val="en-IE"/>
              </w:rPr>
            </w:pPr>
            <w:r w:rsidRPr="008924B9">
              <w:rPr>
                <w:rFonts w:eastAsia="微软雅黑"/>
                <w:lang w:val="en-IE"/>
              </w:rPr>
              <w:t xml:space="preserve">NMT </w:t>
            </w:r>
            <w:r w:rsidR="00FE1791">
              <w:rPr>
                <w:rFonts w:eastAsia="微软雅黑" w:hint="eastAsia"/>
                <w:lang w:val="en-IE"/>
              </w:rPr>
              <w:t>500</w:t>
            </w:r>
            <w:ins w:id="59" w:author="Johan Granander" w:date="2026-10-27T18:24:00Z">
              <w:r w:rsidR="008C506B">
                <w:rPr>
                  <w:rFonts w:eastAsia="微软雅黑"/>
                  <w:lang w:val="en-IE"/>
                </w:rPr>
                <w:t xml:space="preserve"> </w:t>
              </w:r>
            </w:ins>
            <w:r w:rsidR="00FE1791">
              <w:rPr>
                <w:rFonts w:eastAsia="微软雅黑" w:hint="eastAsia"/>
                <w:lang w:val="en-IE"/>
              </w:rPr>
              <w:t>ppm</w:t>
            </w:r>
          </w:p>
        </w:tc>
        <w:tc>
          <w:tcPr>
            <w:tcW w:w="1163" w:type="pct"/>
            <w:vAlign w:val="center"/>
          </w:tcPr>
          <w:p w14:paraId="225D5E30" w14:textId="6099BB06" w:rsidR="00EF2EAE" w:rsidRPr="008924B9" w:rsidRDefault="00FE1791" w:rsidP="0096614E">
            <w:pPr>
              <w:jc w:val="center"/>
              <w:textAlignment w:val="baseline"/>
              <w:rPr>
                <w:rFonts w:eastAsia="微软雅黑"/>
                <w:lang w:val="en-IE"/>
              </w:rPr>
            </w:pPr>
            <w:proofErr w:type="spellStart"/>
            <w:r w:rsidRPr="00221579">
              <w:rPr>
                <w:rFonts w:asciiTheme="minorHAnsi" w:eastAsia="微软雅黑" w:hAnsiTheme="minorHAnsi" w:cstheme="minorBidi"/>
                <w:color w:val="auto"/>
                <w:sz w:val="22"/>
                <w:szCs w:val="22"/>
                <w:lang w:val="en-IE"/>
              </w:rPr>
              <w:t>Chloranil</w:t>
            </w:r>
            <w:proofErr w:type="spellEnd"/>
            <w:r w:rsidRPr="00221579">
              <w:rPr>
                <w:rFonts w:asciiTheme="minorHAnsi" w:eastAsia="微软雅黑" w:hAnsiTheme="minorHAnsi" w:cstheme="minorBidi"/>
                <w:color w:val="auto"/>
                <w:sz w:val="22"/>
                <w:szCs w:val="22"/>
                <w:lang w:val="en-IE"/>
              </w:rPr>
              <w:t xml:space="preserve"> test</w:t>
            </w:r>
          </w:p>
        </w:tc>
      </w:tr>
      <w:tr w:rsidR="00FE1791" w:rsidRPr="008924B9" w14:paraId="691F927D" w14:textId="77777777" w:rsidTr="0096614E">
        <w:trPr>
          <w:trHeight w:val="323"/>
          <w:jc w:val="center"/>
        </w:trPr>
        <w:tc>
          <w:tcPr>
            <w:tcW w:w="503" w:type="pct"/>
            <w:vMerge/>
            <w:vAlign w:val="center"/>
          </w:tcPr>
          <w:p w14:paraId="0C6283D2" w14:textId="77777777" w:rsidR="00FE1791" w:rsidRPr="008924B9" w:rsidRDefault="00FE1791" w:rsidP="0096614E">
            <w:pPr>
              <w:jc w:val="center"/>
              <w:textAlignment w:val="baseline"/>
              <w:rPr>
                <w:rFonts w:eastAsia="微软雅黑"/>
                <w:lang w:val="en-IE"/>
              </w:rPr>
            </w:pPr>
          </w:p>
        </w:tc>
        <w:tc>
          <w:tcPr>
            <w:tcW w:w="1704" w:type="pct"/>
            <w:vAlign w:val="center"/>
          </w:tcPr>
          <w:p w14:paraId="3A67C4F0" w14:textId="4BA16C13" w:rsidR="00FE1791" w:rsidRPr="008924B9" w:rsidRDefault="00FE1791" w:rsidP="0096614E">
            <w:pPr>
              <w:jc w:val="center"/>
              <w:textAlignment w:val="baseline"/>
              <w:rPr>
                <w:rFonts w:eastAsia="微软雅黑"/>
                <w:lang w:val="en-IE"/>
              </w:rPr>
            </w:pPr>
            <w:r w:rsidRPr="00221579">
              <w:rPr>
                <w:rFonts w:asciiTheme="minorHAnsi" w:eastAsia="微软雅黑" w:hAnsiTheme="minorHAnsi" w:cstheme="minorBidi"/>
                <w:color w:val="auto"/>
                <w:sz w:val="22"/>
                <w:szCs w:val="22"/>
                <w:lang w:val="en-IE"/>
              </w:rPr>
              <w:t xml:space="preserve"> Orn11 post coupling wash </w:t>
            </w:r>
            <w:proofErr w:type="spellStart"/>
            <w:r w:rsidRPr="00221579">
              <w:rPr>
                <w:rFonts w:asciiTheme="minorHAnsi" w:eastAsia="微软雅黑" w:hAnsiTheme="minorHAnsi" w:cstheme="minorBidi"/>
                <w:color w:val="auto"/>
                <w:sz w:val="22"/>
                <w:szCs w:val="22"/>
                <w:lang w:val="en-IE"/>
              </w:rPr>
              <w:t>piperidine</w:t>
            </w:r>
            <w:proofErr w:type="spellEnd"/>
            <w:r w:rsidRPr="00221579">
              <w:rPr>
                <w:rFonts w:asciiTheme="minorHAnsi" w:eastAsia="微软雅黑" w:hAnsiTheme="minorHAnsi" w:cstheme="minorBidi"/>
                <w:color w:val="auto"/>
                <w:sz w:val="22"/>
                <w:szCs w:val="22"/>
                <w:lang w:val="en-IE"/>
              </w:rPr>
              <w:t xml:space="preserve"> residue</w:t>
            </w:r>
          </w:p>
        </w:tc>
        <w:tc>
          <w:tcPr>
            <w:tcW w:w="418" w:type="pct"/>
            <w:vAlign w:val="center"/>
          </w:tcPr>
          <w:p w14:paraId="39FB0720" w14:textId="2777878A" w:rsidR="00FE1791" w:rsidRPr="008924B9" w:rsidRDefault="00FE1791" w:rsidP="0096614E">
            <w:pPr>
              <w:jc w:val="center"/>
              <w:textAlignment w:val="baseline"/>
              <w:rPr>
                <w:rFonts w:eastAsia="微软雅黑"/>
                <w:lang w:val="en-IE"/>
              </w:rPr>
            </w:pPr>
            <w:r w:rsidRPr="008924B9">
              <w:rPr>
                <w:rFonts w:eastAsia="微软雅黑"/>
                <w:lang w:val="en-IE"/>
              </w:rPr>
              <w:t>IPC</w:t>
            </w:r>
          </w:p>
        </w:tc>
        <w:tc>
          <w:tcPr>
            <w:tcW w:w="1212" w:type="pct"/>
            <w:vAlign w:val="center"/>
          </w:tcPr>
          <w:p w14:paraId="6E4D2B97" w14:textId="374DB35E" w:rsidR="00FE1791" w:rsidRPr="008924B9" w:rsidRDefault="00FE1791" w:rsidP="0096614E">
            <w:pPr>
              <w:jc w:val="center"/>
              <w:textAlignment w:val="baseline"/>
              <w:rPr>
                <w:rFonts w:eastAsia="微软雅黑"/>
                <w:lang w:val="en-IE"/>
              </w:rPr>
            </w:pPr>
            <w:r w:rsidRPr="008924B9">
              <w:rPr>
                <w:rFonts w:eastAsia="微软雅黑"/>
                <w:lang w:val="en-IE"/>
              </w:rPr>
              <w:t xml:space="preserve">NMT </w:t>
            </w:r>
            <w:r>
              <w:rPr>
                <w:rFonts w:eastAsia="微软雅黑" w:hint="eastAsia"/>
                <w:lang w:val="en-IE"/>
              </w:rPr>
              <w:t>500</w:t>
            </w:r>
            <w:ins w:id="60" w:author="Johan Granander" w:date="2026-10-27T18:24:00Z">
              <w:r w:rsidR="008C506B">
                <w:rPr>
                  <w:rFonts w:eastAsia="微软雅黑"/>
                  <w:lang w:val="en-IE"/>
                </w:rPr>
                <w:t xml:space="preserve"> </w:t>
              </w:r>
            </w:ins>
            <w:r>
              <w:rPr>
                <w:rFonts w:eastAsia="微软雅黑" w:hint="eastAsia"/>
                <w:lang w:val="en-IE"/>
              </w:rPr>
              <w:t>ppm</w:t>
            </w:r>
          </w:p>
        </w:tc>
        <w:tc>
          <w:tcPr>
            <w:tcW w:w="1163" w:type="pct"/>
            <w:vAlign w:val="center"/>
          </w:tcPr>
          <w:p w14:paraId="218E3F50" w14:textId="3C25B73E" w:rsidR="00FE1791" w:rsidRPr="008924B9" w:rsidRDefault="00FE1791" w:rsidP="0096614E">
            <w:pPr>
              <w:jc w:val="center"/>
              <w:textAlignment w:val="baseline"/>
              <w:rPr>
                <w:rFonts w:eastAsia="微软雅黑"/>
                <w:lang w:val="en-IE"/>
              </w:rPr>
            </w:pPr>
            <w:proofErr w:type="spellStart"/>
            <w:r w:rsidRPr="00221579">
              <w:rPr>
                <w:rFonts w:asciiTheme="minorHAnsi" w:eastAsia="微软雅黑" w:hAnsiTheme="minorHAnsi" w:cstheme="minorBidi"/>
                <w:color w:val="auto"/>
                <w:sz w:val="22"/>
                <w:szCs w:val="22"/>
                <w:lang w:val="en-IE"/>
              </w:rPr>
              <w:t>Chloranil</w:t>
            </w:r>
            <w:proofErr w:type="spellEnd"/>
            <w:r w:rsidRPr="00221579">
              <w:rPr>
                <w:rFonts w:asciiTheme="minorHAnsi" w:eastAsia="微软雅黑" w:hAnsiTheme="minorHAnsi" w:cstheme="minorBidi"/>
                <w:color w:val="auto"/>
                <w:sz w:val="22"/>
                <w:szCs w:val="22"/>
                <w:lang w:val="en-IE"/>
              </w:rPr>
              <w:t xml:space="preserve"> test</w:t>
            </w:r>
          </w:p>
        </w:tc>
      </w:tr>
      <w:tr w:rsidR="00EF2EAE" w:rsidRPr="008924B9" w14:paraId="2597C80F" w14:textId="77777777" w:rsidTr="0096614E">
        <w:trPr>
          <w:trHeight w:val="323"/>
          <w:jc w:val="center"/>
        </w:trPr>
        <w:tc>
          <w:tcPr>
            <w:tcW w:w="503" w:type="pct"/>
            <w:vMerge/>
            <w:vAlign w:val="center"/>
          </w:tcPr>
          <w:p w14:paraId="73D383B3" w14:textId="77777777" w:rsidR="00EF2EAE" w:rsidRPr="008924B9" w:rsidRDefault="00EF2EAE" w:rsidP="0096614E">
            <w:pPr>
              <w:jc w:val="center"/>
              <w:textAlignment w:val="baseline"/>
              <w:rPr>
                <w:rFonts w:eastAsia="微软雅黑"/>
                <w:lang w:val="en-IE"/>
              </w:rPr>
            </w:pPr>
          </w:p>
        </w:tc>
        <w:tc>
          <w:tcPr>
            <w:tcW w:w="1704" w:type="pct"/>
            <w:vAlign w:val="center"/>
          </w:tcPr>
          <w:p w14:paraId="14705ACC" w14:textId="77777777" w:rsidR="00EF2EAE" w:rsidRPr="008924B9" w:rsidRDefault="00EF2EAE" w:rsidP="0096614E">
            <w:pPr>
              <w:jc w:val="center"/>
              <w:textAlignment w:val="baseline"/>
              <w:rPr>
                <w:rFonts w:eastAsia="微软雅黑"/>
                <w:lang w:val="en-IE"/>
              </w:rPr>
            </w:pPr>
            <w:r w:rsidRPr="008924B9">
              <w:rPr>
                <w:rFonts w:eastAsia="微软雅黑"/>
                <w:lang w:val="en-IE"/>
              </w:rPr>
              <w:t>Drying endpoint</w:t>
            </w:r>
          </w:p>
        </w:tc>
        <w:tc>
          <w:tcPr>
            <w:tcW w:w="418" w:type="pct"/>
            <w:vAlign w:val="center"/>
          </w:tcPr>
          <w:p w14:paraId="355805D3" w14:textId="77777777" w:rsidR="00EF2EAE" w:rsidRPr="008924B9" w:rsidRDefault="00EF2EAE" w:rsidP="0096614E">
            <w:pPr>
              <w:jc w:val="center"/>
              <w:textAlignment w:val="baseline"/>
              <w:rPr>
                <w:rFonts w:eastAsia="微软雅黑"/>
                <w:lang w:val="en-IE"/>
              </w:rPr>
            </w:pPr>
            <w:r w:rsidRPr="008924B9">
              <w:rPr>
                <w:rFonts w:eastAsia="微软雅黑"/>
                <w:lang w:val="en-IE"/>
              </w:rPr>
              <w:t>IPC</w:t>
            </w:r>
          </w:p>
        </w:tc>
        <w:tc>
          <w:tcPr>
            <w:tcW w:w="1212" w:type="pct"/>
            <w:vAlign w:val="center"/>
          </w:tcPr>
          <w:p w14:paraId="0CE42E98" w14:textId="065FA687" w:rsidR="00EF2EAE" w:rsidRPr="008924B9" w:rsidRDefault="00FE1791" w:rsidP="0096614E">
            <w:pPr>
              <w:jc w:val="center"/>
              <w:textAlignment w:val="baseline"/>
              <w:rPr>
                <w:rFonts w:eastAsia="微软雅黑"/>
                <w:lang w:val="en-IE"/>
              </w:rPr>
            </w:pPr>
            <w:r>
              <w:rPr>
                <w:rFonts w:eastAsia="微软雅黑"/>
                <w:lang w:val="en-IE"/>
              </w:rPr>
              <w:t>NMT 9</w:t>
            </w:r>
            <w:r w:rsidR="00EF2EAE" w:rsidRPr="008924B9">
              <w:rPr>
                <w:rFonts w:eastAsia="微软雅黑"/>
                <w:lang w:val="en-IE"/>
              </w:rPr>
              <w:t>%</w:t>
            </w:r>
          </w:p>
        </w:tc>
        <w:tc>
          <w:tcPr>
            <w:tcW w:w="1163" w:type="pct"/>
            <w:vAlign w:val="center"/>
          </w:tcPr>
          <w:p w14:paraId="28DC46E0" w14:textId="77777777" w:rsidR="00EF2EAE" w:rsidRPr="008924B9" w:rsidRDefault="00EF2EAE" w:rsidP="0096614E">
            <w:pPr>
              <w:jc w:val="center"/>
              <w:textAlignment w:val="baseline"/>
              <w:rPr>
                <w:rFonts w:eastAsia="微软雅黑"/>
                <w:lang w:val="en-IE"/>
              </w:rPr>
            </w:pPr>
            <w:r w:rsidRPr="008924B9">
              <w:rPr>
                <w:rFonts w:eastAsia="微软雅黑"/>
                <w:lang w:val="en-IE"/>
              </w:rPr>
              <w:t>LOD</w:t>
            </w:r>
          </w:p>
        </w:tc>
      </w:tr>
    </w:tbl>
    <w:p w14:paraId="7D7DA3CA" w14:textId="77777777" w:rsidR="001A70CC" w:rsidRDefault="001A70CC" w:rsidP="001A70CC">
      <w:pPr>
        <w:tabs>
          <w:tab w:val="left" w:pos="540"/>
        </w:tabs>
        <w:spacing w:after="120"/>
        <w:jc w:val="center"/>
        <w:rPr>
          <w:rFonts w:eastAsia="Times New Roman"/>
          <w:b/>
          <w:lang w:val="en-IE"/>
        </w:rPr>
      </w:pPr>
    </w:p>
    <w:p w14:paraId="3ACF0382" w14:textId="53328A42" w:rsidR="00A80551" w:rsidRPr="00221579" w:rsidRDefault="00A80551" w:rsidP="00795856">
      <w:pPr>
        <w:tabs>
          <w:tab w:val="left" w:pos="540"/>
        </w:tabs>
        <w:spacing w:after="120"/>
        <w:jc w:val="center"/>
        <w:rPr>
          <w:rFonts w:ascii="Arial" w:eastAsia="Times New Roman" w:hAnsi="Arial" w:cs="Arial"/>
          <w:b/>
          <w:sz w:val="21"/>
          <w:szCs w:val="21"/>
          <w:lang w:val="en-IE"/>
        </w:rPr>
      </w:pPr>
      <w:r w:rsidRPr="00221579">
        <w:rPr>
          <w:rFonts w:ascii="Arial" w:eastAsia="Times New Roman" w:hAnsi="Arial" w:cs="Arial"/>
          <w:b/>
          <w:sz w:val="21"/>
          <w:szCs w:val="21"/>
          <w:lang w:val="en-IE"/>
        </w:rPr>
        <w:t>Table 4.2: The Severity Assignment on LSN4182924</w:t>
      </w:r>
      <w:r w:rsidR="00FF76F7" w:rsidRPr="00221579">
        <w:rPr>
          <w:rFonts w:ascii="Arial" w:eastAsia="Times New Roman" w:hAnsi="Arial" w:cs="Arial"/>
          <w:b/>
          <w:sz w:val="21"/>
          <w:szCs w:val="21"/>
          <w:lang w:val="en-IE"/>
        </w:rPr>
        <w:t xml:space="preserve">/ASYM-140020 </w:t>
      </w:r>
      <w:r w:rsidRPr="00221579">
        <w:rPr>
          <w:rFonts w:ascii="Arial" w:eastAsia="Times New Roman" w:hAnsi="Arial" w:cs="Arial"/>
          <w:b/>
          <w:sz w:val="21"/>
          <w:szCs w:val="21"/>
          <w:lang w:val="en-IE"/>
        </w:rPr>
        <w:t>CQAs</w:t>
      </w: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284"/>
        <w:gridCol w:w="2067"/>
        <w:gridCol w:w="1782"/>
        <w:gridCol w:w="1279"/>
        <w:gridCol w:w="2770"/>
      </w:tblGrid>
      <w:tr w:rsidR="001A70CC" w:rsidRPr="00CA4030" w14:paraId="570CECE5" w14:textId="77777777" w:rsidTr="00221579">
        <w:trPr>
          <w:trHeight w:val="300"/>
          <w:tblHeader/>
        </w:trPr>
        <w:tc>
          <w:tcPr>
            <w:tcW w:w="1122"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9ECE546" w14:textId="2E14B589" w:rsidR="001A70CC" w:rsidRPr="00221579" w:rsidRDefault="001A70CC" w:rsidP="004209B6">
            <w:pPr>
              <w:spacing w:after="0" w:line="240" w:lineRule="auto"/>
              <w:jc w:val="center"/>
              <w:textAlignment w:val="baseline"/>
              <w:rPr>
                <w:rFonts w:ascii="Arial" w:eastAsia="微软雅黑" w:hAnsi="Arial" w:cs="Arial"/>
                <w:b/>
                <w:color w:val="FFFFFF"/>
                <w:sz w:val="21"/>
                <w:szCs w:val="21"/>
                <w:lang w:val="en-IE" w:eastAsia="ja-JP"/>
              </w:rPr>
            </w:pPr>
            <w:commentRangeStart w:id="61"/>
            <w:commentRangeStart w:id="62"/>
            <w:r w:rsidRPr="00221579">
              <w:rPr>
                <w:rFonts w:ascii="Arial" w:eastAsia="微软雅黑" w:hAnsi="Arial" w:cs="Arial"/>
                <w:b/>
                <w:color w:val="FFFFFF"/>
                <w:sz w:val="21"/>
                <w:szCs w:val="21"/>
                <w:lang w:val="en-IE" w:eastAsia="ja-JP"/>
              </w:rPr>
              <w:lastRenderedPageBreak/>
              <w:t> CQA</w:t>
            </w:r>
            <w:commentRangeEnd w:id="61"/>
            <w:r w:rsidRPr="00221579">
              <w:rPr>
                <w:rStyle w:val="af4"/>
                <w:rFonts w:ascii="Arial" w:eastAsia="微软雅黑" w:hAnsi="Arial" w:cs="Arial"/>
                <w:b/>
                <w:color w:val="FFFFFF"/>
                <w:lang w:val="en-IE" w:eastAsia="ja-JP"/>
              </w:rPr>
              <w:commentReference w:id="61"/>
            </w:r>
            <w:commentRangeEnd w:id="62"/>
            <w:r w:rsidRPr="00221579">
              <w:rPr>
                <w:rStyle w:val="af4"/>
                <w:rFonts w:ascii="Arial" w:eastAsia="微软雅黑" w:hAnsi="Arial" w:cs="Arial"/>
                <w:b/>
                <w:color w:val="FFFFFF"/>
                <w:lang w:val="en-IE" w:eastAsia="ja-JP"/>
              </w:rPr>
              <w:commentReference w:id="62"/>
            </w:r>
          </w:p>
        </w:tc>
        <w:tc>
          <w:tcPr>
            <w:tcW w:w="1015"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0248F89" w14:textId="77777777" w:rsidR="001A70CC" w:rsidRPr="00221579" w:rsidRDefault="001A70CC" w:rsidP="000570D4">
            <w:pPr>
              <w:spacing w:after="0" w:line="240" w:lineRule="auto"/>
              <w:jc w:val="center"/>
              <w:textAlignment w:val="baseline"/>
              <w:rPr>
                <w:rFonts w:ascii="Arial" w:eastAsia="微软雅黑" w:hAnsi="Arial" w:cs="Arial"/>
                <w:b/>
                <w:color w:val="FFFFFF"/>
                <w:sz w:val="21"/>
                <w:szCs w:val="21"/>
                <w:lang w:val="en-IE" w:eastAsia="ja-JP"/>
              </w:rPr>
            </w:pPr>
            <w:r w:rsidRPr="00221579">
              <w:rPr>
                <w:rFonts w:ascii="Arial" w:eastAsia="微软雅黑" w:hAnsi="Arial" w:cs="Arial"/>
                <w:b/>
                <w:color w:val="FFFFFF"/>
                <w:sz w:val="21"/>
                <w:szCs w:val="21"/>
                <w:lang w:val="en-IE" w:eastAsia="ja-JP"/>
              </w:rPr>
              <w:t>Definition / Acceptance Criterion </w:t>
            </w:r>
          </w:p>
        </w:tc>
        <w:tc>
          <w:tcPr>
            <w:tcW w:w="875"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5A36431" w14:textId="77777777" w:rsidR="001A70CC" w:rsidRPr="00221579" w:rsidRDefault="001A70CC" w:rsidP="000570D4">
            <w:pPr>
              <w:spacing w:after="0" w:line="240" w:lineRule="auto"/>
              <w:jc w:val="center"/>
              <w:textAlignment w:val="baseline"/>
              <w:rPr>
                <w:rFonts w:ascii="Arial" w:eastAsia="微软雅黑" w:hAnsi="Arial" w:cs="Arial"/>
                <w:b/>
                <w:color w:val="FFFFFF"/>
                <w:sz w:val="21"/>
                <w:szCs w:val="21"/>
                <w:lang w:val="en-IE" w:eastAsia="ja-JP"/>
              </w:rPr>
            </w:pPr>
            <w:r w:rsidRPr="00221579">
              <w:rPr>
                <w:rFonts w:ascii="Arial" w:eastAsia="微软雅黑" w:hAnsi="Arial" w:cs="Arial"/>
                <w:b/>
                <w:color w:val="FFFFFF"/>
                <w:sz w:val="21"/>
                <w:szCs w:val="21"/>
                <w:lang w:val="en-IE" w:eastAsia="ja-JP"/>
              </w:rPr>
              <w:t>Category </w:t>
            </w:r>
          </w:p>
        </w:tc>
        <w:tc>
          <w:tcPr>
            <w:tcW w:w="628"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8479B71" w14:textId="77777777" w:rsidR="001A70CC" w:rsidRPr="00221579" w:rsidRDefault="001A70CC" w:rsidP="000570D4">
            <w:pPr>
              <w:spacing w:after="0" w:line="240" w:lineRule="auto"/>
              <w:jc w:val="center"/>
              <w:textAlignment w:val="baseline"/>
              <w:rPr>
                <w:rFonts w:ascii="Arial" w:eastAsia="微软雅黑" w:hAnsi="Arial" w:cs="Arial"/>
                <w:b/>
                <w:color w:val="FFFFFF"/>
                <w:sz w:val="21"/>
                <w:szCs w:val="21"/>
                <w:lang w:val="en-IE" w:eastAsia="ja-JP"/>
              </w:rPr>
            </w:pPr>
            <w:r w:rsidRPr="00221579">
              <w:rPr>
                <w:rFonts w:ascii="Arial" w:eastAsia="微软雅黑" w:hAnsi="Arial" w:cs="Arial"/>
                <w:b/>
                <w:color w:val="FFFFFF"/>
                <w:sz w:val="21"/>
                <w:szCs w:val="21"/>
                <w:lang w:val="en-IE" w:eastAsia="ja-JP"/>
              </w:rPr>
              <w:t>Severity Score </w:t>
            </w:r>
          </w:p>
        </w:tc>
        <w:tc>
          <w:tcPr>
            <w:tcW w:w="1360"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E23309D" w14:textId="77777777" w:rsidR="001A70CC" w:rsidRPr="00221579" w:rsidRDefault="001A70CC" w:rsidP="000570D4">
            <w:pPr>
              <w:spacing w:after="0" w:line="240" w:lineRule="auto"/>
              <w:jc w:val="center"/>
              <w:textAlignment w:val="baseline"/>
              <w:rPr>
                <w:rFonts w:ascii="Arial" w:eastAsia="微软雅黑" w:hAnsi="Arial" w:cs="Arial"/>
                <w:b/>
                <w:color w:val="FFFFFF"/>
                <w:sz w:val="21"/>
                <w:szCs w:val="21"/>
                <w:lang w:val="en-IE" w:eastAsia="ja-JP"/>
              </w:rPr>
            </w:pPr>
            <w:r w:rsidRPr="00221579">
              <w:rPr>
                <w:rFonts w:ascii="Arial" w:eastAsia="微软雅黑" w:hAnsi="Arial" w:cs="Arial"/>
                <w:b/>
                <w:color w:val="FFFFFF"/>
                <w:sz w:val="21"/>
                <w:szCs w:val="21"/>
                <w:lang w:val="en-IE" w:eastAsia="ja-JP"/>
              </w:rPr>
              <w:t>Rationale / Regulatory Basis </w:t>
            </w:r>
          </w:p>
        </w:tc>
      </w:tr>
      <w:tr w:rsidR="00BC4A6D" w:rsidRPr="00CA4030" w14:paraId="61FD5423" w14:textId="77777777" w:rsidTr="001A70CC">
        <w:trPr>
          <w:trHeight w:val="300"/>
        </w:trPr>
        <w:tc>
          <w:tcPr>
            <w:tcW w:w="11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20917D" w14:textId="44038C32" w:rsidR="00BC4A6D" w:rsidRPr="008156C8" w:rsidRDefault="00BC4A6D" w:rsidP="00BC4A6D">
            <w:pPr>
              <w:spacing w:after="0" w:line="240" w:lineRule="auto"/>
              <w:jc w:val="center"/>
              <w:textAlignment w:val="baseline"/>
              <w:rPr>
                <w:rFonts w:ascii="Arial" w:eastAsia="微软雅黑" w:hAnsi="Arial" w:cs="Arial"/>
                <w:sz w:val="18"/>
                <w:szCs w:val="18"/>
                <w:lang w:val="en-IE"/>
              </w:rPr>
            </w:pPr>
            <w:r w:rsidRPr="00221579">
              <w:rPr>
                <w:rFonts w:ascii="Arial" w:hAnsi="Arial" w:cs="Arial"/>
                <w:sz w:val="20"/>
                <w:szCs w:val="20"/>
                <w:lang w:val="en-IE"/>
              </w:rPr>
              <w:t>Resin loading</w:t>
            </w:r>
          </w:p>
        </w:tc>
        <w:tc>
          <w:tcPr>
            <w:tcW w:w="101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D7A15AB" w14:textId="00C8386E" w:rsidR="00BC4A6D" w:rsidRPr="008156C8" w:rsidRDefault="00BC4A6D" w:rsidP="00BC4A6D">
            <w:pPr>
              <w:spacing w:after="0" w:line="240" w:lineRule="auto"/>
              <w:jc w:val="center"/>
              <w:textAlignment w:val="baseline"/>
              <w:rPr>
                <w:rFonts w:ascii="Arial" w:eastAsia="微软雅黑" w:hAnsi="Arial" w:cs="Arial"/>
                <w:sz w:val="18"/>
                <w:szCs w:val="18"/>
                <w:lang w:val="en-IE"/>
              </w:rPr>
            </w:pPr>
            <w:r w:rsidRPr="00221579">
              <w:rPr>
                <w:rFonts w:ascii="Arial" w:eastAsia="微软雅黑" w:hAnsi="Arial" w:cs="Arial"/>
                <w:sz w:val="20"/>
                <w:szCs w:val="20"/>
                <w:lang w:val="en-IE"/>
              </w:rPr>
              <w:t>1.0~1.2</w:t>
            </w:r>
            <w:ins w:id="63" w:author="Johan Granander" w:date="2026-10-27T18:27:00Z">
              <w:r w:rsidR="00871937">
                <w:rPr>
                  <w:rFonts w:ascii="Arial" w:eastAsia="微软雅黑" w:hAnsi="Arial" w:cs="Arial"/>
                  <w:sz w:val="20"/>
                  <w:szCs w:val="20"/>
                  <w:lang w:val="en-IE"/>
                </w:rPr>
                <w:t xml:space="preserve"> </w:t>
              </w:r>
            </w:ins>
            <w:proofErr w:type="spellStart"/>
            <w:r w:rsidRPr="00221579">
              <w:rPr>
                <w:rFonts w:ascii="Arial" w:eastAsia="微软雅黑" w:hAnsi="Arial" w:cs="Arial"/>
                <w:sz w:val="20"/>
                <w:szCs w:val="20"/>
                <w:lang w:val="en-IE"/>
              </w:rPr>
              <w:t>mmol</w:t>
            </w:r>
            <w:proofErr w:type="spellEnd"/>
            <w:r w:rsidRPr="00221579">
              <w:rPr>
                <w:rFonts w:ascii="Arial" w:eastAsia="微软雅黑" w:hAnsi="Arial" w:cs="Arial"/>
                <w:sz w:val="20"/>
                <w:szCs w:val="20"/>
                <w:lang w:val="en-IE"/>
              </w:rPr>
              <w:t>/g</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F9E0FDE" w14:textId="6CC5FD24" w:rsidR="00BC4A6D" w:rsidRPr="008156C8" w:rsidRDefault="00BC4A6D" w:rsidP="00BC4A6D">
            <w:pPr>
              <w:spacing w:after="0" w:line="240" w:lineRule="auto"/>
              <w:jc w:val="center"/>
              <w:textAlignment w:val="baseline"/>
              <w:rPr>
                <w:rFonts w:ascii="Arial" w:eastAsia="微软雅黑" w:hAnsi="Arial" w:cs="Arial"/>
                <w:sz w:val="18"/>
                <w:szCs w:val="18"/>
                <w:lang w:val="en-IE"/>
              </w:rPr>
            </w:pPr>
            <w:r w:rsidRPr="00221579">
              <w:rPr>
                <w:rFonts w:ascii="Arial" w:hAnsi="Arial" w:cs="Arial"/>
                <w:sz w:val="20"/>
                <w:szCs w:val="20"/>
                <w:lang w:val="en-IE"/>
              </w:rPr>
              <w:t>Identity</w:t>
            </w:r>
          </w:p>
        </w:tc>
        <w:tc>
          <w:tcPr>
            <w:tcW w:w="62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DD3B42F" w14:textId="028D3AA7" w:rsidR="00BC4A6D" w:rsidRPr="008156C8" w:rsidRDefault="00BC4A6D" w:rsidP="00BC4A6D">
            <w:pPr>
              <w:spacing w:after="0" w:line="240" w:lineRule="auto"/>
              <w:jc w:val="center"/>
              <w:textAlignment w:val="baseline"/>
              <w:rPr>
                <w:rFonts w:ascii="Arial" w:eastAsia="微软雅黑" w:hAnsi="Arial" w:cs="Arial"/>
                <w:sz w:val="18"/>
                <w:szCs w:val="18"/>
                <w:lang w:val="en-IE"/>
              </w:rPr>
            </w:pPr>
            <w:r w:rsidRPr="00221579">
              <w:rPr>
                <w:rFonts w:ascii="Arial" w:eastAsia="微软雅黑" w:hAnsi="Arial" w:cs="Arial"/>
                <w:sz w:val="20"/>
                <w:szCs w:val="20"/>
                <w:lang w:val="en-IE"/>
              </w:rPr>
              <w:t>5</w:t>
            </w:r>
          </w:p>
        </w:tc>
        <w:tc>
          <w:tcPr>
            <w:tcW w:w="13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DB41E5A" w14:textId="7F0FD3C8" w:rsidR="00BC4A6D" w:rsidRPr="008156C8" w:rsidRDefault="00BC4A6D" w:rsidP="00BC4A6D">
            <w:pPr>
              <w:spacing w:after="0" w:line="240" w:lineRule="exact"/>
              <w:jc w:val="center"/>
              <w:textAlignment w:val="baseline"/>
              <w:rPr>
                <w:rFonts w:ascii="Arial" w:eastAsia="仿宋_GB2312" w:hAnsi="Arial" w:cs="Arial"/>
                <w:color w:val="0000FF"/>
                <w:sz w:val="18"/>
                <w:szCs w:val="18"/>
                <w:lang w:val="en-IE"/>
              </w:rPr>
            </w:pPr>
            <w:r w:rsidRPr="00221579">
              <w:rPr>
                <w:rFonts w:ascii="Arial" w:hAnsi="Arial" w:cs="Arial"/>
                <w:color w:val="000000" w:themeColor="text1"/>
                <w:sz w:val="20"/>
                <w:szCs w:val="20"/>
                <w:lang w:val="en-IE"/>
              </w:rPr>
              <w:t>Affects batch yield and coupling performance, and serves as the dosing basis for all critical raw materials. Failure to meet the specified range results in incomplete coupling and elevated impurity levels.</w:t>
            </w:r>
          </w:p>
        </w:tc>
      </w:tr>
      <w:tr w:rsidR="001A70CC" w:rsidRPr="00CA4030" w14:paraId="09C4D442" w14:textId="77777777" w:rsidTr="00221579">
        <w:trPr>
          <w:trHeight w:val="300"/>
        </w:trPr>
        <w:tc>
          <w:tcPr>
            <w:tcW w:w="11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BAAA57" w14:textId="69185FAF" w:rsidR="001A70CC" w:rsidRPr="008156C8" w:rsidRDefault="001A70CC" w:rsidP="00264FAA">
            <w:pPr>
              <w:spacing w:after="0" w:line="240" w:lineRule="auto"/>
              <w:jc w:val="center"/>
              <w:textAlignment w:val="baseline"/>
              <w:rPr>
                <w:rFonts w:ascii="Arial" w:eastAsia="仿宋_GB2312" w:hAnsi="Arial" w:cs="Arial"/>
                <w:sz w:val="18"/>
                <w:szCs w:val="18"/>
              </w:rPr>
            </w:pPr>
            <w:commentRangeStart w:id="64"/>
            <w:commentRangeStart w:id="65"/>
            <w:commentRangeStart w:id="66"/>
            <w:r w:rsidRPr="008156C8">
              <w:rPr>
                <w:rFonts w:ascii="Arial" w:eastAsia="微软雅黑" w:hAnsi="Arial" w:cs="Arial"/>
                <w:sz w:val="18"/>
                <w:szCs w:val="18"/>
                <w:lang w:val="en-IE"/>
              </w:rPr>
              <w:t>Identity</w:t>
            </w:r>
            <w:commentRangeEnd w:id="64"/>
            <w:r w:rsidRPr="008156C8">
              <w:rPr>
                <w:rStyle w:val="af4"/>
                <w:rFonts w:ascii="Arial" w:eastAsia="仿宋_GB2312" w:hAnsi="Arial" w:cs="Arial"/>
                <w:sz w:val="18"/>
                <w:szCs w:val="18"/>
              </w:rPr>
              <w:commentReference w:id="64"/>
            </w:r>
            <w:commentRangeEnd w:id="65"/>
            <w:r w:rsidRPr="008156C8">
              <w:rPr>
                <w:rStyle w:val="af4"/>
                <w:rFonts w:ascii="Arial" w:eastAsia="仿宋_GB2312" w:hAnsi="Arial" w:cs="Arial"/>
                <w:sz w:val="18"/>
                <w:szCs w:val="18"/>
              </w:rPr>
              <w:commentReference w:id="65"/>
            </w:r>
            <w:commentRangeEnd w:id="66"/>
            <w:r w:rsidRPr="008156C8">
              <w:rPr>
                <w:rStyle w:val="af4"/>
                <w:rFonts w:ascii="Arial" w:eastAsia="仿宋_GB2312" w:hAnsi="Arial" w:cs="Arial"/>
                <w:sz w:val="18"/>
                <w:szCs w:val="18"/>
              </w:rPr>
              <w:commentReference w:id="66"/>
            </w:r>
          </w:p>
        </w:tc>
        <w:tc>
          <w:tcPr>
            <w:tcW w:w="101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225AC6B" w14:textId="21C2FF4A" w:rsidR="001A70CC" w:rsidRPr="008156C8" w:rsidRDefault="001A70CC" w:rsidP="00264FAA">
            <w:pPr>
              <w:spacing w:after="0" w:line="240" w:lineRule="auto"/>
              <w:jc w:val="center"/>
              <w:textAlignment w:val="baseline"/>
              <w:rPr>
                <w:rFonts w:ascii="Arial" w:hAnsi="Arial" w:cs="Arial"/>
                <w:sz w:val="18"/>
                <w:szCs w:val="18"/>
              </w:rPr>
            </w:pPr>
            <w:r w:rsidRPr="008156C8">
              <w:rPr>
                <w:rFonts w:ascii="Arial" w:eastAsia="微软雅黑" w:hAnsi="Arial" w:cs="Arial"/>
                <w:sz w:val="18"/>
                <w:szCs w:val="18"/>
                <w:lang w:val="en-IE"/>
              </w:rPr>
              <w:t>Confirmed by HPLC/MS; conforms to reference standard</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A542C0E" w14:textId="3B757A37" w:rsidR="001A70CC" w:rsidRPr="008156C8" w:rsidRDefault="001A70CC" w:rsidP="00264FAA">
            <w:pPr>
              <w:spacing w:after="0" w:line="240" w:lineRule="auto"/>
              <w:jc w:val="center"/>
              <w:textAlignment w:val="baseline"/>
              <w:rPr>
                <w:rFonts w:ascii="Arial" w:eastAsia="Times New Roman" w:hAnsi="Arial" w:cs="Arial"/>
                <w:sz w:val="18"/>
                <w:szCs w:val="18"/>
                <w:lang w:val="en-IE"/>
              </w:rPr>
            </w:pPr>
            <w:r w:rsidRPr="008156C8">
              <w:rPr>
                <w:rFonts w:ascii="Arial" w:eastAsia="微软雅黑" w:hAnsi="Arial" w:cs="Arial"/>
                <w:sz w:val="18"/>
                <w:szCs w:val="18"/>
                <w:lang w:val="en-IE"/>
              </w:rPr>
              <w:t>Identity</w:t>
            </w:r>
          </w:p>
        </w:tc>
        <w:tc>
          <w:tcPr>
            <w:tcW w:w="62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A2B1538" w14:textId="408AD5C9" w:rsidR="001A70CC" w:rsidRPr="008156C8" w:rsidDel="006A1810" w:rsidRDefault="001A70CC" w:rsidP="00264FAA">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 xml:space="preserve">5 </w:t>
            </w:r>
          </w:p>
        </w:tc>
        <w:tc>
          <w:tcPr>
            <w:tcW w:w="13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CB4CC6" w14:textId="77777777" w:rsidR="001A70CC" w:rsidRPr="00221579" w:rsidRDefault="001A70CC" w:rsidP="002137FE">
            <w:pPr>
              <w:spacing w:after="0" w:line="240" w:lineRule="exact"/>
              <w:jc w:val="center"/>
              <w:textAlignment w:val="baseline"/>
              <w:rPr>
                <w:rFonts w:ascii="Arial" w:eastAsia="仿宋_GB2312" w:hAnsi="Arial" w:cs="Arial"/>
                <w:sz w:val="18"/>
                <w:szCs w:val="18"/>
                <w:lang w:val="en-IE"/>
              </w:rPr>
            </w:pPr>
            <w:r w:rsidRPr="00221579">
              <w:rPr>
                <w:rFonts w:ascii="Arial" w:eastAsia="仿宋_GB2312" w:hAnsi="Arial" w:cs="Arial"/>
                <w:sz w:val="18"/>
                <w:szCs w:val="18"/>
                <w:lang w:val="en-IE"/>
              </w:rPr>
              <w:t>The identity is necessary for the quality of the next</w:t>
            </w:r>
            <w:r w:rsidRPr="00221579">
              <w:rPr>
                <w:rFonts w:ascii="Cambria Math" w:eastAsia="仿宋_GB2312" w:hAnsi="Cambria Math" w:cs="Cambria Math"/>
                <w:sz w:val="18"/>
                <w:szCs w:val="18"/>
                <w:lang w:val="en-IE"/>
              </w:rPr>
              <w:t>‑</w:t>
            </w:r>
            <w:r w:rsidRPr="00221579">
              <w:rPr>
                <w:rFonts w:ascii="Arial" w:eastAsia="仿宋_GB2312" w:hAnsi="Arial" w:cs="Arial"/>
                <w:sz w:val="18"/>
                <w:szCs w:val="18"/>
                <w:lang w:val="en-IE"/>
              </w:rPr>
              <w:t>step product.</w:t>
            </w:r>
          </w:p>
          <w:p w14:paraId="31D9C0C3" w14:textId="684D3852" w:rsidR="001A70CC" w:rsidRPr="008156C8" w:rsidRDefault="001A70CC" w:rsidP="002137FE">
            <w:pPr>
              <w:spacing w:after="0" w:line="240" w:lineRule="auto"/>
              <w:jc w:val="center"/>
              <w:textAlignment w:val="baseline"/>
              <w:rPr>
                <w:rFonts w:ascii="Arial" w:eastAsia="微软雅黑" w:hAnsi="Arial" w:cs="Arial"/>
                <w:sz w:val="18"/>
                <w:szCs w:val="18"/>
                <w:lang w:val="en-IE"/>
              </w:rPr>
            </w:pPr>
            <w:r w:rsidRPr="008156C8">
              <w:rPr>
                <w:rFonts w:ascii="Arial" w:eastAsia="仿宋_GB2312" w:hAnsi="Arial" w:cs="Arial"/>
                <w:sz w:val="18"/>
                <w:szCs w:val="18"/>
                <w:lang w:val="en-IE"/>
              </w:rPr>
              <w:t>Failure to meet identity results in batch rejection</w:t>
            </w:r>
          </w:p>
        </w:tc>
      </w:tr>
      <w:tr w:rsidR="001A70CC" w:rsidRPr="00CA4030" w14:paraId="4A120729" w14:textId="77777777" w:rsidTr="00221579">
        <w:trPr>
          <w:trHeight w:val="300"/>
        </w:trPr>
        <w:tc>
          <w:tcPr>
            <w:tcW w:w="11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0B17454" w14:textId="2C0F4805"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Assay</w:t>
            </w:r>
          </w:p>
        </w:tc>
        <w:tc>
          <w:tcPr>
            <w:tcW w:w="101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2C87CFB" w14:textId="47EA2015" w:rsidR="001A70CC" w:rsidRPr="008156C8" w:rsidRDefault="001A70CC" w:rsidP="008E6242">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NLT 80.0 (%w/w)</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6F6114" w14:textId="4778AEC8"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Chemical Purity</w:t>
            </w:r>
          </w:p>
        </w:tc>
        <w:tc>
          <w:tcPr>
            <w:tcW w:w="62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BEC2971" w14:textId="7BD60D83"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5</w:t>
            </w:r>
          </w:p>
        </w:tc>
        <w:tc>
          <w:tcPr>
            <w:tcW w:w="13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29B25C4" w14:textId="77777777" w:rsidR="001A70CC" w:rsidRPr="00221579" w:rsidRDefault="001A70CC" w:rsidP="002137FE">
            <w:pPr>
              <w:spacing w:after="0" w:line="240" w:lineRule="exact"/>
              <w:jc w:val="center"/>
              <w:textAlignment w:val="baseline"/>
              <w:rPr>
                <w:rFonts w:ascii="Arial" w:eastAsia="仿宋_GB2312" w:hAnsi="Arial" w:cs="Arial"/>
                <w:sz w:val="18"/>
                <w:szCs w:val="18"/>
                <w:lang w:val="en-IE"/>
              </w:rPr>
            </w:pPr>
            <w:r w:rsidRPr="00221579">
              <w:rPr>
                <w:rFonts w:ascii="Arial" w:eastAsia="仿宋_GB2312" w:hAnsi="Arial" w:cs="Arial"/>
                <w:sz w:val="18"/>
                <w:szCs w:val="18"/>
                <w:lang w:val="en-IE"/>
              </w:rPr>
              <w:t>Critical to achieving target charging equivalent required in the subsequent steps</w:t>
            </w:r>
          </w:p>
          <w:p w14:paraId="1DFE911F" w14:textId="65049117" w:rsidR="001A70CC" w:rsidRPr="008156C8" w:rsidRDefault="001A70CC" w:rsidP="002137FE">
            <w:pPr>
              <w:spacing w:after="0" w:line="240" w:lineRule="auto"/>
              <w:jc w:val="center"/>
              <w:textAlignment w:val="baseline"/>
              <w:rPr>
                <w:rFonts w:ascii="Arial" w:eastAsia="微软雅黑" w:hAnsi="Arial" w:cs="Arial"/>
                <w:sz w:val="18"/>
                <w:szCs w:val="18"/>
                <w:lang w:val="en-IE"/>
              </w:rPr>
            </w:pPr>
            <w:r w:rsidRPr="008156C8">
              <w:rPr>
                <w:rFonts w:ascii="Arial" w:eastAsia="仿宋_GB2312" w:hAnsi="Arial" w:cs="Arial"/>
                <w:sz w:val="18"/>
                <w:szCs w:val="18"/>
                <w:lang w:val="en-IE"/>
              </w:rPr>
              <w:t>Failure to meet assay results in batch rejection</w:t>
            </w:r>
          </w:p>
        </w:tc>
      </w:tr>
      <w:tr w:rsidR="001A70CC" w:rsidRPr="00CA4030" w14:paraId="30C8E2E2" w14:textId="77777777" w:rsidTr="00221579">
        <w:trPr>
          <w:trHeight w:val="300"/>
        </w:trPr>
        <w:tc>
          <w:tcPr>
            <w:tcW w:w="11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FFBBF6F" w14:textId="0BC61DC7"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Purity</w:t>
            </w:r>
          </w:p>
        </w:tc>
        <w:tc>
          <w:tcPr>
            <w:tcW w:w="101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EBCAA1" w14:textId="25757B34"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NLT 90.0% area</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C9835D" w14:textId="26273551"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Chemical Purity</w:t>
            </w:r>
          </w:p>
        </w:tc>
        <w:tc>
          <w:tcPr>
            <w:tcW w:w="62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CC170CF" w14:textId="2FA755E8"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5</w:t>
            </w:r>
          </w:p>
        </w:tc>
        <w:tc>
          <w:tcPr>
            <w:tcW w:w="13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BE10AB8" w14:textId="77777777" w:rsidR="001A70CC" w:rsidRPr="00221579" w:rsidRDefault="001A70CC" w:rsidP="002137FE">
            <w:pPr>
              <w:spacing w:after="0" w:line="240" w:lineRule="exact"/>
              <w:jc w:val="center"/>
              <w:textAlignment w:val="baseline"/>
              <w:rPr>
                <w:rFonts w:ascii="Arial" w:eastAsia="仿宋_GB2312" w:hAnsi="Arial" w:cs="Arial"/>
                <w:sz w:val="18"/>
                <w:szCs w:val="18"/>
                <w:lang w:val="en-IE"/>
              </w:rPr>
            </w:pPr>
            <w:r w:rsidRPr="00221579">
              <w:rPr>
                <w:rFonts w:ascii="Arial" w:eastAsia="仿宋_GB2312" w:hAnsi="Arial" w:cs="Arial"/>
                <w:sz w:val="18"/>
                <w:szCs w:val="18"/>
                <w:lang w:val="en-IE"/>
              </w:rPr>
              <w:t>Presence of related substances can affect the quality of the next</w:t>
            </w:r>
            <w:r w:rsidRPr="00221579">
              <w:rPr>
                <w:rFonts w:ascii="Cambria Math" w:eastAsia="仿宋_GB2312" w:hAnsi="Cambria Math" w:cs="Cambria Math"/>
                <w:sz w:val="18"/>
                <w:szCs w:val="18"/>
                <w:lang w:val="en-IE"/>
              </w:rPr>
              <w:t>‑</w:t>
            </w:r>
            <w:r w:rsidRPr="00221579">
              <w:rPr>
                <w:rFonts w:ascii="Arial" w:eastAsia="仿宋_GB2312" w:hAnsi="Arial" w:cs="Arial"/>
                <w:sz w:val="18"/>
                <w:szCs w:val="18"/>
                <w:lang w:val="en-IE"/>
              </w:rPr>
              <w:t>step intermediate</w:t>
            </w:r>
          </w:p>
          <w:p w14:paraId="04118FDE" w14:textId="199D382D" w:rsidR="001A70CC" w:rsidRPr="008156C8" w:rsidRDefault="001A70CC" w:rsidP="002137FE">
            <w:pPr>
              <w:spacing w:after="0" w:line="240" w:lineRule="auto"/>
              <w:jc w:val="center"/>
              <w:textAlignment w:val="baseline"/>
              <w:rPr>
                <w:rFonts w:ascii="Arial" w:eastAsia="微软雅黑" w:hAnsi="Arial" w:cs="Arial"/>
                <w:sz w:val="18"/>
                <w:szCs w:val="18"/>
                <w:lang w:val="en-IE"/>
              </w:rPr>
            </w:pPr>
            <w:r w:rsidRPr="008156C8">
              <w:rPr>
                <w:rFonts w:ascii="Arial" w:eastAsia="仿宋_GB2312" w:hAnsi="Arial" w:cs="Arial"/>
                <w:sz w:val="18"/>
                <w:szCs w:val="18"/>
                <w:lang w:val="en-IE"/>
              </w:rPr>
              <w:t>Failure to meet purity results in batch rejection</w:t>
            </w:r>
          </w:p>
        </w:tc>
      </w:tr>
      <w:tr w:rsidR="001A70CC" w:rsidRPr="00CA4030" w14:paraId="3EC4E5BD" w14:textId="77777777" w:rsidTr="00221579">
        <w:trPr>
          <w:trHeight w:val="300"/>
        </w:trPr>
        <w:tc>
          <w:tcPr>
            <w:tcW w:w="11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DC72E4" w14:textId="6CA140A2"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Total Impurities</w:t>
            </w:r>
          </w:p>
        </w:tc>
        <w:tc>
          <w:tcPr>
            <w:tcW w:w="101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93054F7" w14:textId="47CEB5AA"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 xml:space="preserve">NMT 10.0% </w:t>
            </w:r>
            <w:r w:rsidRPr="00CA4030">
              <w:rPr>
                <w:rFonts w:ascii="Arial" w:eastAsia="微软雅黑" w:hAnsi="Arial" w:cs="Arial"/>
                <w:sz w:val="18"/>
                <w:szCs w:val="18"/>
                <w:lang w:val="en-IE"/>
              </w:rPr>
              <w:t>area</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387427" w14:textId="1BD6FC7B"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Chemical Purity</w:t>
            </w:r>
          </w:p>
        </w:tc>
        <w:tc>
          <w:tcPr>
            <w:tcW w:w="62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CCCFA3" w14:textId="3F80CE3F"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5</w:t>
            </w:r>
          </w:p>
        </w:tc>
        <w:tc>
          <w:tcPr>
            <w:tcW w:w="13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8B46E9" w14:textId="77777777" w:rsidR="001A70CC" w:rsidRPr="00221579" w:rsidRDefault="001A70CC" w:rsidP="002137FE">
            <w:pPr>
              <w:spacing w:after="0" w:line="240" w:lineRule="exact"/>
              <w:jc w:val="center"/>
              <w:textAlignment w:val="baseline"/>
              <w:rPr>
                <w:rFonts w:ascii="Arial" w:eastAsia="仿宋_GB2312" w:hAnsi="Arial" w:cs="Arial"/>
                <w:sz w:val="18"/>
                <w:szCs w:val="18"/>
                <w:lang w:val="en-IE"/>
              </w:rPr>
            </w:pPr>
            <w:r w:rsidRPr="00221579">
              <w:rPr>
                <w:rFonts w:ascii="Arial" w:eastAsia="仿宋_GB2312" w:hAnsi="Arial" w:cs="Arial"/>
                <w:sz w:val="18"/>
                <w:szCs w:val="18"/>
                <w:lang w:val="en-IE"/>
              </w:rPr>
              <w:t>Presence of impurities can affect the quality of the next</w:t>
            </w:r>
            <w:r w:rsidRPr="00221579">
              <w:rPr>
                <w:rFonts w:ascii="Cambria Math" w:eastAsia="仿宋_GB2312" w:hAnsi="Cambria Math" w:cs="Cambria Math"/>
                <w:sz w:val="18"/>
                <w:szCs w:val="18"/>
                <w:lang w:val="en-IE"/>
              </w:rPr>
              <w:t>‑</w:t>
            </w:r>
            <w:r w:rsidRPr="00221579">
              <w:rPr>
                <w:rFonts w:ascii="Arial" w:eastAsia="仿宋_GB2312" w:hAnsi="Arial" w:cs="Arial"/>
                <w:sz w:val="18"/>
                <w:szCs w:val="18"/>
                <w:lang w:val="en-IE"/>
              </w:rPr>
              <w:t>step intermediate</w:t>
            </w:r>
          </w:p>
          <w:p w14:paraId="3A468764" w14:textId="4B750DB2" w:rsidR="001A70CC" w:rsidRPr="008156C8" w:rsidRDefault="001A70CC" w:rsidP="002137FE">
            <w:pPr>
              <w:spacing w:after="0" w:line="240" w:lineRule="auto"/>
              <w:jc w:val="center"/>
              <w:textAlignment w:val="baseline"/>
              <w:rPr>
                <w:rFonts w:ascii="Arial" w:eastAsia="微软雅黑" w:hAnsi="Arial" w:cs="Arial"/>
                <w:sz w:val="18"/>
                <w:szCs w:val="18"/>
                <w:lang w:val="en-IE"/>
              </w:rPr>
            </w:pPr>
            <w:r w:rsidRPr="008156C8">
              <w:rPr>
                <w:rFonts w:ascii="Arial" w:eastAsia="仿宋_GB2312" w:hAnsi="Arial" w:cs="Arial"/>
                <w:sz w:val="18"/>
                <w:szCs w:val="18"/>
                <w:lang w:val="en-IE"/>
              </w:rPr>
              <w:t>Failure to meet purity results in batch rejection</w:t>
            </w:r>
          </w:p>
        </w:tc>
      </w:tr>
      <w:tr w:rsidR="001A70CC" w:rsidRPr="00CA4030" w14:paraId="2F1DCEE1" w14:textId="77777777" w:rsidTr="00221579">
        <w:trPr>
          <w:trHeight w:val="300"/>
        </w:trPr>
        <w:tc>
          <w:tcPr>
            <w:tcW w:w="11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E4BB534" w14:textId="17946F1C"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221579">
              <w:rPr>
                <w:rFonts w:ascii="Arial" w:eastAsia="微软雅黑" w:hAnsi="Arial" w:cs="Arial"/>
                <w:sz w:val="18"/>
                <w:szCs w:val="18"/>
                <w:lang w:val="en-IE"/>
              </w:rPr>
              <w:t>ASYM-152486 (L2 des-(Asn21-NMeAsn22))</w:t>
            </w:r>
          </w:p>
        </w:tc>
        <w:tc>
          <w:tcPr>
            <w:tcW w:w="101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73874C" w14:textId="72363EBE"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221579">
              <w:rPr>
                <w:rFonts w:ascii="Arial" w:eastAsia="微软雅黑" w:hAnsi="Arial" w:cs="Arial"/>
                <w:sz w:val="18"/>
                <w:szCs w:val="18"/>
                <w:lang w:val="en-IE"/>
              </w:rPr>
              <w:t>NMT 2.0%</w:t>
            </w:r>
            <w:r w:rsidR="00117774" w:rsidRPr="00CA4030">
              <w:rPr>
                <w:rFonts w:ascii="Arial" w:eastAsia="微软雅黑" w:hAnsi="Arial" w:cs="Arial"/>
                <w:sz w:val="18"/>
                <w:szCs w:val="18"/>
                <w:lang w:val="en-IE"/>
              </w:rPr>
              <w:t xml:space="preserve"> area</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01A4EBF" w14:textId="2BF9A90F"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221579">
              <w:rPr>
                <w:rFonts w:ascii="Arial" w:eastAsia="微软雅黑" w:hAnsi="Arial" w:cs="Arial"/>
                <w:sz w:val="18"/>
                <w:szCs w:val="18"/>
                <w:lang w:val="en-IE"/>
              </w:rPr>
              <w:t>Chemical Purity</w:t>
            </w:r>
          </w:p>
        </w:tc>
        <w:tc>
          <w:tcPr>
            <w:tcW w:w="62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4BAA96" w14:textId="23D766EA"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221579">
              <w:rPr>
                <w:rFonts w:ascii="Arial" w:eastAsia="微软雅黑" w:hAnsi="Arial" w:cs="Arial"/>
                <w:sz w:val="18"/>
                <w:szCs w:val="18"/>
                <w:lang w:val="en-IE"/>
              </w:rPr>
              <w:t xml:space="preserve">5 </w:t>
            </w:r>
          </w:p>
        </w:tc>
        <w:tc>
          <w:tcPr>
            <w:tcW w:w="13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A3183C3" w14:textId="238F2063" w:rsidR="001A70CC" w:rsidRPr="008156C8" w:rsidRDefault="001A70CC" w:rsidP="002137FE">
            <w:pPr>
              <w:spacing w:after="0" w:line="240" w:lineRule="exact"/>
              <w:jc w:val="center"/>
              <w:textAlignment w:val="baseline"/>
              <w:rPr>
                <w:rFonts w:ascii="Arial" w:eastAsia="仿宋_GB2312" w:hAnsi="Arial" w:cs="Arial"/>
                <w:sz w:val="18"/>
                <w:szCs w:val="18"/>
                <w:lang w:val="en-IE"/>
              </w:rPr>
            </w:pPr>
            <w:r w:rsidRPr="00221579">
              <w:rPr>
                <w:rFonts w:ascii="Arial" w:eastAsia="仿宋_GB2312" w:hAnsi="Arial" w:cs="Arial"/>
                <w:sz w:val="18"/>
                <w:szCs w:val="18"/>
                <w:lang w:val="en-IE"/>
              </w:rPr>
              <w:t>Presence of ASYM-152486 can affect the quality of the next</w:t>
            </w:r>
            <w:r w:rsidRPr="00221579">
              <w:rPr>
                <w:rFonts w:ascii="Cambria Math" w:eastAsia="仿宋_GB2312" w:hAnsi="Cambria Math" w:cs="Cambria Math"/>
                <w:sz w:val="18"/>
                <w:szCs w:val="18"/>
                <w:lang w:val="en-IE"/>
              </w:rPr>
              <w:t>‑</w:t>
            </w:r>
            <w:r w:rsidRPr="00221579">
              <w:rPr>
                <w:rFonts w:ascii="Arial" w:eastAsia="仿宋_GB2312" w:hAnsi="Arial" w:cs="Arial"/>
                <w:sz w:val="18"/>
                <w:szCs w:val="18"/>
                <w:lang w:val="en-IE"/>
              </w:rPr>
              <w:t>step intermediate</w:t>
            </w:r>
          </w:p>
          <w:p w14:paraId="6DDC14FB" w14:textId="78989A3E" w:rsidR="001A70CC" w:rsidRPr="008156C8" w:rsidRDefault="001A70CC" w:rsidP="002137FE">
            <w:pPr>
              <w:spacing w:after="0" w:line="240" w:lineRule="auto"/>
              <w:jc w:val="center"/>
              <w:textAlignment w:val="baseline"/>
              <w:rPr>
                <w:rFonts w:ascii="Arial" w:eastAsia="微软雅黑" w:hAnsi="Arial" w:cs="Arial"/>
                <w:sz w:val="18"/>
                <w:szCs w:val="18"/>
                <w:lang w:val="en-IE"/>
              </w:rPr>
            </w:pPr>
            <w:r w:rsidRPr="008156C8">
              <w:rPr>
                <w:rFonts w:ascii="Arial" w:eastAsia="仿宋_GB2312" w:hAnsi="Arial" w:cs="Arial"/>
                <w:sz w:val="18"/>
                <w:szCs w:val="18"/>
                <w:lang w:val="en-IE"/>
              </w:rPr>
              <w:t>Failure to meet purity results in batch rejection</w:t>
            </w:r>
          </w:p>
        </w:tc>
      </w:tr>
      <w:tr w:rsidR="001A70CC" w:rsidRPr="00CA4030" w14:paraId="1DD5A321" w14:textId="77777777" w:rsidTr="00221579">
        <w:trPr>
          <w:trHeight w:val="300"/>
        </w:trPr>
        <w:tc>
          <w:tcPr>
            <w:tcW w:w="11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5FE41B" w14:textId="60208ECF"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221579">
              <w:rPr>
                <w:rFonts w:ascii="Arial" w:eastAsia="微软雅黑" w:hAnsi="Arial" w:cs="Arial"/>
                <w:sz w:val="18"/>
                <w:szCs w:val="18"/>
                <w:lang w:val="en-IE"/>
              </w:rPr>
              <w:t>ASYM-153207 (L2 endo-Gly24)</w:t>
            </w:r>
          </w:p>
        </w:tc>
        <w:tc>
          <w:tcPr>
            <w:tcW w:w="101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BED751" w14:textId="5737F439" w:rsidR="001A70CC" w:rsidRPr="00221579" w:rsidRDefault="001A70CC" w:rsidP="008839A6">
            <w:pPr>
              <w:spacing w:after="0" w:line="240" w:lineRule="auto"/>
              <w:jc w:val="center"/>
              <w:textAlignment w:val="baseline"/>
              <w:rPr>
                <w:rFonts w:ascii="Arial" w:eastAsia="微软雅黑" w:hAnsi="Arial" w:cs="Arial"/>
                <w:sz w:val="18"/>
                <w:szCs w:val="18"/>
                <w:lang w:val="en-IE"/>
              </w:rPr>
            </w:pPr>
            <w:r w:rsidRPr="00221579">
              <w:rPr>
                <w:rFonts w:ascii="Arial" w:eastAsia="微软雅黑" w:hAnsi="Arial" w:cs="Arial"/>
                <w:sz w:val="18"/>
                <w:szCs w:val="18"/>
                <w:lang w:val="en-IE"/>
              </w:rPr>
              <w:t>NMT 0.5%</w:t>
            </w:r>
            <w:r w:rsidR="00117774" w:rsidRPr="00CA4030">
              <w:rPr>
                <w:rFonts w:ascii="Arial" w:eastAsia="微软雅黑" w:hAnsi="Arial" w:cs="Arial"/>
                <w:sz w:val="18"/>
                <w:szCs w:val="18"/>
                <w:lang w:val="en-IE"/>
              </w:rPr>
              <w:t xml:space="preserve"> area</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5733C3" w14:textId="61F9FB46"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221579">
              <w:rPr>
                <w:rFonts w:ascii="Arial" w:eastAsia="微软雅黑" w:hAnsi="Arial" w:cs="Arial"/>
                <w:sz w:val="18"/>
                <w:szCs w:val="18"/>
                <w:lang w:val="en-IE"/>
              </w:rPr>
              <w:t>Chemical Purity</w:t>
            </w:r>
          </w:p>
        </w:tc>
        <w:tc>
          <w:tcPr>
            <w:tcW w:w="62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069AB11" w14:textId="4E29861E"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221579">
              <w:rPr>
                <w:rFonts w:ascii="Arial" w:eastAsia="微软雅黑" w:hAnsi="Arial" w:cs="Arial"/>
                <w:sz w:val="18"/>
                <w:szCs w:val="18"/>
                <w:lang w:val="en-IE"/>
              </w:rPr>
              <w:t xml:space="preserve">5 </w:t>
            </w:r>
          </w:p>
        </w:tc>
        <w:tc>
          <w:tcPr>
            <w:tcW w:w="13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CAF06C" w14:textId="71AB37F9" w:rsidR="001A70CC" w:rsidRPr="008156C8" w:rsidRDefault="001A70CC" w:rsidP="002137FE">
            <w:pPr>
              <w:spacing w:after="0" w:line="240" w:lineRule="exact"/>
              <w:jc w:val="center"/>
              <w:textAlignment w:val="baseline"/>
              <w:rPr>
                <w:rFonts w:ascii="Arial" w:eastAsia="仿宋_GB2312" w:hAnsi="Arial" w:cs="Arial"/>
                <w:sz w:val="18"/>
                <w:szCs w:val="18"/>
                <w:lang w:val="en-IE"/>
              </w:rPr>
            </w:pPr>
            <w:r w:rsidRPr="00221579">
              <w:rPr>
                <w:rFonts w:ascii="Arial" w:eastAsia="仿宋_GB2312" w:hAnsi="Arial" w:cs="Arial"/>
                <w:sz w:val="18"/>
                <w:szCs w:val="18"/>
                <w:lang w:val="en-IE"/>
              </w:rPr>
              <w:t>Presence of ASYM-153207 can affect the quality of the next</w:t>
            </w:r>
            <w:r w:rsidRPr="00221579">
              <w:rPr>
                <w:rFonts w:ascii="Cambria Math" w:eastAsia="仿宋_GB2312" w:hAnsi="Cambria Math" w:cs="Cambria Math"/>
                <w:sz w:val="18"/>
                <w:szCs w:val="18"/>
                <w:lang w:val="en-IE"/>
              </w:rPr>
              <w:t>‑</w:t>
            </w:r>
            <w:r w:rsidRPr="00221579">
              <w:rPr>
                <w:rFonts w:ascii="Arial" w:eastAsia="仿宋_GB2312" w:hAnsi="Arial" w:cs="Arial"/>
                <w:sz w:val="18"/>
                <w:szCs w:val="18"/>
                <w:lang w:val="en-IE"/>
              </w:rPr>
              <w:t>step intermediate</w:t>
            </w:r>
          </w:p>
          <w:p w14:paraId="70D45BE0" w14:textId="72764B94" w:rsidR="001A70CC" w:rsidRPr="008156C8" w:rsidRDefault="001A70CC" w:rsidP="002137FE">
            <w:pPr>
              <w:spacing w:after="0" w:line="240" w:lineRule="auto"/>
              <w:jc w:val="center"/>
              <w:textAlignment w:val="baseline"/>
              <w:rPr>
                <w:rFonts w:ascii="Arial" w:eastAsia="微软雅黑" w:hAnsi="Arial" w:cs="Arial"/>
                <w:sz w:val="18"/>
                <w:szCs w:val="18"/>
                <w:lang w:val="en-IE"/>
              </w:rPr>
            </w:pPr>
            <w:r w:rsidRPr="008156C8">
              <w:rPr>
                <w:rFonts w:ascii="Arial" w:eastAsia="仿宋_GB2312" w:hAnsi="Arial" w:cs="Arial"/>
                <w:sz w:val="18"/>
                <w:szCs w:val="18"/>
                <w:lang w:val="en-IE"/>
              </w:rPr>
              <w:t>Failure to meet purity results in batch rejection</w:t>
            </w:r>
          </w:p>
        </w:tc>
      </w:tr>
      <w:tr w:rsidR="001A70CC" w:rsidRPr="00CA4030" w14:paraId="3AFE66BD" w14:textId="77777777" w:rsidTr="00221579">
        <w:trPr>
          <w:trHeight w:val="300"/>
        </w:trPr>
        <w:tc>
          <w:tcPr>
            <w:tcW w:w="11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0DE6837" w14:textId="7E069972"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 xml:space="preserve"> Any Unspecified Impurity</w:t>
            </w:r>
            <w:r w:rsidR="00117774" w:rsidRPr="00221579">
              <w:rPr>
                <w:rFonts w:ascii="Arial" w:eastAsia="微软雅黑" w:hAnsi="Arial" w:cs="Arial"/>
                <w:sz w:val="18"/>
                <w:szCs w:val="18"/>
                <w:lang w:val="en-IE"/>
              </w:rPr>
              <w:t xml:space="preserve">(Report individual impurities </w:t>
            </w:r>
            <w:r w:rsidR="00117774" w:rsidRPr="00221579">
              <w:rPr>
                <w:rFonts w:ascii="Arial" w:eastAsia="微软雅黑" w:hAnsi="Arial" w:cs="Arial" w:hint="eastAsia"/>
                <w:sz w:val="18"/>
                <w:szCs w:val="18"/>
                <w:lang w:val="en-IE"/>
              </w:rPr>
              <w:t>≥</w:t>
            </w:r>
            <w:r w:rsidR="00117774" w:rsidRPr="00221579">
              <w:rPr>
                <w:rFonts w:ascii="Arial" w:eastAsia="微软雅黑" w:hAnsi="Arial" w:cs="Arial"/>
                <w:sz w:val="18"/>
                <w:szCs w:val="18"/>
                <w:lang w:val="en-IE"/>
              </w:rPr>
              <w:t xml:space="preserve"> 0.10% by RRT)</w:t>
            </w:r>
          </w:p>
        </w:tc>
        <w:tc>
          <w:tcPr>
            <w:tcW w:w="101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F50E1C4" w14:textId="649B3217"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NMT 0.5%</w:t>
            </w:r>
            <w:r w:rsidR="00117774" w:rsidRPr="00480A46">
              <w:rPr>
                <w:rFonts w:ascii="Arial" w:eastAsia="微软雅黑" w:hAnsi="Arial" w:cs="Arial"/>
                <w:sz w:val="18"/>
                <w:szCs w:val="18"/>
                <w:lang w:val="en-IE"/>
              </w:rPr>
              <w:t xml:space="preserve"> area</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CF20999" w14:textId="08867A5B"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Chemical Purity</w:t>
            </w:r>
          </w:p>
        </w:tc>
        <w:tc>
          <w:tcPr>
            <w:tcW w:w="62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6713EA" w14:textId="30DD80B0" w:rsidR="001A70CC" w:rsidRPr="008156C8" w:rsidRDefault="001A70CC" w:rsidP="008839A6">
            <w:pPr>
              <w:spacing w:after="0" w:line="240" w:lineRule="auto"/>
              <w:jc w:val="center"/>
              <w:textAlignment w:val="baseline"/>
              <w:rPr>
                <w:rFonts w:ascii="Arial" w:eastAsia="微软雅黑" w:hAnsi="Arial" w:cs="Arial"/>
                <w:sz w:val="18"/>
                <w:szCs w:val="18"/>
                <w:lang w:val="en-IE"/>
              </w:rPr>
            </w:pPr>
            <w:r w:rsidRPr="008156C8">
              <w:rPr>
                <w:rFonts w:ascii="Arial" w:eastAsia="微软雅黑" w:hAnsi="Arial" w:cs="Arial"/>
                <w:sz w:val="18"/>
                <w:szCs w:val="18"/>
                <w:lang w:val="en-IE"/>
              </w:rPr>
              <w:t>5</w:t>
            </w:r>
          </w:p>
        </w:tc>
        <w:tc>
          <w:tcPr>
            <w:tcW w:w="13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9870D0" w14:textId="77777777" w:rsidR="001A70CC" w:rsidRPr="008156C8" w:rsidRDefault="001A70CC" w:rsidP="002137FE">
            <w:pPr>
              <w:spacing w:after="0" w:line="240" w:lineRule="exact"/>
              <w:jc w:val="center"/>
              <w:textAlignment w:val="baseline"/>
              <w:rPr>
                <w:rFonts w:ascii="Arial" w:eastAsia="仿宋_GB2312" w:hAnsi="Arial" w:cs="Arial"/>
                <w:sz w:val="18"/>
                <w:szCs w:val="18"/>
                <w:lang w:val="en-IE"/>
              </w:rPr>
            </w:pPr>
            <w:r w:rsidRPr="00221579">
              <w:rPr>
                <w:rFonts w:ascii="Arial" w:eastAsia="仿宋_GB2312" w:hAnsi="Arial" w:cs="Arial"/>
                <w:sz w:val="18"/>
                <w:szCs w:val="18"/>
                <w:lang w:val="en-IE"/>
              </w:rPr>
              <w:t>Presence of</w:t>
            </w:r>
            <w:r w:rsidRPr="00221579">
              <w:rPr>
                <w:rFonts w:ascii="Arial" w:hAnsi="Arial" w:cs="Arial"/>
                <w:sz w:val="18"/>
                <w:szCs w:val="18"/>
              </w:rPr>
              <w:t xml:space="preserve"> </w:t>
            </w:r>
            <w:r w:rsidRPr="00221579">
              <w:rPr>
                <w:rFonts w:ascii="Arial" w:eastAsia="仿宋_GB2312" w:hAnsi="Arial" w:cs="Arial"/>
                <w:sz w:val="18"/>
                <w:szCs w:val="18"/>
                <w:lang w:val="en-IE"/>
              </w:rPr>
              <w:t>unspecified Impurity can affect the quality of the next</w:t>
            </w:r>
            <w:r w:rsidRPr="00221579">
              <w:rPr>
                <w:rFonts w:ascii="Cambria Math" w:eastAsia="仿宋_GB2312" w:hAnsi="Cambria Math" w:cs="Cambria Math"/>
                <w:sz w:val="18"/>
                <w:szCs w:val="18"/>
                <w:lang w:val="en-IE"/>
              </w:rPr>
              <w:t>‑</w:t>
            </w:r>
            <w:r w:rsidRPr="00221579">
              <w:rPr>
                <w:rFonts w:ascii="Arial" w:eastAsia="仿宋_GB2312" w:hAnsi="Arial" w:cs="Arial"/>
                <w:sz w:val="18"/>
                <w:szCs w:val="18"/>
                <w:lang w:val="en-IE"/>
              </w:rPr>
              <w:t>step intermediate</w:t>
            </w:r>
          </w:p>
          <w:p w14:paraId="0973CFFA" w14:textId="3C9E9BBB" w:rsidR="001A70CC" w:rsidRPr="008156C8" w:rsidRDefault="001A70CC" w:rsidP="002137FE">
            <w:pPr>
              <w:spacing w:after="0" w:line="240" w:lineRule="auto"/>
              <w:jc w:val="center"/>
              <w:textAlignment w:val="baseline"/>
              <w:rPr>
                <w:rFonts w:ascii="Arial" w:eastAsia="微软雅黑" w:hAnsi="Arial" w:cs="Arial"/>
                <w:sz w:val="18"/>
                <w:szCs w:val="18"/>
                <w:lang w:val="en-IE"/>
              </w:rPr>
            </w:pPr>
            <w:r w:rsidRPr="008156C8">
              <w:rPr>
                <w:rFonts w:ascii="Arial" w:eastAsia="仿宋_GB2312" w:hAnsi="Arial" w:cs="Arial"/>
                <w:sz w:val="18"/>
                <w:szCs w:val="18"/>
                <w:lang w:val="en-IE"/>
              </w:rPr>
              <w:t>Failure to meet purity results in batch rejection</w:t>
            </w:r>
          </w:p>
        </w:tc>
      </w:tr>
    </w:tbl>
    <w:p w14:paraId="1163675B" w14:textId="0B4F9193" w:rsidR="000570D4" w:rsidRPr="00DA3C3F" w:rsidRDefault="000570D4" w:rsidP="00BF7427">
      <w:pPr>
        <w:pStyle w:val="2"/>
        <w:keepLines w:val="0"/>
        <w:spacing w:before="120" w:after="120" w:line="240" w:lineRule="exact"/>
        <w:rPr>
          <w:rFonts w:ascii="Arial" w:eastAsia="Times New Roman" w:hAnsi="Arial" w:cs="Arial"/>
          <w:sz w:val="24"/>
          <w:szCs w:val="24"/>
          <w:lang w:val="en-IE"/>
        </w:rPr>
      </w:pPr>
      <w:bookmarkStart w:id="67" w:name="_Toc228526093"/>
      <w:bookmarkStart w:id="68" w:name="_Toc236397872"/>
      <w:r w:rsidRPr="00DA3C3F">
        <w:rPr>
          <w:rFonts w:ascii="Arial" w:eastAsia="Times New Roman" w:hAnsi="Arial" w:cs="Arial"/>
          <w:sz w:val="24"/>
          <w:szCs w:val="24"/>
          <w:lang w:val="en-IE"/>
        </w:rPr>
        <w:t>4.2 Process Map — Unit Operations</w:t>
      </w:r>
      <w:bookmarkEnd w:id="67"/>
      <w:bookmarkEnd w:id="68"/>
      <w:r w:rsidRPr="00DA3C3F">
        <w:rPr>
          <w:rFonts w:ascii="Arial" w:eastAsia="Times New Roman" w:hAnsi="Arial" w:cs="Arial"/>
          <w:sz w:val="24"/>
          <w:szCs w:val="24"/>
          <w:lang w:val="en-IE"/>
        </w:rPr>
        <w:t> </w:t>
      </w:r>
    </w:p>
    <w:p w14:paraId="2D80CC40" w14:textId="11D2E7DC" w:rsidR="000570D4" w:rsidRDefault="000570D4" w:rsidP="00221579">
      <w:pPr>
        <w:spacing w:after="0" w:line="360" w:lineRule="auto"/>
        <w:textAlignment w:val="baseline"/>
        <w:rPr>
          <w:rFonts w:ascii="Arial" w:eastAsia="Times New Roman" w:hAnsi="Arial" w:cs="Arial"/>
          <w:sz w:val="21"/>
          <w:szCs w:val="21"/>
        </w:rPr>
      </w:pPr>
      <w:r w:rsidRPr="00DA3C3F">
        <w:rPr>
          <w:rFonts w:ascii="Arial" w:eastAsia="Times New Roman" w:hAnsi="Arial" w:cs="Arial"/>
          <w:sz w:val="21"/>
          <w:szCs w:val="21"/>
          <w:lang w:val="en-IE"/>
        </w:rPr>
        <w:t xml:space="preserve">The table below defines the unit operations for the manufacturing process. Each step </w:t>
      </w:r>
      <w:commentRangeStart w:id="69"/>
      <w:r w:rsidRPr="00DA3C3F">
        <w:rPr>
          <w:rFonts w:ascii="Arial" w:eastAsia="Times New Roman" w:hAnsi="Arial" w:cs="Arial"/>
          <w:sz w:val="21"/>
          <w:szCs w:val="21"/>
          <w:lang w:val="en-IE"/>
        </w:rPr>
        <w:t>is</w:t>
      </w:r>
      <w:commentRangeEnd w:id="69"/>
      <w:r w:rsidR="00221579" w:rsidRPr="00DA3C3F">
        <w:rPr>
          <w:rStyle w:val="af4"/>
          <w:rFonts w:ascii="Arial" w:eastAsia="Times New Roman" w:hAnsi="Arial" w:cs="Arial"/>
          <w:lang w:val="en-IE"/>
        </w:rPr>
        <w:commentReference w:id="69"/>
      </w:r>
      <w:r w:rsidRPr="00DA3C3F">
        <w:rPr>
          <w:rFonts w:ascii="Arial" w:eastAsia="Times New Roman" w:hAnsi="Arial" w:cs="Arial"/>
          <w:sz w:val="21"/>
          <w:szCs w:val="21"/>
          <w:lang w:val="en-IE"/>
        </w:rPr>
        <w:t xml:space="preserve"> linked to the CQAs it may affect, providing the framework for the FMEA in Section 5.</w:t>
      </w:r>
      <w:r w:rsidRPr="00DA3C3F">
        <w:rPr>
          <w:rFonts w:ascii="Arial" w:eastAsia="Times New Roman" w:hAnsi="Arial" w:cs="Arial"/>
          <w:sz w:val="21"/>
          <w:szCs w:val="21"/>
        </w:rPr>
        <w:t> </w:t>
      </w:r>
    </w:p>
    <w:p w14:paraId="412883F3" w14:textId="27229B8F" w:rsidR="000570D4" w:rsidRPr="00DA3C3F" w:rsidRDefault="007B647C" w:rsidP="00221579">
      <w:pPr>
        <w:tabs>
          <w:tab w:val="left" w:pos="540"/>
        </w:tabs>
        <w:spacing w:after="120" w:line="240" w:lineRule="auto"/>
        <w:jc w:val="center"/>
        <w:rPr>
          <w:rFonts w:ascii="Arial" w:eastAsia="Times New Roman" w:hAnsi="Arial" w:cs="Arial"/>
          <w:sz w:val="18"/>
          <w:szCs w:val="18"/>
        </w:rPr>
      </w:pPr>
      <w:r w:rsidRPr="00221579">
        <w:rPr>
          <w:rFonts w:ascii="Arial" w:eastAsia="Times New Roman" w:hAnsi="Arial" w:cs="Arial"/>
          <w:b/>
          <w:bCs/>
          <w:color w:val="000000"/>
          <w:kern w:val="32"/>
          <w:sz w:val="21"/>
          <w:szCs w:val="32"/>
          <w:lang w:val="en-IE" w:eastAsia="en-US"/>
        </w:rPr>
        <w:t>Table 4.3: The Unit Operations Description</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64"/>
        <w:gridCol w:w="2167"/>
        <w:gridCol w:w="4348"/>
        <w:gridCol w:w="2603"/>
      </w:tblGrid>
      <w:tr w:rsidR="00C017BA" w:rsidRPr="000F1D04" w14:paraId="747AECA5" w14:textId="77777777" w:rsidTr="00D04D49">
        <w:trPr>
          <w:trHeight w:val="300"/>
          <w:tblHeader/>
        </w:trPr>
        <w:tc>
          <w:tcPr>
            <w:tcW w:w="522"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A5ACCCE" w14:textId="238E1B46" w:rsidR="00EB168E" w:rsidRPr="000F1D04" w:rsidRDefault="00EB168E" w:rsidP="00221579">
            <w:pPr>
              <w:spacing w:after="0" w:line="288" w:lineRule="auto"/>
              <w:jc w:val="center"/>
              <w:textAlignment w:val="baseline"/>
              <w:rPr>
                <w:rFonts w:ascii="Arial" w:eastAsia="Times New Roman" w:hAnsi="Arial" w:cs="Arial"/>
                <w:b/>
                <w:bCs/>
                <w:sz w:val="20"/>
                <w:szCs w:val="20"/>
                <w:lang w:val="en-IE"/>
              </w:rPr>
            </w:pPr>
            <w:r w:rsidRPr="000F1D04">
              <w:rPr>
                <w:rFonts w:ascii="Arial" w:eastAsia="Times New Roman" w:hAnsi="Arial" w:cs="Arial"/>
                <w:b/>
                <w:bCs/>
                <w:sz w:val="20"/>
                <w:szCs w:val="20"/>
                <w:lang w:val="en-IE"/>
              </w:rPr>
              <w:lastRenderedPageBreak/>
              <w:t>No. # </w:t>
            </w:r>
          </w:p>
        </w:tc>
        <w:tc>
          <w:tcPr>
            <w:tcW w:w="1064"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86FD846" w14:textId="77777777" w:rsidR="00EB168E" w:rsidRPr="000F1D04" w:rsidRDefault="00EB168E" w:rsidP="00221579">
            <w:pPr>
              <w:spacing w:after="0" w:line="288" w:lineRule="auto"/>
              <w:jc w:val="center"/>
              <w:textAlignment w:val="baseline"/>
              <w:rPr>
                <w:rFonts w:ascii="Arial" w:eastAsia="Times New Roman" w:hAnsi="Arial" w:cs="Arial"/>
                <w:b/>
                <w:bCs/>
                <w:sz w:val="20"/>
                <w:szCs w:val="20"/>
                <w:lang w:val="en-IE"/>
              </w:rPr>
            </w:pPr>
            <w:r w:rsidRPr="000F1D04">
              <w:rPr>
                <w:rFonts w:ascii="Arial" w:eastAsia="Times New Roman" w:hAnsi="Arial" w:cs="Arial"/>
                <w:b/>
                <w:bCs/>
                <w:sz w:val="20"/>
                <w:szCs w:val="20"/>
                <w:lang w:val="en-IE"/>
              </w:rPr>
              <w:t>Unit Operation </w:t>
            </w:r>
          </w:p>
        </w:tc>
        <w:tc>
          <w:tcPr>
            <w:tcW w:w="2135"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5C8BC51" w14:textId="77777777" w:rsidR="00EB168E" w:rsidRPr="000F1D04" w:rsidRDefault="00EB168E" w:rsidP="00221579">
            <w:pPr>
              <w:spacing w:after="0" w:line="288" w:lineRule="auto"/>
              <w:jc w:val="center"/>
              <w:textAlignment w:val="baseline"/>
              <w:rPr>
                <w:rFonts w:ascii="Arial" w:eastAsia="Times New Roman" w:hAnsi="Arial" w:cs="Arial"/>
                <w:b/>
                <w:bCs/>
                <w:sz w:val="20"/>
                <w:szCs w:val="20"/>
                <w:lang w:val="en-IE"/>
              </w:rPr>
            </w:pPr>
            <w:r w:rsidRPr="000F1D04">
              <w:rPr>
                <w:rFonts w:ascii="Arial" w:eastAsia="Times New Roman" w:hAnsi="Arial" w:cs="Arial"/>
                <w:b/>
                <w:bCs/>
                <w:sz w:val="20"/>
                <w:szCs w:val="20"/>
                <w:lang w:val="en-IE"/>
              </w:rPr>
              <w:t>Description </w:t>
            </w:r>
          </w:p>
        </w:tc>
        <w:tc>
          <w:tcPr>
            <w:tcW w:w="1278"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0ED1C75" w14:textId="77777777" w:rsidR="00EB168E" w:rsidRPr="000F1D04" w:rsidRDefault="00EB168E" w:rsidP="00221579">
            <w:pPr>
              <w:spacing w:after="0" w:line="288" w:lineRule="auto"/>
              <w:jc w:val="center"/>
              <w:textAlignment w:val="baseline"/>
              <w:rPr>
                <w:rFonts w:ascii="Arial" w:eastAsia="Times New Roman" w:hAnsi="Arial" w:cs="Arial"/>
                <w:b/>
                <w:bCs/>
                <w:sz w:val="20"/>
                <w:szCs w:val="20"/>
                <w:lang w:val="en-IE"/>
              </w:rPr>
            </w:pPr>
            <w:r w:rsidRPr="000F1D04">
              <w:rPr>
                <w:rFonts w:ascii="Arial" w:eastAsia="Times New Roman" w:hAnsi="Arial" w:cs="Arial"/>
                <w:b/>
                <w:bCs/>
                <w:sz w:val="20"/>
                <w:szCs w:val="20"/>
                <w:lang w:val="en-IE"/>
              </w:rPr>
              <w:t>Equipment </w:t>
            </w:r>
          </w:p>
        </w:tc>
      </w:tr>
      <w:tr w:rsidR="00C017BA" w:rsidRPr="000F1D04" w14:paraId="61FEFBC5" w14:textId="77777777" w:rsidTr="00D04D49">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AD570AD" w14:textId="77777777" w:rsidR="00EB168E" w:rsidRPr="000F1D04" w:rsidRDefault="00EB168E" w:rsidP="00221579">
            <w:pPr>
              <w:spacing w:after="0" w:line="288" w:lineRule="auto"/>
              <w:jc w:val="center"/>
              <w:textAlignment w:val="baseline"/>
              <w:rPr>
                <w:rFonts w:ascii="Arial" w:eastAsia="Times New Roman" w:hAnsi="Arial" w:cs="Arial"/>
                <w:sz w:val="20"/>
                <w:szCs w:val="20"/>
              </w:rPr>
            </w:pPr>
            <w:r w:rsidRPr="000F1D04">
              <w:rPr>
                <w:rFonts w:ascii="Arial" w:eastAsia="Times New Roman" w:hAnsi="Arial" w:cs="Arial"/>
                <w:sz w:val="20"/>
                <w:szCs w:val="20"/>
                <w:lang w:val="en-IE"/>
              </w:rPr>
              <w:t>1</w:t>
            </w:r>
            <w:r w:rsidRPr="000F1D04">
              <w:rPr>
                <w:rFonts w:ascii="Arial" w:eastAsia="Times New Roman" w:hAnsi="Arial" w:cs="Arial"/>
                <w:sz w:val="20"/>
                <w:szCs w:val="20"/>
              </w:rPr>
              <w:t> </w:t>
            </w:r>
          </w:p>
        </w:tc>
        <w:tc>
          <w:tcPr>
            <w:tcW w:w="1064"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95064B4" w14:textId="77777777" w:rsidR="00EB168E" w:rsidRPr="000F1D04" w:rsidRDefault="00EB168E" w:rsidP="00221579">
            <w:pPr>
              <w:spacing w:after="0" w:line="288" w:lineRule="auto"/>
              <w:jc w:val="center"/>
              <w:textAlignment w:val="baseline"/>
              <w:rPr>
                <w:rFonts w:ascii="Arial" w:eastAsia="Times New Roman" w:hAnsi="Arial" w:cs="Arial"/>
                <w:sz w:val="20"/>
                <w:szCs w:val="20"/>
              </w:rPr>
            </w:pPr>
            <w:r w:rsidRPr="000F1D04">
              <w:rPr>
                <w:rFonts w:ascii="Arial" w:eastAsia="Times New Roman" w:hAnsi="Arial" w:cs="Arial"/>
                <w:sz w:val="20"/>
                <w:szCs w:val="20"/>
                <w:lang w:val="en-IE"/>
              </w:rPr>
              <w:t>Dispense</w:t>
            </w:r>
          </w:p>
        </w:tc>
        <w:tc>
          <w:tcPr>
            <w:tcW w:w="2135"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C342EA5" w14:textId="47CA4C72" w:rsidR="00EB168E" w:rsidRPr="000F1D04" w:rsidRDefault="00EB168E" w:rsidP="00221579">
            <w:pPr>
              <w:spacing w:after="0" w:line="288" w:lineRule="auto"/>
              <w:jc w:val="center"/>
              <w:textAlignment w:val="baseline"/>
              <w:rPr>
                <w:rFonts w:ascii="Arial" w:eastAsia="宋体" w:hAnsi="Arial" w:cs="Arial"/>
                <w:sz w:val="20"/>
                <w:szCs w:val="20"/>
              </w:rPr>
            </w:pPr>
            <w:r w:rsidRPr="000F1D04">
              <w:rPr>
                <w:rFonts w:ascii="Arial" w:eastAsia="宋体" w:hAnsi="Arial" w:cs="Arial"/>
                <w:sz w:val="20"/>
                <w:szCs w:val="20"/>
              </w:rPr>
              <w:t xml:space="preserve">Accurately weigh and dispense amino acids, </w:t>
            </w:r>
            <w:proofErr w:type="spellStart"/>
            <w:r w:rsidRPr="000F1D04">
              <w:rPr>
                <w:rFonts w:ascii="Arial" w:eastAsia="宋体" w:hAnsi="Arial" w:cs="Arial"/>
                <w:sz w:val="20"/>
                <w:szCs w:val="20"/>
              </w:rPr>
              <w:t>Oxyma</w:t>
            </w:r>
            <w:proofErr w:type="spellEnd"/>
            <w:r w:rsidRPr="000F1D04">
              <w:rPr>
                <w:rFonts w:ascii="Arial" w:eastAsia="宋体" w:hAnsi="Arial" w:cs="Arial"/>
                <w:sz w:val="20"/>
                <w:szCs w:val="20"/>
              </w:rPr>
              <w:t xml:space="preserve"> pure</w:t>
            </w:r>
            <w:r w:rsidR="00C74D47" w:rsidRPr="000F1D04">
              <w:rPr>
                <w:rFonts w:ascii="Arial" w:eastAsia="宋体" w:hAnsi="Arial" w:cs="Arial"/>
                <w:sz w:val="20"/>
                <w:szCs w:val="20"/>
              </w:rPr>
              <w:t>,</w:t>
            </w:r>
            <w:r w:rsidR="00C74D47" w:rsidRPr="000F1D04">
              <w:rPr>
                <w:rFonts w:ascii="Arial" w:hAnsi="Arial" w:cs="Arial"/>
                <w:sz w:val="20"/>
                <w:szCs w:val="20"/>
              </w:rPr>
              <w:t xml:space="preserve"> </w:t>
            </w:r>
            <w:proofErr w:type="spellStart"/>
            <w:r w:rsidR="00C74D47" w:rsidRPr="000F1D04">
              <w:rPr>
                <w:rFonts w:ascii="Arial" w:hAnsi="Arial" w:cs="Arial"/>
                <w:sz w:val="20"/>
                <w:szCs w:val="20"/>
              </w:rPr>
              <w:t>PyBOP</w:t>
            </w:r>
            <w:proofErr w:type="spellEnd"/>
            <w:r w:rsidRPr="000F1D04">
              <w:rPr>
                <w:rFonts w:ascii="Arial" w:eastAsia="宋体" w:hAnsi="Arial" w:cs="Arial"/>
                <w:sz w:val="20"/>
                <w:szCs w:val="20"/>
              </w:rPr>
              <w:t xml:space="preserve"> and </w:t>
            </w:r>
            <w:r w:rsidR="003538D4" w:rsidRPr="000F1D04">
              <w:rPr>
                <w:rFonts w:ascii="Arial" w:eastAsia="宋体" w:hAnsi="Arial" w:cs="Arial"/>
                <w:sz w:val="20"/>
                <w:szCs w:val="20"/>
              </w:rPr>
              <w:t>2-CTC</w:t>
            </w:r>
            <w:r w:rsidRPr="000F1D04">
              <w:rPr>
                <w:rFonts w:ascii="Arial" w:eastAsia="宋体" w:hAnsi="Arial" w:cs="Arial"/>
                <w:sz w:val="20"/>
                <w:szCs w:val="20"/>
              </w:rPr>
              <w:t xml:space="preserve"> resin; package into labeled LDPE bags in a controlled glove box environment.</w:t>
            </w:r>
          </w:p>
        </w:tc>
        <w:tc>
          <w:tcPr>
            <w:tcW w:w="1278"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8EE674D" w14:textId="2AFC34BA" w:rsidR="00EB168E" w:rsidRPr="000F1D04" w:rsidRDefault="00EB168E" w:rsidP="00221579">
            <w:pPr>
              <w:spacing w:after="0" w:line="288" w:lineRule="auto"/>
              <w:jc w:val="center"/>
              <w:textAlignment w:val="baseline"/>
              <w:rPr>
                <w:rFonts w:ascii="Arial" w:eastAsia="Times New Roman" w:hAnsi="Arial" w:cs="Arial"/>
                <w:sz w:val="20"/>
                <w:szCs w:val="20"/>
              </w:rPr>
            </w:pPr>
            <w:r w:rsidRPr="000F1D04">
              <w:rPr>
                <w:rFonts w:ascii="Arial" w:eastAsia="Times New Roman" w:hAnsi="Arial" w:cs="Arial"/>
                <w:sz w:val="20"/>
                <w:szCs w:val="20"/>
                <w:lang w:val="en-IE"/>
              </w:rPr>
              <w:t>Glove box (TJ4S-1200-GB01, TJ4S-1200-GB02, TJ4S-1200-GB03, TJ4S-1200-GB04, TJ4S-1200-GB05</w:t>
            </w:r>
            <w:r w:rsidR="00FC6E7D" w:rsidRPr="000F1D04">
              <w:rPr>
                <w:rFonts w:ascii="Arial" w:eastAsia="Times New Roman" w:hAnsi="Arial" w:cs="Arial"/>
                <w:sz w:val="20"/>
                <w:szCs w:val="20"/>
                <w:lang w:val="en-IE"/>
              </w:rPr>
              <w:t>)</w:t>
            </w:r>
            <w:r w:rsidRPr="000F1D04">
              <w:rPr>
                <w:rFonts w:ascii="Arial" w:eastAsia="Times New Roman" w:hAnsi="Arial" w:cs="Arial"/>
                <w:sz w:val="20"/>
                <w:szCs w:val="20"/>
                <w:lang w:val="en-IE"/>
              </w:rPr>
              <w:t>.</w:t>
            </w:r>
          </w:p>
        </w:tc>
      </w:tr>
      <w:tr w:rsidR="00C017BA" w:rsidRPr="000F1D04" w14:paraId="4EA92185" w14:textId="77777777" w:rsidTr="00D04D49">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E0DA63C" w14:textId="77777777" w:rsidR="00EB168E" w:rsidRPr="000F1D04" w:rsidRDefault="00EB168E"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2</w:t>
            </w:r>
          </w:p>
        </w:tc>
        <w:tc>
          <w:tcPr>
            <w:tcW w:w="106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CAF1454" w14:textId="1C2EC0CB" w:rsidR="00EB168E" w:rsidRPr="000F1D04" w:rsidRDefault="00EB168E"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Equipment confirmation &amp; Recipe Edit &amp; Control System</w:t>
            </w:r>
          </w:p>
        </w:tc>
        <w:tc>
          <w:tcPr>
            <w:tcW w:w="213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3ABADC3" w14:textId="76B76818" w:rsidR="00EB168E" w:rsidRPr="000F1D04" w:rsidRDefault="00EB168E" w:rsidP="00221579">
            <w:pPr>
              <w:spacing w:after="0" w:line="288" w:lineRule="auto"/>
              <w:jc w:val="center"/>
              <w:textAlignment w:val="baseline"/>
              <w:rPr>
                <w:rFonts w:ascii="Arial" w:eastAsia="宋体" w:hAnsi="Arial" w:cs="Arial"/>
                <w:sz w:val="20"/>
                <w:szCs w:val="20"/>
              </w:rPr>
            </w:pPr>
            <w:r w:rsidRPr="000F1D04">
              <w:rPr>
                <w:rFonts w:ascii="Arial" w:eastAsia="宋体" w:hAnsi="Arial" w:cs="Arial"/>
                <w:sz w:val="20"/>
                <w:szCs w:val="20"/>
              </w:rPr>
              <w:t>Perform pre</w:t>
            </w:r>
            <w:r w:rsidRPr="000F1D04">
              <w:rPr>
                <w:rFonts w:ascii="Arial" w:eastAsia="宋体" w:hAnsi="Arial" w:cs="Arial"/>
                <w:sz w:val="20"/>
                <w:szCs w:val="20"/>
              </w:rPr>
              <w:noBreakHyphen/>
              <w:t>use equipment qualification and integrity check; edit and load the validated process recipe into the synthesis control system.</w:t>
            </w:r>
          </w:p>
        </w:tc>
        <w:tc>
          <w:tcPr>
            <w:tcW w:w="1278"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FB97958" w14:textId="1696010A" w:rsidR="00EB168E" w:rsidRPr="000F1D04" w:rsidRDefault="00F04B73"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bCs/>
                <w:sz w:val="20"/>
                <w:szCs w:val="20"/>
                <w:lang w:val="en-IE"/>
              </w:rPr>
              <w:t>Peptide Solid Phase Synthesizer</w:t>
            </w:r>
            <w:r w:rsidR="00EB168E" w:rsidRPr="000F1D04">
              <w:rPr>
                <w:rFonts w:ascii="Arial" w:eastAsia="Times New Roman" w:hAnsi="Arial" w:cs="Arial"/>
                <w:sz w:val="20"/>
                <w:szCs w:val="20"/>
                <w:lang w:val="en-IE"/>
              </w:rPr>
              <w:t xml:space="preserve"> (TJ4S-1213-Sy</w:t>
            </w:r>
            <w:r w:rsidR="00893B08" w:rsidRPr="000F1D04">
              <w:rPr>
                <w:rFonts w:ascii="Arial" w:eastAsia="Times New Roman" w:hAnsi="Arial" w:cs="Arial"/>
                <w:sz w:val="20"/>
                <w:szCs w:val="20"/>
                <w:lang w:val="en-IE"/>
              </w:rPr>
              <w:t>15</w:t>
            </w:r>
            <w:r w:rsidR="00EB168E" w:rsidRPr="000F1D04">
              <w:rPr>
                <w:rFonts w:ascii="Arial" w:eastAsia="Times New Roman" w:hAnsi="Arial" w:cs="Arial"/>
                <w:sz w:val="20"/>
                <w:szCs w:val="20"/>
                <w:lang w:val="en-IE"/>
              </w:rPr>
              <w:t>),</w:t>
            </w:r>
          </w:p>
          <w:p w14:paraId="6B3BC479" w14:textId="457D2644" w:rsidR="00EB168E" w:rsidRPr="000F1D04" w:rsidRDefault="004F3CA1" w:rsidP="00221579">
            <w:pPr>
              <w:spacing w:after="0" w:line="288" w:lineRule="auto"/>
              <w:jc w:val="center"/>
              <w:textAlignment w:val="baseline"/>
              <w:rPr>
                <w:rFonts w:ascii="Arial" w:eastAsia="Times New Roman" w:hAnsi="Arial" w:cs="Arial"/>
                <w:sz w:val="20"/>
                <w:szCs w:val="20"/>
                <w:lang w:val="en-IE"/>
              </w:rPr>
            </w:pPr>
            <w:r w:rsidRPr="000F1D04">
              <w:rPr>
                <w:rFonts w:ascii="Arial" w:hAnsi="Arial" w:cs="Arial"/>
                <w:sz w:val="20"/>
                <w:szCs w:val="20"/>
                <w:lang w:val="en-IE"/>
              </w:rPr>
              <w:t>A</w:t>
            </w:r>
            <w:r w:rsidRPr="000F1D04">
              <w:rPr>
                <w:rFonts w:ascii="Arial" w:eastAsia="Times New Roman" w:hAnsi="Arial" w:cs="Arial"/>
                <w:sz w:val="20"/>
                <w:szCs w:val="20"/>
                <w:lang w:val="en-IE"/>
              </w:rPr>
              <w:t xml:space="preserve">ctivation </w:t>
            </w:r>
            <w:r w:rsidR="00EB168E" w:rsidRPr="000F1D04">
              <w:rPr>
                <w:rFonts w:ascii="Arial" w:eastAsia="Times New Roman" w:hAnsi="Arial" w:cs="Arial"/>
                <w:sz w:val="20"/>
                <w:szCs w:val="20"/>
                <w:lang w:val="en-IE"/>
              </w:rPr>
              <w:t>tank (TJ4S-1213-Sy</w:t>
            </w:r>
            <w:r w:rsidR="00893B08" w:rsidRPr="000F1D04">
              <w:rPr>
                <w:rFonts w:ascii="Arial" w:eastAsia="Times New Roman" w:hAnsi="Arial" w:cs="Arial"/>
                <w:sz w:val="20"/>
                <w:szCs w:val="20"/>
                <w:lang w:val="en-IE"/>
              </w:rPr>
              <w:t>15</w:t>
            </w:r>
            <w:r w:rsidR="00EB168E" w:rsidRPr="000F1D04">
              <w:rPr>
                <w:rFonts w:ascii="Arial" w:eastAsia="Times New Roman" w:hAnsi="Arial" w:cs="Arial"/>
                <w:sz w:val="20"/>
                <w:szCs w:val="20"/>
                <w:lang w:val="en-IE"/>
              </w:rPr>
              <w:t>-R01)</w:t>
            </w:r>
          </w:p>
          <w:p w14:paraId="1AD6069D" w14:textId="2AA0D170" w:rsidR="0037120E" w:rsidRPr="000F1D04" w:rsidRDefault="004D0308"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Glass</w:t>
            </w:r>
            <w:r w:rsidR="0037120E" w:rsidRPr="000F1D04">
              <w:rPr>
                <w:rFonts w:ascii="Arial" w:eastAsia="Times New Roman" w:hAnsi="Arial" w:cs="Arial"/>
                <w:sz w:val="20"/>
                <w:szCs w:val="20"/>
                <w:lang w:val="en-IE"/>
              </w:rPr>
              <w:t>-line</w:t>
            </w:r>
            <w:r w:rsidRPr="000F1D04">
              <w:rPr>
                <w:rFonts w:ascii="Arial" w:eastAsia="Times New Roman" w:hAnsi="Arial" w:cs="Arial"/>
                <w:sz w:val="20"/>
                <w:szCs w:val="20"/>
                <w:lang w:val="en-IE"/>
              </w:rPr>
              <w:t>d</w:t>
            </w:r>
            <w:r w:rsidR="0037120E" w:rsidRPr="000F1D04">
              <w:rPr>
                <w:rFonts w:ascii="Arial" w:eastAsia="Times New Roman" w:hAnsi="Arial" w:cs="Arial"/>
                <w:sz w:val="20"/>
                <w:szCs w:val="20"/>
                <w:lang w:val="en-IE"/>
              </w:rPr>
              <w:t xml:space="preserve"> Reactor (TJ4-1213-R22)</w:t>
            </w:r>
          </w:p>
          <w:p w14:paraId="0A7CF0F3" w14:textId="7C7C3FF8" w:rsidR="0037120E" w:rsidRPr="000F1D04" w:rsidRDefault="004D0308"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A</w:t>
            </w:r>
            <w:r w:rsidR="005D0932" w:rsidRPr="000F1D04">
              <w:rPr>
                <w:rFonts w:ascii="Arial" w:eastAsia="Times New Roman" w:hAnsi="Arial" w:cs="Arial"/>
                <w:sz w:val="20"/>
                <w:szCs w:val="20"/>
                <w:lang w:val="en-IE"/>
              </w:rPr>
              <w:t>gitation tank</w:t>
            </w:r>
            <w:r w:rsidR="0037120E" w:rsidRPr="000F1D04">
              <w:rPr>
                <w:rFonts w:ascii="Arial" w:eastAsia="Times New Roman" w:hAnsi="Arial" w:cs="Arial"/>
                <w:sz w:val="20"/>
                <w:szCs w:val="20"/>
                <w:lang w:val="en-IE"/>
              </w:rPr>
              <w:t xml:space="preserve"> (TJ4S-1200-AT02)</w:t>
            </w:r>
          </w:p>
        </w:tc>
      </w:tr>
      <w:tr w:rsidR="00C017BA" w:rsidRPr="000F1D04" w14:paraId="1E9BBA4E" w14:textId="77777777" w:rsidTr="001045BE">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2BBA4636" w14:textId="65E876DA" w:rsidR="00486402" w:rsidRPr="000F1D04" w:rsidRDefault="00486402" w:rsidP="00221579">
            <w:pPr>
              <w:spacing w:after="0" w:line="288" w:lineRule="auto"/>
              <w:jc w:val="center"/>
              <w:textAlignment w:val="baseline"/>
              <w:rPr>
                <w:rFonts w:ascii="Arial" w:eastAsia="Times New Roman" w:hAnsi="Arial" w:cs="Arial"/>
                <w:sz w:val="20"/>
                <w:szCs w:val="20"/>
                <w:lang w:val="en-IE"/>
              </w:rPr>
            </w:pPr>
            <w:r w:rsidRPr="000F1D04">
              <w:rPr>
                <w:rFonts w:ascii="Arial" w:hAnsi="Arial" w:cs="Arial"/>
                <w:sz w:val="20"/>
                <w:szCs w:val="20"/>
                <w:lang w:val="en-IE"/>
              </w:rPr>
              <w:t>3</w:t>
            </w:r>
          </w:p>
        </w:tc>
        <w:tc>
          <w:tcPr>
            <w:tcW w:w="1064"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24243F77" w14:textId="22246D60" w:rsidR="00486402" w:rsidRPr="000F1D04" w:rsidRDefault="00486402" w:rsidP="00221579">
            <w:pPr>
              <w:spacing w:after="0" w:line="288" w:lineRule="auto"/>
              <w:jc w:val="center"/>
              <w:textAlignment w:val="baseline"/>
              <w:rPr>
                <w:rFonts w:ascii="Arial" w:eastAsia="Times New Roman" w:hAnsi="Arial" w:cs="Arial"/>
                <w:sz w:val="20"/>
                <w:szCs w:val="20"/>
                <w:lang w:val="en-IE"/>
              </w:rPr>
            </w:pPr>
            <w:r w:rsidRPr="000F1D04">
              <w:rPr>
                <w:rStyle w:val="normaltextrun"/>
                <w:rFonts w:ascii="Arial" w:hAnsi="Arial" w:cs="Arial"/>
                <w:sz w:val="20"/>
                <w:szCs w:val="20"/>
                <w:bdr w:val="none" w:sz="0" w:space="0" w:color="auto" w:frame="1"/>
              </w:rPr>
              <w:t>Pre-treatment</w:t>
            </w:r>
          </w:p>
        </w:tc>
        <w:tc>
          <w:tcPr>
            <w:tcW w:w="2135"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1DA37466" w14:textId="6A84D018" w:rsidR="00486402" w:rsidRPr="000F1D04" w:rsidRDefault="00486402" w:rsidP="00221579">
            <w:pPr>
              <w:spacing w:after="0" w:line="288" w:lineRule="auto"/>
              <w:jc w:val="center"/>
              <w:textAlignment w:val="baseline"/>
              <w:rPr>
                <w:rFonts w:ascii="Arial" w:eastAsia="Times New Roman" w:hAnsi="Arial" w:cs="Arial"/>
                <w:sz w:val="20"/>
                <w:szCs w:val="20"/>
                <w:lang w:val="en-IE"/>
              </w:rPr>
            </w:pPr>
            <w:r w:rsidRPr="000F1D04">
              <w:rPr>
                <w:rFonts w:ascii="Arial" w:hAnsi="Arial" w:cs="Arial"/>
                <w:sz w:val="20"/>
                <w:szCs w:val="20"/>
              </w:rPr>
              <w:t>Add DMF to activation tank start agitator and stir. Transfer the solution into synthesis reactor.</w:t>
            </w:r>
          </w:p>
        </w:tc>
        <w:tc>
          <w:tcPr>
            <w:tcW w:w="1278"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4B7DDDBE" w14:textId="70377A9B" w:rsidR="00486402" w:rsidRPr="000F1D04" w:rsidRDefault="00F04B73"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bCs/>
                <w:sz w:val="20"/>
                <w:szCs w:val="20"/>
                <w:lang w:val="en-IE"/>
              </w:rPr>
              <w:t>Peptide Solid Phase Synthesizer</w:t>
            </w:r>
            <w:r w:rsidR="00486402" w:rsidRPr="000F1D04">
              <w:rPr>
                <w:rFonts w:ascii="Arial" w:eastAsia="Times New Roman" w:hAnsi="Arial" w:cs="Arial"/>
                <w:sz w:val="20"/>
                <w:szCs w:val="20"/>
                <w:lang w:val="en-IE"/>
              </w:rPr>
              <w:t xml:space="preserve"> (TJ4S-1213-Sy15),</w:t>
            </w:r>
          </w:p>
          <w:p w14:paraId="22B5416D" w14:textId="4D0E7533" w:rsidR="00486402" w:rsidRPr="000F1D04" w:rsidRDefault="004F3CA1"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A</w:t>
            </w:r>
            <w:r w:rsidR="00486402" w:rsidRPr="000F1D04">
              <w:rPr>
                <w:rFonts w:ascii="Arial" w:eastAsia="Times New Roman" w:hAnsi="Arial" w:cs="Arial"/>
                <w:sz w:val="20"/>
                <w:szCs w:val="20"/>
                <w:lang w:val="en-IE"/>
              </w:rPr>
              <w:t>ctivation tank (TJ4S-1213-Sy15-R01)</w:t>
            </w:r>
          </w:p>
        </w:tc>
      </w:tr>
      <w:tr w:rsidR="00C017BA" w:rsidRPr="000F1D04" w14:paraId="19C89A98" w14:textId="77777777" w:rsidTr="001045BE">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C234D2E" w14:textId="36AFDF1F" w:rsidR="008F0BC4" w:rsidRPr="000F1D04" w:rsidRDefault="008F0BC4" w:rsidP="00221579">
            <w:pPr>
              <w:spacing w:after="0" w:line="288" w:lineRule="auto"/>
              <w:jc w:val="center"/>
              <w:textAlignment w:val="baseline"/>
              <w:rPr>
                <w:rFonts w:ascii="Arial" w:eastAsia="Times New Roman" w:hAnsi="Arial" w:cs="Arial"/>
                <w:sz w:val="20"/>
                <w:szCs w:val="20"/>
                <w:lang w:val="en-IE"/>
              </w:rPr>
            </w:pPr>
            <w:r w:rsidRPr="000F1D04">
              <w:rPr>
                <w:rFonts w:ascii="Arial" w:hAnsi="Arial" w:cs="Arial"/>
                <w:sz w:val="20"/>
                <w:szCs w:val="20"/>
                <w:lang w:val="en-IE"/>
              </w:rPr>
              <w:t>4</w:t>
            </w:r>
          </w:p>
        </w:tc>
        <w:tc>
          <w:tcPr>
            <w:tcW w:w="106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154BDEB" w14:textId="7300DE28" w:rsidR="008F0BC4" w:rsidRPr="000F1D04" w:rsidRDefault="008F0BC4" w:rsidP="00221579">
            <w:pPr>
              <w:spacing w:after="0" w:line="288" w:lineRule="auto"/>
              <w:jc w:val="center"/>
              <w:textAlignment w:val="baseline"/>
              <w:rPr>
                <w:rFonts w:ascii="Arial" w:eastAsia="Times New Roman" w:hAnsi="Arial" w:cs="Arial"/>
                <w:sz w:val="20"/>
                <w:szCs w:val="20"/>
                <w:lang w:val="en-IE"/>
              </w:rPr>
            </w:pPr>
            <w:r w:rsidRPr="000F1D04">
              <w:rPr>
                <w:rFonts w:ascii="Arial" w:hAnsi="Arial" w:cs="Arial"/>
                <w:sz w:val="20"/>
                <w:szCs w:val="20"/>
              </w:rPr>
              <w:t>Resin Swelling</w:t>
            </w:r>
            <w:r w:rsidR="0007492C" w:rsidRPr="000F1D04">
              <w:rPr>
                <w:rFonts w:ascii="Arial" w:hAnsi="Arial" w:cs="Arial"/>
                <w:sz w:val="20"/>
                <w:szCs w:val="20"/>
              </w:rPr>
              <w:t xml:space="preserve"> and wash</w:t>
            </w:r>
          </w:p>
        </w:tc>
        <w:tc>
          <w:tcPr>
            <w:tcW w:w="213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7C4C832" w14:textId="72047689" w:rsidR="008F0BC4" w:rsidRPr="000F1D04" w:rsidRDefault="00261873" w:rsidP="00221579">
            <w:pPr>
              <w:spacing w:after="0" w:line="288" w:lineRule="auto"/>
              <w:textAlignment w:val="baseline"/>
              <w:rPr>
                <w:rFonts w:ascii="Arial" w:hAnsi="Arial" w:cs="Arial"/>
                <w:sz w:val="20"/>
                <w:szCs w:val="20"/>
              </w:rPr>
            </w:pPr>
            <w:r w:rsidRPr="000F1D04">
              <w:rPr>
                <w:rFonts w:ascii="Arial" w:hAnsi="Arial" w:cs="Arial"/>
                <w:sz w:val="20"/>
                <w:szCs w:val="20"/>
              </w:rPr>
              <w:t>1.</w:t>
            </w:r>
            <w:r w:rsidR="008F0BC4" w:rsidRPr="000F1D04">
              <w:rPr>
                <w:rFonts w:ascii="Arial" w:hAnsi="Arial" w:cs="Arial"/>
                <w:sz w:val="20"/>
                <w:szCs w:val="20"/>
              </w:rPr>
              <w:t>Charge 2-CTC resin into synthesis reactor. Swell resin with DMF via spray ball. Drain to waste vessel</w:t>
            </w:r>
            <w:r w:rsidR="008418AB" w:rsidRPr="000F1D04">
              <w:rPr>
                <w:rFonts w:ascii="Arial" w:hAnsi="Arial" w:cs="Arial"/>
                <w:sz w:val="20"/>
                <w:szCs w:val="20"/>
              </w:rPr>
              <w:t>.</w:t>
            </w:r>
          </w:p>
          <w:p w14:paraId="3B06C2E7" w14:textId="5B7FE9CA" w:rsidR="0007492C" w:rsidRPr="000F1D04" w:rsidRDefault="00261873" w:rsidP="00221579">
            <w:pPr>
              <w:spacing w:after="0" w:line="288" w:lineRule="auto"/>
              <w:textAlignment w:val="baseline"/>
              <w:rPr>
                <w:rFonts w:ascii="Arial" w:eastAsia="Arial" w:hAnsi="Arial" w:cs="Arial"/>
                <w:sz w:val="20"/>
                <w:szCs w:val="20"/>
              </w:rPr>
            </w:pPr>
            <w:r w:rsidRPr="000F1D04">
              <w:rPr>
                <w:rFonts w:ascii="Arial" w:eastAsia="Times New Roman" w:hAnsi="Arial" w:cs="Arial"/>
                <w:sz w:val="20"/>
                <w:szCs w:val="20"/>
                <w:lang w:val="en-IE"/>
              </w:rPr>
              <w:t>2.</w:t>
            </w:r>
            <w:r w:rsidR="0007492C" w:rsidRPr="000F1D04">
              <w:rPr>
                <w:rFonts w:ascii="Arial" w:eastAsia="Times New Roman" w:hAnsi="Arial" w:cs="Arial"/>
                <w:sz w:val="20"/>
                <w:szCs w:val="20"/>
                <w:lang w:val="en-IE"/>
              </w:rPr>
              <w:t>Charge DMF to synthesis reactor for washing resin. Drain to waste vessel</w:t>
            </w:r>
            <w:r w:rsidR="008418AB" w:rsidRPr="000F1D04">
              <w:rPr>
                <w:rFonts w:ascii="Arial" w:eastAsia="Times New Roman" w:hAnsi="Arial" w:cs="Arial"/>
                <w:sz w:val="20"/>
                <w:szCs w:val="20"/>
                <w:lang w:val="en-IE"/>
              </w:rPr>
              <w:t>.</w:t>
            </w:r>
          </w:p>
        </w:tc>
        <w:tc>
          <w:tcPr>
            <w:tcW w:w="1278"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D6FEC4A" w14:textId="3F1FD57C" w:rsidR="008F0BC4" w:rsidRPr="000F1D04" w:rsidRDefault="00F04B73"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bCs/>
                <w:sz w:val="20"/>
                <w:szCs w:val="20"/>
                <w:lang w:val="en-IE"/>
              </w:rPr>
              <w:t>Peptide Solid Phase Synthesizer</w:t>
            </w:r>
            <w:r w:rsidR="008F0BC4" w:rsidRPr="000F1D04">
              <w:rPr>
                <w:rFonts w:ascii="Arial" w:eastAsia="Times New Roman" w:hAnsi="Arial" w:cs="Arial"/>
                <w:sz w:val="20"/>
                <w:szCs w:val="20"/>
                <w:lang w:val="en-IE"/>
              </w:rPr>
              <w:t xml:space="preserve"> (TJ4S-1213-Sy15)</w:t>
            </w:r>
          </w:p>
        </w:tc>
      </w:tr>
      <w:tr w:rsidR="00C017BA" w:rsidRPr="000F1D04" w14:paraId="6C0A4F86" w14:textId="77777777" w:rsidTr="00D04D49">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4977C18F" w14:textId="45AF1517" w:rsidR="000B3F95" w:rsidRPr="000F1D04" w:rsidRDefault="000B3F95" w:rsidP="00221579">
            <w:pPr>
              <w:spacing w:after="0" w:line="288" w:lineRule="auto"/>
              <w:jc w:val="center"/>
              <w:textAlignment w:val="baseline"/>
              <w:rPr>
                <w:rFonts w:ascii="Arial" w:eastAsia="Times New Roman" w:hAnsi="Arial" w:cs="Arial"/>
                <w:sz w:val="20"/>
                <w:szCs w:val="20"/>
                <w:lang w:val="en-IE"/>
              </w:rPr>
            </w:pPr>
            <w:r w:rsidRPr="000F1D04">
              <w:rPr>
                <w:rFonts w:ascii="Arial" w:hAnsi="Arial" w:cs="Arial"/>
                <w:sz w:val="20"/>
                <w:szCs w:val="20"/>
                <w:lang w:val="en-IE"/>
              </w:rPr>
              <w:t>5</w:t>
            </w:r>
          </w:p>
        </w:tc>
        <w:tc>
          <w:tcPr>
            <w:tcW w:w="1064"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0B00B840" w14:textId="77777777" w:rsidR="00F42A48" w:rsidRPr="000F1D04" w:rsidRDefault="000B3F95"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 xml:space="preserve">Loading of Amino Acid 1 </w:t>
            </w:r>
          </w:p>
          <w:p w14:paraId="1249676A" w14:textId="68C8E0E7" w:rsidR="000B3F95" w:rsidRPr="000F1D04" w:rsidRDefault="000B3F95"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w:t>
            </w:r>
            <w:proofErr w:type="spellStart"/>
            <w:r w:rsidRPr="000F1D04">
              <w:rPr>
                <w:rFonts w:ascii="Arial" w:eastAsia="Times New Roman" w:hAnsi="Arial" w:cs="Arial"/>
                <w:sz w:val="20"/>
                <w:szCs w:val="20"/>
                <w:lang w:val="en-IE"/>
              </w:rPr>
              <w:t>Fmoc</w:t>
            </w:r>
            <w:proofErr w:type="spellEnd"/>
            <w:r w:rsidRPr="000F1D04">
              <w:rPr>
                <w:rFonts w:ascii="Arial" w:eastAsia="Times New Roman" w:hAnsi="Arial" w:cs="Arial"/>
                <w:sz w:val="20"/>
                <w:szCs w:val="20"/>
                <w:lang w:val="en-IE"/>
              </w:rPr>
              <w:t>-</w:t>
            </w:r>
            <w:proofErr w:type="spellStart"/>
            <w:r w:rsidRPr="000F1D04">
              <w:rPr>
                <w:rFonts w:ascii="Arial" w:eastAsia="Times New Roman" w:hAnsi="Arial" w:cs="Arial"/>
                <w:sz w:val="20"/>
                <w:szCs w:val="20"/>
                <w:lang w:val="en-IE"/>
              </w:rPr>
              <w:t>Gly</w:t>
            </w:r>
            <w:proofErr w:type="spellEnd"/>
            <w:r w:rsidRPr="000F1D04">
              <w:rPr>
                <w:rFonts w:ascii="Arial" w:eastAsia="Times New Roman" w:hAnsi="Arial" w:cs="Arial"/>
                <w:sz w:val="20"/>
                <w:szCs w:val="20"/>
                <w:lang w:val="en-IE"/>
              </w:rPr>
              <w:t>-OH)</w:t>
            </w:r>
          </w:p>
        </w:tc>
        <w:tc>
          <w:tcPr>
            <w:tcW w:w="2135"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25110688" w14:textId="16BB8C67" w:rsidR="000B3F95" w:rsidRPr="000F1D04" w:rsidRDefault="00155D3B"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Charge amino acid 1 and DMF and DIPEA to activation tank for activation. Transfer activated solution to synthesis reactor. Perform coupling reaction. Wash resin with DMF.</w:t>
            </w:r>
          </w:p>
        </w:tc>
        <w:tc>
          <w:tcPr>
            <w:tcW w:w="1278"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43893021" w14:textId="3405F9E0" w:rsidR="000B3F95" w:rsidRPr="000F1D04" w:rsidRDefault="00F04B73"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bCs/>
                <w:sz w:val="20"/>
                <w:szCs w:val="20"/>
                <w:lang w:val="en-IE"/>
              </w:rPr>
              <w:t>Peptide Solid Phase Synthesizer</w:t>
            </w:r>
            <w:r w:rsidRPr="000F1D04" w:rsidDel="00F04B73">
              <w:rPr>
                <w:rFonts w:ascii="Arial" w:eastAsia="Times New Roman" w:hAnsi="Arial" w:cs="Arial"/>
                <w:sz w:val="20"/>
                <w:szCs w:val="20"/>
                <w:lang w:val="en-IE"/>
              </w:rPr>
              <w:t xml:space="preserve"> </w:t>
            </w:r>
            <w:r w:rsidR="000B3F95" w:rsidRPr="000F1D04">
              <w:rPr>
                <w:rFonts w:ascii="Arial" w:eastAsia="Times New Roman" w:hAnsi="Arial" w:cs="Arial"/>
                <w:sz w:val="20"/>
                <w:szCs w:val="20"/>
                <w:lang w:val="en-IE"/>
              </w:rPr>
              <w:t>(TJ4S-1213-Sy15),</w:t>
            </w:r>
          </w:p>
          <w:p w14:paraId="19344BA7" w14:textId="644FD187" w:rsidR="000B3F95" w:rsidRPr="000F1D04" w:rsidRDefault="004F3CA1"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 xml:space="preserve">Activation </w:t>
            </w:r>
            <w:r w:rsidR="000B3F95" w:rsidRPr="000F1D04">
              <w:rPr>
                <w:rFonts w:ascii="Arial" w:eastAsia="Times New Roman" w:hAnsi="Arial" w:cs="Arial"/>
                <w:sz w:val="20"/>
                <w:szCs w:val="20"/>
                <w:lang w:val="en-IE"/>
              </w:rPr>
              <w:t>tank (TJ4S-1213-Sy15-R01)</w:t>
            </w:r>
          </w:p>
        </w:tc>
      </w:tr>
      <w:tr w:rsidR="00C017BA" w:rsidRPr="000F1D04" w14:paraId="3FD3CB2A" w14:textId="77777777" w:rsidTr="00D04D49">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4CC5EF4" w14:textId="65260900" w:rsidR="000B3F95" w:rsidRPr="000F1D04" w:rsidRDefault="00155D3B" w:rsidP="00221579">
            <w:pPr>
              <w:spacing w:after="0" w:line="288" w:lineRule="auto"/>
              <w:jc w:val="center"/>
              <w:textAlignment w:val="baseline"/>
              <w:rPr>
                <w:rFonts w:ascii="Arial" w:eastAsia="Times New Roman" w:hAnsi="Arial" w:cs="Arial"/>
                <w:sz w:val="20"/>
                <w:szCs w:val="20"/>
                <w:lang w:val="en-IE"/>
              </w:rPr>
            </w:pPr>
            <w:r w:rsidRPr="000F1D04">
              <w:rPr>
                <w:rFonts w:ascii="Arial" w:hAnsi="Arial" w:cs="Arial"/>
                <w:sz w:val="20"/>
                <w:szCs w:val="20"/>
                <w:lang w:val="en-IE"/>
              </w:rPr>
              <w:t>6</w:t>
            </w:r>
          </w:p>
        </w:tc>
        <w:tc>
          <w:tcPr>
            <w:tcW w:w="106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F636EE9" w14:textId="7F34207C" w:rsidR="000B3F95" w:rsidRPr="000F1D04" w:rsidRDefault="00155D3B"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C</w:t>
            </w:r>
            <w:r w:rsidR="000B3F95" w:rsidRPr="000F1D04">
              <w:rPr>
                <w:rFonts w:ascii="Arial" w:eastAsia="Times New Roman" w:hAnsi="Arial" w:cs="Arial"/>
                <w:sz w:val="20"/>
                <w:szCs w:val="20"/>
                <w:lang w:val="en-IE"/>
              </w:rPr>
              <w:t>apping</w:t>
            </w:r>
          </w:p>
        </w:tc>
        <w:tc>
          <w:tcPr>
            <w:tcW w:w="213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4A2CA4B" w14:textId="0DCF2CEF" w:rsidR="000B3F95" w:rsidRPr="000F1D04" w:rsidRDefault="00155D3B"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 xml:space="preserve">Charge DMF, </w:t>
            </w:r>
            <w:proofErr w:type="spellStart"/>
            <w:r w:rsidRPr="000F1D04">
              <w:rPr>
                <w:rFonts w:ascii="Arial" w:eastAsia="Times New Roman" w:hAnsi="Arial" w:cs="Arial"/>
                <w:sz w:val="20"/>
                <w:szCs w:val="20"/>
                <w:lang w:val="en-IE"/>
              </w:rPr>
              <w:t>MeOH</w:t>
            </w:r>
            <w:proofErr w:type="spellEnd"/>
            <w:r w:rsidRPr="000F1D04">
              <w:rPr>
                <w:rFonts w:ascii="Arial" w:eastAsia="Times New Roman" w:hAnsi="Arial" w:cs="Arial"/>
                <w:sz w:val="20"/>
                <w:szCs w:val="20"/>
                <w:lang w:val="en-IE"/>
              </w:rPr>
              <w:t xml:space="preserve"> and DIPEA to synthesis reactor. Perform capping reaction. Wash resin with DMF</w:t>
            </w:r>
          </w:p>
        </w:tc>
        <w:tc>
          <w:tcPr>
            <w:tcW w:w="1278"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4377D6E" w14:textId="5FFB9846" w:rsidR="00BE77EE" w:rsidRPr="000F1D04" w:rsidRDefault="00F04B73" w:rsidP="00221579">
            <w:pPr>
              <w:spacing w:after="0" w:line="288" w:lineRule="auto"/>
              <w:jc w:val="center"/>
              <w:textAlignment w:val="baseline"/>
              <w:rPr>
                <w:rFonts w:ascii="Arial" w:hAnsi="Arial" w:cs="Arial"/>
                <w:sz w:val="20"/>
                <w:szCs w:val="20"/>
                <w:lang w:val="en-IE"/>
              </w:rPr>
            </w:pPr>
            <w:r w:rsidRPr="000F1D04">
              <w:rPr>
                <w:rFonts w:ascii="Arial" w:eastAsia="Times New Roman" w:hAnsi="Arial" w:cs="Arial"/>
                <w:bCs/>
                <w:sz w:val="20"/>
                <w:szCs w:val="20"/>
                <w:lang w:val="en-IE"/>
              </w:rPr>
              <w:t>Peptide Solid Phase Synthesizer</w:t>
            </w:r>
            <w:r w:rsidR="000B3F95" w:rsidRPr="000F1D04">
              <w:rPr>
                <w:rFonts w:ascii="Arial" w:eastAsia="Times New Roman" w:hAnsi="Arial" w:cs="Arial"/>
                <w:sz w:val="20"/>
                <w:szCs w:val="20"/>
                <w:lang w:val="en-IE"/>
              </w:rPr>
              <w:t xml:space="preserve"> (TJ4S-1213-Sy15)</w:t>
            </w:r>
          </w:p>
        </w:tc>
      </w:tr>
      <w:tr w:rsidR="00C017BA" w:rsidRPr="000F1D04" w14:paraId="27FF7947" w14:textId="77777777" w:rsidTr="001045BE">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299C1BC" w14:textId="520DB242" w:rsidR="004C0657" w:rsidRPr="000F1D04" w:rsidRDefault="00AB2163" w:rsidP="00221579">
            <w:pPr>
              <w:spacing w:after="0" w:line="288" w:lineRule="auto"/>
              <w:jc w:val="center"/>
              <w:textAlignment w:val="baseline"/>
              <w:rPr>
                <w:rFonts w:ascii="Arial" w:eastAsia="Times New Roman" w:hAnsi="Arial" w:cs="Arial"/>
                <w:sz w:val="20"/>
                <w:szCs w:val="20"/>
              </w:rPr>
            </w:pPr>
            <w:r w:rsidRPr="000F1D04">
              <w:rPr>
                <w:rFonts w:ascii="Arial" w:hAnsi="Arial" w:cs="Arial"/>
                <w:sz w:val="20"/>
                <w:szCs w:val="20"/>
                <w:lang w:val="en-IE"/>
              </w:rPr>
              <w:t>7</w:t>
            </w:r>
          </w:p>
        </w:tc>
        <w:tc>
          <w:tcPr>
            <w:tcW w:w="106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808211D" w14:textId="77777777" w:rsidR="004C0657" w:rsidRPr="000F1D04" w:rsidRDefault="004C0657" w:rsidP="00221579">
            <w:pPr>
              <w:spacing w:after="0" w:line="288" w:lineRule="auto"/>
              <w:jc w:val="center"/>
              <w:textAlignment w:val="baseline"/>
              <w:rPr>
                <w:rFonts w:ascii="Arial" w:hAnsi="Arial" w:cs="Arial"/>
                <w:sz w:val="20"/>
                <w:szCs w:val="20"/>
              </w:rPr>
            </w:pPr>
            <w:proofErr w:type="spellStart"/>
            <w:r w:rsidRPr="000F1D04">
              <w:rPr>
                <w:rFonts w:ascii="Arial" w:hAnsi="Arial" w:cs="Arial"/>
                <w:sz w:val="20"/>
                <w:szCs w:val="20"/>
              </w:rPr>
              <w:t>Fmoc</w:t>
            </w:r>
            <w:proofErr w:type="spellEnd"/>
            <w:r w:rsidRPr="000F1D04">
              <w:rPr>
                <w:rFonts w:ascii="Arial" w:hAnsi="Arial" w:cs="Arial"/>
                <w:sz w:val="20"/>
                <w:szCs w:val="20"/>
              </w:rPr>
              <w:t xml:space="preserve"> </w:t>
            </w:r>
            <w:proofErr w:type="spellStart"/>
            <w:r w:rsidRPr="000F1D04">
              <w:rPr>
                <w:rFonts w:ascii="Arial" w:hAnsi="Arial" w:cs="Arial"/>
                <w:sz w:val="20"/>
                <w:szCs w:val="20"/>
              </w:rPr>
              <w:t>Deprotection</w:t>
            </w:r>
            <w:proofErr w:type="spellEnd"/>
          </w:p>
          <w:p w14:paraId="3FAA4574" w14:textId="699C23E1" w:rsidR="004C0657" w:rsidRPr="000F1D04" w:rsidRDefault="004C0657" w:rsidP="00221579">
            <w:pPr>
              <w:spacing w:after="0" w:line="288" w:lineRule="auto"/>
              <w:jc w:val="center"/>
              <w:textAlignment w:val="baseline"/>
              <w:rPr>
                <w:rFonts w:ascii="Arial" w:hAnsi="Arial" w:cs="Arial"/>
                <w:sz w:val="20"/>
                <w:szCs w:val="20"/>
              </w:rPr>
            </w:pPr>
            <w:r w:rsidRPr="000F1D04">
              <w:rPr>
                <w:rFonts w:ascii="Arial" w:hAnsi="Arial" w:cs="Arial"/>
                <w:sz w:val="20"/>
                <w:szCs w:val="20"/>
              </w:rPr>
              <w:t>（</w:t>
            </w:r>
            <w:r w:rsidRPr="000F1D04">
              <w:rPr>
                <w:rFonts w:ascii="Arial" w:hAnsi="Arial" w:cs="Arial"/>
                <w:sz w:val="20"/>
                <w:szCs w:val="20"/>
              </w:rPr>
              <w:t>Phe23</w:t>
            </w:r>
            <w:r w:rsidR="00087186" w:rsidRPr="000F1D04">
              <w:rPr>
                <w:rFonts w:ascii="Arial" w:hAnsi="Arial" w:cs="Arial"/>
                <w:sz w:val="20"/>
                <w:szCs w:val="20"/>
              </w:rPr>
              <w:t>-</w:t>
            </w:r>
            <w:bookmarkStart w:id="70" w:name="OLE_LINK1"/>
            <w:bookmarkStart w:id="71" w:name="OLE_LINK2"/>
            <w:r w:rsidR="00087186" w:rsidRPr="000F1D04">
              <w:rPr>
                <w:rFonts w:ascii="Arial" w:hAnsi="Arial" w:cs="Arial"/>
                <w:sz w:val="20"/>
                <w:szCs w:val="20"/>
              </w:rPr>
              <w:t xml:space="preserve"> Orn11</w:t>
            </w:r>
            <w:bookmarkEnd w:id="70"/>
            <w:bookmarkEnd w:id="71"/>
            <w:r w:rsidR="00CC2B71" w:rsidRPr="000F1D04">
              <w:rPr>
                <w:rFonts w:ascii="Arial" w:hAnsi="Arial" w:cs="Arial"/>
                <w:sz w:val="20"/>
                <w:szCs w:val="20"/>
              </w:rPr>
              <w:t xml:space="preserve"> expect Asn21 </w:t>
            </w:r>
            <w:r w:rsidR="006E4E63" w:rsidRPr="000F1D04">
              <w:rPr>
                <w:rFonts w:ascii="Arial" w:hAnsi="Arial" w:cs="Arial"/>
                <w:sz w:val="20"/>
                <w:szCs w:val="20"/>
              </w:rPr>
              <w:t>and Leu12</w:t>
            </w:r>
            <w:r w:rsidRPr="000F1D04">
              <w:rPr>
                <w:rFonts w:ascii="Arial" w:hAnsi="Arial" w:cs="Arial"/>
                <w:sz w:val="20"/>
                <w:szCs w:val="20"/>
              </w:rPr>
              <w:t>）</w:t>
            </w:r>
          </w:p>
        </w:tc>
        <w:tc>
          <w:tcPr>
            <w:tcW w:w="213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331B9F7" w14:textId="77777777" w:rsidR="004C0657" w:rsidRPr="000F1D04" w:rsidRDefault="004C0657" w:rsidP="00221579">
            <w:pPr>
              <w:spacing w:after="0" w:line="288" w:lineRule="auto"/>
              <w:rPr>
                <w:rFonts w:ascii="Arial" w:hAnsi="Arial" w:cs="Arial"/>
                <w:sz w:val="20"/>
                <w:szCs w:val="20"/>
              </w:rPr>
            </w:pPr>
            <w:r w:rsidRPr="000F1D04">
              <w:rPr>
                <w:rFonts w:ascii="Arial" w:hAnsi="Arial" w:cs="Arial"/>
                <w:sz w:val="20"/>
                <w:szCs w:val="20"/>
              </w:rPr>
              <w:t xml:space="preserve">1. </w:t>
            </w:r>
            <w:proofErr w:type="spellStart"/>
            <w:r w:rsidRPr="000F1D04">
              <w:rPr>
                <w:rFonts w:ascii="Arial" w:hAnsi="Arial" w:cs="Arial"/>
                <w:sz w:val="20"/>
                <w:szCs w:val="20"/>
              </w:rPr>
              <w:t>Deprotection</w:t>
            </w:r>
            <w:proofErr w:type="spellEnd"/>
            <w:r w:rsidRPr="000F1D04">
              <w:rPr>
                <w:rFonts w:ascii="Arial" w:hAnsi="Arial" w:cs="Arial"/>
                <w:sz w:val="20"/>
                <w:szCs w:val="20"/>
              </w:rPr>
              <w:t xml:space="preserve"> with 20% </w:t>
            </w:r>
            <w:proofErr w:type="spellStart"/>
            <w:r w:rsidRPr="000F1D04">
              <w:rPr>
                <w:rFonts w:ascii="Arial" w:hAnsi="Arial" w:cs="Arial"/>
                <w:sz w:val="20"/>
                <w:szCs w:val="20"/>
              </w:rPr>
              <w:t>piperidine</w:t>
            </w:r>
            <w:proofErr w:type="spellEnd"/>
            <w:r w:rsidRPr="000F1D04">
              <w:rPr>
                <w:rFonts w:ascii="Arial" w:hAnsi="Arial" w:cs="Arial"/>
                <w:sz w:val="20"/>
                <w:szCs w:val="20"/>
              </w:rPr>
              <w:t>/DMF solution.</w:t>
            </w:r>
          </w:p>
          <w:p w14:paraId="02374C29" w14:textId="41925131" w:rsidR="004C0657" w:rsidRPr="000F1D04" w:rsidRDefault="004C0657" w:rsidP="00221579">
            <w:pPr>
              <w:spacing w:after="0" w:line="288" w:lineRule="auto"/>
              <w:textAlignment w:val="baseline"/>
              <w:rPr>
                <w:rFonts w:ascii="Arial" w:hAnsi="Arial" w:cs="Arial"/>
                <w:sz w:val="20"/>
                <w:szCs w:val="20"/>
              </w:rPr>
            </w:pPr>
            <w:r w:rsidRPr="000F1D04">
              <w:rPr>
                <w:rFonts w:ascii="Arial" w:hAnsi="Arial" w:cs="Arial"/>
                <w:sz w:val="20"/>
                <w:szCs w:val="20"/>
              </w:rPr>
              <w:t xml:space="preserve">2. Wash resin with </w:t>
            </w:r>
            <w:proofErr w:type="spellStart"/>
            <w:r w:rsidRPr="000F1D04">
              <w:rPr>
                <w:rFonts w:ascii="Arial" w:hAnsi="Arial" w:cs="Arial"/>
                <w:sz w:val="20"/>
                <w:szCs w:val="20"/>
              </w:rPr>
              <w:t>IPAc</w:t>
            </w:r>
            <w:proofErr w:type="spellEnd"/>
            <w:r w:rsidRPr="000F1D04">
              <w:rPr>
                <w:rFonts w:ascii="Arial" w:hAnsi="Arial" w:cs="Arial"/>
                <w:sz w:val="20"/>
                <w:szCs w:val="20"/>
              </w:rPr>
              <w:t xml:space="preserve"> and DMF.</w:t>
            </w:r>
          </w:p>
        </w:tc>
        <w:tc>
          <w:tcPr>
            <w:tcW w:w="127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716C48" w14:textId="49D4EB01" w:rsidR="004C0657" w:rsidRPr="000F1D04" w:rsidRDefault="00F04B73" w:rsidP="00221579">
            <w:pPr>
              <w:spacing w:after="0" w:line="288" w:lineRule="auto"/>
              <w:jc w:val="center"/>
              <w:textAlignment w:val="baseline"/>
              <w:rPr>
                <w:rFonts w:ascii="Arial" w:eastAsia="Times New Roman" w:hAnsi="Arial" w:cs="Arial"/>
                <w:sz w:val="20"/>
                <w:szCs w:val="20"/>
              </w:rPr>
            </w:pPr>
            <w:r w:rsidRPr="000F1D04">
              <w:rPr>
                <w:rFonts w:ascii="Arial" w:eastAsia="Times New Roman" w:hAnsi="Arial" w:cs="Arial"/>
                <w:bCs/>
                <w:sz w:val="20"/>
                <w:szCs w:val="20"/>
                <w:lang w:val="en-IE"/>
              </w:rPr>
              <w:t>Peptide Solid Phase Synthesizer</w:t>
            </w:r>
            <w:r w:rsidR="004C0657" w:rsidRPr="000F1D04">
              <w:rPr>
                <w:rFonts w:ascii="Arial" w:eastAsia="Times New Roman" w:hAnsi="Arial" w:cs="Arial"/>
                <w:sz w:val="20"/>
                <w:szCs w:val="20"/>
                <w:lang w:val="en-IE"/>
              </w:rPr>
              <w:t xml:space="preserve"> (TJ4S-1213-Sy15)</w:t>
            </w:r>
          </w:p>
        </w:tc>
      </w:tr>
      <w:tr w:rsidR="00C017BA" w:rsidRPr="000F1D04" w14:paraId="55F4C238" w14:textId="77777777" w:rsidTr="00C017BA">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12157D0" w14:textId="0C5265F6" w:rsidR="000A7CEE" w:rsidRPr="000F1D04" w:rsidDel="00155D3B" w:rsidRDefault="000A7CEE" w:rsidP="00221579">
            <w:pPr>
              <w:spacing w:after="0" w:line="288" w:lineRule="auto"/>
              <w:jc w:val="center"/>
              <w:textAlignment w:val="baseline"/>
              <w:rPr>
                <w:rFonts w:ascii="Arial" w:hAnsi="Arial" w:cs="Arial"/>
                <w:sz w:val="20"/>
                <w:szCs w:val="20"/>
                <w:lang w:val="en-IE"/>
              </w:rPr>
            </w:pPr>
            <w:r w:rsidRPr="000F1D04">
              <w:rPr>
                <w:rFonts w:ascii="Arial" w:hAnsi="Arial" w:cs="Arial"/>
                <w:sz w:val="20"/>
                <w:szCs w:val="20"/>
                <w:lang w:val="en-IE"/>
              </w:rPr>
              <w:t>8</w:t>
            </w:r>
          </w:p>
        </w:tc>
        <w:tc>
          <w:tcPr>
            <w:tcW w:w="106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1385B93" w14:textId="77777777" w:rsidR="000A7CEE" w:rsidRPr="000F1D04" w:rsidRDefault="000A7CEE" w:rsidP="00221579">
            <w:pPr>
              <w:spacing w:after="0" w:line="288" w:lineRule="auto"/>
              <w:jc w:val="center"/>
              <w:textAlignment w:val="baseline"/>
              <w:rPr>
                <w:rFonts w:ascii="Arial" w:hAnsi="Arial" w:cs="Arial"/>
                <w:sz w:val="20"/>
                <w:szCs w:val="20"/>
              </w:rPr>
            </w:pPr>
            <w:proofErr w:type="spellStart"/>
            <w:r w:rsidRPr="000F1D04">
              <w:rPr>
                <w:rFonts w:ascii="Arial" w:hAnsi="Arial" w:cs="Arial"/>
                <w:sz w:val="20"/>
                <w:szCs w:val="20"/>
              </w:rPr>
              <w:t>Fmoc</w:t>
            </w:r>
            <w:proofErr w:type="spellEnd"/>
            <w:r w:rsidRPr="000F1D04">
              <w:rPr>
                <w:rFonts w:ascii="Arial" w:hAnsi="Arial" w:cs="Arial"/>
                <w:sz w:val="20"/>
                <w:szCs w:val="20"/>
              </w:rPr>
              <w:t xml:space="preserve"> </w:t>
            </w:r>
            <w:proofErr w:type="spellStart"/>
            <w:r w:rsidRPr="000F1D04">
              <w:rPr>
                <w:rFonts w:ascii="Arial" w:hAnsi="Arial" w:cs="Arial"/>
                <w:sz w:val="20"/>
                <w:szCs w:val="20"/>
              </w:rPr>
              <w:t>Deprotection</w:t>
            </w:r>
            <w:proofErr w:type="spellEnd"/>
          </w:p>
          <w:p w14:paraId="3732B0E3" w14:textId="3ABE46F2" w:rsidR="000A7CEE" w:rsidRPr="000F1D04" w:rsidRDefault="000A7CEE" w:rsidP="00221579">
            <w:pPr>
              <w:spacing w:after="0" w:line="288" w:lineRule="auto"/>
              <w:jc w:val="center"/>
              <w:textAlignment w:val="baseline"/>
              <w:rPr>
                <w:rFonts w:ascii="Arial" w:eastAsia="Times New Roman" w:hAnsi="Arial" w:cs="Arial"/>
                <w:sz w:val="20"/>
                <w:szCs w:val="20"/>
                <w:lang w:val="en-IE"/>
              </w:rPr>
            </w:pPr>
            <w:r w:rsidRPr="000F1D04">
              <w:rPr>
                <w:rFonts w:ascii="Arial" w:hAnsi="Arial" w:cs="Arial"/>
                <w:sz w:val="20"/>
                <w:szCs w:val="20"/>
              </w:rPr>
              <w:t>（</w:t>
            </w:r>
            <w:r w:rsidRPr="000F1D04">
              <w:rPr>
                <w:rFonts w:ascii="Arial" w:hAnsi="Arial" w:cs="Arial"/>
                <w:sz w:val="20"/>
                <w:szCs w:val="20"/>
              </w:rPr>
              <w:t xml:space="preserve">Asn21 </w:t>
            </w:r>
            <w:r w:rsidRPr="000F1D04">
              <w:rPr>
                <w:rFonts w:ascii="Arial" w:hAnsi="Arial" w:cs="Arial"/>
                <w:sz w:val="20"/>
                <w:szCs w:val="20"/>
              </w:rPr>
              <w:t>）</w:t>
            </w:r>
          </w:p>
        </w:tc>
        <w:tc>
          <w:tcPr>
            <w:tcW w:w="213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AB45B2F" w14:textId="77777777" w:rsidR="000A7CEE" w:rsidRPr="000F1D04" w:rsidRDefault="000A7CEE" w:rsidP="00221579">
            <w:pPr>
              <w:spacing w:after="0" w:line="288" w:lineRule="auto"/>
              <w:rPr>
                <w:rFonts w:ascii="Arial" w:hAnsi="Arial" w:cs="Arial"/>
                <w:sz w:val="20"/>
                <w:szCs w:val="20"/>
              </w:rPr>
            </w:pPr>
            <w:r w:rsidRPr="000F1D04">
              <w:rPr>
                <w:rFonts w:ascii="Arial" w:hAnsi="Arial" w:cs="Arial"/>
                <w:sz w:val="20"/>
                <w:szCs w:val="20"/>
              </w:rPr>
              <w:t xml:space="preserve">1. </w:t>
            </w:r>
            <w:proofErr w:type="spellStart"/>
            <w:r w:rsidRPr="000F1D04">
              <w:rPr>
                <w:rFonts w:ascii="Arial" w:hAnsi="Arial" w:cs="Arial"/>
                <w:sz w:val="20"/>
                <w:szCs w:val="20"/>
              </w:rPr>
              <w:t>Deprotection</w:t>
            </w:r>
            <w:proofErr w:type="spellEnd"/>
            <w:r w:rsidRPr="000F1D04">
              <w:rPr>
                <w:rFonts w:ascii="Arial" w:hAnsi="Arial" w:cs="Arial"/>
                <w:sz w:val="20"/>
                <w:szCs w:val="20"/>
              </w:rPr>
              <w:t xml:space="preserve"> with 20% </w:t>
            </w:r>
            <w:proofErr w:type="spellStart"/>
            <w:r w:rsidRPr="000F1D04">
              <w:rPr>
                <w:rFonts w:ascii="Arial" w:hAnsi="Arial" w:cs="Arial"/>
                <w:sz w:val="20"/>
                <w:szCs w:val="20"/>
              </w:rPr>
              <w:t>piperidine</w:t>
            </w:r>
            <w:proofErr w:type="spellEnd"/>
            <w:r w:rsidRPr="000F1D04">
              <w:rPr>
                <w:rFonts w:ascii="Arial" w:hAnsi="Arial" w:cs="Arial"/>
                <w:sz w:val="20"/>
                <w:szCs w:val="20"/>
              </w:rPr>
              <w:t>/DMF solution.</w:t>
            </w:r>
          </w:p>
          <w:p w14:paraId="193F1A38" w14:textId="2DB7627B" w:rsidR="000A7CEE" w:rsidRPr="000F1D04" w:rsidRDefault="003B722D" w:rsidP="00221579">
            <w:pPr>
              <w:spacing w:after="0" w:line="288" w:lineRule="auto"/>
              <w:rPr>
                <w:rFonts w:ascii="Arial" w:hAnsi="Arial" w:cs="Arial"/>
                <w:sz w:val="20"/>
                <w:szCs w:val="20"/>
              </w:rPr>
            </w:pPr>
            <w:r w:rsidRPr="000F1D04">
              <w:rPr>
                <w:rFonts w:ascii="Arial" w:hAnsi="Arial" w:cs="Arial"/>
                <w:sz w:val="20"/>
                <w:szCs w:val="20"/>
              </w:rPr>
              <w:t>2</w:t>
            </w:r>
            <w:r w:rsidR="000A7CEE" w:rsidRPr="000F1D04">
              <w:rPr>
                <w:rFonts w:ascii="Arial" w:hAnsi="Arial" w:cs="Arial"/>
                <w:sz w:val="20"/>
                <w:szCs w:val="20"/>
              </w:rPr>
              <w:t xml:space="preserve">. </w:t>
            </w:r>
            <w:proofErr w:type="spellStart"/>
            <w:r w:rsidR="000A7CEE" w:rsidRPr="000F1D04">
              <w:rPr>
                <w:rFonts w:ascii="Arial" w:hAnsi="Arial" w:cs="Arial"/>
                <w:sz w:val="20"/>
                <w:szCs w:val="20"/>
              </w:rPr>
              <w:t>Deprotection</w:t>
            </w:r>
            <w:proofErr w:type="spellEnd"/>
            <w:r w:rsidR="000A7CEE" w:rsidRPr="000F1D04">
              <w:rPr>
                <w:rFonts w:ascii="Arial" w:hAnsi="Arial" w:cs="Arial"/>
                <w:sz w:val="20"/>
                <w:szCs w:val="20"/>
              </w:rPr>
              <w:t xml:space="preserve"> with 20% </w:t>
            </w:r>
            <w:proofErr w:type="spellStart"/>
            <w:r w:rsidR="000A7CEE" w:rsidRPr="000F1D04">
              <w:rPr>
                <w:rFonts w:ascii="Arial" w:hAnsi="Arial" w:cs="Arial"/>
                <w:sz w:val="20"/>
                <w:szCs w:val="20"/>
              </w:rPr>
              <w:t>piperidine</w:t>
            </w:r>
            <w:proofErr w:type="spellEnd"/>
            <w:r w:rsidR="000A7CEE" w:rsidRPr="000F1D04">
              <w:rPr>
                <w:rFonts w:ascii="Arial" w:hAnsi="Arial" w:cs="Arial"/>
                <w:sz w:val="20"/>
                <w:szCs w:val="20"/>
              </w:rPr>
              <w:t>/DMF solution.</w:t>
            </w:r>
          </w:p>
          <w:p w14:paraId="2EB8C4A4" w14:textId="2082E998" w:rsidR="000A7CEE" w:rsidRPr="000F1D04" w:rsidDel="004C0657" w:rsidRDefault="003B722D" w:rsidP="00221579">
            <w:pPr>
              <w:spacing w:after="0" w:line="288" w:lineRule="auto"/>
              <w:rPr>
                <w:rFonts w:ascii="Arial" w:eastAsia="Times New Roman" w:hAnsi="Arial" w:cs="Arial"/>
                <w:sz w:val="20"/>
                <w:szCs w:val="20"/>
                <w:lang w:val="en-IE"/>
              </w:rPr>
            </w:pPr>
            <w:r w:rsidRPr="000F1D04">
              <w:rPr>
                <w:rFonts w:ascii="Arial" w:hAnsi="Arial" w:cs="Arial"/>
                <w:sz w:val="20"/>
                <w:szCs w:val="20"/>
              </w:rPr>
              <w:t>3</w:t>
            </w:r>
            <w:r w:rsidR="000A7CEE" w:rsidRPr="000F1D04">
              <w:rPr>
                <w:rFonts w:ascii="Arial" w:hAnsi="Arial" w:cs="Arial"/>
                <w:sz w:val="20"/>
                <w:szCs w:val="20"/>
              </w:rPr>
              <w:t xml:space="preserve">. Wash resin with </w:t>
            </w:r>
            <w:proofErr w:type="spellStart"/>
            <w:r w:rsidR="000A7CEE" w:rsidRPr="000F1D04">
              <w:rPr>
                <w:rFonts w:ascii="Arial" w:hAnsi="Arial" w:cs="Arial"/>
                <w:sz w:val="20"/>
                <w:szCs w:val="20"/>
              </w:rPr>
              <w:t>IPAc</w:t>
            </w:r>
            <w:proofErr w:type="spellEnd"/>
            <w:r w:rsidR="000A7CEE" w:rsidRPr="000F1D04">
              <w:rPr>
                <w:rFonts w:ascii="Arial" w:hAnsi="Arial" w:cs="Arial"/>
                <w:sz w:val="20"/>
                <w:szCs w:val="20"/>
              </w:rPr>
              <w:t xml:space="preserve"> and DMF.</w:t>
            </w:r>
          </w:p>
        </w:tc>
        <w:tc>
          <w:tcPr>
            <w:tcW w:w="1278"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08D32E0" w14:textId="787BB0EE" w:rsidR="000A7CEE" w:rsidRPr="000F1D04" w:rsidRDefault="00F04B73"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bCs/>
                <w:sz w:val="20"/>
                <w:szCs w:val="20"/>
                <w:lang w:val="en-IE"/>
              </w:rPr>
              <w:t>Peptide Solid Phase Synthesizer</w:t>
            </w:r>
            <w:r w:rsidRPr="000F1D04">
              <w:rPr>
                <w:rFonts w:ascii="Arial" w:eastAsia="Times New Roman" w:hAnsi="Arial" w:cs="Arial"/>
                <w:sz w:val="20"/>
                <w:szCs w:val="20"/>
                <w:lang w:val="en-IE"/>
              </w:rPr>
              <w:t xml:space="preserve"> </w:t>
            </w:r>
            <w:r w:rsidR="000A7CEE" w:rsidRPr="000F1D04">
              <w:rPr>
                <w:rFonts w:ascii="Arial" w:eastAsia="Times New Roman" w:hAnsi="Arial" w:cs="Arial"/>
                <w:sz w:val="20"/>
                <w:szCs w:val="20"/>
                <w:lang w:val="en-IE"/>
              </w:rPr>
              <w:t>(TJ4S-1213-Sy15),</w:t>
            </w:r>
          </w:p>
          <w:p w14:paraId="015C88B2" w14:textId="74C4A3A2" w:rsidR="000A7CEE" w:rsidRPr="000F1D04" w:rsidRDefault="000A7CEE" w:rsidP="00221579">
            <w:pPr>
              <w:spacing w:after="0" w:line="288" w:lineRule="auto"/>
              <w:jc w:val="center"/>
              <w:textAlignment w:val="baseline"/>
              <w:rPr>
                <w:rFonts w:ascii="Arial" w:eastAsia="Times New Roman" w:hAnsi="Arial" w:cs="Arial"/>
                <w:sz w:val="20"/>
                <w:szCs w:val="20"/>
                <w:lang w:val="en-IE"/>
              </w:rPr>
            </w:pPr>
            <w:proofErr w:type="spellStart"/>
            <w:r w:rsidRPr="000F1D04">
              <w:rPr>
                <w:rFonts w:ascii="Arial" w:eastAsia="Times New Roman" w:hAnsi="Arial" w:cs="Arial"/>
                <w:sz w:val="20"/>
                <w:szCs w:val="20"/>
                <w:lang w:val="en-IE"/>
              </w:rPr>
              <w:t>Deprotection</w:t>
            </w:r>
            <w:proofErr w:type="spellEnd"/>
            <w:r w:rsidRPr="000F1D04">
              <w:rPr>
                <w:rFonts w:ascii="Arial" w:eastAsia="Times New Roman" w:hAnsi="Arial" w:cs="Arial"/>
                <w:sz w:val="20"/>
                <w:szCs w:val="20"/>
                <w:lang w:val="en-IE"/>
              </w:rPr>
              <w:t xml:space="preserve"> tank</w:t>
            </w:r>
            <w:r w:rsidR="00093231" w:rsidRPr="000F1D04">
              <w:rPr>
                <w:rFonts w:ascii="Arial" w:eastAsia="Times New Roman" w:hAnsi="Arial" w:cs="Arial"/>
                <w:sz w:val="20"/>
                <w:szCs w:val="20"/>
                <w:lang w:val="en-IE"/>
              </w:rPr>
              <w:t xml:space="preserve"> </w:t>
            </w:r>
            <w:r w:rsidRPr="000F1D04">
              <w:rPr>
                <w:rFonts w:ascii="Arial" w:eastAsia="Times New Roman" w:hAnsi="Arial" w:cs="Arial"/>
                <w:sz w:val="20"/>
                <w:szCs w:val="20"/>
                <w:lang w:val="en-IE"/>
              </w:rPr>
              <w:t>(TJ4S-1213-SPS01-AT01&amp;TJ4S-1213-SPS01-AT02)</w:t>
            </w:r>
          </w:p>
        </w:tc>
      </w:tr>
      <w:tr w:rsidR="00C017BA" w:rsidRPr="000F1D04" w14:paraId="7B66CAAB" w14:textId="77777777" w:rsidTr="00C017BA">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7351939" w14:textId="1FB51087" w:rsidR="005945A2" w:rsidRPr="000F1D04" w:rsidDel="00155D3B" w:rsidRDefault="005945A2" w:rsidP="00221579">
            <w:pPr>
              <w:spacing w:after="0" w:line="288" w:lineRule="auto"/>
              <w:jc w:val="center"/>
              <w:textAlignment w:val="baseline"/>
              <w:rPr>
                <w:rFonts w:ascii="Arial" w:hAnsi="Arial" w:cs="Arial"/>
                <w:sz w:val="20"/>
                <w:szCs w:val="20"/>
                <w:lang w:val="en-IE"/>
              </w:rPr>
            </w:pPr>
            <w:r w:rsidRPr="000F1D04">
              <w:rPr>
                <w:rFonts w:ascii="Arial" w:hAnsi="Arial" w:cs="Arial"/>
                <w:sz w:val="20"/>
                <w:szCs w:val="20"/>
                <w:lang w:val="en-IE"/>
              </w:rPr>
              <w:lastRenderedPageBreak/>
              <w:t>9</w:t>
            </w:r>
          </w:p>
        </w:tc>
        <w:tc>
          <w:tcPr>
            <w:tcW w:w="106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7B07E99" w14:textId="77777777" w:rsidR="00344C44" w:rsidRPr="000F1D04" w:rsidRDefault="00344C44" w:rsidP="00221579">
            <w:pPr>
              <w:spacing w:after="0" w:line="288" w:lineRule="auto"/>
              <w:jc w:val="center"/>
              <w:textAlignment w:val="baseline"/>
              <w:rPr>
                <w:rFonts w:ascii="Arial" w:hAnsi="Arial" w:cs="Arial"/>
                <w:sz w:val="20"/>
                <w:szCs w:val="20"/>
              </w:rPr>
            </w:pPr>
            <w:proofErr w:type="spellStart"/>
            <w:r w:rsidRPr="000F1D04">
              <w:rPr>
                <w:rFonts w:ascii="Arial" w:hAnsi="Arial" w:cs="Arial"/>
                <w:sz w:val="20"/>
                <w:szCs w:val="20"/>
              </w:rPr>
              <w:t>Fmoc</w:t>
            </w:r>
            <w:proofErr w:type="spellEnd"/>
            <w:r w:rsidRPr="000F1D04">
              <w:rPr>
                <w:rFonts w:ascii="Arial" w:hAnsi="Arial" w:cs="Arial"/>
                <w:sz w:val="20"/>
                <w:szCs w:val="20"/>
              </w:rPr>
              <w:t xml:space="preserve"> </w:t>
            </w:r>
            <w:proofErr w:type="spellStart"/>
            <w:r w:rsidRPr="000F1D04">
              <w:rPr>
                <w:rFonts w:ascii="Arial" w:hAnsi="Arial" w:cs="Arial"/>
                <w:sz w:val="20"/>
                <w:szCs w:val="20"/>
              </w:rPr>
              <w:t>Deprotection</w:t>
            </w:r>
            <w:proofErr w:type="spellEnd"/>
          </w:p>
          <w:p w14:paraId="0B156791" w14:textId="7786BA00" w:rsidR="005945A2" w:rsidRPr="000F1D04" w:rsidRDefault="00344C44" w:rsidP="00221579">
            <w:pPr>
              <w:spacing w:after="0" w:line="288" w:lineRule="auto"/>
              <w:jc w:val="center"/>
              <w:textAlignment w:val="baseline"/>
              <w:rPr>
                <w:rFonts w:ascii="Arial" w:hAnsi="Arial" w:cs="Arial"/>
                <w:sz w:val="20"/>
                <w:szCs w:val="20"/>
                <w:lang w:val="en-IE"/>
              </w:rPr>
            </w:pPr>
            <w:r w:rsidRPr="000F1D04">
              <w:rPr>
                <w:rFonts w:ascii="Arial" w:hAnsi="Arial" w:cs="Arial"/>
                <w:sz w:val="20"/>
                <w:szCs w:val="20"/>
              </w:rPr>
              <w:t>（</w:t>
            </w:r>
            <w:r w:rsidRPr="000F1D04">
              <w:rPr>
                <w:rFonts w:ascii="Arial" w:hAnsi="Arial" w:cs="Arial"/>
                <w:sz w:val="20"/>
                <w:szCs w:val="20"/>
              </w:rPr>
              <w:t xml:space="preserve">Leu12 </w:t>
            </w:r>
            <w:r w:rsidRPr="000F1D04">
              <w:rPr>
                <w:rFonts w:ascii="Arial" w:hAnsi="Arial" w:cs="Arial"/>
                <w:sz w:val="20"/>
                <w:szCs w:val="20"/>
              </w:rPr>
              <w:t>）</w:t>
            </w:r>
          </w:p>
        </w:tc>
        <w:tc>
          <w:tcPr>
            <w:tcW w:w="213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2344F64" w14:textId="77777777" w:rsidR="00344C44" w:rsidRPr="000F1D04" w:rsidRDefault="00344C44" w:rsidP="00221579">
            <w:pPr>
              <w:spacing w:after="0" w:line="288" w:lineRule="auto"/>
              <w:rPr>
                <w:rFonts w:ascii="Arial" w:hAnsi="Arial" w:cs="Arial"/>
                <w:sz w:val="20"/>
                <w:szCs w:val="20"/>
              </w:rPr>
            </w:pPr>
            <w:r w:rsidRPr="000F1D04">
              <w:rPr>
                <w:rFonts w:ascii="Arial" w:hAnsi="Arial" w:cs="Arial"/>
                <w:sz w:val="20"/>
                <w:szCs w:val="20"/>
              </w:rPr>
              <w:t xml:space="preserve">1. </w:t>
            </w:r>
            <w:proofErr w:type="spellStart"/>
            <w:r w:rsidRPr="000F1D04">
              <w:rPr>
                <w:rFonts w:ascii="Arial" w:hAnsi="Arial" w:cs="Arial"/>
                <w:sz w:val="20"/>
                <w:szCs w:val="20"/>
              </w:rPr>
              <w:t>Deprotection</w:t>
            </w:r>
            <w:proofErr w:type="spellEnd"/>
            <w:r w:rsidRPr="000F1D04">
              <w:rPr>
                <w:rFonts w:ascii="Arial" w:hAnsi="Arial" w:cs="Arial"/>
                <w:sz w:val="20"/>
                <w:szCs w:val="20"/>
              </w:rPr>
              <w:t xml:space="preserve"> with 20% </w:t>
            </w:r>
            <w:proofErr w:type="spellStart"/>
            <w:r w:rsidRPr="000F1D04">
              <w:rPr>
                <w:rFonts w:ascii="Arial" w:hAnsi="Arial" w:cs="Arial"/>
                <w:sz w:val="20"/>
                <w:szCs w:val="20"/>
              </w:rPr>
              <w:t>piperidine</w:t>
            </w:r>
            <w:proofErr w:type="spellEnd"/>
            <w:r w:rsidRPr="000F1D04">
              <w:rPr>
                <w:rFonts w:ascii="Arial" w:hAnsi="Arial" w:cs="Arial"/>
                <w:sz w:val="20"/>
                <w:szCs w:val="20"/>
              </w:rPr>
              <w:t>/DMF solution.</w:t>
            </w:r>
          </w:p>
          <w:p w14:paraId="5A396E40" w14:textId="0ACC935C" w:rsidR="005945A2" w:rsidRPr="000F1D04" w:rsidRDefault="00344C44" w:rsidP="00221579">
            <w:pPr>
              <w:spacing w:after="0" w:line="288" w:lineRule="auto"/>
              <w:rPr>
                <w:rFonts w:ascii="Arial" w:hAnsi="Arial" w:cs="Arial"/>
                <w:sz w:val="20"/>
                <w:szCs w:val="20"/>
              </w:rPr>
            </w:pPr>
            <w:r w:rsidRPr="000F1D04">
              <w:rPr>
                <w:rFonts w:ascii="Arial" w:hAnsi="Arial" w:cs="Arial"/>
                <w:sz w:val="20"/>
                <w:szCs w:val="20"/>
              </w:rPr>
              <w:t xml:space="preserve">2. Wash resin with </w:t>
            </w:r>
            <w:proofErr w:type="spellStart"/>
            <w:r w:rsidRPr="000F1D04">
              <w:rPr>
                <w:rFonts w:ascii="Arial" w:hAnsi="Arial" w:cs="Arial"/>
                <w:sz w:val="20"/>
                <w:szCs w:val="20"/>
              </w:rPr>
              <w:t>IPAc</w:t>
            </w:r>
            <w:proofErr w:type="spellEnd"/>
            <w:r w:rsidRPr="000F1D04">
              <w:rPr>
                <w:rFonts w:ascii="Arial" w:hAnsi="Arial" w:cs="Arial"/>
                <w:sz w:val="20"/>
                <w:szCs w:val="20"/>
              </w:rPr>
              <w:t>.</w:t>
            </w:r>
          </w:p>
          <w:p w14:paraId="653DEDC9" w14:textId="4A566390" w:rsidR="006E4E63" w:rsidRPr="000F1D04" w:rsidRDefault="006E4E63" w:rsidP="00221579">
            <w:pPr>
              <w:spacing w:after="0" w:line="288" w:lineRule="auto"/>
              <w:rPr>
                <w:rFonts w:ascii="Arial" w:eastAsia="宋体" w:hAnsi="Arial" w:cs="Arial"/>
                <w:sz w:val="20"/>
                <w:szCs w:val="20"/>
              </w:rPr>
            </w:pPr>
            <w:r w:rsidRPr="000F1D04">
              <w:rPr>
                <w:rFonts w:ascii="Arial" w:hAnsi="Arial" w:cs="Arial"/>
                <w:sz w:val="20"/>
                <w:szCs w:val="20"/>
              </w:rPr>
              <w:t>3.</w:t>
            </w:r>
            <w:r w:rsidRPr="000F1D04">
              <w:rPr>
                <w:rFonts w:ascii="Arial" w:eastAsia="宋体" w:hAnsi="Arial" w:cs="Arial"/>
                <w:sz w:val="20"/>
                <w:szCs w:val="20"/>
              </w:rPr>
              <w:t xml:space="preserve"> </w:t>
            </w:r>
            <w:proofErr w:type="spellStart"/>
            <w:r w:rsidRPr="000F1D04">
              <w:rPr>
                <w:rFonts w:ascii="Arial" w:eastAsia="宋体" w:hAnsi="Arial" w:cs="Arial"/>
                <w:sz w:val="20"/>
                <w:szCs w:val="20"/>
              </w:rPr>
              <w:t>Chloranil</w:t>
            </w:r>
            <w:proofErr w:type="spellEnd"/>
            <w:r w:rsidRPr="000F1D04">
              <w:rPr>
                <w:rFonts w:ascii="Arial" w:eastAsia="宋体" w:hAnsi="Arial" w:cs="Arial"/>
                <w:sz w:val="20"/>
                <w:szCs w:val="20"/>
              </w:rPr>
              <w:t xml:space="preserve"> test </w:t>
            </w:r>
            <w:proofErr w:type="spellStart"/>
            <w:r w:rsidRPr="000F1D04">
              <w:rPr>
                <w:rFonts w:ascii="Arial" w:eastAsia="宋体" w:hAnsi="Arial" w:cs="Arial"/>
                <w:sz w:val="20"/>
                <w:szCs w:val="20"/>
              </w:rPr>
              <w:t>piperidine</w:t>
            </w:r>
            <w:proofErr w:type="spellEnd"/>
            <w:r w:rsidRPr="000F1D04" w:rsidDel="00F55DDE">
              <w:rPr>
                <w:rFonts w:ascii="Arial" w:eastAsia="宋体" w:hAnsi="Arial" w:cs="Arial"/>
                <w:sz w:val="20"/>
                <w:szCs w:val="20"/>
              </w:rPr>
              <w:t xml:space="preserve"> </w:t>
            </w:r>
            <w:r w:rsidRPr="000F1D04">
              <w:rPr>
                <w:rFonts w:ascii="Arial" w:eastAsia="宋体" w:hAnsi="Arial" w:cs="Arial"/>
                <w:sz w:val="20"/>
                <w:szCs w:val="20"/>
              </w:rPr>
              <w:t>NMT 500</w:t>
            </w:r>
            <w:ins w:id="72" w:author="Johan Granander" w:date="2026-10-27T18:28:00Z">
              <w:r w:rsidR="00D1761F">
                <w:rPr>
                  <w:rFonts w:ascii="Arial" w:eastAsia="宋体" w:hAnsi="Arial" w:cs="Arial"/>
                  <w:sz w:val="20"/>
                  <w:szCs w:val="20"/>
                </w:rPr>
                <w:t xml:space="preserve"> </w:t>
              </w:r>
            </w:ins>
            <w:r w:rsidRPr="000F1D04">
              <w:rPr>
                <w:rFonts w:ascii="Arial" w:eastAsia="宋体" w:hAnsi="Arial" w:cs="Arial"/>
                <w:sz w:val="20"/>
                <w:szCs w:val="20"/>
              </w:rPr>
              <w:t>ppm.</w:t>
            </w:r>
          </w:p>
          <w:p w14:paraId="4F32E092" w14:textId="42850970" w:rsidR="00344C44" w:rsidRPr="000F1D04" w:rsidDel="004C0657" w:rsidRDefault="006E4E63" w:rsidP="00221579">
            <w:pPr>
              <w:spacing w:after="0" w:line="288" w:lineRule="auto"/>
              <w:rPr>
                <w:rFonts w:ascii="Arial" w:hAnsi="Arial" w:cs="Arial"/>
                <w:sz w:val="20"/>
                <w:szCs w:val="20"/>
              </w:rPr>
            </w:pPr>
            <w:r w:rsidRPr="000F1D04">
              <w:rPr>
                <w:rFonts w:ascii="Arial" w:hAnsi="Arial" w:cs="Arial"/>
                <w:sz w:val="20"/>
                <w:szCs w:val="20"/>
              </w:rPr>
              <w:t>4.Re-swelling resin with DMF.</w:t>
            </w:r>
          </w:p>
        </w:tc>
        <w:tc>
          <w:tcPr>
            <w:tcW w:w="127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090CB5C" w14:textId="0C0F5AD4" w:rsidR="002D188A" w:rsidRPr="000F1D04" w:rsidRDefault="00F04B73"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bCs/>
                <w:sz w:val="20"/>
                <w:szCs w:val="20"/>
                <w:lang w:val="en-IE"/>
              </w:rPr>
              <w:t>Peptide Solid Phase Synthesizer</w:t>
            </w:r>
            <w:r w:rsidR="002D188A" w:rsidRPr="000F1D04">
              <w:rPr>
                <w:rFonts w:ascii="Arial" w:eastAsia="Times New Roman" w:hAnsi="Arial" w:cs="Arial"/>
                <w:sz w:val="20"/>
                <w:szCs w:val="20"/>
                <w:lang w:val="en-IE"/>
              </w:rPr>
              <w:t xml:space="preserve"> (TJ4S-1213-Sy15),</w:t>
            </w:r>
          </w:p>
          <w:p w14:paraId="6DDE1209" w14:textId="45B05475" w:rsidR="005945A2" w:rsidRPr="000F1D04" w:rsidRDefault="002D188A" w:rsidP="00221579">
            <w:pPr>
              <w:spacing w:after="0" w:line="288" w:lineRule="auto"/>
              <w:jc w:val="center"/>
              <w:textAlignment w:val="baseline"/>
              <w:rPr>
                <w:rFonts w:ascii="Arial" w:eastAsia="Times New Roman" w:hAnsi="Arial" w:cs="Arial"/>
                <w:sz w:val="20"/>
                <w:szCs w:val="20"/>
                <w:lang w:val="en-IE"/>
              </w:rPr>
            </w:pPr>
            <w:proofErr w:type="spellStart"/>
            <w:r w:rsidRPr="000F1D04">
              <w:rPr>
                <w:rFonts w:ascii="Arial" w:eastAsia="Times New Roman" w:hAnsi="Arial" w:cs="Arial"/>
                <w:sz w:val="20"/>
                <w:szCs w:val="20"/>
                <w:lang w:val="en-IE"/>
              </w:rPr>
              <w:t>Deprotection</w:t>
            </w:r>
            <w:proofErr w:type="spellEnd"/>
            <w:r w:rsidRPr="000F1D04">
              <w:rPr>
                <w:rFonts w:ascii="Arial" w:eastAsia="Times New Roman" w:hAnsi="Arial" w:cs="Arial"/>
                <w:sz w:val="20"/>
                <w:szCs w:val="20"/>
                <w:lang w:val="en-IE"/>
              </w:rPr>
              <w:t xml:space="preserve"> tank</w:t>
            </w:r>
            <w:r w:rsidR="00093231" w:rsidRPr="000F1D04">
              <w:rPr>
                <w:rFonts w:ascii="Arial" w:eastAsia="Times New Roman" w:hAnsi="Arial" w:cs="Arial"/>
                <w:sz w:val="20"/>
                <w:szCs w:val="20"/>
                <w:lang w:val="en-IE"/>
              </w:rPr>
              <w:t xml:space="preserve"> </w:t>
            </w:r>
            <w:r w:rsidRPr="000F1D04">
              <w:rPr>
                <w:rFonts w:ascii="Arial" w:eastAsia="Times New Roman" w:hAnsi="Arial" w:cs="Arial"/>
                <w:sz w:val="20"/>
                <w:szCs w:val="20"/>
                <w:lang w:val="en-IE"/>
              </w:rPr>
              <w:t>(TJ4S-1213-SPS01-AT01&amp;TJ4S-1213-SPS01-AT02)</w:t>
            </w:r>
          </w:p>
        </w:tc>
      </w:tr>
      <w:tr w:rsidR="00C017BA" w:rsidRPr="000F1D04" w14:paraId="2A205347" w14:textId="77777777" w:rsidTr="00D04D49">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086DA55D" w14:textId="08486E7E" w:rsidR="004C0657" w:rsidRPr="000F1D04" w:rsidRDefault="00872251" w:rsidP="00221579">
            <w:pPr>
              <w:spacing w:after="0" w:line="288" w:lineRule="auto"/>
              <w:jc w:val="center"/>
              <w:textAlignment w:val="baseline"/>
              <w:rPr>
                <w:rFonts w:ascii="Arial" w:eastAsia="Times New Roman" w:hAnsi="Arial" w:cs="Arial"/>
                <w:sz w:val="20"/>
                <w:szCs w:val="20"/>
              </w:rPr>
            </w:pPr>
            <w:r w:rsidRPr="000F1D04">
              <w:rPr>
                <w:rFonts w:ascii="Arial" w:hAnsi="Arial" w:cs="Arial"/>
                <w:sz w:val="20"/>
                <w:szCs w:val="20"/>
                <w:lang w:val="en-IE"/>
              </w:rPr>
              <w:t>10</w:t>
            </w:r>
          </w:p>
        </w:tc>
        <w:tc>
          <w:tcPr>
            <w:tcW w:w="106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716DA0FF" w14:textId="5DC3852E" w:rsidR="004C0657" w:rsidRPr="000F1D04" w:rsidRDefault="004C0657"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Amino Acid Activation&amp; Coupling</w:t>
            </w:r>
            <w:r w:rsidRPr="000F1D04">
              <w:rPr>
                <w:rFonts w:ascii="Arial" w:hAnsi="Arial" w:cs="Arial"/>
                <w:sz w:val="20"/>
                <w:szCs w:val="20"/>
                <w:lang w:val="en-IE"/>
              </w:rPr>
              <w:t>（</w:t>
            </w:r>
            <w:r w:rsidRPr="000F1D04">
              <w:rPr>
                <w:rFonts w:ascii="Arial" w:hAnsi="Arial" w:cs="Arial"/>
                <w:sz w:val="20"/>
                <w:szCs w:val="20"/>
              </w:rPr>
              <w:t>Phe23</w:t>
            </w:r>
            <w:r w:rsidRPr="000F1D04">
              <w:rPr>
                <w:rFonts w:ascii="Arial" w:hAnsi="Arial" w:cs="Arial"/>
                <w:sz w:val="20"/>
                <w:szCs w:val="20"/>
                <w:lang w:val="en-IE"/>
              </w:rPr>
              <w:t>）</w:t>
            </w:r>
          </w:p>
        </w:tc>
        <w:tc>
          <w:tcPr>
            <w:tcW w:w="213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00C850F8" w14:textId="12A3A0FC" w:rsidR="004C0657" w:rsidRPr="000F1D04" w:rsidRDefault="004C0657" w:rsidP="00221579">
            <w:pPr>
              <w:spacing w:after="0" w:line="288" w:lineRule="auto"/>
              <w:rPr>
                <w:rFonts w:ascii="Arial" w:hAnsi="Arial" w:cs="Arial"/>
                <w:sz w:val="20"/>
                <w:szCs w:val="20"/>
              </w:rPr>
            </w:pPr>
            <w:r w:rsidRPr="000F1D04">
              <w:rPr>
                <w:rFonts w:ascii="Arial" w:hAnsi="Arial" w:cs="Arial"/>
                <w:sz w:val="20"/>
                <w:szCs w:val="20"/>
              </w:rPr>
              <w:t xml:space="preserve">1. Charge DMF, amino acid, </w:t>
            </w:r>
            <w:proofErr w:type="spellStart"/>
            <w:r w:rsidRPr="000F1D04">
              <w:rPr>
                <w:rFonts w:ascii="Arial" w:hAnsi="Arial" w:cs="Arial"/>
                <w:sz w:val="20"/>
                <w:szCs w:val="20"/>
              </w:rPr>
              <w:t>PyBOP</w:t>
            </w:r>
            <w:proofErr w:type="spellEnd"/>
            <w:r w:rsidRPr="000F1D04">
              <w:rPr>
                <w:rFonts w:ascii="Arial" w:hAnsi="Arial" w:cs="Arial"/>
                <w:sz w:val="20"/>
                <w:szCs w:val="20"/>
              </w:rPr>
              <w:t xml:space="preserve">, </w:t>
            </w:r>
            <w:proofErr w:type="spellStart"/>
            <w:r w:rsidRPr="000F1D04">
              <w:rPr>
                <w:rFonts w:ascii="Arial" w:hAnsi="Arial" w:cs="Arial"/>
                <w:sz w:val="20"/>
                <w:szCs w:val="20"/>
              </w:rPr>
              <w:t>Oxyma</w:t>
            </w:r>
            <w:proofErr w:type="spellEnd"/>
            <w:r w:rsidRPr="000F1D04">
              <w:rPr>
                <w:rFonts w:ascii="Arial" w:hAnsi="Arial" w:cs="Arial"/>
                <w:sz w:val="20"/>
                <w:szCs w:val="20"/>
              </w:rPr>
              <w:t xml:space="preserve"> and DIPEA to activation tank for activation.</w:t>
            </w:r>
          </w:p>
          <w:p w14:paraId="1FD6FB6F" w14:textId="77777777" w:rsidR="004C0657" w:rsidRPr="000F1D04" w:rsidRDefault="004C0657" w:rsidP="00221579">
            <w:pPr>
              <w:spacing w:after="0" w:line="288" w:lineRule="auto"/>
              <w:rPr>
                <w:rFonts w:ascii="Arial" w:hAnsi="Arial" w:cs="Arial"/>
                <w:sz w:val="20"/>
                <w:szCs w:val="20"/>
              </w:rPr>
            </w:pPr>
            <w:r w:rsidRPr="000F1D04">
              <w:rPr>
                <w:rFonts w:ascii="Arial" w:hAnsi="Arial" w:cs="Arial"/>
                <w:sz w:val="20"/>
                <w:szCs w:val="20"/>
              </w:rPr>
              <w:t>2. Transfer activated solution to synthesis reactor. Perform coupling reaction.</w:t>
            </w:r>
          </w:p>
          <w:p w14:paraId="157893CA" w14:textId="1FFF36C2" w:rsidR="004C0657" w:rsidRPr="000F1D04" w:rsidRDefault="004C0657" w:rsidP="00221579">
            <w:pPr>
              <w:spacing w:after="0" w:line="288" w:lineRule="auto"/>
              <w:rPr>
                <w:rFonts w:ascii="Arial" w:hAnsi="Arial" w:cs="Arial"/>
                <w:sz w:val="20"/>
                <w:szCs w:val="20"/>
              </w:rPr>
            </w:pPr>
            <w:r w:rsidRPr="000F1D04">
              <w:rPr>
                <w:rFonts w:ascii="Arial" w:hAnsi="Arial" w:cs="Arial"/>
                <w:sz w:val="20"/>
                <w:szCs w:val="20"/>
              </w:rPr>
              <w:t xml:space="preserve">3. </w:t>
            </w:r>
            <w:proofErr w:type="spellStart"/>
            <w:r w:rsidRPr="000F1D04">
              <w:rPr>
                <w:rFonts w:ascii="Arial" w:hAnsi="Arial" w:cs="Arial"/>
                <w:sz w:val="20"/>
                <w:szCs w:val="20"/>
              </w:rPr>
              <w:t>Ninhydrin</w:t>
            </w:r>
            <w:proofErr w:type="spellEnd"/>
            <w:r w:rsidRPr="000F1D04">
              <w:rPr>
                <w:rFonts w:ascii="Arial" w:hAnsi="Arial" w:cs="Arial"/>
                <w:sz w:val="20"/>
                <w:szCs w:val="20"/>
              </w:rPr>
              <w:t xml:space="preserve"> test IPC after coupling (coupling completion confirmation — negative).</w:t>
            </w:r>
          </w:p>
          <w:p w14:paraId="596D6A98" w14:textId="77777777" w:rsidR="004C0657" w:rsidRPr="000F1D04" w:rsidRDefault="004C0657" w:rsidP="00221579">
            <w:pPr>
              <w:spacing w:after="0" w:line="288" w:lineRule="auto"/>
              <w:textAlignment w:val="baseline"/>
              <w:rPr>
                <w:rFonts w:ascii="Arial" w:hAnsi="Arial" w:cs="Arial"/>
                <w:sz w:val="20"/>
                <w:szCs w:val="20"/>
              </w:rPr>
            </w:pPr>
            <w:r w:rsidRPr="000F1D04">
              <w:rPr>
                <w:rFonts w:ascii="Arial" w:hAnsi="Arial" w:cs="Arial"/>
                <w:sz w:val="20"/>
                <w:szCs w:val="20"/>
              </w:rPr>
              <w:t>4. Post coupling wash with DMF.</w:t>
            </w:r>
          </w:p>
          <w:p w14:paraId="15C64A07" w14:textId="70FE176A" w:rsidR="0022684D" w:rsidRPr="000F1D04" w:rsidRDefault="0022684D" w:rsidP="00221579">
            <w:pPr>
              <w:spacing w:after="0" w:line="288" w:lineRule="auto"/>
              <w:textAlignment w:val="baseline"/>
              <w:rPr>
                <w:rFonts w:ascii="Arial" w:hAnsi="Arial" w:cs="Arial"/>
                <w:sz w:val="20"/>
                <w:szCs w:val="20"/>
              </w:rPr>
            </w:pPr>
            <w:r w:rsidRPr="000F1D04">
              <w:rPr>
                <w:rFonts w:ascii="Arial" w:hAnsi="Arial" w:cs="Arial"/>
                <w:sz w:val="20"/>
                <w:szCs w:val="20"/>
              </w:rPr>
              <w:t xml:space="preserve">5. Repeat </w:t>
            </w:r>
            <w:proofErr w:type="spellStart"/>
            <w:r w:rsidRPr="000F1D04">
              <w:rPr>
                <w:rFonts w:ascii="Arial" w:eastAsia="Times New Roman" w:hAnsi="Arial" w:cs="Arial"/>
                <w:sz w:val="20"/>
                <w:szCs w:val="20"/>
                <w:lang w:val="en-IE"/>
              </w:rPr>
              <w:t>Fmoc</w:t>
            </w:r>
            <w:proofErr w:type="spellEnd"/>
            <w:r w:rsidRPr="000F1D04">
              <w:rPr>
                <w:rFonts w:ascii="Arial" w:eastAsia="Times New Roman" w:hAnsi="Arial" w:cs="Arial"/>
                <w:sz w:val="20"/>
                <w:szCs w:val="20"/>
                <w:lang w:val="en-IE"/>
              </w:rPr>
              <w:t xml:space="preserve"> De</w:t>
            </w:r>
            <w:r w:rsidR="00A924B3" w:rsidRPr="000F1D04">
              <w:rPr>
                <w:rFonts w:ascii="Arial" w:eastAsia="Times New Roman" w:hAnsi="Arial" w:cs="Arial"/>
                <w:sz w:val="20"/>
                <w:szCs w:val="20"/>
                <w:lang w:val="en-IE"/>
              </w:rPr>
              <w:t>-protection C</w:t>
            </w:r>
            <w:r w:rsidRPr="000F1D04">
              <w:rPr>
                <w:rFonts w:ascii="Arial" w:eastAsia="Times New Roman" w:hAnsi="Arial" w:cs="Arial"/>
                <w:sz w:val="20"/>
                <w:szCs w:val="20"/>
                <w:lang w:val="en-IE"/>
              </w:rPr>
              <w:t>ycle.</w:t>
            </w:r>
          </w:p>
        </w:tc>
        <w:tc>
          <w:tcPr>
            <w:tcW w:w="1278"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250AB1FC" w14:textId="2A63936D" w:rsidR="006A0738" w:rsidRPr="000F1D04" w:rsidRDefault="00F04B73"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bCs/>
                <w:sz w:val="20"/>
                <w:szCs w:val="20"/>
                <w:lang w:val="en-IE"/>
              </w:rPr>
              <w:t>Peptide Solid Phase Synthesizer</w:t>
            </w:r>
            <w:r w:rsidR="004C0657" w:rsidRPr="000F1D04">
              <w:rPr>
                <w:rFonts w:ascii="Arial" w:eastAsia="Times New Roman" w:hAnsi="Arial" w:cs="Arial"/>
                <w:sz w:val="20"/>
                <w:szCs w:val="20"/>
                <w:lang w:val="en-IE"/>
              </w:rPr>
              <w:t xml:space="preserve"> (TJ4S-1213-Sy15), </w:t>
            </w:r>
          </w:p>
          <w:p w14:paraId="38DBB6E1" w14:textId="491B990F" w:rsidR="006A0738" w:rsidRPr="000F1D04" w:rsidRDefault="004F3CA1"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 xml:space="preserve">Activation </w:t>
            </w:r>
            <w:r w:rsidR="004C0657" w:rsidRPr="000F1D04">
              <w:rPr>
                <w:rFonts w:ascii="Arial" w:eastAsia="Times New Roman" w:hAnsi="Arial" w:cs="Arial"/>
                <w:sz w:val="20"/>
                <w:szCs w:val="20"/>
                <w:lang w:val="en-IE"/>
              </w:rPr>
              <w:t xml:space="preserve">tank </w:t>
            </w:r>
          </w:p>
          <w:p w14:paraId="7312BDE4" w14:textId="42CBB3D5" w:rsidR="004C0657" w:rsidRPr="000F1D04" w:rsidRDefault="004C0657"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 xml:space="preserve">(TJ4S-1213-Sy15-R01), </w:t>
            </w:r>
            <w:r w:rsidR="00047918" w:rsidRPr="000F1D04">
              <w:rPr>
                <w:rFonts w:ascii="Arial" w:eastAsia="Times New Roman" w:hAnsi="Arial" w:cs="Arial"/>
                <w:sz w:val="20"/>
                <w:szCs w:val="20"/>
                <w:lang w:val="en-IE"/>
              </w:rPr>
              <w:t>Agitation tank</w:t>
            </w:r>
            <w:r w:rsidRPr="000F1D04">
              <w:rPr>
                <w:rFonts w:ascii="Arial" w:eastAsia="Times New Roman" w:hAnsi="Arial" w:cs="Arial"/>
                <w:sz w:val="20"/>
                <w:szCs w:val="20"/>
                <w:lang w:val="en-IE"/>
              </w:rPr>
              <w:t xml:space="preserve"> (TJ4S-1200-AT02)</w:t>
            </w:r>
          </w:p>
        </w:tc>
      </w:tr>
      <w:tr w:rsidR="00C017BA" w:rsidRPr="000F1D04" w14:paraId="2E632B20" w14:textId="77777777" w:rsidTr="00C017BA">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0F5067" w14:textId="4D87FB24" w:rsidR="005666F4" w:rsidRPr="000F1D04" w:rsidRDefault="005666F4" w:rsidP="00221579">
            <w:pPr>
              <w:spacing w:after="0" w:line="288" w:lineRule="auto"/>
              <w:jc w:val="center"/>
              <w:textAlignment w:val="baseline"/>
              <w:rPr>
                <w:rFonts w:ascii="Arial" w:hAnsi="Arial" w:cs="Arial"/>
                <w:sz w:val="20"/>
                <w:szCs w:val="20"/>
                <w:lang w:val="en-IE"/>
              </w:rPr>
            </w:pPr>
            <w:r w:rsidRPr="000F1D04">
              <w:rPr>
                <w:rFonts w:ascii="Arial" w:hAnsi="Arial" w:cs="Arial"/>
                <w:sz w:val="20"/>
                <w:szCs w:val="20"/>
                <w:lang w:val="en-IE"/>
              </w:rPr>
              <w:t>1</w:t>
            </w:r>
            <w:r w:rsidR="00872251" w:rsidRPr="000F1D04">
              <w:rPr>
                <w:rFonts w:ascii="Arial" w:hAnsi="Arial" w:cs="Arial"/>
                <w:sz w:val="20"/>
                <w:szCs w:val="20"/>
                <w:lang w:val="en-IE"/>
              </w:rPr>
              <w:t>1</w:t>
            </w:r>
          </w:p>
        </w:tc>
        <w:tc>
          <w:tcPr>
            <w:tcW w:w="106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8C5FA1" w14:textId="4A0D09BC" w:rsidR="005666F4" w:rsidRPr="000F1D04" w:rsidRDefault="005666F4"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Amino Acid Activation&amp; Coupling</w:t>
            </w:r>
            <w:r w:rsidRPr="000F1D04">
              <w:rPr>
                <w:rFonts w:ascii="Arial" w:hAnsi="Arial" w:cs="Arial"/>
                <w:sz w:val="20"/>
                <w:szCs w:val="20"/>
                <w:lang w:val="en-IE"/>
              </w:rPr>
              <w:t>（</w:t>
            </w:r>
            <w:r w:rsidRPr="000F1D04">
              <w:rPr>
                <w:rFonts w:ascii="Arial" w:hAnsi="Arial" w:cs="Arial"/>
                <w:sz w:val="20"/>
                <w:szCs w:val="20"/>
              </w:rPr>
              <w:t>Asn21</w:t>
            </w:r>
            <w:r w:rsidRPr="000F1D04">
              <w:rPr>
                <w:rFonts w:ascii="Arial" w:hAnsi="Arial" w:cs="Arial"/>
                <w:sz w:val="20"/>
                <w:szCs w:val="20"/>
                <w:lang w:val="en-IE"/>
              </w:rPr>
              <w:t>）</w:t>
            </w:r>
          </w:p>
        </w:tc>
        <w:tc>
          <w:tcPr>
            <w:tcW w:w="213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2750799" w14:textId="77777777" w:rsidR="005666F4" w:rsidRPr="000F1D04" w:rsidRDefault="005666F4" w:rsidP="00221579">
            <w:pPr>
              <w:spacing w:after="0" w:line="288" w:lineRule="auto"/>
              <w:rPr>
                <w:rFonts w:ascii="Arial" w:hAnsi="Arial" w:cs="Arial"/>
                <w:sz w:val="20"/>
                <w:szCs w:val="20"/>
              </w:rPr>
            </w:pPr>
            <w:r w:rsidRPr="000F1D04">
              <w:rPr>
                <w:rFonts w:ascii="Arial" w:hAnsi="Arial" w:cs="Arial"/>
                <w:sz w:val="20"/>
                <w:szCs w:val="20"/>
              </w:rPr>
              <w:t xml:space="preserve">1. Charge DMF, amino acid, </w:t>
            </w:r>
            <w:proofErr w:type="spellStart"/>
            <w:r w:rsidRPr="000F1D04">
              <w:rPr>
                <w:rFonts w:ascii="Arial" w:hAnsi="Arial" w:cs="Arial"/>
                <w:sz w:val="20"/>
                <w:szCs w:val="20"/>
              </w:rPr>
              <w:t>Oxyma</w:t>
            </w:r>
            <w:proofErr w:type="spellEnd"/>
            <w:r w:rsidRPr="000F1D04">
              <w:rPr>
                <w:rFonts w:ascii="Arial" w:hAnsi="Arial" w:cs="Arial"/>
                <w:sz w:val="20"/>
                <w:szCs w:val="20"/>
              </w:rPr>
              <w:t xml:space="preserve"> and </w:t>
            </w:r>
            <w:r w:rsidRPr="000F1D04">
              <w:rPr>
                <w:rFonts w:ascii="Arial" w:eastAsia="Times New Roman" w:hAnsi="Arial" w:cs="Arial"/>
                <w:sz w:val="20"/>
                <w:szCs w:val="20"/>
                <w:lang w:val="en-IE"/>
              </w:rPr>
              <w:t>DIC</w:t>
            </w:r>
            <w:r w:rsidRPr="000F1D04">
              <w:rPr>
                <w:rFonts w:ascii="Arial" w:hAnsi="Arial" w:cs="Arial"/>
                <w:sz w:val="20"/>
                <w:szCs w:val="20"/>
              </w:rPr>
              <w:t xml:space="preserve"> to activation tank for activation.</w:t>
            </w:r>
          </w:p>
          <w:p w14:paraId="6EB160BB" w14:textId="77777777" w:rsidR="005666F4" w:rsidRPr="000F1D04" w:rsidRDefault="005666F4" w:rsidP="00221579">
            <w:pPr>
              <w:spacing w:after="0" w:line="288" w:lineRule="auto"/>
              <w:rPr>
                <w:rFonts w:ascii="Arial" w:hAnsi="Arial" w:cs="Arial"/>
                <w:sz w:val="20"/>
                <w:szCs w:val="20"/>
              </w:rPr>
            </w:pPr>
            <w:r w:rsidRPr="000F1D04">
              <w:rPr>
                <w:rFonts w:ascii="Arial" w:hAnsi="Arial" w:cs="Arial"/>
                <w:sz w:val="20"/>
                <w:szCs w:val="20"/>
              </w:rPr>
              <w:t>2. Transfer activated solution to synthesis reactor. Perform coupling reaction.</w:t>
            </w:r>
          </w:p>
          <w:p w14:paraId="4A855969" w14:textId="77777777" w:rsidR="00B81D55" w:rsidRDefault="00365490" w:rsidP="00221579">
            <w:pPr>
              <w:spacing w:after="0" w:line="288" w:lineRule="auto"/>
              <w:rPr>
                <w:ins w:id="73" w:author="fuzhonghua" w:date="2026-10-28T19:11:00Z"/>
                <w:rFonts w:ascii="Arial" w:hAnsi="Arial" w:cs="Arial"/>
                <w:sz w:val="20"/>
                <w:szCs w:val="20"/>
              </w:rPr>
            </w:pPr>
            <w:r w:rsidRPr="000F1D04">
              <w:rPr>
                <w:rFonts w:ascii="Arial" w:hAnsi="Arial" w:cs="Arial"/>
                <w:sz w:val="20"/>
                <w:szCs w:val="20"/>
              </w:rPr>
              <w:t>3</w:t>
            </w:r>
            <w:r w:rsidR="00D81C12" w:rsidRPr="000F1D04">
              <w:rPr>
                <w:rFonts w:ascii="Arial" w:hAnsi="Arial" w:cs="Arial"/>
                <w:sz w:val="20"/>
                <w:szCs w:val="20"/>
              </w:rPr>
              <w:t>.</w:t>
            </w:r>
            <w:r w:rsidR="00596213" w:rsidRPr="000F1D04">
              <w:rPr>
                <w:rFonts w:ascii="Arial" w:eastAsia="仿宋_GB2312" w:hAnsi="Arial" w:cs="Arial"/>
                <w:sz w:val="20"/>
                <w:szCs w:val="20"/>
              </w:rPr>
              <w:t xml:space="preserve"> </w:t>
            </w:r>
            <w:commentRangeStart w:id="74"/>
            <w:commentRangeStart w:id="75"/>
            <w:r w:rsidR="00596213" w:rsidRPr="000F1D04">
              <w:rPr>
                <w:rFonts w:ascii="Arial" w:hAnsi="Arial" w:cs="Arial"/>
                <w:sz w:val="20"/>
                <w:szCs w:val="20"/>
              </w:rPr>
              <w:t>Add additional</w:t>
            </w:r>
            <w:r w:rsidR="007B1903" w:rsidRPr="000F1D04">
              <w:rPr>
                <w:rFonts w:ascii="Arial" w:hAnsi="Arial" w:cs="Arial"/>
                <w:sz w:val="20"/>
                <w:szCs w:val="20"/>
              </w:rPr>
              <w:t xml:space="preserve"> </w:t>
            </w:r>
            <w:proofErr w:type="spellStart"/>
            <w:r w:rsidR="00596213" w:rsidRPr="000F1D04">
              <w:rPr>
                <w:rFonts w:ascii="Arial" w:hAnsi="Arial" w:cs="Arial"/>
                <w:sz w:val="20"/>
                <w:szCs w:val="20"/>
              </w:rPr>
              <w:t>Oxyma</w:t>
            </w:r>
            <w:proofErr w:type="spellEnd"/>
            <w:r w:rsidR="003123EA" w:rsidRPr="000F1D04">
              <w:rPr>
                <w:rFonts w:ascii="Arial" w:hAnsi="Arial" w:cs="Arial"/>
                <w:sz w:val="20"/>
                <w:szCs w:val="20"/>
              </w:rPr>
              <w:t>/DMF</w:t>
            </w:r>
            <w:r w:rsidR="00596213" w:rsidRPr="000F1D04">
              <w:rPr>
                <w:rFonts w:ascii="Arial" w:hAnsi="Arial" w:cs="Arial"/>
                <w:sz w:val="20"/>
                <w:szCs w:val="20"/>
              </w:rPr>
              <w:t xml:space="preserve"> and DIC to synthesis reactor</w:t>
            </w:r>
            <w:r w:rsidR="00AD1CDA" w:rsidRPr="000F1D04">
              <w:rPr>
                <w:rFonts w:ascii="Arial" w:hAnsi="Arial" w:cs="Arial"/>
                <w:sz w:val="20"/>
                <w:szCs w:val="20"/>
              </w:rPr>
              <w:t>.</w:t>
            </w:r>
            <w:commentRangeEnd w:id="74"/>
            <w:r w:rsidR="00362F12" w:rsidRPr="000F1D04">
              <w:rPr>
                <w:rStyle w:val="af4"/>
                <w:rFonts w:ascii="Arial" w:hAnsi="Arial" w:cs="Arial"/>
                <w:sz w:val="20"/>
                <w:szCs w:val="20"/>
              </w:rPr>
              <w:commentReference w:id="74"/>
            </w:r>
            <w:commentRangeEnd w:id="75"/>
          </w:p>
          <w:p w14:paraId="68E5F641" w14:textId="19ECA218" w:rsidR="000F1D04" w:rsidRPr="000F1D04" w:rsidRDefault="00B81D55" w:rsidP="00221579">
            <w:pPr>
              <w:spacing w:after="0" w:line="288" w:lineRule="auto"/>
              <w:rPr>
                <w:rFonts w:ascii="Arial" w:hAnsi="Arial" w:cs="Arial"/>
                <w:sz w:val="20"/>
                <w:szCs w:val="20"/>
              </w:rPr>
            </w:pPr>
            <w:ins w:id="76" w:author="fuzhonghua" w:date="2026-10-28T19:11:00Z">
              <w:r>
                <w:rPr>
                  <w:rFonts w:ascii="Arial" w:hAnsi="Arial" w:cs="Arial"/>
                  <w:sz w:val="20"/>
                  <w:szCs w:val="20"/>
                </w:rPr>
                <w:t>4.</w:t>
              </w:r>
            </w:ins>
            <w:r w:rsidR="00712D30">
              <w:rPr>
                <w:rStyle w:val="af4"/>
              </w:rPr>
              <w:commentReference w:id="75"/>
            </w:r>
          </w:p>
          <w:p w14:paraId="0A0500DE" w14:textId="18B95C56" w:rsidR="005666F4" w:rsidRPr="000F1D04" w:rsidRDefault="000F1D04" w:rsidP="00221579">
            <w:pPr>
              <w:spacing w:after="0" w:line="288" w:lineRule="auto"/>
              <w:textAlignment w:val="baseline"/>
              <w:rPr>
                <w:rFonts w:ascii="Arial" w:hAnsi="Arial" w:cs="Arial"/>
                <w:sz w:val="20"/>
                <w:szCs w:val="20"/>
              </w:rPr>
            </w:pPr>
            <w:del w:id="77" w:author="fuzhonghua" w:date="2026-10-28T19:11:00Z">
              <w:r w:rsidDel="00B81D55">
                <w:rPr>
                  <w:rFonts w:ascii="Arial" w:hAnsi="Arial" w:cs="Arial" w:hint="eastAsia"/>
                  <w:sz w:val="20"/>
                  <w:szCs w:val="20"/>
                </w:rPr>
                <w:delText>4</w:delText>
              </w:r>
            </w:del>
            <w:ins w:id="78" w:author="fuzhonghua" w:date="2026-10-28T19:11:00Z">
              <w:r w:rsidR="00B81D55">
                <w:rPr>
                  <w:rFonts w:ascii="Arial" w:hAnsi="Arial" w:cs="Arial"/>
                  <w:sz w:val="20"/>
                  <w:szCs w:val="20"/>
                </w:rPr>
                <w:t>5</w:t>
              </w:r>
            </w:ins>
            <w:r w:rsidR="005666F4" w:rsidRPr="000F1D04">
              <w:rPr>
                <w:rFonts w:ascii="Arial" w:hAnsi="Arial" w:cs="Arial"/>
                <w:sz w:val="20"/>
                <w:szCs w:val="20"/>
              </w:rPr>
              <w:t>. Post coupling wash with DMF.</w:t>
            </w:r>
          </w:p>
          <w:p w14:paraId="223D5FA8" w14:textId="26FADFC7" w:rsidR="005666F4" w:rsidRPr="000F1D04" w:rsidRDefault="000F1D04" w:rsidP="00221579">
            <w:pPr>
              <w:spacing w:after="0" w:line="288" w:lineRule="auto"/>
              <w:rPr>
                <w:rFonts w:ascii="Arial" w:hAnsi="Arial" w:cs="Arial"/>
                <w:sz w:val="20"/>
                <w:szCs w:val="20"/>
              </w:rPr>
            </w:pPr>
            <w:del w:id="79" w:author="fuzhonghua" w:date="2026-10-28T19:11:00Z">
              <w:r w:rsidDel="00B81D55">
                <w:rPr>
                  <w:rFonts w:ascii="Arial" w:hAnsi="Arial" w:cs="Arial" w:hint="eastAsia"/>
                  <w:sz w:val="20"/>
                  <w:szCs w:val="20"/>
                </w:rPr>
                <w:delText>5</w:delText>
              </w:r>
            </w:del>
            <w:ins w:id="80" w:author="fuzhonghua" w:date="2026-10-28T19:11:00Z">
              <w:r w:rsidR="00B81D55">
                <w:rPr>
                  <w:rFonts w:ascii="Arial" w:hAnsi="Arial" w:cs="Arial"/>
                  <w:sz w:val="20"/>
                  <w:szCs w:val="20"/>
                </w:rPr>
                <w:t>6</w:t>
              </w:r>
            </w:ins>
            <w:r w:rsidR="005666F4" w:rsidRPr="000F1D04">
              <w:rPr>
                <w:rFonts w:ascii="Arial" w:hAnsi="Arial" w:cs="Arial"/>
                <w:sz w:val="20"/>
                <w:szCs w:val="20"/>
              </w:rPr>
              <w:t xml:space="preserve">. </w:t>
            </w:r>
            <w:r w:rsidR="00D56F3D" w:rsidRPr="000F1D04">
              <w:rPr>
                <w:rFonts w:ascii="Arial" w:eastAsia="Times New Roman" w:hAnsi="Arial" w:cs="Arial"/>
                <w:sz w:val="20"/>
                <w:szCs w:val="20"/>
                <w:lang w:val="en-IE"/>
              </w:rPr>
              <w:t>C</w:t>
            </w:r>
            <w:r w:rsidR="00AD1CDA" w:rsidRPr="000F1D04">
              <w:rPr>
                <w:rFonts w:ascii="Arial" w:eastAsia="Times New Roman" w:hAnsi="Arial" w:cs="Arial"/>
                <w:sz w:val="20"/>
                <w:szCs w:val="20"/>
                <w:lang w:val="en-IE"/>
              </w:rPr>
              <w:t>apping</w:t>
            </w:r>
            <w:r w:rsidR="00872251" w:rsidRPr="000F1D04">
              <w:rPr>
                <w:rFonts w:ascii="Arial" w:eastAsia="Times New Roman" w:hAnsi="Arial" w:cs="Arial"/>
                <w:sz w:val="20"/>
                <w:szCs w:val="20"/>
                <w:lang w:val="en-IE"/>
              </w:rPr>
              <w:t xml:space="preserve"> </w:t>
            </w:r>
          </w:p>
        </w:tc>
        <w:tc>
          <w:tcPr>
            <w:tcW w:w="127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2C7F8EF" w14:textId="77777777" w:rsidR="006A0738" w:rsidRPr="000F1D04" w:rsidRDefault="006A0738" w:rsidP="006A0738">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bCs/>
                <w:sz w:val="20"/>
                <w:szCs w:val="20"/>
                <w:lang w:val="en-IE"/>
              </w:rPr>
              <w:t>Peptide Solid Phase Synthesizer</w:t>
            </w:r>
            <w:r w:rsidRPr="000F1D04">
              <w:rPr>
                <w:rFonts w:ascii="Arial" w:eastAsia="Times New Roman" w:hAnsi="Arial" w:cs="Arial"/>
                <w:sz w:val="20"/>
                <w:szCs w:val="20"/>
                <w:lang w:val="en-IE"/>
              </w:rPr>
              <w:t xml:space="preserve"> (TJ4S-1213-Sy15), </w:t>
            </w:r>
          </w:p>
          <w:p w14:paraId="6CA5C0CA" w14:textId="77777777" w:rsidR="006A0738" w:rsidRPr="000F1D04" w:rsidRDefault="006A0738" w:rsidP="006A0738">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 xml:space="preserve">Activation tank </w:t>
            </w:r>
          </w:p>
          <w:p w14:paraId="278B8467" w14:textId="2DE1E8AA" w:rsidR="005666F4" w:rsidRPr="000F1D04" w:rsidRDefault="006A0738"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(TJ4S-1213-Sy15-R01), Agitation tank (TJ4S-1200-AT02)</w:t>
            </w:r>
          </w:p>
        </w:tc>
      </w:tr>
      <w:tr w:rsidR="00C017BA" w:rsidRPr="000F1D04" w14:paraId="11FABE75" w14:textId="77777777" w:rsidTr="00C017BA">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06A2A84" w14:textId="421708AA" w:rsidR="00CD2449" w:rsidRPr="000F1D04" w:rsidDel="00151097" w:rsidRDefault="003A5DA5" w:rsidP="00221579">
            <w:pPr>
              <w:spacing w:after="0" w:line="288" w:lineRule="auto"/>
              <w:jc w:val="center"/>
              <w:textAlignment w:val="baseline"/>
              <w:rPr>
                <w:rFonts w:ascii="Arial" w:hAnsi="Arial" w:cs="Arial"/>
                <w:sz w:val="20"/>
                <w:szCs w:val="20"/>
                <w:lang w:val="en-IE"/>
              </w:rPr>
            </w:pPr>
            <w:r w:rsidRPr="000F1D04">
              <w:rPr>
                <w:rFonts w:ascii="Arial" w:hAnsi="Arial" w:cs="Arial"/>
                <w:sz w:val="20"/>
                <w:szCs w:val="20"/>
                <w:lang w:val="en-IE"/>
              </w:rPr>
              <w:t>1</w:t>
            </w:r>
            <w:r w:rsidR="00872251" w:rsidRPr="000F1D04">
              <w:rPr>
                <w:rFonts w:ascii="Arial" w:hAnsi="Arial" w:cs="Arial"/>
                <w:sz w:val="20"/>
                <w:szCs w:val="20"/>
                <w:lang w:val="en-IE"/>
              </w:rPr>
              <w:t>2</w:t>
            </w:r>
          </w:p>
        </w:tc>
        <w:tc>
          <w:tcPr>
            <w:tcW w:w="106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3EDC91F" w14:textId="16A65E99" w:rsidR="00CD2449" w:rsidRPr="000F1D04" w:rsidRDefault="00CD2449" w:rsidP="00764C35">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Amino Acid Activation&amp; Coupling</w:t>
            </w:r>
            <w:r w:rsidRPr="000F1D04">
              <w:rPr>
                <w:rFonts w:ascii="Arial" w:hAnsi="Arial" w:cs="Arial"/>
                <w:sz w:val="20"/>
                <w:szCs w:val="20"/>
                <w:lang w:val="en-IE"/>
              </w:rPr>
              <w:t>（</w:t>
            </w:r>
            <w:r w:rsidR="00463CCF" w:rsidRPr="000F1D04">
              <w:rPr>
                <w:rFonts w:ascii="Arial" w:hAnsi="Arial" w:cs="Arial"/>
                <w:sz w:val="20"/>
                <w:szCs w:val="20"/>
              </w:rPr>
              <w:t>NMeAsn22</w:t>
            </w:r>
            <w:r w:rsidRPr="000F1D04">
              <w:rPr>
                <w:rFonts w:ascii="Arial" w:hAnsi="Arial" w:cs="Arial"/>
                <w:sz w:val="20"/>
                <w:szCs w:val="20"/>
              </w:rPr>
              <w:t>- Orn11</w:t>
            </w:r>
            <w:r w:rsidR="003A5DA5" w:rsidRPr="000F1D04">
              <w:rPr>
                <w:rFonts w:ascii="Arial" w:hAnsi="Arial" w:cs="Arial"/>
                <w:sz w:val="20"/>
                <w:szCs w:val="20"/>
              </w:rPr>
              <w:t xml:space="preserve"> </w:t>
            </w:r>
            <w:commentRangeStart w:id="81"/>
            <w:commentRangeStart w:id="82"/>
            <w:r w:rsidR="00F90FD3" w:rsidRPr="000F1D04">
              <w:rPr>
                <w:rFonts w:ascii="Arial" w:hAnsi="Arial" w:cs="Arial"/>
                <w:sz w:val="20"/>
                <w:szCs w:val="20"/>
              </w:rPr>
              <w:t>ex</w:t>
            </w:r>
            <w:r w:rsidR="00764C35">
              <w:rPr>
                <w:rFonts w:ascii="Arial" w:hAnsi="Arial" w:cs="Arial" w:hint="eastAsia"/>
                <w:sz w:val="20"/>
                <w:szCs w:val="20"/>
              </w:rPr>
              <w:t>c</w:t>
            </w:r>
            <w:r w:rsidR="00F90FD3" w:rsidRPr="000F1D04">
              <w:rPr>
                <w:rFonts w:ascii="Arial" w:hAnsi="Arial" w:cs="Arial"/>
                <w:sz w:val="20"/>
                <w:szCs w:val="20"/>
              </w:rPr>
              <w:t>e</w:t>
            </w:r>
            <w:r w:rsidR="00764C35">
              <w:rPr>
                <w:rFonts w:ascii="Arial" w:hAnsi="Arial" w:cs="Arial"/>
                <w:sz w:val="20"/>
                <w:szCs w:val="20"/>
              </w:rPr>
              <w:t>p</w:t>
            </w:r>
            <w:r w:rsidR="00F90FD3" w:rsidRPr="000F1D04">
              <w:rPr>
                <w:rFonts w:ascii="Arial" w:hAnsi="Arial" w:cs="Arial"/>
                <w:sz w:val="20"/>
                <w:szCs w:val="20"/>
              </w:rPr>
              <w:t>t</w:t>
            </w:r>
            <w:commentRangeEnd w:id="81"/>
            <w:r w:rsidR="00892A51" w:rsidRPr="000F1D04">
              <w:rPr>
                <w:rStyle w:val="af4"/>
                <w:rFonts w:ascii="Arial" w:hAnsi="Arial" w:cs="Arial"/>
                <w:sz w:val="20"/>
                <w:szCs w:val="20"/>
              </w:rPr>
              <w:commentReference w:id="81"/>
            </w:r>
            <w:commentRangeEnd w:id="82"/>
            <w:r w:rsidR="00764C35">
              <w:rPr>
                <w:rStyle w:val="af4"/>
              </w:rPr>
              <w:commentReference w:id="82"/>
            </w:r>
            <w:r w:rsidR="00F90FD3" w:rsidRPr="000F1D04">
              <w:rPr>
                <w:rFonts w:ascii="Arial" w:hAnsi="Arial" w:cs="Arial"/>
                <w:sz w:val="20"/>
                <w:szCs w:val="20"/>
              </w:rPr>
              <w:t xml:space="preserve"> Phe23 and Asn21</w:t>
            </w:r>
            <w:r w:rsidRPr="000F1D04">
              <w:rPr>
                <w:rFonts w:ascii="Arial" w:hAnsi="Arial" w:cs="Arial"/>
                <w:sz w:val="20"/>
                <w:szCs w:val="20"/>
                <w:lang w:val="en-IE"/>
              </w:rPr>
              <w:t>）</w:t>
            </w:r>
          </w:p>
        </w:tc>
        <w:tc>
          <w:tcPr>
            <w:tcW w:w="213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7D06BA6" w14:textId="5D1FC96D" w:rsidR="00CD2449" w:rsidRPr="000F1D04" w:rsidRDefault="00CD2449" w:rsidP="00221579">
            <w:pPr>
              <w:spacing w:after="0" w:line="288" w:lineRule="auto"/>
              <w:rPr>
                <w:rFonts w:ascii="Arial" w:hAnsi="Arial" w:cs="Arial"/>
                <w:sz w:val="20"/>
                <w:szCs w:val="20"/>
              </w:rPr>
            </w:pPr>
            <w:r w:rsidRPr="000F1D04">
              <w:rPr>
                <w:rFonts w:ascii="Arial" w:hAnsi="Arial" w:cs="Arial"/>
                <w:sz w:val="20"/>
                <w:szCs w:val="20"/>
              </w:rPr>
              <w:t xml:space="preserve">1. Charge DMF, amino acid, </w:t>
            </w:r>
            <w:proofErr w:type="spellStart"/>
            <w:r w:rsidRPr="000F1D04">
              <w:rPr>
                <w:rFonts w:ascii="Arial" w:hAnsi="Arial" w:cs="Arial"/>
                <w:sz w:val="20"/>
                <w:szCs w:val="20"/>
              </w:rPr>
              <w:t>Oxyma</w:t>
            </w:r>
            <w:proofErr w:type="spellEnd"/>
            <w:r w:rsidRPr="000F1D04">
              <w:rPr>
                <w:rFonts w:ascii="Arial" w:hAnsi="Arial" w:cs="Arial"/>
                <w:sz w:val="20"/>
                <w:szCs w:val="20"/>
              </w:rPr>
              <w:t xml:space="preserve"> and </w:t>
            </w:r>
            <w:r w:rsidRPr="000F1D04">
              <w:rPr>
                <w:rFonts w:ascii="Arial" w:eastAsia="Times New Roman" w:hAnsi="Arial" w:cs="Arial"/>
                <w:sz w:val="20"/>
                <w:szCs w:val="20"/>
                <w:lang w:val="en-IE"/>
              </w:rPr>
              <w:t>DIC</w:t>
            </w:r>
            <w:r w:rsidRPr="000F1D04">
              <w:rPr>
                <w:rFonts w:ascii="Arial" w:hAnsi="Arial" w:cs="Arial"/>
                <w:sz w:val="20"/>
                <w:szCs w:val="20"/>
              </w:rPr>
              <w:t xml:space="preserve"> to activation tank for activation.</w:t>
            </w:r>
          </w:p>
          <w:p w14:paraId="21BE9493" w14:textId="77777777" w:rsidR="00CD2449" w:rsidRPr="000F1D04" w:rsidRDefault="00CD2449" w:rsidP="00221579">
            <w:pPr>
              <w:spacing w:after="0" w:line="288" w:lineRule="auto"/>
              <w:rPr>
                <w:rFonts w:ascii="Arial" w:hAnsi="Arial" w:cs="Arial"/>
                <w:sz w:val="20"/>
                <w:szCs w:val="20"/>
              </w:rPr>
            </w:pPr>
            <w:r w:rsidRPr="000F1D04">
              <w:rPr>
                <w:rFonts w:ascii="Arial" w:hAnsi="Arial" w:cs="Arial"/>
                <w:sz w:val="20"/>
                <w:szCs w:val="20"/>
              </w:rPr>
              <w:t>2. Transfer activated solution to synthesis reactor. Perform coupling reaction.</w:t>
            </w:r>
          </w:p>
          <w:p w14:paraId="27569A01" w14:textId="77777777" w:rsidR="00CD2449" w:rsidRPr="000F1D04" w:rsidRDefault="00CD2449" w:rsidP="00221579">
            <w:pPr>
              <w:spacing w:after="0" w:line="288" w:lineRule="auto"/>
              <w:rPr>
                <w:rFonts w:ascii="Arial" w:hAnsi="Arial" w:cs="Arial"/>
                <w:sz w:val="20"/>
                <w:szCs w:val="20"/>
              </w:rPr>
            </w:pPr>
            <w:r w:rsidRPr="000F1D04">
              <w:rPr>
                <w:rFonts w:ascii="Arial" w:hAnsi="Arial" w:cs="Arial"/>
                <w:sz w:val="20"/>
                <w:szCs w:val="20"/>
              </w:rPr>
              <w:t xml:space="preserve">3. Bromophenol blue/ </w:t>
            </w:r>
            <w:proofErr w:type="spellStart"/>
            <w:r w:rsidRPr="000F1D04">
              <w:rPr>
                <w:rFonts w:ascii="Arial" w:hAnsi="Arial" w:cs="Arial"/>
                <w:sz w:val="20"/>
                <w:szCs w:val="20"/>
              </w:rPr>
              <w:t>Ninhydrin</w:t>
            </w:r>
            <w:proofErr w:type="spellEnd"/>
            <w:r w:rsidRPr="000F1D04">
              <w:rPr>
                <w:rFonts w:ascii="Arial" w:hAnsi="Arial" w:cs="Arial"/>
                <w:sz w:val="20"/>
                <w:szCs w:val="20"/>
              </w:rPr>
              <w:t xml:space="preserve"> test IPC after coupling (coupling completion confirmation — negative).</w:t>
            </w:r>
          </w:p>
          <w:p w14:paraId="405EE098" w14:textId="77777777" w:rsidR="00CD2449" w:rsidRPr="000F1D04" w:rsidRDefault="00CD2449" w:rsidP="00221579">
            <w:pPr>
              <w:spacing w:after="0" w:line="288" w:lineRule="auto"/>
              <w:textAlignment w:val="baseline"/>
              <w:rPr>
                <w:rFonts w:ascii="Arial" w:hAnsi="Arial" w:cs="Arial"/>
                <w:sz w:val="20"/>
                <w:szCs w:val="20"/>
              </w:rPr>
            </w:pPr>
            <w:r w:rsidRPr="000F1D04">
              <w:rPr>
                <w:rFonts w:ascii="Arial" w:hAnsi="Arial" w:cs="Arial"/>
                <w:sz w:val="20"/>
                <w:szCs w:val="20"/>
              </w:rPr>
              <w:t>4. Post coupling wash with DMF.</w:t>
            </w:r>
          </w:p>
          <w:p w14:paraId="74496274" w14:textId="12DB04F5" w:rsidR="00CD2449" w:rsidRPr="000F1D04" w:rsidRDefault="00CD2449" w:rsidP="00221579">
            <w:pPr>
              <w:spacing w:after="0" w:line="288" w:lineRule="auto"/>
              <w:textAlignment w:val="baseline"/>
              <w:rPr>
                <w:rFonts w:ascii="Arial" w:eastAsia="Times New Roman" w:hAnsi="Arial" w:cs="Arial"/>
                <w:sz w:val="20"/>
                <w:szCs w:val="20"/>
                <w:lang w:val="en-IE"/>
              </w:rPr>
            </w:pPr>
            <w:r w:rsidRPr="000F1D04">
              <w:rPr>
                <w:rFonts w:ascii="Arial" w:hAnsi="Arial" w:cs="Arial"/>
                <w:sz w:val="20"/>
                <w:szCs w:val="20"/>
              </w:rPr>
              <w:t xml:space="preserve">5. Repeat </w:t>
            </w:r>
            <w:proofErr w:type="spellStart"/>
            <w:r w:rsidRPr="000F1D04">
              <w:rPr>
                <w:rFonts w:ascii="Arial" w:eastAsia="Times New Roman" w:hAnsi="Arial" w:cs="Arial"/>
                <w:sz w:val="20"/>
                <w:szCs w:val="20"/>
                <w:lang w:val="en-IE"/>
              </w:rPr>
              <w:t>Fmoc</w:t>
            </w:r>
            <w:proofErr w:type="spellEnd"/>
            <w:r w:rsidRPr="000F1D04">
              <w:rPr>
                <w:rFonts w:ascii="Arial" w:eastAsia="Times New Roman" w:hAnsi="Arial" w:cs="Arial"/>
                <w:sz w:val="20"/>
                <w:szCs w:val="20"/>
                <w:lang w:val="en-IE"/>
              </w:rPr>
              <w:t xml:space="preserve"> </w:t>
            </w:r>
            <w:proofErr w:type="spellStart"/>
            <w:r w:rsidRPr="000F1D04">
              <w:rPr>
                <w:rFonts w:ascii="Arial" w:eastAsia="Times New Roman" w:hAnsi="Arial" w:cs="Arial"/>
                <w:sz w:val="20"/>
                <w:szCs w:val="20"/>
                <w:lang w:val="en-IE"/>
              </w:rPr>
              <w:t>Deprotection</w:t>
            </w:r>
            <w:proofErr w:type="spellEnd"/>
            <w:r w:rsidRPr="000F1D04">
              <w:rPr>
                <w:rFonts w:ascii="Arial" w:eastAsia="Times New Roman" w:hAnsi="Arial" w:cs="Arial"/>
                <w:sz w:val="20"/>
                <w:szCs w:val="20"/>
                <w:lang w:val="en-IE"/>
              </w:rPr>
              <w:t xml:space="preserve"> </w:t>
            </w:r>
            <w:proofErr w:type="spellStart"/>
            <w:r w:rsidRPr="000F1D04">
              <w:rPr>
                <w:rFonts w:ascii="Arial" w:eastAsia="Times New Roman" w:hAnsi="Arial" w:cs="Arial"/>
                <w:sz w:val="20"/>
                <w:szCs w:val="20"/>
                <w:lang w:val="en-IE"/>
              </w:rPr>
              <w:t>Clycle</w:t>
            </w:r>
            <w:proofErr w:type="spellEnd"/>
            <w:r w:rsidRPr="000F1D04">
              <w:rPr>
                <w:rFonts w:ascii="Arial" w:eastAsia="Times New Roman" w:hAnsi="Arial" w:cs="Arial"/>
                <w:sz w:val="20"/>
                <w:szCs w:val="20"/>
                <w:lang w:val="en-IE"/>
              </w:rPr>
              <w:t>.</w:t>
            </w:r>
          </w:p>
        </w:tc>
        <w:tc>
          <w:tcPr>
            <w:tcW w:w="1278"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BD2F5F3" w14:textId="77777777" w:rsidR="00080D05" w:rsidRPr="000F1D04" w:rsidRDefault="00F04B73"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bCs/>
                <w:sz w:val="20"/>
                <w:szCs w:val="20"/>
                <w:lang w:val="en-IE"/>
              </w:rPr>
              <w:t>Peptide Solid Phase Synthesizer</w:t>
            </w:r>
            <w:r w:rsidR="00CD2449" w:rsidRPr="000F1D04">
              <w:rPr>
                <w:rFonts w:ascii="Arial" w:eastAsia="Times New Roman" w:hAnsi="Arial" w:cs="Arial"/>
                <w:sz w:val="20"/>
                <w:szCs w:val="20"/>
                <w:lang w:val="en-IE"/>
              </w:rPr>
              <w:t xml:space="preserve"> (TJ4S-1213-Sy15), </w:t>
            </w:r>
          </w:p>
          <w:p w14:paraId="3E53052F" w14:textId="70B402BC" w:rsidR="00CD2449" w:rsidRPr="000F1D04" w:rsidRDefault="004F3CA1" w:rsidP="00221579">
            <w:pPr>
              <w:spacing w:after="0" w:line="288" w:lineRule="auto"/>
              <w:jc w:val="center"/>
              <w:textAlignment w:val="baseline"/>
              <w:rPr>
                <w:rFonts w:ascii="Arial" w:hAnsi="Arial" w:cs="Arial"/>
                <w:sz w:val="20"/>
                <w:szCs w:val="20"/>
                <w:lang w:val="en-IE"/>
              </w:rPr>
            </w:pPr>
            <w:r w:rsidRPr="000F1D04">
              <w:rPr>
                <w:rFonts w:ascii="Arial" w:eastAsia="Times New Roman" w:hAnsi="Arial" w:cs="Arial"/>
                <w:sz w:val="20"/>
                <w:szCs w:val="20"/>
                <w:lang w:val="en-IE"/>
              </w:rPr>
              <w:t>A</w:t>
            </w:r>
            <w:r w:rsidR="00CD2449" w:rsidRPr="000F1D04">
              <w:rPr>
                <w:rFonts w:ascii="Arial" w:eastAsia="Times New Roman" w:hAnsi="Arial" w:cs="Arial"/>
                <w:sz w:val="20"/>
                <w:szCs w:val="20"/>
                <w:lang w:val="en-IE"/>
              </w:rPr>
              <w:t>ctivation tank (TJ4S-1213-Sy15-R01)</w:t>
            </w:r>
          </w:p>
        </w:tc>
      </w:tr>
      <w:tr w:rsidR="00C017BA" w:rsidRPr="000F1D04" w14:paraId="490EE921" w14:textId="77777777" w:rsidTr="00C017BA">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BB77612" w14:textId="02FDA2E3" w:rsidR="004C0657" w:rsidRPr="000F1D04" w:rsidRDefault="00AB2163" w:rsidP="00221579">
            <w:pPr>
              <w:spacing w:after="0" w:line="288" w:lineRule="auto"/>
              <w:jc w:val="center"/>
              <w:textAlignment w:val="baseline"/>
              <w:rPr>
                <w:rFonts w:ascii="Arial" w:hAnsi="Arial" w:cs="Arial"/>
                <w:sz w:val="20"/>
                <w:szCs w:val="20"/>
                <w:lang w:val="en-IE"/>
              </w:rPr>
            </w:pPr>
            <w:r w:rsidRPr="000F1D04">
              <w:rPr>
                <w:rFonts w:ascii="Arial" w:hAnsi="Arial" w:cs="Arial"/>
                <w:sz w:val="20"/>
                <w:szCs w:val="20"/>
                <w:lang w:val="en-IE"/>
              </w:rPr>
              <w:t>1</w:t>
            </w:r>
            <w:r w:rsidR="00872251" w:rsidRPr="000F1D04">
              <w:rPr>
                <w:rFonts w:ascii="Arial" w:hAnsi="Arial" w:cs="Arial"/>
                <w:sz w:val="20"/>
                <w:szCs w:val="20"/>
                <w:lang w:val="en-IE"/>
              </w:rPr>
              <w:t>3</w:t>
            </w:r>
          </w:p>
        </w:tc>
        <w:tc>
          <w:tcPr>
            <w:tcW w:w="106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5367CBD" w14:textId="77777777" w:rsidR="001F59AB" w:rsidRPr="000F1D04" w:rsidRDefault="004C0657"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 xml:space="preserve">Capping </w:t>
            </w:r>
          </w:p>
          <w:p w14:paraId="48397910" w14:textId="647BA06B" w:rsidR="004C0657" w:rsidRPr="000F1D04" w:rsidRDefault="004C0657"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(Asn</w:t>
            </w:r>
            <w:r w:rsidR="00262C03" w:rsidRPr="000F1D04">
              <w:rPr>
                <w:rFonts w:ascii="Arial" w:eastAsia="Times New Roman" w:hAnsi="Arial" w:cs="Arial"/>
                <w:sz w:val="20"/>
                <w:szCs w:val="20"/>
                <w:lang w:val="en-IE"/>
              </w:rPr>
              <w:t>21</w:t>
            </w:r>
            <w:r w:rsidRPr="000F1D04">
              <w:rPr>
                <w:rFonts w:ascii="Arial" w:eastAsia="Times New Roman" w:hAnsi="Arial" w:cs="Arial"/>
                <w:sz w:val="20"/>
                <w:szCs w:val="20"/>
                <w:lang w:val="en-IE"/>
              </w:rPr>
              <w:t xml:space="preserve"> applicable)</w:t>
            </w:r>
          </w:p>
        </w:tc>
        <w:tc>
          <w:tcPr>
            <w:tcW w:w="213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F675622" w14:textId="75C61597" w:rsidR="00AE1DBC" w:rsidRPr="000F1D04" w:rsidRDefault="00AE1DBC" w:rsidP="00221579">
            <w:pPr>
              <w:spacing w:after="0" w:line="288" w:lineRule="auto"/>
              <w:rPr>
                <w:rFonts w:ascii="Arial" w:hAnsi="Arial" w:cs="Arial"/>
                <w:sz w:val="20"/>
                <w:szCs w:val="20"/>
              </w:rPr>
            </w:pPr>
            <w:r w:rsidRPr="000F1D04">
              <w:rPr>
                <w:rFonts w:ascii="Arial" w:hAnsi="Arial" w:cs="Arial"/>
                <w:sz w:val="20"/>
                <w:szCs w:val="20"/>
              </w:rPr>
              <w:t>1. Charge DMF, pyridine</w:t>
            </w:r>
            <w:r w:rsidR="00F55DDE" w:rsidRPr="000F1D04">
              <w:rPr>
                <w:rFonts w:ascii="Arial" w:hAnsi="Arial" w:cs="Arial"/>
                <w:sz w:val="20"/>
                <w:szCs w:val="20"/>
              </w:rPr>
              <w:t xml:space="preserve"> and </w:t>
            </w:r>
            <w:r w:rsidRPr="000F1D04">
              <w:rPr>
                <w:rFonts w:ascii="Arial" w:hAnsi="Arial" w:cs="Arial"/>
                <w:sz w:val="20"/>
                <w:szCs w:val="20"/>
              </w:rPr>
              <w:t xml:space="preserve">acetic anhydride to </w:t>
            </w:r>
            <w:r w:rsidR="00F55DDE" w:rsidRPr="000F1D04">
              <w:rPr>
                <w:rFonts w:ascii="Arial" w:eastAsia="Times New Roman" w:hAnsi="Arial" w:cs="Arial"/>
                <w:sz w:val="20"/>
                <w:szCs w:val="20"/>
                <w:lang w:val="en-IE"/>
              </w:rPr>
              <w:t>Agitation tank</w:t>
            </w:r>
            <w:r w:rsidRPr="000F1D04">
              <w:rPr>
                <w:rFonts w:ascii="Arial" w:hAnsi="Arial" w:cs="Arial"/>
                <w:sz w:val="20"/>
                <w:szCs w:val="20"/>
              </w:rPr>
              <w:t xml:space="preserve"> for activation.</w:t>
            </w:r>
          </w:p>
          <w:p w14:paraId="1A603118" w14:textId="70C32926" w:rsidR="00AE1DBC" w:rsidRPr="000F1D04" w:rsidRDefault="00AE1DBC" w:rsidP="00221579">
            <w:pPr>
              <w:spacing w:after="0" w:line="288" w:lineRule="auto"/>
              <w:rPr>
                <w:rFonts w:ascii="Arial" w:hAnsi="Arial" w:cs="Arial"/>
                <w:sz w:val="20"/>
                <w:szCs w:val="20"/>
              </w:rPr>
            </w:pPr>
            <w:r w:rsidRPr="000F1D04">
              <w:rPr>
                <w:rFonts w:ascii="Arial" w:hAnsi="Arial" w:cs="Arial"/>
                <w:sz w:val="20"/>
                <w:szCs w:val="20"/>
              </w:rPr>
              <w:t xml:space="preserve">2. Transfer activated solution to synthesis reactor. Perform </w:t>
            </w:r>
            <w:r w:rsidR="00F55DDE" w:rsidRPr="000F1D04">
              <w:rPr>
                <w:rFonts w:ascii="Arial" w:eastAsia="Times New Roman" w:hAnsi="Arial" w:cs="Arial"/>
                <w:sz w:val="20"/>
                <w:szCs w:val="20"/>
                <w:lang w:val="en-IE"/>
              </w:rPr>
              <w:t>capping</w:t>
            </w:r>
            <w:r w:rsidRPr="000F1D04">
              <w:rPr>
                <w:rFonts w:ascii="Arial" w:hAnsi="Arial" w:cs="Arial"/>
                <w:sz w:val="20"/>
                <w:szCs w:val="20"/>
              </w:rPr>
              <w:t xml:space="preserve"> reaction.</w:t>
            </w:r>
          </w:p>
          <w:p w14:paraId="23CA8709" w14:textId="2B4F82C3" w:rsidR="00AE1DBC" w:rsidRPr="000F1D04" w:rsidRDefault="00F55DDE" w:rsidP="00221579">
            <w:pPr>
              <w:spacing w:after="0" w:line="288" w:lineRule="auto"/>
              <w:rPr>
                <w:rFonts w:ascii="Arial" w:hAnsi="Arial" w:cs="Arial"/>
                <w:sz w:val="20"/>
                <w:szCs w:val="20"/>
              </w:rPr>
            </w:pPr>
            <w:r w:rsidRPr="000F1D04">
              <w:rPr>
                <w:rFonts w:ascii="Arial" w:hAnsi="Arial" w:cs="Arial"/>
                <w:sz w:val="20"/>
                <w:szCs w:val="20"/>
              </w:rPr>
              <w:t>3</w:t>
            </w:r>
            <w:r w:rsidR="00AE1DBC" w:rsidRPr="000F1D04">
              <w:rPr>
                <w:rFonts w:ascii="Arial" w:hAnsi="Arial" w:cs="Arial"/>
                <w:sz w:val="20"/>
                <w:szCs w:val="20"/>
              </w:rPr>
              <w:t xml:space="preserve">. Post </w:t>
            </w:r>
            <w:r w:rsidRPr="000F1D04">
              <w:rPr>
                <w:rFonts w:ascii="Arial" w:eastAsia="Times New Roman" w:hAnsi="Arial" w:cs="Arial"/>
                <w:sz w:val="20"/>
                <w:szCs w:val="20"/>
                <w:lang w:val="en-IE"/>
              </w:rPr>
              <w:t>capping</w:t>
            </w:r>
            <w:r w:rsidR="00AE1DBC" w:rsidRPr="000F1D04">
              <w:rPr>
                <w:rFonts w:ascii="Arial" w:hAnsi="Arial" w:cs="Arial"/>
                <w:sz w:val="20"/>
                <w:szCs w:val="20"/>
              </w:rPr>
              <w:t xml:space="preserve"> wash with DMF.</w:t>
            </w:r>
          </w:p>
          <w:p w14:paraId="5FE643A3" w14:textId="6EF524E5" w:rsidR="00AE1DBC" w:rsidRPr="000F1D04" w:rsidRDefault="00F55DDE" w:rsidP="00221579">
            <w:pPr>
              <w:spacing w:after="0" w:line="288" w:lineRule="auto"/>
              <w:textAlignment w:val="baseline"/>
              <w:rPr>
                <w:rFonts w:ascii="Arial" w:eastAsia="Times New Roman" w:hAnsi="Arial" w:cs="Arial"/>
                <w:sz w:val="20"/>
                <w:szCs w:val="20"/>
                <w:lang w:val="en-IE"/>
              </w:rPr>
            </w:pPr>
            <w:r w:rsidRPr="000F1D04">
              <w:rPr>
                <w:rFonts w:ascii="Arial" w:hAnsi="Arial" w:cs="Arial"/>
                <w:sz w:val="20"/>
                <w:szCs w:val="20"/>
              </w:rPr>
              <w:t>4</w:t>
            </w:r>
            <w:r w:rsidR="00AE1DBC" w:rsidRPr="000F1D04">
              <w:rPr>
                <w:rFonts w:ascii="Arial" w:hAnsi="Arial" w:cs="Arial"/>
                <w:sz w:val="20"/>
                <w:szCs w:val="20"/>
              </w:rPr>
              <w:t xml:space="preserve">. </w:t>
            </w:r>
            <w:ins w:id="83" w:author="fuzhonghua" w:date="2026-10-28T11:06:00Z">
              <w:r w:rsidR="00764C35">
                <w:rPr>
                  <w:lang w:val="sv-SE"/>
                </w:rPr>
                <w:t>Perform</w:t>
              </w:r>
            </w:ins>
            <w:commentRangeStart w:id="84"/>
            <w:commentRangeStart w:id="85"/>
            <w:del w:id="86" w:author="fuzhonghua" w:date="2026-10-28T11:06:00Z">
              <w:r w:rsidR="00AE1DBC" w:rsidRPr="000F1D04" w:rsidDel="00764C35">
                <w:rPr>
                  <w:rFonts w:ascii="Arial" w:hAnsi="Arial" w:cs="Arial"/>
                  <w:sz w:val="20"/>
                  <w:szCs w:val="20"/>
                </w:rPr>
                <w:delText>Repeat</w:delText>
              </w:r>
              <w:commentRangeEnd w:id="84"/>
              <w:r w:rsidR="00FD625D" w:rsidRPr="000F1D04" w:rsidDel="00764C35">
                <w:rPr>
                  <w:rStyle w:val="af4"/>
                  <w:rFonts w:ascii="Arial" w:hAnsi="Arial" w:cs="Arial"/>
                  <w:sz w:val="20"/>
                  <w:szCs w:val="20"/>
                </w:rPr>
                <w:commentReference w:id="84"/>
              </w:r>
            </w:del>
            <w:commentRangeEnd w:id="85"/>
            <w:r w:rsidR="00764C35">
              <w:rPr>
                <w:rStyle w:val="af4"/>
              </w:rPr>
              <w:commentReference w:id="85"/>
            </w:r>
            <w:r w:rsidR="00AE1DBC" w:rsidRPr="000F1D04">
              <w:rPr>
                <w:rFonts w:ascii="Arial" w:hAnsi="Arial" w:cs="Arial"/>
                <w:sz w:val="20"/>
                <w:szCs w:val="20"/>
              </w:rPr>
              <w:t xml:space="preserve"> </w:t>
            </w:r>
            <w:proofErr w:type="spellStart"/>
            <w:r w:rsidR="00AE1DBC" w:rsidRPr="000F1D04">
              <w:rPr>
                <w:rFonts w:ascii="Arial" w:eastAsia="Times New Roman" w:hAnsi="Arial" w:cs="Arial"/>
                <w:sz w:val="20"/>
                <w:szCs w:val="20"/>
                <w:lang w:val="en-IE"/>
              </w:rPr>
              <w:t>Fmoc</w:t>
            </w:r>
            <w:proofErr w:type="spellEnd"/>
            <w:r w:rsidR="00AE1DBC" w:rsidRPr="000F1D04">
              <w:rPr>
                <w:rFonts w:ascii="Arial" w:eastAsia="Times New Roman" w:hAnsi="Arial" w:cs="Arial"/>
                <w:sz w:val="20"/>
                <w:szCs w:val="20"/>
                <w:lang w:val="en-IE"/>
              </w:rPr>
              <w:t xml:space="preserve"> De</w:t>
            </w:r>
            <w:r w:rsidR="00262C03" w:rsidRPr="000F1D04">
              <w:rPr>
                <w:rFonts w:ascii="Arial" w:eastAsia="Times New Roman" w:hAnsi="Arial" w:cs="Arial"/>
                <w:sz w:val="20"/>
                <w:szCs w:val="20"/>
                <w:lang w:val="en-IE"/>
              </w:rPr>
              <w:t>-protection C</w:t>
            </w:r>
            <w:r w:rsidR="00AE1DBC" w:rsidRPr="000F1D04">
              <w:rPr>
                <w:rFonts w:ascii="Arial" w:eastAsia="Times New Roman" w:hAnsi="Arial" w:cs="Arial"/>
                <w:sz w:val="20"/>
                <w:szCs w:val="20"/>
                <w:lang w:val="en-IE"/>
              </w:rPr>
              <w:t>ycle.</w:t>
            </w:r>
          </w:p>
        </w:tc>
        <w:tc>
          <w:tcPr>
            <w:tcW w:w="127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9483D30" w14:textId="4B373133" w:rsidR="001F59AB" w:rsidRPr="000F1D04" w:rsidRDefault="00F04B73"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bCs/>
                <w:sz w:val="20"/>
                <w:szCs w:val="20"/>
                <w:lang w:val="en-IE"/>
              </w:rPr>
              <w:t>Peptide Solid Phase Synthesizer</w:t>
            </w:r>
            <w:r w:rsidR="004C0657" w:rsidRPr="000F1D04">
              <w:rPr>
                <w:rFonts w:ascii="Arial" w:eastAsia="Times New Roman" w:hAnsi="Arial" w:cs="Arial"/>
                <w:sz w:val="20"/>
                <w:szCs w:val="20"/>
                <w:lang w:val="en-IE"/>
              </w:rPr>
              <w:t xml:space="preserve"> (TJ4S-1213-Sy15), </w:t>
            </w:r>
          </w:p>
          <w:p w14:paraId="4612590C" w14:textId="4A7D7041" w:rsidR="00F55DDE" w:rsidRPr="000F1D04" w:rsidRDefault="004F3CA1"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G</w:t>
            </w:r>
            <w:r w:rsidR="005D0932" w:rsidRPr="000F1D04">
              <w:rPr>
                <w:rFonts w:ascii="Arial" w:eastAsia="Times New Roman" w:hAnsi="Arial" w:cs="Arial"/>
                <w:sz w:val="20"/>
                <w:szCs w:val="20"/>
                <w:lang w:val="en-IE"/>
              </w:rPr>
              <w:t>lass-lined Reactor</w:t>
            </w:r>
          </w:p>
          <w:p w14:paraId="1FBDA27A" w14:textId="1F67485F" w:rsidR="004C0657" w:rsidRPr="000F1D04" w:rsidRDefault="004C0657"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sz w:val="20"/>
                <w:szCs w:val="20"/>
                <w:lang w:val="en-IE"/>
              </w:rPr>
              <w:t xml:space="preserve"> (TJ4-1213-R22)</w:t>
            </w:r>
          </w:p>
        </w:tc>
      </w:tr>
      <w:tr w:rsidR="00C017BA" w:rsidRPr="000F1D04" w14:paraId="420799AB" w14:textId="77777777" w:rsidTr="00C017BA">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3799E05B" w14:textId="16B4940E" w:rsidR="004C0657" w:rsidRPr="00A44779" w:rsidRDefault="00FA1378" w:rsidP="00221579">
            <w:pPr>
              <w:spacing w:after="0" w:line="288" w:lineRule="auto"/>
              <w:jc w:val="center"/>
              <w:textAlignment w:val="baseline"/>
              <w:rPr>
                <w:rFonts w:ascii="Arial" w:hAnsi="Arial" w:cs="Arial"/>
                <w:sz w:val="20"/>
                <w:szCs w:val="20"/>
                <w:lang w:val="en-IE"/>
              </w:rPr>
            </w:pPr>
            <w:r w:rsidRPr="00A44779">
              <w:rPr>
                <w:rFonts w:ascii="Arial" w:hAnsi="Arial" w:cs="Arial"/>
                <w:sz w:val="20"/>
                <w:szCs w:val="20"/>
                <w:lang w:val="en-IE"/>
              </w:rPr>
              <w:t>14</w:t>
            </w:r>
          </w:p>
        </w:tc>
        <w:tc>
          <w:tcPr>
            <w:tcW w:w="106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2540D435" w14:textId="349A01AE" w:rsidR="004C0657" w:rsidRPr="00110973" w:rsidRDefault="00E55346" w:rsidP="00221579">
            <w:pPr>
              <w:spacing w:after="0" w:line="288" w:lineRule="auto"/>
              <w:jc w:val="center"/>
              <w:textAlignment w:val="baseline"/>
              <w:rPr>
                <w:rFonts w:ascii="Arial" w:eastAsia="Times New Roman" w:hAnsi="Arial" w:cs="Arial"/>
                <w:sz w:val="20"/>
                <w:szCs w:val="20"/>
              </w:rPr>
            </w:pPr>
            <w:r w:rsidRPr="00110973">
              <w:rPr>
                <w:rFonts w:ascii="Arial" w:hAnsi="Arial" w:cs="Arial"/>
                <w:sz w:val="20"/>
                <w:szCs w:val="20"/>
                <w:lang w:val="en-IE"/>
              </w:rPr>
              <w:t>Resin</w:t>
            </w:r>
            <w:r w:rsidR="00EF27F5" w:rsidRPr="00110973">
              <w:rPr>
                <w:rFonts w:ascii="Arial" w:hAnsi="Arial" w:cs="Arial"/>
                <w:sz w:val="20"/>
                <w:szCs w:val="20"/>
                <w:lang w:val="en-IE"/>
              </w:rPr>
              <w:t xml:space="preserve"> de-swelling</w:t>
            </w:r>
            <w:r w:rsidRPr="00110973">
              <w:rPr>
                <w:rFonts w:ascii="Arial" w:eastAsia="Times New Roman" w:hAnsi="Arial" w:cs="Arial"/>
                <w:sz w:val="20"/>
                <w:szCs w:val="20"/>
                <w:lang w:val="en-IE"/>
              </w:rPr>
              <w:t xml:space="preserve"> and washing</w:t>
            </w:r>
          </w:p>
        </w:tc>
        <w:tc>
          <w:tcPr>
            <w:tcW w:w="213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5649F38F" w14:textId="509B8823" w:rsidR="004F1B88" w:rsidRPr="00110973" w:rsidRDefault="00110973">
            <w:pPr>
              <w:spacing w:after="0" w:line="288" w:lineRule="auto"/>
              <w:rPr>
                <w:sz w:val="20"/>
                <w:szCs w:val="20"/>
                <w:rPrChange w:id="87" w:author="fuzhonghua" w:date="2026-10-28T11:08:00Z">
                  <w:rPr>
                    <w:rFonts w:eastAsia="宋体"/>
                    <w:sz w:val="20"/>
                    <w:szCs w:val="20"/>
                  </w:rPr>
                </w:rPrChange>
              </w:rPr>
              <w:pPrChange w:id="88" w:author="fuzhonghua" w:date="2026-10-28T11:08:00Z">
                <w:pPr>
                  <w:pStyle w:val="a7"/>
                  <w:numPr>
                    <w:numId w:val="200"/>
                  </w:numPr>
                  <w:spacing w:line="288" w:lineRule="auto"/>
                  <w:ind w:left="360" w:firstLineChars="0" w:hanging="360"/>
                  <w:textAlignment w:val="baseline"/>
                </w:pPr>
              </w:pPrChange>
            </w:pPr>
            <w:ins w:id="89" w:author="fuzhonghua" w:date="2026-10-28T11:07:00Z">
              <w:r w:rsidRPr="00110973">
                <w:rPr>
                  <w:rFonts w:ascii="Arial" w:hAnsi="Arial" w:cs="Arial"/>
                  <w:sz w:val="20"/>
                  <w:szCs w:val="20"/>
                  <w:rPrChange w:id="90" w:author="fuzhonghua" w:date="2026-10-28T11:08:00Z">
                    <w:rPr>
                      <w:sz w:val="20"/>
                      <w:szCs w:val="20"/>
                    </w:rPr>
                  </w:rPrChange>
                </w:rPr>
                <w:t>1.</w:t>
              </w:r>
            </w:ins>
            <w:commentRangeStart w:id="91"/>
            <w:commentRangeStart w:id="92"/>
            <w:r w:rsidR="00F55DDE" w:rsidRPr="00110973">
              <w:rPr>
                <w:rFonts w:ascii="Arial" w:hAnsi="Arial" w:cs="Arial"/>
                <w:sz w:val="20"/>
                <w:szCs w:val="20"/>
                <w:rPrChange w:id="93" w:author="fuzhonghua" w:date="2026-10-28T11:08:00Z">
                  <w:rPr>
                    <w:rFonts w:eastAsia="宋体"/>
                    <w:sz w:val="20"/>
                    <w:szCs w:val="20"/>
                  </w:rPr>
                </w:rPrChange>
              </w:rPr>
              <w:t xml:space="preserve">Charge </w:t>
            </w:r>
            <w:proofErr w:type="spellStart"/>
            <w:r w:rsidR="00F55DDE" w:rsidRPr="00110973">
              <w:rPr>
                <w:rFonts w:ascii="Arial" w:hAnsi="Arial" w:cs="Arial"/>
                <w:sz w:val="20"/>
                <w:szCs w:val="20"/>
                <w:rPrChange w:id="94" w:author="fuzhonghua" w:date="2026-10-28T11:08:00Z">
                  <w:rPr>
                    <w:rFonts w:eastAsia="宋体"/>
                    <w:sz w:val="20"/>
                    <w:szCs w:val="20"/>
                  </w:rPr>
                </w:rPrChange>
              </w:rPr>
              <w:t>IPAc</w:t>
            </w:r>
            <w:proofErr w:type="spellEnd"/>
            <w:r w:rsidR="00F55DDE" w:rsidRPr="00110973">
              <w:rPr>
                <w:rFonts w:ascii="Arial" w:hAnsi="Arial" w:cs="Arial"/>
                <w:sz w:val="20"/>
                <w:szCs w:val="20"/>
                <w:rPrChange w:id="95" w:author="fuzhonghua" w:date="2026-10-28T11:08:00Z">
                  <w:rPr>
                    <w:rFonts w:eastAsia="宋体"/>
                    <w:sz w:val="20"/>
                    <w:szCs w:val="20"/>
                  </w:rPr>
                </w:rPrChange>
              </w:rPr>
              <w:t xml:space="preserve"> </w:t>
            </w:r>
            <w:r w:rsidR="004F1B88" w:rsidRPr="00110973">
              <w:rPr>
                <w:rFonts w:ascii="Arial" w:hAnsi="Arial" w:cs="Arial"/>
                <w:sz w:val="20"/>
                <w:szCs w:val="20"/>
                <w:rPrChange w:id="96" w:author="fuzhonghua" w:date="2026-10-28T11:08:00Z">
                  <w:rPr>
                    <w:rFonts w:eastAsia="宋体"/>
                    <w:sz w:val="20"/>
                    <w:szCs w:val="20"/>
                  </w:rPr>
                </w:rPrChange>
              </w:rPr>
              <w:t>to synthesizer for resin washing.</w:t>
            </w:r>
          </w:p>
          <w:p w14:paraId="037ADAE9" w14:textId="24FCF2DC" w:rsidR="004F1B88" w:rsidRPr="00110973" w:rsidRDefault="00110973">
            <w:pPr>
              <w:spacing w:after="0" w:line="288" w:lineRule="auto"/>
              <w:rPr>
                <w:sz w:val="20"/>
                <w:szCs w:val="20"/>
                <w:rPrChange w:id="97" w:author="fuzhonghua" w:date="2026-10-28T11:08:00Z">
                  <w:rPr>
                    <w:rFonts w:eastAsia="Times New Roman"/>
                    <w:sz w:val="20"/>
                    <w:szCs w:val="20"/>
                  </w:rPr>
                </w:rPrChange>
              </w:rPr>
              <w:pPrChange w:id="98" w:author="fuzhonghua" w:date="2026-10-28T11:06:00Z">
                <w:pPr>
                  <w:pStyle w:val="a7"/>
                  <w:numPr>
                    <w:numId w:val="200"/>
                  </w:numPr>
                  <w:spacing w:line="288" w:lineRule="auto"/>
                  <w:ind w:left="360" w:firstLineChars="0" w:hanging="360"/>
                  <w:textAlignment w:val="baseline"/>
                </w:pPr>
              </w:pPrChange>
            </w:pPr>
            <w:ins w:id="99" w:author="fuzhonghua" w:date="2026-10-28T11:08:00Z">
              <w:r w:rsidRPr="00110973">
                <w:rPr>
                  <w:rFonts w:ascii="Arial" w:hAnsi="Arial" w:cs="Arial"/>
                  <w:sz w:val="20"/>
                  <w:szCs w:val="20"/>
                  <w:rPrChange w:id="100" w:author="fuzhonghua" w:date="2026-10-28T11:08:00Z">
                    <w:rPr>
                      <w:sz w:val="20"/>
                      <w:szCs w:val="20"/>
                    </w:rPr>
                  </w:rPrChange>
                </w:rPr>
                <w:lastRenderedPageBreak/>
                <w:t>2.</w:t>
              </w:r>
            </w:ins>
            <w:proofErr w:type="gramStart"/>
            <w:r w:rsidR="004F1B88" w:rsidRPr="00110973">
              <w:rPr>
                <w:rFonts w:ascii="Arial" w:hAnsi="Arial" w:cs="Arial"/>
                <w:sz w:val="20"/>
                <w:szCs w:val="20"/>
                <w:rPrChange w:id="101" w:author="fuzhonghua" w:date="2026-10-28T11:08:00Z">
                  <w:rPr>
                    <w:rFonts w:eastAsia="宋体"/>
                    <w:sz w:val="20"/>
                    <w:szCs w:val="20"/>
                  </w:rPr>
                </w:rPrChange>
              </w:rPr>
              <w:t>Charge  toluene</w:t>
            </w:r>
            <w:proofErr w:type="gramEnd"/>
            <w:r w:rsidR="004F1B88" w:rsidRPr="00110973">
              <w:rPr>
                <w:rFonts w:ascii="Arial" w:hAnsi="Arial" w:cs="Arial"/>
                <w:sz w:val="20"/>
                <w:szCs w:val="20"/>
                <w:rPrChange w:id="102" w:author="fuzhonghua" w:date="2026-10-28T11:08:00Z">
                  <w:rPr>
                    <w:rFonts w:eastAsia="宋体"/>
                    <w:sz w:val="20"/>
                    <w:szCs w:val="20"/>
                  </w:rPr>
                </w:rPrChange>
              </w:rPr>
              <w:t xml:space="preserve"> </w:t>
            </w:r>
            <w:r w:rsidR="00F55DDE" w:rsidRPr="00110973">
              <w:rPr>
                <w:rFonts w:ascii="Arial" w:hAnsi="Arial" w:cs="Arial"/>
                <w:sz w:val="20"/>
                <w:szCs w:val="20"/>
                <w:rPrChange w:id="103" w:author="fuzhonghua" w:date="2026-10-28T11:08:00Z">
                  <w:rPr>
                    <w:rFonts w:eastAsia="宋体"/>
                    <w:sz w:val="20"/>
                    <w:szCs w:val="20"/>
                  </w:rPr>
                </w:rPrChange>
              </w:rPr>
              <w:t>and MTBE to synthesizer for resin</w:t>
            </w:r>
            <w:r w:rsidR="003A0538" w:rsidRPr="00110973">
              <w:rPr>
                <w:rFonts w:ascii="Arial" w:hAnsi="Arial" w:cs="Arial"/>
                <w:sz w:val="20"/>
                <w:szCs w:val="20"/>
                <w:rPrChange w:id="104" w:author="fuzhonghua" w:date="2026-10-28T11:08:00Z">
                  <w:rPr>
                    <w:rFonts w:eastAsia="Times New Roman"/>
                    <w:sz w:val="20"/>
                    <w:szCs w:val="20"/>
                    <w:lang w:val="en-IE"/>
                  </w:rPr>
                </w:rPrChange>
              </w:rPr>
              <w:t xml:space="preserve"> </w:t>
            </w:r>
            <w:r w:rsidR="00EF27F5" w:rsidRPr="00110973">
              <w:rPr>
                <w:rFonts w:ascii="Arial" w:hAnsi="Arial" w:cs="Arial"/>
                <w:sz w:val="20"/>
                <w:szCs w:val="20"/>
                <w:rPrChange w:id="105" w:author="fuzhonghua" w:date="2026-10-28T11:08:00Z">
                  <w:rPr>
                    <w:sz w:val="20"/>
                    <w:szCs w:val="20"/>
                    <w:lang w:val="en-IE"/>
                  </w:rPr>
                </w:rPrChange>
              </w:rPr>
              <w:t>de-swelling</w:t>
            </w:r>
            <w:r w:rsidR="00F55DDE" w:rsidRPr="00110973">
              <w:rPr>
                <w:rFonts w:ascii="Arial" w:hAnsi="Arial" w:cs="Arial"/>
                <w:sz w:val="20"/>
                <w:szCs w:val="20"/>
                <w:rPrChange w:id="106" w:author="fuzhonghua" w:date="2026-10-28T11:08:00Z">
                  <w:rPr>
                    <w:rFonts w:eastAsia="宋体"/>
                    <w:sz w:val="20"/>
                    <w:szCs w:val="20"/>
                  </w:rPr>
                </w:rPrChange>
              </w:rPr>
              <w:t xml:space="preserve"> and washing.</w:t>
            </w:r>
          </w:p>
          <w:p w14:paraId="4319C43A" w14:textId="6A3A5026" w:rsidR="004C0657" w:rsidRPr="00110973" w:rsidRDefault="004F1B88">
            <w:pPr>
              <w:spacing w:after="0" w:line="288" w:lineRule="auto"/>
              <w:rPr>
                <w:sz w:val="20"/>
                <w:szCs w:val="20"/>
                <w:rPrChange w:id="107" w:author="fuzhonghua" w:date="2026-10-28T11:08:00Z">
                  <w:rPr>
                    <w:rFonts w:eastAsia="Times New Roman"/>
                    <w:sz w:val="20"/>
                    <w:szCs w:val="20"/>
                  </w:rPr>
                </w:rPrChange>
              </w:rPr>
              <w:pPrChange w:id="108" w:author="fuzhonghua" w:date="2026-10-28T11:06:00Z">
                <w:pPr>
                  <w:pStyle w:val="a7"/>
                  <w:numPr>
                    <w:numId w:val="200"/>
                  </w:numPr>
                  <w:spacing w:line="288" w:lineRule="auto"/>
                  <w:ind w:left="360" w:firstLineChars="0" w:hanging="360"/>
                  <w:textAlignment w:val="baseline"/>
                </w:pPr>
              </w:pPrChange>
            </w:pPr>
            <w:proofErr w:type="spellStart"/>
            <w:r w:rsidRPr="00110973">
              <w:rPr>
                <w:rFonts w:ascii="Arial" w:hAnsi="Arial" w:cs="Arial"/>
                <w:sz w:val="20"/>
                <w:szCs w:val="20"/>
                <w:rPrChange w:id="109" w:author="fuzhonghua" w:date="2026-10-28T11:08:00Z">
                  <w:rPr>
                    <w:rFonts w:eastAsia="宋体"/>
                    <w:sz w:val="20"/>
                    <w:szCs w:val="20"/>
                  </w:rPr>
                </w:rPrChange>
              </w:rPr>
              <w:t>Chloranil</w:t>
            </w:r>
            <w:proofErr w:type="spellEnd"/>
            <w:r w:rsidRPr="00110973">
              <w:rPr>
                <w:rFonts w:ascii="Arial" w:hAnsi="Arial" w:cs="Arial"/>
                <w:sz w:val="20"/>
                <w:szCs w:val="20"/>
                <w:rPrChange w:id="110" w:author="fuzhonghua" w:date="2026-10-28T11:08:00Z">
                  <w:rPr>
                    <w:rFonts w:eastAsia="宋体"/>
                    <w:sz w:val="20"/>
                    <w:szCs w:val="20"/>
                  </w:rPr>
                </w:rPrChange>
              </w:rPr>
              <w:t xml:space="preserve"> test </w:t>
            </w:r>
            <w:proofErr w:type="spellStart"/>
            <w:r w:rsidRPr="00110973">
              <w:rPr>
                <w:rFonts w:ascii="Arial" w:hAnsi="Arial" w:cs="Arial"/>
                <w:sz w:val="20"/>
                <w:szCs w:val="20"/>
                <w:rPrChange w:id="111" w:author="fuzhonghua" w:date="2026-10-28T11:08:00Z">
                  <w:rPr>
                    <w:rFonts w:eastAsia="宋体"/>
                    <w:sz w:val="20"/>
                    <w:szCs w:val="20"/>
                  </w:rPr>
                </w:rPrChange>
              </w:rPr>
              <w:t>piperidine</w:t>
            </w:r>
            <w:proofErr w:type="spellEnd"/>
            <w:r w:rsidRPr="00110973" w:rsidDel="00F55DDE">
              <w:rPr>
                <w:rFonts w:ascii="Arial" w:hAnsi="Arial" w:cs="Arial"/>
                <w:sz w:val="20"/>
                <w:szCs w:val="20"/>
                <w:rPrChange w:id="112" w:author="fuzhonghua" w:date="2026-10-28T11:08:00Z">
                  <w:rPr>
                    <w:rFonts w:eastAsia="宋体"/>
                    <w:sz w:val="20"/>
                    <w:szCs w:val="20"/>
                  </w:rPr>
                </w:rPrChange>
              </w:rPr>
              <w:t xml:space="preserve"> </w:t>
            </w:r>
            <w:r w:rsidRPr="00110973">
              <w:rPr>
                <w:rFonts w:ascii="Arial" w:hAnsi="Arial" w:cs="Arial"/>
                <w:sz w:val="20"/>
                <w:szCs w:val="20"/>
                <w:rPrChange w:id="113" w:author="fuzhonghua" w:date="2026-10-28T11:08:00Z">
                  <w:rPr>
                    <w:rFonts w:eastAsia="宋体"/>
                    <w:sz w:val="20"/>
                    <w:szCs w:val="20"/>
                  </w:rPr>
                </w:rPrChange>
              </w:rPr>
              <w:t>NMT 500</w:t>
            </w:r>
            <w:ins w:id="114" w:author="Johan Granander" w:date="2026-10-27T18:31:00Z">
              <w:r w:rsidR="00FD625D" w:rsidRPr="00110973">
                <w:rPr>
                  <w:rFonts w:ascii="Arial" w:hAnsi="Arial" w:cs="Arial"/>
                  <w:sz w:val="20"/>
                  <w:szCs w:val="20"/>
                  <w:rPrChange w:id="115" w:author="fuzhonghua" w:date="2026-10-28T11:08:00Z">
                    <w:rPr>
                      <w:rFonts w:eastAsia="宋体"/>
                      <w:sz w:val="20"/>
                      <w:szCs w:val="20"/>
                    </w:rPr>
                  </w:rPrChange>
                </w:rPr>
                <w:t xml:space="preserve"> </w:t>
              </w:r>
            </w:ins>
            <w:r w:rsidRPr="00110973">
              <w:rPr>
                <w:rFonts w:ascii="Arial" w:hAnsi="Arial" w:cs="Arial"/>
                <w:sz w:val="20"/>
                <w:szCs w:val="20"/>
                <w:rPrChange w:id="116" w:author="fuzhonghua" w:date="2026-10-28T11:08:00Z">
                  <w:rPr>
                    <w:rFonts w:eastAsia="宋体"/>
                    <w:sz w:val="20"/>
                    <w:szCs w:val="20"/>
                  </w:rPr>
                </w:rPrChange>
              </w:rPr>
              <w:t>ppm.</w:t>
            </w:r>
            <w:r w:rsidRPr="00110973" w:rsidDel="00F55DDE">
              <w:rPr>
                <w:rFonts w:ascii="Arial" w:hAnsi="Arial" w:cs="Arial"/>
                <w:sz w:val="20"/>
                <w:szCs w:val="20"/>
                <w:rPrChange w:id="117" w:author="fuzhonghua" w:date="2026-10-28T11:08:00Z">
                  <w:rPr>
                    <w:rFonts w:eastAsia="宋体"/>
                    <w:sz w:val="20"/>
                    <w:szCs w:val="20"/>
                  </w:rPr>
                </w:rPrChange>
              </w:rPr>
              <w:t xml:space="preserve"> </w:t>
            </w:r>
            <w:commentRangeEnd w:id="91"/>
            <w:r w:rsidR="0020417E" w:rsidRPr="00110973">
              <w:rPr>
                <w:rPrChange w:id="118" w:author="fuzhonghua" w:date="2026-10-28T11:08:00Z">
                  <w:rPr>
                    <w:rStyle w:val="af4"/>
                    <w:rFonts w:eastAsia="Times New Roman"/>
                    <w:sz w:val="20"/>
                    <w:szCs w:val="20"/>
                  </w:rPr>
                </w:rPrChange>
              </w:rPr>
              <w:commentReference w:id="91"/>
            </w:r>
            <w:commentRangeEnd w:id="92"/>
            <w:r w:rsidR="00092D86">
              <w:rPr>
                <w:rStyle w:val="af4"/>
              </w:rPr>
              <w:commentReference w:id="92"/>
            </w:r>
          </w:p>
        </w:tc>
        <w:tc>
          <w:tcPr>
            <w:tcW w:w="1278"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4E89D024" w14:textId="7EBDBE3E" w:rsidR="004C0657" w:rsidRPr="00110973" w:rsidRDefault="00F04B73" w:rsidP="00221579">
            <w:pPr>
              <w:spacing w:after="0" w:line="288" w:lineRule="auto"/>
              <w:jc w:val="center"/>
              <w:textAlignment w:val="baseline"/>
              <w:rPr>
                <w:rFonts w:ascii="Arial" w:eastAsia="Times New Roman" w:hAnsi="Arial" w:cs="Arial"/>
                <w:sz w:val="20"/>
                <w:szCs w:val="20"/>
              </w:rPr>
            </w:pPr>
            <w:r w:rsidRPr="00A44779">
              <w:rPr>
                <w:rFonts w:ascii="Arial" w:eastAsia="Times New Roman" w:hAnsi="Arial" w:cs="Arial"/>
                <w:bCs/>
                <w:sz w:val="20"/>
                <w:szCs w:val="20"/>
                <w:lang w:val="en-IE"/>
              </w:rPr>
              <w:lastRenderedPageBreak/>
              <w:t>Peptide Solid Phase Synthesizer</w:t>
            </w:r>
            <w:r w:rsidR="004C0657" w:rsidRPr="00A44779">
              <w:rPr>
                <w:rFonts w:ascii="Arial" w:eastAsia="Times New Roman" w:hAnsi="Arial" w:cs="Arial"/>
                <w:sz w:val="20"/>
                <w:szCs w:val="20"/>
              </w:rPr>
              <w:t xml:space="preserve"> </w:t>
            </w:r>
            <w:r w:rsidR="004C0657" w:rsidRPr="00110973">
              <w:rPr>
                <w:rFonts w:ascii="Arial" w:eastAsia="Times New Roman" w:hAnsi="Arial" w:cs="Arial"/>
                <w:sz w:val="20"/>
                <w:szCs w:val="20"/>
                <w:lang w:val="en-IE"/>
              </w:rPr>
              <w:t>(TJ4S-1213-Sy15)</w:t>
            </w:r>
          </w:p>
        </w:tc>
      </w:tr>
      <w:tr w:rsidR="00C017BA" w:rsidRPr="000F1D04" w14:paraId="0537E277" w14:textId="77777777" w:rsidTr="00C017BA">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89F0CCA" w14:textId="50385931" w:rsidR="004C0657" w:rsidRPr="000F1D04" w:rsidRDefault="00FA1378" w:rsidP="00221579">
            <w:pPr>
              <w:spacing w:after="0" w:line="288" w:lineRule="auto"/>
              <w:jc w:val="center"/>
              <w:textAlignment w:val="baseline"/>
              <w:rPr>
                <w:rFonts w:ascii="Arial" w:hAnsi="Arial" w:cs="Arial"/>
                <w:sz w:val="20"/>
                <w:szCs w:val="20"/>
                <w:lang w:val="en-IE"/>
              </w:rPr>
            </w:pPr>
            <w:r w:rsidRPr="000F1D04">
              <w:rPr>
                <w:rFonts w:ascii="Arial" w:hAnsi="Arial" w:cs="Arial"/>
                <w:sz w:val="20"/>
                <w:szCs w:val="20"/>
                <w:lang w:val="en-IE"/>
              </w:rPr>
              <w:lastRenderedPageBreak/>
              <w:t>15</w:t>
            </w:r>
          </w:p>
        </w:tc>
        <w:tc>
          <w:tcPr>
            <w:tcW w:w="106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BA68CA" w14:textId="1928F422" w:rsidR="004C0657" w:rsidRPr="000F1D04" w:rsidRDefault="004C0657" w:rsidP="00221579">
            <w:pPr>
              <w:spacing w:after="0" w:line="288" w:lineRule="auto"/>
              <w:jc w:val="center"/>
              <w:textAlignment w:val="baseline"/>
              <w:rPr>
                <w:rFonts w:ascii="Arial" w:eastAsia="Times New Roman" w:hAnsi="Arial" w:cs="Arial"/>
                <w:sz w:val="20"/>
                <w:szCs w:val="20"/>
              </w:rPr>
            </w:pPr>
            <w:r w:rsidRPr="000F1D04">
              <w:rPr>
                <w:rFonts w:ascii="Arial" w:eastAsia="Times New Roman" w:hAnsi="Arial" w:cs="Arial"/>
                <w:sz w:val="20"/>
                <w:szCs w:val="20"/>
                <w:lang w:val="en-IE"/>
              </w:rPr>
              <w:t>Drying</w:t>
            </w:r>
            <w:r w:rsidR="004F1B88" w:rsidRPr="000F1D04">
              <w:rPr>
                <w:rFonts w:ascii="Arial" w:eastAsia="Times New Roman" w:hAnsi="Arial" w:cs="Arial"/>
                <w:sz w:val="20"/>
                <w:szCs w:val="20"/>
                <w:lang w:val="en-IE"/>
              </w:rPr>
              <w:t xml:space="preserve"> and Discharge</w:t>
            </w:r>
          </w:p>
        </w:tc>
        <w:tc>
          <w:tcPr>
            <w:tcW w:w="213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252EB32" w14:textId="29FC03D9" w:rsidR="004C0657" w:rsidRPr="00110973" w:rsidRDefault="00110973">
            <w:pPr>
              <w:spacing w:after="0" w:line="288" w:lineRule="auto"/>
              <w:rPr>
                <w:rFonts w:ascii="Arial" w:hAnsi="Arial" w:cs="Arial"/>
                <w:sz w:val="20"/>
                <w:szCs w:val="20"/>
                <w:rPrChange w:id="119" w:author="fuzhonghua" w:date="2026-10-28T11:06:00Z">
                  <w:rPr>
                    <w:rFonts w:ascii="Arial" w:eastAsia="Times New Roman" w:hAnsi="Arial" w:cs="Arial"/>
                    <w:sz w:val="20"/>
                    <w:szCs w:val="20"/>
                    <w:lang w:val="en-IE"/>
                  </w:rPr>
                </w:rPrChange>
              </w:rPr>
              <w:pPrChange w:id="120" w:author="fuzhonghua" w:date="2026-10-28T11:06:00Z">
                <w:pPr>
                  <w:spacing w:after="0" w:line="288" w:lineRule="auto"/>
                  <w:jc w:val="center"/>
                  <w:textAlignment w:val="baseline"/>
                </w:pPr>
              </w:pPrChange>
            </w:pPr>
            <w:ins w:id="121" w:author="fuzhonghua" w:date="2026-10-28T11:08:00Z">
              <w:r>
                <w:rPr>
                  <w:rFonts w:ascii="Arial" w:hAnsi="Arial" w:cs="Arial" w:hint="eastAsia"/>
                  <w:sz w:val="20"/>
                  <w:szCs w:val="20"/>
                </w:rPr>
                <w:t>1.</w:t>
              </w:r>
            </w:ins>
            <w:r w:rsidR="004F1B88" w:rsidRPr="00110973">
              <w:rPr>
                <w:rFonts w:ascii="Arial" w:hAnsi="Arial" w:cs="Arial"/>
                <w:sz w:val="20"/>
                <w:szCs w:val="20"/>
                <w:rPrChange w:id="122" w:author="fuzhonghua" w:date="2026-10-28T11:06:00Z">
                  <w:rPr>
                    <w:rFonts w:ascii="Arial" w:eastAsia="Times New Roman" w:hAnsi="Arial" w:cs="Arial"/>
                    <w:sz w:val="20"/>
                    <w:szCs w:val="20"/>
                    <w:lang w:val="en-IE"/>
                  </w:rPr>
                </w:rPrChange>
              </w:rPr>
              <w:t xml:space="preserve">Dry wet resin to LOD </w:t>
            </w:r>
            <w:r w:rsidR="004F1B88" w:rsidRPr="00110973">
              <w:rPr>
                <w:rFonts w:ascii="Arial" w:hAnsi="Arial" w:cs="Arial" w:hint="eastAsia"/>
                <w:sz w:val="20"/>
                <w:szCs w:val="20"/>
                <w:rPrChange w:id="123" w:author="fuzhonghua" w:date="2026-10-28T11:06:00Z">
                  <w:rPr>
                    <w:rFonts w:ascii="Arial" w:eastAsia="Times New Roman" w:hAnsi="Arial" w:cs="Arial" w:hint="eastAsia"/>
                    <w:sz w:val="20"/>
                    <w:szCs w:val="20"/>
                    <w:lang w:val="en-IE"/>
                  </w:rPr>
                </w:rPrChange>
              </w:rPr>
              <w:t>≤</w:t>
            </w:r>
            <w:r w:rsidR="00470AF1" w:rsidRPr="00110973">
              <w:rPr>
                <w:rFonts w:ascii="Arial" w:hAnsi="Arial" w:cs="Arial"/>
                <w:sz w:val="20"/>
                <w:szCs w:val="20"/>
                <w:rPrChange w:id="124" w:author="fuzhonghua" w:date="2026-10-28T11:06:00Z">
                  <w:rPr>
                    <w:rFonts w:ascii="Arial" w:eastAsia="Times New Roman" w:hAnsi="Arial" w:cs="Arial"/>
                    <w:sz w:val="20"/>
                    <w:szCs w:val="20"/>
                    <w:lang w:val="en-IE"/>
                  </w:rPr>
                </w:rPrChange>
              </w:rPr>
              <w:t xml:space="preserve"> 9</w:t>
            </w:r>
            <w:r w:rsidR="004F1B88" w:rsidRPr="00110973">
              <w:rPr>
                <w:rFonts w:ascii="Arial" w:hAnsi="Arial" w:cs="Arial"/>
                <w:sz w:val="20"/>
                <w:szCs w:val="20"/>
                <w:rPrChange w:id="125" w:author="fuzhonghua" w:date="2026-10-28T11:06:00Z">
                  <w:rPr>
                    <w:rFonts w:ascii="Arial" w:eastAsia="Times New Roman" w:hAnsi="Arial" w:cs="Arial"/>
                    <w:sz w:val="20"/>
                    <w:szCs w:val="20"/>
                    <w:lang w:val="en-IE"/>
                  </w:rPr>
                </w:rPrChange>
              </w:rPr>
              <w:t xml:space="preserve">%. Discharge </w:t>
            </w:r>
            <w:proofErr w:type="spellStart"/>
            <w:r w:rsidR="004F1B88" w:rsidRPr="00110973">
              <w:rPr>
                <w:rFonts w:ascii="Arial" w:hAnsi="Arial" w:cs="Arial"/>
                <w:sz w:val="20"/>
                <w:szCs w:val="20"/>
                <w:rPrChange w:id="126" w:author="fuzhonghua" w:date="2026-10-28T11:06:00Z">
                  <w:rPr>
                    <w:rFonts w:ascii="Arial" w:eastAsia="Times New Roman" w:hAnsi="Arial" w:cs="Arial"/>
                    <w:sz w:val="20"/>
                    <w:szCs w:val="20"/>
                    <w:lang w:val="en-IE"/>
                  </w:rPr>
                </w:rPrChange>
              </w:rPr>
              <w:t>Eloralintide</w:t>
            </w:r>
            <w:proofErr w:type="spellEnd"/>
            <w:r w:rsidR="004F1B88" w:rsidRPr="00110973">
              <w:rPr>
                <w:rFonts w:ascii="Arial" w:hAnsi="Arial" w:cs="Arial"/>
                <w:sz w:val="20"/>
                <w:szCs w:val="20"/>
                <w:rPrChange w:id="127" w:author="fuzhonghua" w:date="2026-10-28T11:06:00Z">
                  <w:rPr>
                    <w:rFonts w:ascii="Arial" w:eastAsia="Times New Roman" w:hAnsi="Arial" w:cs="Arial"/>
                    <w:sz w:val="20"/>
                    <w:szCs w:val="20"/>
                    <w:lang w:val="en-IE"/>
                  </w:rPr>
                </w:rPrChange>
              </w:rPr>
              <w:t xml:space="preserve"> Fragment L2 Step 1 ASYM-141366 into double LDPE bags.</w:t>
            </w:r>
          </w:p>
        </w:tc>
        <w:tc>
          <w:tcPr>
            <w:tcW w:w="127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215A087" w14:textId="1C558626" w:rsidR="004C0657" w:rsidRPr="000F1D04" w:rsidRDefault="00F04B73" w:rsidP="00221579">
            <w:pPr>
              <w:spacing w:after="0" w:line="288" w:lineRule="auto"/>
              <w:jc w:val="center"/>
              <w:textAlignment w:val="baseline"/>
              <w:rPr>
                <w:rFonts w:ascii="Arial" w:eastAsia="Times New Roman" w:hAnsi="Arial" w:cs="Arial"/>
                <w:sz w:val="20"/>
                <w:szCs w:val="20"/>
                <w:lang w:val="en-IE"/>
              </w:rPr>
            </w:pPr>
            <w:r w:rsidRPr="000F1D04">
              <w:rPr>
                <w:rFonts w:ascii="Arial" w:eastAsia="Times New Roman" w:hAnsi="Arial" w:cs="Arial"/>
                <w:bCs/>
                <w:sz w:val="20"/>
                <w:szCs w:val="20"/>
                <w:lang w:val="en-IE"/>
              </w:rPr>
              <w:t>Peptide Solid Phase Synthesizer</w:t>
            </w:r>
            <w:r w:rsidR="004C0657" w:rsidRPr="000F1D04">
              <w:rPr>
                <w:rFonts w:ascii="Arial" w:eastAsia="Times New Roman" w:hAnsi="Arial" w:cs="Arial"/>
                <w:sz w:val="20"/>
                <w:szCs w:val="20"/>
              </w:rPr>
              <w:t xml:space="preserve"> </w:t>
            </w:r>
            <w:r w:rsidR="004C0657" w:rsidRPr="000F1D04">
              <w:rPr>
                <w:rFonts w:ascii="Arial" w:eastAsia="Times New Roman" w:hAnsi="Arial" w:cs="Arial"/>
                <w:sz w:val="20"/>
                <w:szCs w:val="20"/>
                <w:lang w:val="en-IE"/>
              </w:rPr>
              <w:t>(TJ4S-1213-Sy15)</w:t>
            </w:r>
          </w:p>
        </w:tc>
      </w:tr>
      <w:tr w:rsidR="00C017BA" w:rsidRPr="000F1D04" w14:paraId="524C5095" w14:textId="77777777" w:rsidTr="00DD33E2">
        <w:trPr>
          <w:trHeight w:val="300"/>
        </w:trPr>
        <w:tc>
          <w:tcPr>
            <w:tcW w:w="522"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514486C9" w14:textId="18081D53" w:rsidR="004C0657" w:rsidRPr="000F1D04" w:rsidRDefault="00FA1378" w:rsidP="00221579">
            <w:pPr>
              <w:spacing w:after="0" w:line="288" w:lineRule="auto"/>
              <w:jc w:val="center"/>
              <w:textAlignment w:val="baseline"/>
              <w:rPr>
                <w:rFonts w:ascii="Arial" w:hAnsi="Arial" w:cs="Arial"/>
                <w:sz w:val="20"/>
                <w:szCs w:val="20"/>
                <w:lang w:val="en-IE"/>
              </w:rPr>
            </w:pPr>
            <w:r w:rsidRPr="000F1D04">
              <w:rPr>
                <w:rFonts w:ascii="Arial" w:hAnsi="Arial" w:cs="Arial"/>
                <w:sz w:val="20"/>
                <w:szCs w:val="20"/>
                <w:lang w:val="en-IE"/>
              </w:rPr>
              <w:t>16</w:t>
            </w:r>
          </w:p>
        </w:tc>
        <w:tc>
          <w:tcPr>
            <w:tcW w:w="106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4CF3A549" w14:textId="320208E2" w:rsidR="004C0657" w:rsidRPr="000F1D04" w:rsidRDefault="004C0657" w:rsidP="00221579">
            <w:pPr>
              <w:spacing w:after="0" w:line="288" w:lineRule="auto"/>
              <w:jc w:val="center"/>
              <w:textAlignment w:val="baseline"/>
              <w:rPr>
                <w:rFonts w:ascii="Arial" w:eastAsia="Times New Roman" w:hAnsi="Arial" w:cs="Arial"/>
                <w:sz w:val="20"/>
                <w:szCs w:val="20"/>
              </w:rPr>
            </w:pPr>
            <w:r w:rsidRPr="000F1D04">
              <w:rPr>
                <w:rFonts w:ascii="Arial" w:eastAsia="Times New Roman" w:hAnsi="Arial" w:cs="Arial"/>
                <w:sz w:val="20"/>
                <w:szCs w:val="20"/>
                <w:lang w:val="en-IE"/>
              </w:rPr>
              <w:t>Packaging / Final Sampling</w:t>
            </w:r>
          </w:p>
        </w:tc>
        <w:tc>
          <w:tcPr>
            <w:tcW w:w="213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3A18C5C6" w14:textId="431143BF" w:rsidR="004C0657" w:rsidRPr="00092D86" w:rsidRDefault="004C0657">
            <w:pPr>
              <w:pStyle w:val="a7"/>
              <w:spacing w:line="288" w:lineRule="auto"/>
              <w:ind w:left="360" w:firstLineChars="0" w:firstLine="0"/>
              <w:textAlignment w:val="baseline"/>
              <w:rPr>
                <w:rFonts w:eastAsia="Times New Roman"/>
                <w:sz w:val="20"/>
                <w:szCs w:val="20"/>
                <w:rPrChange w:id="128" w:author="fuzhonghua" w:date="2026-10-28T11:10:00Z">
                  <w:rPr/>
                </w:rPrChange>
              </w:rPr>
              <w:pPrChange w:id="129" w:author="fuzhonghua" w:date="2026-10-28T11:10:00Z">
                <w:pPr>
                  <w:spacing w:after="0" w:line="288" w:lineRule="auto"/>
                  <w:jc w:val="center"/>
                  <w:textAlignment w:val="baseline"/>
                </w:pPr>
              </w:pPrChange>
            </w:pPr>
            <w:r w:rsidRPr="00092D86">
              <w:rPr>
                <w:rFonts w:eastAsia="Times New Roman"/>
                <w:sz w:val="20"/>
                <w:szCs w:val="20"/>
                <w:lang w:val="en-IE"/>
                <w:rPrChange w:id="130" w:author="fuzhonghua" w:date="2026-10-28T11:10:00Z">
                  <w:rPr>
                    <w:lang w:val="en-IE"/>
                  </w:rPr>
                </w:rPrChange>
              </w:rPr>
              <w:t>Weigh, sample and package dried resin in antistatic LDPE-lined fibre drums</w:t>
            </w:r>
            <w:r w:rsidRPr="00092D86">
              <w:rPr>
                <w:rFonts w:eastAsia="Times New Roman"/>
                <w:sz w:val="20"/>
                <w:szCs w:val="20"/>
                <w:rPrChange w:id="131" w:author="fuzhonghua" w:date="2026-10-28T11:10:00Z">
                  <w:rPr/>
                </w:rPrChange>
              </w:rPr>
              <w:t> </w:t>
            </w:r>
            <w:r w:rsidRPr="00092D86">
              <w:rPr>
                <w:rFonts w:eastAsia="Times New Roman"/>
                <w:sz w:val="20"/>
                <w:szCs w:val="20"/>
                <w:lang w:val="en-IE"/>
                <w:rPrChange w:id="132" w:author="fuzhonghua" w:date="2026-10-28T11:10:00Z">
                  <w:rPr>
                    <w:lang w:val="en-IE"/>
                  </w:rPr>
                </w:rPrChange>
              </w:rPr>
              <w:t>and stored at 2–8</w:t>
            </w:r>
            <w:ins w:id="133" w:author="Johan Granander" w:date="2026-10-27T18:31:00Z">
              <w:r w:rsidR="00FD625D" w:rsidRPr="00092D86">
                <w:rPr>
                  <w:rFonts w:eastAsia="Times New Roman"/>
                  <w:sz w:val="20"/>
                  <w:szCs w:val="20"/>
                  <w:lang w:val="en-IE"/>
                  <w:rPrChange w:id="134" w:author="fuzhonghua" w:date="2026-10-28T11:10:00Z">
                    <w:rPr>
                      <w:lang w:val="en-IE"/>
                    </w:rPr>
                  </w:rPrChange>
                </w:rPr>
                <w:t xml:space="preserve"> </w:t>
              </w:r>
            </w:ins>
            <w:r w:rsidRPr="00092D86">
              <w:rPr>
                <w:rFonts w:eastAsia="Times New Roman"/>
                <w:sz w:val="20"/>
                <w:szCs w:val="20"/>
                <w:lang w:val="en-IE"/>
                <w:rPrChange w:id="135" w:author="fuzhonghua" w:date="2026-10-28T11:10:00Z">
                  <w:rPr>
                    <w:lang w:val="en-IE"/>
                  </w:rPr>
                </w:rPrChange>
              </w:rPr>
              <w:t>°C label and record the appearance.</w:t>
            </w:r>
          </w:p>
        </w:tc>
        <w:tc>
          <w:tcPr>
            <w:tcW w:w="1278"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6368181E" w14:textId="45885BC1" w:rsidR="004C0657" w:rsidRPr="000F1D04" w:rsidRDefault="004C0657" w:rsidP="00221579">
            <w:pPr>
              <w:spacing w:after="0" w:line="288" w:lineRule="auto"/>
              <w:jc w:val="center"/>
              <w:textAlignment w:val="baseline"/>
              <w:rPr>
                <w:rFonts w:ascii="Arial" w:eastAsia="Times New Roman" w:hAnsi="Arial" w:cs="Arial"/>
                <w:sz w:val="20"/>
                <w:szCs w:val="20"/>
              </w:rPr>
            </w:pPr>
            <w:r w:rsidRPr="000F1D04">
              <w:rPr>
                <w:rFonts w:ascii="Arial" w:eastAsia="Times New Roman" w:hAnsi="Arial" w:cs="Arial"/>
                <w:sz w:val="20"/>
                <w:szCs w:val="20"/>
                <w:lang w:val="en-IE"/>
              </w:rPr>
              <w:t>Packaging area</w:t>
            </w:r>
          </w:p>
        </w:tc>
      </w:tr>
    </w:tbl>
    <w:p w14:paraId="646B152F" w14:textId="77777777" w:rsidR="000570D4" w:rsidRPr="00DA3C3F" w:rsidRDefault="000570D4" w:rsidP="00F831F2">
      <w:pPr>
        <w:spacing w:after="0" w:line="240" w:lineRule="auto"/>
        <w:textAlignment w:val="baseline"/>
        <w:rPr>
          <w:rFonts w:ascii="Arial" w:eastAsia="Times New Roman" w:hAnsi="Arial" w:cs="Arial"/>
          <w:sz w:val="21"/>
          <w:szCs w:val="21"/>
        </w:rPr>
        <w:sectPr w:rsidR="000570D4" w:rsidRPr="00DA3C3F" w:rsidSect="00DF6184">
          <w:headerReference w:type="default" r:id="rId13"/>
          <w:footerReference w:type="default" r:id="rId14"/>
          <w:pgSz w:w="12240" w:h="15840"/>
          <w:pgMar w:top="2098" w:right="1021" w:bottom="964" w:left="1021" w:header="720" w:footer="720" w:gutter="0"/>
          <w:cols w:space="720"/>
          <w:docGrid w:linePitch="360"/>
        </w:sectPr>
      </w:pPr>
    </w:p>
    <w:p w14:paraId="7A45CC1A" w14:textId="6D7CA218" w:rsidR="000570D4" w:rsidRDefault="000570D4" w:rsidP="00BF7427">
      <w:pPr>
        <w:pStyle w:val="1"/>
        <w:keepLines w:val="0"/>
        <w:spacing w:beforeLines="50" w:before="120" w:afterLines="50" w:after="120" w:line="360" w:lineRule="auto"/>
        <w:ind w:left="360" w:hanging="360"/>
        <w:contextualSpacing/>
        <w:rPr>
          <w:rFonts w:ascii="Arial" w:eastAsia="Times New Roman" w:hAnsi="Arial" w:cs="Arial"/>
          <w:kern w:val="0"/>
          <w:sz w:val="28"/>
          <w:szCs w:val="28"/>
          <w:lang w:val="en-IE"/>
        </w:rPr>
      </w:pPr>
      <w:bookmarkStart w:id="136" w:name="_Toc228526094"/>
      <w:bookmarkStart w:id="137" w:name="_Toc236397873"/>
      <w:r w:rsidRPr="00DA3C3F">
        <w:rPr>
          <w:rFonts w:ascii="Arial" w:eastAsia="Times New Roman" w:hAnsi="Arial" w:cs="Arial"/>
          <w:kern w:val="0"/>
          <w:sz w:val="28"/>
          <w:szCs w:val="28"/>
          <w:lang w:val="en-IE"/>
        </w:rPr>
        <w:lastRenderedPageBreak/>
        <w:t>5. FMEA — Main Risk Assessment Table</w:t>
      </w:r>
      <w:bookmarkEnd w:id="136"/>
      <w:bookmarkEnd w:id="137"/>
      <w:r w:rsidRPr="00DA3C3F">
        <w:rPr>
          <w:rFonts w:ascii="Arial" w:eastAsia="Times New Roman" w:hAnsi="Arial" w:cs="Arial"/>
          <w:kern w:val="0"/>
          <w:sz w:val="28"/>
          <w:szCs w:val="28"/>
          <w:lang w:val="en-IE"/>
        </w:rPr>
        <w:t> </w:t>
      </w:r>
    </w:p>
    <w:p w14:paraId="616363C9" w14:textId="6BEA36FA" w:rsidR="009356CC" w:rsidRDefault="009356CC" w:rsidP="00221579">
      <w:pPr>
        <w:pStyle w:val="22"/>
      </w:pPr>
      <w:bookmarkStart w:id="138" w:name="_Toc243334259"/>
      <w:r w:rsidRPr="008924B9">
        <w:t xml:space="preserve">5.1 Process </w:t>
      </w:r>
      <w:commentRangeStart w:id="139"/>
      <w:r w:rsidRPr="008924B9">
        <w:t>Parameters</w:t>
      </w:r>
      <w:bookmarkEnd w:id="138"/>
      <w:commentRangeEnd w:id="139"/>
      <w:r w:rsidR="00B26B80">
        <w:rPr>
          <w:rStyle w:val="af4"/>
          <w:sz w:val="24"/>
        </w:rPr>
        <w:commentReference w:id="139"/>
      </w:r>
    </w:p>
    <w:p w14:paraId="134BF64E" w14:textId="35C51764" w:rsidR="009356CC" w:rsidRPr="00B26B80" w:rsidRDefault="009356CC" w:rsidP="00221579">
      <w:pPr>
        <w:spacing w:after="0" w:line="360" w:lineRule="auto"/>
        <w:jc w:val="both"/>
        <w:rPr>
          <w:rFonts w:ascii="Arial" w:eastAsia="仿宋_GB2312" w:hAnsi="Arial" w:cs="Arial"/>
          <w:kern w:val="32"/>
          <w:sz w:val="21"/>
          <w:szCs w:val="32"/>
          <w:lang w:eastAsia="en-US"/>
        </w:rPr>
      </w:pPr>
      <w:r w:rsidRPr="00B26B80">
        <w:rPr>
          <w:rFonts w:ascii="Arial" w:eastAsia="仿宋_GB2312" w:hAnsi="Arial" w:cs="Arial"/>
          <w:bCs/>
          <w:kern w:val="32"/>
          <w:sz w:val="21"/>
          <w:szCs w:val="32"/>
          <w:lang w:eastAsia="en-US"/>
        </w:rPr>
        <w:t>The Proven Acceptable Ranges (PARs) for main process parameters were established via the execution of designed experiments and PAR report &lt;Refer to RPT-11</w:t>
      </w:r>
      <w:r w:rsidR="008945C7" w:rsidRPr="00B26B80">
        <w:rPr>
          <w:rFonts w:ascii="Arial" w:eastAsia="仿宋_GB2312" w:hAnsi="Arial" w:cs="Arial"/>
          <w:bCs/>
          <w:kern w:val="32"/>
          <w:sz w:val="21"/>
          <w:szCs w:val="32"/>
          <w:lang w:eastAsia="en-US"/>
        </w:rPr>
        <w:t>94035</w:t>
      </w:r>
      <w:r w:rsidRPr="00B26B80">
        <w:rPr>
          <w:rFonts w:ascii="Arial" w:eastAsia="仿宋_GB2312" w:hAnsi="Arial" w:cs="Arial"/>
          <w:bCs/>
          <w:kern w:val="32"/>
          <w:sz w:val="21"/>
          <w:szCs w:val="32"/>
          <w:lang w:eastAsia="en-US"/>
        </w:rPr>
        <w:t>&gt;. For the full scale batch, some of these Process Parameters were all controlled under cGMP operations and were all within the PARs. The details are listed below.</w:t>
      </w:r>
    </w:p>
    <w:tbl>
      <w:tblPr>
        <w:tblStyle w:val="ab"/>
        <w:tblW w:w="5000" w:type="pct"/>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ook w:val="04A0" w:firstRow="1" w:lastRow="0" w:firstColumn="1" w:lastColumn="0" w:noHBand="0" w:noVBand="1"/>
      </w:tblPr>
      <w:tblGrid>
        <w:gridCol w:w="6050"/>
        <w:gridCol w:w="81"/>
        <w:gridCol w:w="2701"/>
        <w:gridCol w:w="12"/>
        <w:gridCol w:w="2767"/>
        <w:gridCol w:w="2773"/>
      </w:tblGrid>
      <w:tr w:rsidR="004023AC" w:rsidRPr="00750A6A" w14:paraId="6451C313" w14:textId="77777777" w:rsidTr="0037035D">
        <w:trPr>
          <w:trHeight w:val="283"/>
        </w:trPr>
        <w:tc>
          <w:tcPr>
            <w:tcW w:w="2103" w:type="pct"/>
            <w:shd w:val="clear" w:color="auto" w:fill="1F4779"/>
            <w:vAlign w:val="center"/>
          </w:tcPr>
          <w:p w14:paraId="1BC7B311" w14:textId="77777777" w:rsidR="004023AC" w:rsidRPr="00750A6A" w:rsidRDefault="004023AC" w:rsidP="0037035D">
            <w:pPr>
              <w:rPr>
                <w:color w:val="FFFFFF" w:themeColor="background1"/>
                <w:sz w:val="21"/>
                <w:szCs w:val="21"/>
              </w:rPr>
            </w:pPr>
            <w:r w:rsidRPr="00750A6A">
              <w:rPr>
                <w:b/>
                <w:color w:val="FFFFFF" w:themeColor="background1"/>
                <w:sz w:val="21"/>
                <w:szCs w:val="21"/>
              </w:rPr>
              <w:t>CONTROL PARAMETER</w:t>
            </w:r>
          </w:p>
        </w:tc>
        <w:tc>
          <w:tcPr>
            <w:tcW w:w="967" w:type="pct"/>
            <w:gridSpan w:val="2"/>
            <w:shd w:val="clear" w:color="auto" w:fill="1F4779"/>
            <w:vAlign w:val="center"/>
          </w:tcPr>
          <w:p w14:paraId="572D51D1" w14:textId="77777777" w:rsidR="004023AC" w:rsidRPr="00750A6A" w:rsidRDefault="004023AC" w:rsidP="0037035D">
            <w:pPr>
              <w:jc w:val="center"/>
              <w:rPr>
                <w:color w:val="FFFFFF" w:themeColor="background1"/>
                <w:sz w:val="21"/>
                <w:szCs w:val="21"/>
              </w:rPr>
            </w:pPr>
            <w:r w:rsidRPr="00750A6A">
              <w:rPr>
                <w:b/>
                <w:color w:val="FFFFFF" w:themeColor="background1"/>
                <w:sz w:val="21"/>
                <w:szCs w:val="21"/>
              </w:rPr>
              <w:t>TARGET</w:t>
            </w:r>
          </w:p>
        </w:tc>
        <w:tc>
          <w:tcPr>
            <w:tcW w:w="966" w:type="pct"/>
            <w:gridSpan w:val="2"/>
            <w:shd w:val="clear" w:color="auto" w:fill="1F4779"/>
            <w:vAlign w:val="center"/>
          </w:tcPr>
          <w:p w14:paraId="00A89313" w14:textId="77777777" w:rsidR="004023AC" w:rsidRPr="00750A6A" w:rsidRDefault="004023AC" w:rsidP="0037035D">
            <w:pPr>
              <w:jc w:val="center"/>
              <w:rPr>
                <w:color w:val="FFFFFF" w:themeColor="background1"/>
                <w:sz w:val="21"/>
                <w:szCs w:val="21"/>
              </w:rPr>
            </w:pPr>
            <w:r w:rsidRPr="00750A6A">
              <w:rPr>
                <w:b/>
                <w:color w:val="FFFFFF" w:themeColor="background1"/>
                <w:sz w:val="21"/>
                <w:szCs w:val="21"/>
              </w:rPr>
              <w:t>PAR</w:t>
            </w:r>
          </w:p>
        </w:tc>
        <w:tc>
          <w:tcPr>
            <w:tcW w:w="964" w:type="pct"/>
            <w:shd w:val="clear" w:color="auto" w:fill="1F4779"/>
          </w:tcPr>
          <w:p w14:paraId="5E1EF2B4" w14:textId="77777777" w:rsidR="004023AC" w:rsidRPr="00750A6A" w:rsidRDefault="004023AC" w:rsidP="0037035D">
            <w:pPr>
              <w:jc w:val="center"/>
              <w:rPr>
                <w:b/>
                <w:bCs/>
                <w:color w:val="FFFFFF" w:themeColor="background1"/>
                <w:sz w:val="21"/>
                <w:szCs w:val="21"/>
                <w:lang w:eastAsia="zh-CN"/>
              </w:rPr>
            </w:pPr>
            <w:r w:rsidRPr="00750A6A">
              <w:rPr>
                <w:b/>
                <w:bCs/>
                <w:color w:val="FFFFFF" w:themeColor="background1"/>
                <w:sz w:val="21"/>
                <w:szCs w:val="21"/>
              </w:rPr>
              <w:t>Type</w:t>
            </w:r>
          </w:p>
        </w:tc>
      </w:tr>
      <w:tr w:rsidR="004023AC" w:rsidRPr="00750A6A" w14:paraId="63E7BEE2" w14:textId="77777777" w:rsidTr="0037035D">
        <w:trPr>
          <w:trHeight w:val="283"/>
        </w:trPr>
        <w:tc>
          <w:tcPr>
            <w:tcW w:w="5000" w:type="pct"/>
            <w:gridSpan w:val="6"/>
            <w:shd w:val="clear" w:color="auto" w:fill="EEF4FB"/>
          </w:tcPr>
          <w:p w14:paraId="2FB5937C" w14:textId="77777777" w:rsidR="004023AC" w:rsidRPr="00750A6A" w:rsidRDefault="004023AC" w:rsidP="0037035D">
            <w:pPr>
              <w:rPr>
                <w:rFonts w:eastAsiaTheme="minorHAnsi"/>
                <w:b/>
                <w:bCs/>
                <w:sz w:val="21"/>
                <w:szCs w:val="21"/>
                <w:u w:val="single"/>
                <w14:ligatures w14:val="standardContextual"/>
              </w:rPr>
            </w:pPr>
            <w:r w:rsidRPr="00B26B80">
              <w:rPr>
                <w:rFonts w:eastAsiaTheme="minorHAnsi"/>
                <w:b/>
                <w:sz w:val="21"/>
                <w:szCs w:val="21"/>
                <w:u w:val="single"/>
                <w14:ligatures w14:val="standardContextual"/>
              </w:rPr>
              <w:t>Resin swell</w:t>
            </w:r>
          </w:p>
        </w:tc>
      </w:tr>
      <w:tr w:rsidR="004023AC" w:rsidRPr="00750A6A" w14:paraId="4CB76FE1" w14:textId="77777777" w:rsidTr="00B26B80">
        <w:trPr>
          <w:trHeight w:val="283"/>
        </w:trPr>
        <w:tc>
          <w:tcPr>
            <w:tcW w:w="2103" w:type="pct"/>
          </w:tcPr>
          <w:p w14:paraId="4C92BED7" w14:textId="77777777" w:rsidR="004023AC" w:rsidRPr="00B26B80" w:rsidRDefault="004023AC" w:rsidP="0037035D">
            <w:pPr>
              <w:rPr>
                <w:sz w:val="21"/>
                <w:szCs w:val="21"/>
              </w:rPr>
            </w:pPr>
            <w:r w:rsidRPr="00B26B80">
              <w:rPr>
                <w:sz w:val="21"/>
                <w:szCs w:val="21"/>
              </w:rPr>
              <w:t xml:space="preserve">Pre-treatment DMF quantity </w:t>
            </w:r>
          </w:p>
        </w:tc>
        <w:tc>
          <w:tcPr>
            <w:tcW w:w="967" w:type="pct"/>
            <w:gridSpan w:val="2"/>
            <w:vAlign w:val="center"/>
          </w:tcPr>
          <w:p w14:paraId="34B016AC" w14:textId="77777777" w:rsidR="004023AC" w:rsidRPr="00B26B80" w:rsidRDefault="004023AC">
            <w:pPr>
              <w:jc w:val="center"/>
              <w:rPr>
                <w:sz w:val="21"/>
                <w:szCs w:val="21"/>
              </w:rPr>
            </w:pPr>
            <w:r w:rsidRPr="00B26B80">
              <w:rPr>
                <w:sz w:val="21"/>
                <w:szCs w:val="21"/>
              </w:rPr>
              <w:t>5.21 kg/kg</w:t>
            </w:r>
          </w:p>
        </w:tc>
        <w:tc>
          <w:tcPr>
            <w:tcW w:w="966" w:type="pct"/>
            <w:gridSpan w:val="2"/>
            <w:vAlign w:val="center"/>
          </w:tcPr>
          <w:p w14:paraId="626292C8" w14:textId="77777777" w:rsidR="004023AC" w:rsidRPr="00750A6A"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N/A</w:t>
            </w:r>
          </w:p>
        </w:tc>
        <w:tc>
          <w:tcPr>
            <w:tcW w:w="964" w:type="pct"/>
            <w:vAlign w:val="center"/>
          </w:tcPr>
          <w:p w14:paraId="7AA5FBBD" w14:textId="77777777" w:rsidR="004023AC" w:rsidRPr="00750A6A"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3C0564AA" w14:textId="77777777" w:rsidTr="00B26B80">
        <w:trPr>
          <w:trHeight w:val="283"/>
        </w:trPr>
        <w:tc>
          <w:tcPr>
            <w:tcW w:w="2103" w:type="pct"/>
          </w:tcPr>
          <w:p w14:paraId="344BEC12" w14:textId="77777777" w:rsidR="004023AC" w:rsidRPr="00B26B80" w:rsidRDefault="004023AC" w:rsidP="0037035D">
            <w:pPr>
              <w:rPr>
                <w:sz w:val="21"/>
                <w:szCs w:val="21"/>
              </w:rPr>
            </w:pPr>
            <w:r w:rsidRPr="00B26B80">
              <w:rPr>
                <w:sz w:val="21"/>
                <w:szCs w:val="21"/>
              </w:rPr>
              <w:t xml:space="preserve">Water content (IPC) </w:t>
            </w:r>
          </w:p>
        </w:tc>
        <w:tc>
          <w:tcPr>
            <w:tcW w:w="967" w:type="pct"/>
            <w:gridSpan w:val="2"/>
            <w:vAlign w:val="center"/>
          </w:tcPr>
          <w:p w14:paraId="6F19A624" w14:textId="64E71202" w:rsidR="004023AC" w:rsidRPr="00B26B80" w:rsidRDefault="004023AC">
            <w:pPr>
              <w:jc w:val="center"/>
              <w:rPr>
                <w:rFonts w:eastAsia="Yu Mincho"/>
                <w:sz w:val="21"/>
                <w:szCs w:val="21"/>
              </w:rPr>
            </w:pPr>
            <w:r w:rsidRPr="00B26B80">
              <w:rPr>
                <w:sz w:val="21"/>
                <w:szCs w:val="21"/>
              </w:rPr>
              <w:t>NMT 500 ppm</w:t>
            </w:r>
          </w:p>
        </w:tc>
        <w:tc>
          <w:tcPr>
            <w:tcW w:w="966" w:type="pct"/>
            <w:gridSpan w:val="2"/>
            <w:vAlign w:val="center"/>
          </w:tcPr>
          <w:p w14:paraId="4607A6C4" w14:textId="77777777" w:rsidR="004023AC" w:rsidRPr="00750A6A"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N/A</w:t>
            </w:r>
          </w:p>
        </w:tc>
        <w:tc>
          <w:tcPr>
            <w:tcW w:w="964" w:type="pct"/>
            <w:vAlign w:val="center"/>
          </w:tcPr>
          <w:p w14:paraId="2E95986D"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2DAB4C28" w14:textId="77777777" w:rsidTr="00B26B80">
        <w:trPr>
          <w:trHeight w:val="283"/>
        </w:trPr>
        <w:tc>
          <w:tcPr>
            <w:tcW w:w="2103" w:type="pct"/>
          </w:tcPr>
          <w:p w14:paraId="35F3AA25" w14:textId="77777777" w:rsidR="004023AC" w:rsidRPr="00B26B80" w:rsidRDefault="004023AC" w:rsidP="0037035D">
            <w:pPr>
              <w:rPr>
                <w:sz w:val="21"/>
                <w:szCs w:val="21"/>
              </w:rPr>
            </w:pPr>
            <w:r w:rsidRPr="00B26B80">
              <w:rPr>
                <w:sz w:val="21"/>
                <w:szCs w:val="21"/>
              </w:rPr>
              <w:t>2-CTC resin substitution degree</w:t>
            </w:r>
          </w:p>
        </w:tc>
        <w:tc>
          <w:tcPr>
            <w:tcW w:w="967" w:type="pct"/>
            <w:gridSpan w:val="2"/>
            <w:vAlign w:val="center"/>
          </w:tcPr>
          <w:p w14:paraId="5FD325DB" w14:textId="77777777" w:rsidR="004023AC" w:rsidRPr="00B26B80" w:rsidRDefault="004023AC">
            <w:pPr>
              <w:jc w:val="center"/>
              <w:rPr>
                <w:sz w:val="21"/>
                <w:szCs w:val="21"/>
              </w:rPr>
            </w:pPr>
            <w:r w:rsidRPr="00B26B80">
              <w:rPr>
                <w:sz w:val="21"/>
                <w:szCs w:val="21"/>
              </w:rPr>
              <w:t xml:space="preserve">1.0 – 1.2 </w:t>
            </w:r>
            <w:proofErr w:type="spellStart"/>
            <w:r w:rsidRPr="00B26B80">
              <w:rPr>
                <w:sz w:val="21"/>
                <w:szCs w:val="21"/>
              </w:rPr>
              <w:t>mmol</w:t>
            </w:r>
            <w:proofErr w:type="spellEnd"/>
            <w:r w:rsidRPr="00B26B80">
              <w:rPr>
                <w:sz w:val="21"/>
                <w:szCs w:val="21"/>
              </w:rPr>
              <w:t>/g</w:t>
            </w:r>
          </w:p>
        </w:tc>
        <w:tc>
          <w:tcPr>
            <w:tcW w:w="966" w:type="pct"/>
            <w:gridSpan w:val="2"/>
            <w:vAlign w:val="center"/>
          </w:tcPr>
          <w:p w14:paraId="42602949" w14:textId="77777777" w:rsidR="004023AC" w:rsidRPr="00750A6A"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N/A</w:t>
            </w:r>
          </w:p>
        </w:tc>
        <w:tc>
          <w:tcPr>
            <w:tcW w:w="964" w:type="pct"/>
            <w:vAlign w:val="center"/>
          </w:tcPr>
          <w:p w14:paraId="7E1CB07B"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72BF01EA" w14:textId="77777777" w:rsidTr="00B26B80">
        <w:trPr>
          <w:trHeight w:val="283"/>
        </w:trPr>
        <w:tc>
          <w:tcPr>
            <w:tcW w:w="2103" w:type="pct"/>
          </w:tcPr>
          <w:p w14:paraId="1F955C8C" w14:textId="77777777" w:rsidR="004023AC" w:rsidRPr="00750A6A" w:rsidRDefault="004023AC" w:rsidP="0037035D">
            <w:pPr>
              <w:rPr>
                <w:rFonts w:eastAsiaTheme="minorHAnsi"/>
                <w:sz w:val="21"/>
                <w:szCs w:val="21"/>
                <w14:ligatures w14:val="standardContextual"/>
              </w:rPr>
            </w:pPr>
            <w:r w:rsidRPr="00B26B80">
              <w:rPr>
                <w:sz w:val="21"/>
                <w:szCs w:val="21"/>
              </w:rPr>
              <w:t>DMF swelling quantity</w:t>
            </w:r>
          </w:p>
        </w:tc>
        <w:tc>
          <w:tcPr>
            <w:tcW w:w="967" w:type="pct"/>
            <w:gridSpan w:val="2"/>
            <w:vAlign w:val="center"/>
          </w:tcPr>
          <w:p w14:paraId="400C1B4F" w14:textId="77777777" w:rsidR="004023AC" w:rsidRPr="00B26B80" w:rsidRDefault="004023AC">
            <w:pPr>
              <w:jc w:val="center"/>
              <w:rPr>
                <w:sz w:val="21"/>
                <w:szCs w:val="21"/>
              </w:rPr>
            </w:pPr>
            <w:r w:rsidRPr="00B26B80">
              <w:rPr>
                <w:sz w:val="21"/>
                <w:szCs w:val="21"/>
              </w:rPr>
              <w:t>7.58 kg/kg</w:t>
            </w:r>
          </w:p>
        </w:tc>
        <w:tc>
          <w:tcPr>
            <w:tcW w:w="966" w:type="pct"/>
            <w:gridSpan w:val="2"/>
            <w:vAlign w:val="center"/>
          </w:tcPr>
          <w:p w14:paraId="2B80853C" w14:textId="77777777" w:rsidR="004023AC" w:rsidRPr="00750A6A" w:rsidRDefault="004023AC">
            <w:pPr>
              <w:jc w:val="center"/>
              <w:rPr>
                <w:rFonts w:eastAsiaTheme="minorHAnsi"/>
                <w:sz w:val="21"/>
                <w:szCs w:val="21"/>
                <w14:ligatures w14:val="standardContextual"/>
              </w:rPr>
            </w:pPr>
            <w:r w:rsidRPr="00B26B80">
              <w:rPr>
                <w:rFonts w:eastAsiaTheme="minorHAnsi"/>
                <w:sz w:val="21"/>
                <w:szCs w:val="21"/>
                <w14:ligatures w14:val="standardContextual"/>
              </w:rPr>
              <w:t>N/A</w:t>
            </w:r>
          </w:p>
        </w:tc>
        <w:tc>
          <w:tcPr>
            <w:tcW w:w="964" w:type="pct"/>
            <w:vAlign w:val="center"/>
          </w:tcPr>
          <w:p w14:paraId="7C8418F9"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446AB774" w14:textId="77777777" w:rsidTr="00B26B80">
        <w:trPr>
          <w:trHeight w:val="283"/>
        </w:trPr>
        <w:tc>
          <w:tcPr>
            <w:tcW w:w="2103" w:type="pct"/>
          </w:tcPr>
          <w:p w14:paraId="24B958C8" w14:textId="77777777" w:rsidR="004023AC" w:rsidRPr="00750A6A" w:rsidRDefault="004023AC" w:rsidP="0037035D">
            <w:pPr>
              <w:rPr>
                <w:rFonts w:eastAsiaTheme="minorHAnsi"/>
                <w:sz w:val="21"/>
                <w:szCs w:val="21"/>
                <w14:ligatures w14:val="standardContextual"/>
              </w:rPr>
            </w:pPr>
            <w:r w:rsidRPr="00B26B80">
              <w:rPr>
                <w:sz w:val="21"/>
                <w:szCs w:val="21"/>
              </w:rPr>
              <w:t>Swelling temperature</w:t>
            </w:r>
          </w:p>
        </w:tc>
        <w:tc>
          <w:tcPr>
            <w:tcW w:w="967" w:type="pct"/>
            <w:gridSpan w:val="2"/>
            <w:vAlign w:val="center"/>
          </w:tcPr>
          <w:p w14:paraId="758FC459" w14:textId="77777777" w:rsidR="004023AC" w:rsidRPr="00750A6A" w:rsidRDefault="004023AC">
            <w:pPr>
              <w:jc w:val="center"/>
              <w:rPr>
                <w:rFonts w:eastAsiaTheme="minorHAnsi"/>
                <w:sz w:val="21"/>
                <w:szCs w:val="21"/>
                <w14:ligatures w14:val="standardContextual"/>
              </w:rPr>
            </w:pPr>
            <w:r w:rsidRPr="00B26B80">
              <w:rPr>
                <w:rFonts w:eastAsiaTheme="minorHAnsi"/>
                <w:sz w:val="21"/>
                <w:szCs w:val="21"/>
                <w14:ligatures w14:val="standardContextual"/>
              </w:rPr>
              <w:t>25</w:t>
            </w:r>
            <w:r w:rsidRPr="00B26B80">
              <w:rPr>
                <w:rFonts w:eastAsia="等线"/>
                <w:sz w:val="21"/>
                <w:szCs w:val="21"/>
                <w14:ligatures w14:val="standardContextual"/>
              </w:rPr>
              <w:t xml:space="preserve"> </w:t>
            </w:r>
            <w:r w:rsidRPr="00B26B80">
              <w:rPr>
                <w:rFonts w:eastAsiaTheme="minorHAnsi"/>
                <w:sz w:val="21"/>
                <w:szCs w:val="21"/>
                <w14:ligatures w14:val="standardContextual"/>
              </w:rPr>
              <w:t>°C</w:t>
            </w:r>
          </w:p>
        </w:tc>
        <w:tc>
          <w:tcPr>
            <w:tcW w:w="966" w:type="pct"/>
            <w:gridSpan w:val="2"/>
            <w:vAlign w:val="center"/>
          </w:tcPr>
          <w:p w14:paraId="276C866A" w14:textId="77777777" w:rsidR="004023AC" w:rsidRPr="00750A6A" w:rsidRDefault="004023AC">
            <w:pPr>
              <w:jc w:val="center"/>
              <w:rPr>
                <w:rFonts w:eastAsiaTheme="minorHAnsi"/>
                <w:sz w:val="21"/>
                <w:szCs w:val="21"/>
                <w14:ligatures w14:val="standardContextual"/>
              </w:rPr>
            </w:pPr>
            <w:r w:rsidRPr="00B26B80">
              <w:rPr>
                <w:rFonts w:eastAsiaTheme="minorHAnsi"/>
                <w:sz w:val="21"/>
                <w:szCs w:val="21"/>
                <w14:ligatures w14:val="standardContextual"/>
              </w:rPr>
              <w:t>N/A</w:t>
            </w:r>
          </w:p>
        </w:tc>
        <w:tc>
          <w:tcPr>
            <w:tcW w:w="964" w:type="pct"/>
            <w:vAlign w:val="center"/>
          </w:tcPr>
          <w:p w14:paraId="096D628F"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29BC8AD2" w14:textId="77777777" w:rsidTr="00B26B80">
        <w:trPr>
          <w:trHeight w:val="283"/>
        </w:trPr>
        <w:tc>
          <w:tcPr>
            <w:tcW w:w="2103" w:type="pct"/>
          </w:tcPr>
          <w:p w14:paraId="4D0CBD20" w14:textId="77777777" w:rsidR="004023AC" w:rsidRPr="00B26B80" w:rsidRDefault="004023AC" w:rsidP="0037035D">
            <w:pPr>
              <w:rPr>
                <w:sz w:val="21"/>
                <w:szCs w:val="21"/>
              </w:rPr>
            </w:pPr>
            <w:r w:rsidRPr="00B26B80">
              <w:rPr>
                <w:sz w:val="21"/>
                <w:szCs w:val="21"/>
              </w:rPr>
              <w:t xml:space="preserve">Swelling time </w:t>
            </w:r>
          </w:p>
        </w:tc>
        <w:tc>
          <w:tcPr>
            <w:tcW w:w="967" w:type="pct"/>
            <w:gridSpan w:val="2"/>
            <w:vAlign w:val="center"/>
          </w:tcPr>
          <w:p w14:paraId="7CC0423F" w14:textId="77777777" w:rsidR="004023AC" w:rsidRPr="00750A6A"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35 min</w:t>
            </w:r>
          </w:p>
        </w:tc>
        <w:tc>
          <w:tcPr>
            <w:tcW w:w="966" w:type="pct"/>
            <w:gridSpan w:val="2"/>
            <w:vAlign w:val="center"/>
          </w:tcPr>
          <w:p w14:paraId="76BA71FB" w14:textId="77777777" w:rsidR="004023AC" w:rsidRPr="00750A6A" w:rsidRDefault="004023AC">
            <w:pPr>
              <w:jc w:val="center"/>
              <w:rPr>
                <w:rFonts w:eastAsiaTheme="minorHAnsi"/>
                <w:sz w:val="21"/>
                <w:szCs w:val="21"/>
                <w14:ligatures w14:val="standardContextual"/>
              </w:rPr>
            </w:pPr>
            <w:r w:rsidRPr="00B26B80">
              <w:rPr>
                <w:rFonts w:eastAsiaTheme="minorHAnsi"/>
                <w:sz w:val="21"/>
                <w:szCs w:val="21"/>
                <w14:ligatures w14:val="standardContextual"/>
              </w:rPr>
              <w:t>N/A</w:t>
            </w:r>
          </w:p>
        </w:tc>
        <w:tc>
          <w:tcPr>
            <w:tcW w:w="964" w:type="pct"/>
            <w:vAlign w:val="center"/>
          </w:tcPr>
          <w:p w14:paraId="69B39734"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15E43748" w14:textId="77777777" w:rsidTr="00B26B80">
        <w:trPr>
          <w:trHeight w:val="283"/>
        </w:trPr>
        <w:tc>
          <w:tcPr>
            <w:tcW w:w="2103" w:type="pct"/>
          </w:tcPr>
          <w:p w14:paraId="41266777" w14:textId="77777777" w:rsidR="004023AC" w:rsidRPr="00B26B80" w:rsidRDefault="004023AC" w:rsidP="0037035D">
            <w:pPr>
              <w:rPr>
                <w:sz w:val="21"/>
                <w:szCs w:val="21"/>
              </w:rPr>
            </w:pPr>
            <w:r w:rsidRPr="00B26B80">
              <w:rPr>
                <w:sz w:val="21"/>
                <w:szCs w:val="21"/>
              </w:rPr>
              <w:t>DMF wash quantity</w:t>
            </w:r>
          </w:p>
        </w:tc>
        <w:tc>
          <w:tcPr>
            <w:tcW w:w="967" w:type="pct"/>
            <w:gridSpan w:val="2"/>
            <w:vAlign w:val="center"/>
          </w:tcPr>
          <w:p w14:paraId="795C1D83" w14:textId="77777777" w:rsidR="004023AC" w:rsidRPr="00B26B80" w:rsidRDefault="004023AC">
            <w:pPr>
              <w:jc w:val="center"/>
              <w:rPr>
                <w:rFonts w:eastAsia="等线"/>
                <w:sz w:val="21"/>
                <w:szCs w:val="21"/>
                <w:lang w:eastAsia="zh-CN"/>
                <w14:ligatures w14:val="standardContextual"/>
              </w:rPr>
            </w:pPr>
            <w:r w:rsidRPr="00B26B80">
              <w:rPr>
                <w:sz w:val="21"/>
                <w:szCs w:val="21"/>
              </w:rPr>
              <w:t>4.74 kg/kg</w:t>
            </w:r>
          </w:p>
        </w:tc>
        <w:tc>
          <w:tcPr>
            <w:tcW w:w="966" w:type="pct"/>
            <w:gridSpan w:val="2"/>
            <w:vAlign w:val="center"/>
          </w:tcPr>
          <w:p w14:paraId="5DE53043" w14:textId="77777777" w:rsidR="004023AC" w:rsidRPr="00B26B80" w:rsidRDefault="004023AC">
            <w:pPr>
              <w:jc w:val="center"/>
              <w:rPr>
                <w:rFonts w:eastAsiaTheme="minorHAnsi"/>
                <w:sz w:val="21"/>
                <w:szCs w:val="21"/>
                <w14:ligatures w14:val="standardContextual"/>
              </w:rPr>
            </w:pPr>
            <w:r w:rsidRPr="00B26B80">
              <w:rPr>
                <w:rFonts w:eastAsiaTheme="minorHAnsi"/>
                <w:sz w:val="21"/>
                <w:szCs w:val="21"/>
                <w14:ligatures w14:val="standardContextual"/>
              </w:rPr>
              <w:t>N/A</w:t>
            </w:r>
          </w:p>
        </w:tc>
        <w:tc>
          <w:tcPr>
            <w:tcW w:w="964" w:type="pct"/>
            <w:vAlign w:val="center"/>
          </w:tcPr>
          <w:p w14:paraId="3C7955FA"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2761555E" w14:textId="77777777" w:rsidTr="0037035D">
        <w:trPr>
          <w:trHeight w:val="283"/>
        </w:trPr>
        <w:tc>
          <w:tcPr>
            <w:tcW w:w="5000" w:type="pct"/>
            <w:gridSpan w:val="6"/>
            <w:shd w:val="clear" w:color="auto" w:fill="EEF4FB"/>
          </w:tcPr>
          <w:p w14:paraId="6F29885D" w14:textId="77777777" w:rsidR="004023AC" w:rsidRPr="00750A6A" w:rsidRDefault="004023AC" w:rsidP="0037035D">
            <w:pPr>
              <w:rPr>
                <w:rFonts w:eastAsiaTheme="minorHAnsi"/>
                <w:b/>
                <w:bCs/>
                <w:sz w:val="21"/>
                <w:szCs w:val="21"/>
                <w:u w:val="single"/>
                <w14:ligatures w14:val="standardContextual"/>
              </w:rPr>
            </w:pPr>
            <w:r w:rsidRPr="00B26B80">
              <w:rPr>
                <w:b/>
                <w:sz w:val="21"/>
                <w:szCs w:val="21"/>
                <w:u w:val="single"/>
              </w:rPr>
              <w:t>RESIN LOADING and CAPPING</w:t>
            </w:r>
          </w:p>
        </w:tc>
      </w:tr>
      <w:tr w:rsidR="004023AC" w:rsidRPr="00750A6A" w14:paraId="1A6CEA8D" w14:textId="77777777" w:rsidTr="00B26B80">
        <w:trPr>
          <w:trHeight w:val="283"/>
        </w:trPr>
        <w:tc>
          <w:tcPr>
            <w:tcW w:w="2103" w:type="pct"/>
            <w:vAlign w:val="center"/>
          </w:tcPr>
          <w:p w14:paraId="5C14BB1B" w14:textId="77777777" w:rsidR="004023AC" w:rsidRPr="00B26B80" w:rsidRDefault="004023AC" w:rsidP="00B26B80">
            <w:pPr>
              <w:jc w:val="both"/>
              <w:rPr>
                <w:sz w:val="21"/>
                <w:szCs w:val="21"/>
              </w:rPr>
            </w:pPr>
            <w:r w:rsidRPr="00B26B80">
              <w:rPr>
                <w:sz w:val="21"/>
                <w:szCs w:val="21"/>
              </w:rPr>
              <w:t>Activation – Gly24 quantity</w:t>
            </w:r>
          </w:p>
        </w:tc>
        <w:tc>
          <w:tcPr>
            <w:tcW w:w="967" w:type="pct"/>
            <w:gridSpan w:val="2"/>
            <w:vAlign w:val="center"/>
          </w:tcPr>
          <w:p w14:paraId="225AF159" w14:textId="77777777" w:rsidR="004023AC" w:rsidRPr="00B26B80" w:rsidRDefault="004023AC">
            <w:pPr>
              <w:jc w:val="center"/>
              <w:rPr>
                <w:sz w:val="21"/>
                <w:szCs w:val="21"/>
              </w:rPr>
            </w:pPr>
            <w:r w:rsidRPr="00B26B80">
              <w:rPr>
                <w:sz w:val="21"/>
                <w:szCs w:val="21"/>
              </w:rPr>
              <w:t>2.25 eq.</w:t>
            </w:r>
          </w:p>
        </w:tc>
        <w:tc>
          <w:tcPr>
            <w:tcW w:w="966" w:type="pct"/>
            <w:gridSpan w:val="2"/>
            <w:shd w:val="clear" w:color="auto" w:fill="FFFFFF" w:themeFill="background1"/>
            <w:vAlign w:val="center"/>
          </w:tcPr>
          <w:p w14:paraId="3F567D56" w14:textId="5BB58638" w:rsidR="004023AC" w:rsidRPr="00B26B80" w:rsidRDefault="004023AC">
            <w:pPr>
              <w:jc w:val="center"/>
              <w:rPr>
                <w:rFonts w:eastAsia="Yu Mincho"/>
                <w:sz w:val="21"/>
                <w:szCs w:val="21"/>
              </w:rPr>
            </w:pPr>
            <w:r w:rsidRPr="00B26B80">
              <w:rPr>
                <w:sz w:val="21"/>
                <w:szCs w:val="21"/>
              </w:rPr>
              <w:t>2.12 – 2.54 eq.</w:t>
            </w:r>
          </w:p>
        </w:tc>
        <w:tc>
          <w:tcPr>
            <w:tcW w:w="964" w:type="pct"/>
            <w:shd w:val="clear" w:color="auto" w:fill="FFFFFF" w:themeFill="background1"/>
            <w:vAlign w:val="center"/>
          </w:tcPr>
          <w:p w14:paraId="74131080" w14:textId="77777777" w:rsidR="004023AC" w:rsidRPr="00750A6A" w:rsidRDefault="004023AC" w:rsidP="0037035D">
            <w:pPr>
              <w:jc w:val="center"/>
              <w:rPr>
                <w:sz w:val="21"/>
                <w:szCs w:val="21"/>
              </w:rPr>
            </w:pPr>
            <w:r w:rsidRPr="00B26B80">
              <w:rPr>
                <w:rFonts w:eastAsia="等线"/>
                <w:sz w:val="21"/>
                <w:szCs w:val="21"/>
                <w14:ligatures w14:val="standardContextual"/>
              </w:rPr>
              <w:t>non-CPP</w:t>
            </w:r>
          </w:p>
        </w:tc>
      </w:tr>
      <w:tr w:rsidR="004023AC" w:rsidRPr="00750A6A" w14:paraId="2B75528D" w14:textId="77777777" w:rsidTr="00B26B80">
        <w:trPr>
          <w:trHeight w:val="283"/>
        </w:trPr>
        <w:tc>
          <w:tcPr>
            <w:tcW w:w="2103" w:type="pct"/>
            <w:vAlign w:val="center"/>
          </w:tcPr>
          <w:p w14:paraId="5F6ED400" w14:textId="77777777" w:rsidR="004023AC" w:rsidRPr="00B26B80" w:rsidRDefault="004023AC" w:rsidP="00B26B80">
            <w:pPr>
              <w:jc w:val="both"/>
              <w:rPr>
                <w:sz w:val="21"/>
                <w:szCs w:val="21"/>
              </w:rPr>
            </w:pPr>
            <w:r w:rsidRPr="00B26B80">
              <w:rPr>
                <w:sz w:val="21"/>
                <w:szCs w:val="21"/>
              </w:rPr>
              <w:t>Activation – DMF quantity</w:t>
            </w:r>
          </w:p>
        </w:tc>
        <w:tc>
          <w:tcPr>
            <w:tcW w:w="967" w:type="pct"/>
            <w:gridSpan w:val="2"/>
          </w:tcPr>
          <w:p w14:paraId="39C7E75B" w14:textId="77777777" w:rsidR="004023AC" w:rsidRPr="00B26B80" w:rsidRDefault="004023AC" w:rsidP="0037035D">
            <w:pPr>
              <w:jc w:val="center"/>
              <w:rPr>
                <w:sz w:val="21"/>
                <w:szCs w:val="21"/>
              </w:rPr>
            </w:pPr>
            <w:r w:rsidRPr="00B26B80">
              <w:rPr>
                <w:sz w:val="21"/>
                <w:szCs w:val="21"/>
              </w:rPr>
              <w:t>4.98 kg/kg</w:t>
            </w:r>
          </w:p>
        </w:tc>
        <w:tc>
          <w:tcPr>
            <w:tcW w:w="966" w:type="pct"/>
            <w:gridSpan w:val="2"/>
            <w:shd w:val="clear" w:color="auto" w:fill="FFFFFF" w:themeFill="background1"/>
          </w:tcPr>
          <w:p w14:paraId="4503625A" w14:textId="77777777" w:rsidR="004023AC" w:rsidRPr="00B26B80" w:rsidRDefault="004023AC" w:rsidP="0037035D">
            <w:pPr>
              <w:jc w:val="center"/>
              <w:rPr>
                <w:sz w:val="21"/>
                <w:szCs w:val="21"/>
              </w:rPr>
            </w:pPr>
            <w:r w:rsidRPr="00B26B80">
              <w:rPr>
                <w:sz w:val="21"/>
                <w:szCs w:val="21"/>
              </w:rPr>
              <w:t>4.14 – 5.61 kg/kg</w:t>
            </w:r>
          </w:p>
        </w:tc>
        <w:tc>
          <w:tcPr>
            <w:tcW w:w="964" w:type="pct"/>
            <w:shd w:val="clear" w:color="auto" w:fill="FFFFFF" w:themeFill="background1"/>
            <w:vAlign w:val="center"/>
          </w:tcPr>
          <w:p w14:paraId="2DE0FDCC" w14:textId="77777777" w:rsidR="004023AC" w:rsidRPr="00750A6A" w:rsidRDefault="004023AC" w:rsidP="0037035D">
            <w:pPr>
              <w:jc w:val="center"/>
              <w:rPr>
                <w:sz w:val="21"/>
                <w:szCs w:val="21"/>
              </w:rPr>
            </w:pPr>
            <w:r w:rsidRPr="00B26B80">
              <w:rPr>
                <w:rFonts w:eastAsia="等线"/>
                <w:sz w:val="21"/>
                <w:szCs w:val="21"/>
                <w14:ligatures w14:val="standardContextual"/>
              </w:rPr>
              <w:t>non-CPP</w:t>
            </w:r>
          </w:p>
        </w:tc>
      </w:tr>
      <w:tr w:rsidR="004023AC" w:rsidRPr="00750A6A" w14:paraId="26BFB0F7" w14:textId="77777777" w:rsidTr="00B26B80">
        <w:trPr>
          <w:trHeight w:val="283"/>
        </w:trPr>
        <w:tc>
          <w:tcPr>
            <w:tcW w:w="2103" w:type="pct"/>
            <w:shd w:val="clear" w:color="auto" w:fill="FFFF00"/>
            <w:vAlign w:val="center"/>
          </w:tcPr>
          <w:p w14:paraId="4EECC416" w14:textId="77777777" w:rsidR="004023AC" w:rsidRPr="00B26B80" w:rsidRDefault="004023AC" w:rsidP="00B26B80">
            <w:pPr>
              <w:shd w:val="clear" w:color="auto" w:fill="FFFF00"/>
              <w:jc w:val="both"/>
              <w:rPr>
                <w:b/>
                <w:sz w:val="21"/>
                <w:szCs w:val="21"/>
              </w:rPr>
            </w:pPr>
            <w:r w:rsidRPr="00B26B80">
              <w:rPr>
                <w:b/>
                <w:sz w:val="21"/>
                <w:szCs w:val="21"/>
              </w:rPr>
              <w:t>Activation – DIPEA quantity</w:t>
            </w:r>
          </w:p>
        </w:tc>
        <w:tc>
          <w:tcPr>
            <w:tcW w:w="967" w:type="pct"/>
            <w:gridSpan w:val="2"/>
            <w:shd w:val="clear" w:color="auto" w:fill="FFFF00"/>
          </w:tcPr>
          <w:p w14:paraId="6C2B6A2A" w14:textId="77777777" w:rsidR="004023AC" w:rsidRPr="00B26B80" w:rsidRDefault="004023AC" w:rsidP="0037035D">
            <w:pPr>
              <w:shd w:val="clear" w:color="auto" w:fill="FFFF00"/>
              <w:jc w:val="center"/>
              <w:rPr>
                <w:b/>
                <w:sz w:val="21"/>
                <w:szCs w:val="21"/>
              </w:rPr>
            </w:pPr>
            <w:r w:rsidRPr="00B26B80">
              <w:rPr>
                <w:b/>
                <w:sz w:val="21"/>
                <w:szCs w:val="21"/>
              </w:rPr>
              <w:t>6.00 eq.</w:t>
            </w:r>
          </w:p>
        </w:tc>
        <w:tc>
          <w:tcPr>
            <w:tcW w:w="966" w:type="pct"/>
            <w:gridSpan w:val="2"/>
            <w:shd w:val="clear" w:color="auto" w:fill="FFFF00"/>
          </w:tcPr>
          <w:p w14:paraId="5894B5DB" w14:textId="77777777" w:rsidR="004023AC" w:rsidRPr="00B26B80" w:rsidRDefault="004023AC" w:rsidP="0037035D">
            <w:pPr>
              <w:shd w:val="clear" w:color="auto" w:fill="FFFF00"/>
              <w:jc w:val="center"/>
              <w:rPr>
                <w:b/>
                <w:sz w:val="21"/>
                <w:szCs w:val="21"/>
              </w:rPr>
            </w:pPr>
            <w:r w:rsidRPr="000D4995">
              <w:rPr>
                <w:sz w:val="21"/>
                <w:szCs w:val="21"/>
                <w:rPrChange w:id="140" w:author="fuzhonghua" w:date="2026-10-28T11:36:00Z">
                  <w:rPr>
                    <w:b/>
                    <w:sz w:val="21"/>
                    <w:szCs w:val="21"/>
                  </w:rPr>
                </w:rPrChange>
              </w:rPr>
              <w:t>5.24</w:t>
            </w:r>
            <w:r w:rsidRPr="00B26B80">
              <w:rPr>
                <w:b/>
                <w:sz w:val="21"/>
                <w:szCs w:val="21"/>
              </w:rPr>
              <w:t xml:space="preserve"> </w:t>
            </w:r>
            <w:r w:rsidRPr="000D4995">
              <w:rPr>
                <w:sz w:val="21"/>
                <w:szCs w:val="21"/>
                <w:rPrChange w:id="141" w:author="fuzhonghua" w:date="2026-10-28T11:36:00Z">
                  <w:rPr>
                    <w:b/>
                    <w:sz w:val="21"/>
                    <w:szCs w:val="21"/>
                  </w:rPr>
                </w:rPrChange>
              </w:rPr>
              <w:t xml:space="preserve">– </w:t>
            </w:r>
            <w:r w:rsidRPr="00B26B80">
              <w:rPr>
                <w:b/>
                <w:sz w:val="21"/>
                <w:szCs w:val="21"/>
              </w:rPr>
              <w:t>6.69 eq.</w:t>
            </w:r>
          </w:p>
        </w:tc>
        <w:tc>
          <w:tcPr>
            <w:tcW w:w="964" w:type="pct"/>
            <w:shd w:val="clear" w:color="auto" w:fill="FFFF00"/>
            <w:vAlign w:val="center"/>
          </w:tcPr>
          <w:p w14:paraId="5C118246" w14:textId="77777777" w:rsidR="004023AC" w:rsidRPr="00B26B80" w:rsidRDefault="004023AC" w:rsidP="0037035D">
            <w:pPr>
              <w:jc w:val="center"/>
              <w:rPr>
                <w:b/>
                <w:sz w:val="21"/>
                <w:szCs w:val="21"/>
              </w:rPr>
            </w:pPr>
            <w:r w:rsidRPr="00B26B80">
              <w:rPr>
                <w:rFonts w:eastAsia="等线"/>
                <w:b/>
                <w:sz w:val="21"/>
                <w:szCs w:val="21"/>
                <w14:ligatures w14:val="standardContextual"/>
              </w:rPr>
              <w:t>CPP</w:t>
            </w:r>
          </w:p>
        </w:tc>
      </w:tr>
      <w:tr w:rsidR="004023AC" w:rsidRPr="00750A6A" w14:paraId="4E42AB4F" w14:textId="77777777" w:rsidTr="00B26B80">
        <w:trPr>
          <w:trHeight w:val="283"/>
        </w:trPr>
        <w:tc>
          <w:tcPr>
            <w:tcW w:w="2103" w:type="pct"/>
            <w:shd w:val="clear" w:color="auto" w:fill="FFFF00"/>
            <w:vAlign w:val="center"/>
          </w:tcPr>
          <w:p w14:paraId="22F4BF09" w14:textId="77777777" w:rsidR="004023AC" w:rsidRPr="00B26B80" w:rsidRDefault="004023AC" w:rsidP="00B26B80">
            <w:pPr>
              <w:shd w:val="clear" w:color="auto" w:fill="FFFF00"/>
              <w:jc w:val="both"/>
              <w:rPr>
                <w:b/>
                <w:sz w:val="21"/>
                <w:szCs w:val="21"/>
              </w:rPr>
            </w:pPr>
            <w:r w:rsidRPr="00B26B80">
              <w:rPr>
                <w:b/>
                <w:sz w:val="21"/>
                <w:szCs w:val="21"/>
              </w:rPr>
              <w:t>Activation-Dissolution temperature</w:t>
            </w:r>
          </w:p>
        </w:tc>
        <w:tc>
          <w:tcPr>
            <w:tcW w:w="967" w:type="pct"/>
            <w:gridSpan w:val="2"/>
            <w:shd w:val="clear" w:color="auto" w:fill="FFFF00"/>
          </w:tcPr>
          <w:p w14:paraId="225184CD" w14:textId="77777777" w:rsidR="004023AC" w:rsidRPr="00B26B80" w:rsidRDefault="004023AC" w:rsidP="0037035D">
            <w:pPr>
              <w:shd w:val="clear" w:color="auto" w:fill="FFFF00"/>
              <w:jc w:val="center"/>
              <w:rPr>
                <w:b/>
                <w:sz w:val="21"/>
                <w:szCs w:val="21"/>
              </w:rPr>
            </w:pPr>
            <w:r w:rsidRPr="00B26B80">
              <w:rPr>
                <w:b/>
                <w:sz w:val="21"/>
                <w:szCs w:val="21"/>
              </w:rPr>
              <w:t>25.0 °C</w:t>
            </w:r>
          </w:p>
        </w:tc>
        <w:tc>
          <w:tcPr>
            <w:tcW w:w="966" w:type="pct"/>
            <w:gridSpan w:val="2"/>
            <w:shd w:val="clear" w:color="auto" w:fill="FFFF00"/>
          </w:tcPr>
          <w:p w14:paraId="2C607FB8" w14:textId="77777777" w:rsidR="004023AC" w:rsidRPr="00B26B80" w:rsidRDefault="004023AC" w:rsidP="0037035D">
            <w:pPr>
              <w:shd w:val="clear" w:color="auto" w:fill="FFFF00"/>
              <w:jc w:val="center"/>
              <w:rPr>
                <w:b/>
                <w:sz w:val="21"/>
                <w:szCs w:val="21"/>
              </w:rPr>
            </w:pPr>
            <w:r w:rsidRPr="00B26B80">
              <w:rPr>
                <w:b/>
                <w:sz w:val="21"/>
                <w:szCs w:val="21"/>
              </w:rPr>
              <w:t>17.0 – 33.8 °C</w:t>
            </w:r>
          </w:p>
        </w:tc>
        <w:tc>
          <w:tcPr>
            <w:tcW w:w="964" w:type="pct"/>
            <w:shd w:val="clear" w:color="auto" w:fill="FFFF00"/>
            <w:vAlign w:val="center"/>
          </w:tcPr>
          <w:p w14:paraId="0D10881E" w14:textId="77777777" w:rsidR="004023AC" w:rsidRPr="00B26B80" w:rsidRDefault="004023AC" w:rsidP="0037035D">
            <w:pPr>
              <w:jc w:val="center"/>
              <w:rPr>
                <w:b/>
                <w:sz w:val="21"/>
                <w:szCs w:val="21"/>
              </w:rPr>
            </w:pPr>
            <w:r w:rsidRPr="00B26B80">
              <w:rPr>
                <w:rFonts w:eastAsia="等线"/>
                <w:b/>
                <w:sz w:val="21"/>
                <w:szCs w:val="21"/>
                <w14:ligatures w14:val="standardContextual"/>
              </w:rPr>
              <w:t>CPP</w:t>
            </w:r>
          </w:p>
        </w:tc>
      </w:tr>
      <w:tr w:rsidR="004023AC" w:rsidRPr="00750A6A" w14:paraId="6030DAA0" w14:textId="77777777" w:rsidTr="00B26B80">
        <w:trPr>
          <w:trHeight w:val="283"/>
        </w:trPr>
        <w:tc>
          <w:tcPr>
            <w:tcW w:w="2103" w:type="pct"/>
            <w:vAlign w:val="center"/>
          </w:tcPr>
          <w:p w14:paraId="6EB2C951" w14:textId="77777777" w:rsidR="004023AC" w:rsidRPr="00B26B80" w:rsidRDefault="004023AC" w:rsidP="00B26B80">
            <w:pPr>
              <w:jc w:val="both"/>
              <w:rPr>
                <w:sz w:val="21"/>
                <w:szCs w:val="21"/>
              </w:rPr>
            </w:pPr>
            <w:r w:rsidRPr="00B26B80">
              <w:rPr>
                <w:sz w:val="21"/>
                <w:szCs w:val="21"/>
              </w:rPr>
              <w:t>Activation – Dissolution time</w:t>
            </w:r>
          </w:p>
        </w:tc>
        <w:tc>
          <w:tcPr>
            <w:tcW w:w="967" w:type="pct"/>
            <w:gridSpan w:val="2"/>
          </w:tcPr>
          <w:p w14:paraId="5BE21D8A" w14:textId="77777777" w:rsidR="004023AC" w:rsidRPr="00B26B80" w:rsidRDefault="004023AC" w:rsidP="0037035D">
            <w:pPr>
              <w:jc w:val="center"/>
              <w:rPr>
                <w:sz w:val="21"/>
                <w:szCs w:val="21"/>
              </w:rPr>
            </w:pPr>
            <w:r w:rsidRPr="00B26B80">
              <w:rPr>
                <w:sz w:val="21"/>
                <w:szCs w:val="21"/>
              </w:rPr>
              <w:t>5 min</w:t>
            </w:r>
          </w:p>
        </w:tc>
        <w:tc>
          <w:tcPr>
            <w:tcW w:w="966" w:type="pct"/>
            <w:gridSpan w:val="2"/>
            <w:shd w:val="clear" w:color="auto" w:fill="FFFFFF" w:themeFill="background1"/>
          </w:tcPr>
          <w:p w14:paraId="0C940D61" w14:textId="77777777" w:rsidR="004023AC" w:rsidRPr="00B26B80" w:rsidRDefault="004023AC" w:rsidP="0037035D">
            <w:pPr>
              <w:jc w:val="center"/>
              <w:rPr>
                <w:sz w:val="21"/>
                <w:szCs w:val="21"/>
              </w:rPr>
            </w:pPr>
            <w:r w:rsidRPr="00B26B80">
              <w:rPr>
                <w:sz w:val="21"/>
                <w:szCs w:val="21"/>
              </w:rPr>
              <w:t>0 – 66 min</w:t>
            </w:r>
          </w:p>
        </w:tc>
        <w:tc>
          <w:tcPr>
            <w:tcW w:w="964" w:type="pct"/>
            <w:shd w:val="clear" w:color="auto" w:fill="FFFFFF" w:themeFill="background1"/>
            <w:vAlign w:val="center"/>
          </w:tcPr>
          <w:p w14:paraId="26D1F857" w14:textId="77777777" w:rsidR="004023AC" w:rsidRPr="00750A6A" w:rsidRDefault="004023AC" w:rsidP="0037035D">
            <w:pPr>
              <w:jc w:val="center"/>
              <w:rPr>
                <w:sz w:val="21"/>
                <w:szCs w:val="21"/>
              </w:rPr>
            </w:pPr>
            <w:r w:rsidRPr="00B26B80">
              <w:rPr>
                <w:rFonts w:eastAsia="等线"/>
                <w:sz w:val="21"/>
                <w:szCs w:val="21"/>
                <w14:ligatures w14:val="standardContextual"/>
              </w:rPr>
              <w:t>non-CPP</w:t>
            </w:r>
          </w:p>
        </w:tc>
      </w:tr>
      <w:tr w:rsidR="004023AC" w:rsidRPr="00750A6A" w14:paraId="5DE1FC99" w14:textId="77777777" w:rsidTr="00B26B80">
        <w:trPr>
          <w:trHeight w:val="283"/>
        </w:trPr>
        <w:tc>
          <w:tcPr>
            <w:tcW w:w="2103" w:type="pct"/>
            <w:vAlign w:val="center"/>
          </w:tcPr>
          <w:p w14:paraId="4D400EBB" w14:textId="77777777" w:rsidR="004023AC" w:rsidRPr="00B26B80" w:rsidRDefault="004023AC" w:rsidP="00B26B80">
            <w:pPr>
              <w:jc w:val="both"/>
              <w:rPr>
                <w:sz w:val="21"/>
                <w:szCs w:val="21"/>
              </w:rPr>
            </w:pPr>
            <w:r w:rsidRPr="00B26B80">
              <w:rPr>
                <w:sz w:val="21"/>
                <w:szCs w:val="21"/>
              </w:rPr>
              <w:t>Coupling – Total DMF quantity</w:t>
            </w:r>
          </w:p>
        </w:tc>
        <w:tc>
          <w:tcPr>
            <w:tcW w:w="967" w:type="pct"/>
            <w:gridSpan w:val="2"/>
          </w:tcPr>
          <w:p w14:paraId="2D81F746" w14:textId="77777777" w:rsidR="004023AC" w:rsidRPr="00B26B80" w:rsidRDefault="004023AC" w:rsidP="0037035D">
            <w:pPr>
              <w:jc w:val="center"/>
              <w:rPr>
                <w:sz w:val="21"/>
                <w:szCs w:val="21"/>
              </w:rPr>
            </w:pPr>
            <w:r w:rsidRPr="00B26B80">
              <w:rPr>
                <w:sz w:val="21"/>
                <w:szCs w:val="21"/>
              </w:rPr>
              <w:t>5.93 kg/kg</w:t>
            </w:r>
          </w:p>
        </w:tc>
        <w:tc>
          <w:tcPr>
            <w:tcW w:w="966" w:type="pct"/>
            <w:gridSpan w:val="2"/>
            <w:shd w:val="clear" w:color="auto" w:fill="FFFFFF" w:themeFill="background1"/>
          </w:tcPr>
          <w:p w14:paraId="6DF7FC03" w14:textId="77777777" w:rsidR="004023AC" w:rsidRPr="00B26B80" w:rsidRDefault="004023AC" w:rsidP="0037035D">
            <w:pPr>
              <w:jc w:val="center"/>
              <w:rPr>
                <w:sz w:val="21"/>
                <w:szCs w:val="21"/>
              </w:rPr>
            </w:pPr>
            <w:r w:rsidRPr="00B26B80">
              <w:rPr>
                <w:sz w:val="21"/>
                <w:szCs w:val="21"/>
              </w:rPr>
              <w:t>4.97 – 6.68 kg/kg</w:t>
            </w:r>
          </w:p>
        </w:tc>
        <w:tc>
          <w:tcPr>
            <w:tcW w:w="964" w:type="pct"/>
            <w:shd w:val="clear" w:color="auto" w:fill="FFFFFF" w:themeFill="background1"/>
            <w:vAlign w:val="center"/>
          </w:tcPr>
          <w:p w14:paraId="5D8BF926" w14:textId="77777777" w:rsidR="004023AC" w:rsidRPr="00750A6A" w:rsidRDefault="004023AC" w:rsidP="0037035D">
            <w:pPr>
              <w:jc w:val="center"/>
              <w:rPr>
                <w:sz w:val="21"/>
                <w:szCs w:val="21"/>
              </w:rPr>
            </w:pPr>
            <w:r w:rsidRPr="00B26B80">
              <w:rPr>
                <w:rFonts w:eastAsia="等线"/>
                <w:sz w:val="21"/>
                <w:szCs w:val="21"/>
                <w14:ligatures w14:val="standardContextual"/>
              </w:rPr>
              <w:t>non-CPP</w:t>
            </w:r>
          </w:p>
        </w:tc>
      </w:tr>
      <w:tr w:rsidR="004023AC" w:rsidRPr="00750A6A" w14:paraId="4FA39CCF" w14:textId="77777777" w:rsidTr="00B26B80">
        <w:trPr>
          <w:trHeight w:val="283"/>
        </w:trPr>
        <w:tc>
          <w:tcPr>
            <w:tcW w:w="2103" w:type="pct"/>
            <w:shd w:val="clear" w:color="auto" w:fill="FFFF00"/>
            <w:vAlign w:val="center"/>
          </w:tcPr>
          <w:p w14:paraId="41A45299" w14:textId="77777777" w:rsidR="004023AC" w:rsidRPr="00B26B80" w:rsidRDefault="004023AC" w:rsidP="00B26B80">
            <w:pPr>
              <w:shd w:val="clear" w:color="auto" w:fill="FFFF00"/>
              <w:jc w:val="both"/>
              <w:rPr>
                <w:b/>
                <w:sz w:val="21"/>
                <w:szCs w:val="21"/>
              </w:rPr>
            </w:pPr>
            <w:r w:rsidRPr="00B26B80">
              <w:rPr>
                <w:b/>
                <w:sz w:val="21"/>
                <w:szCs w:val="21"/>
              </w:rPr>
              <w:t xml:space="preserve">Coupling – Reaction temperature </w:t>
            </w:r>
          </w:p>
        </w:tc>
        <w:tc>
          <w:tcPr>
            <w:tcW w:w="967" w:type="pct"/>
            <w:gridSpan w:val="2"/>
            <w:shd w:val="clear" w:color="auto" w:fill="FFFF00"/>
          </w:tcPr>
          <w:p w14:paraId="58018954" w14:textId="77777777" w:rsidR="004023AC" w:rsidRPr="00B26B80" w:rsidRDefault="004023AC" w:rsidP="0037035D">
            <w:pPr>
              <w:shd w:val="clear" w:color="auto" w:fill="FFFF00"/>
              <w:jc w:val="center"/>
              <w:rPr>
                <w:b/>
                <w:sz w:val="21"/>
                <w:szCs w:val="21"/>
              </w:rPr>
            </w:pPr>
            <w:r w:rsidRPr="00B26B80">
              <w:rPr>
                <w:b/>
                <w:sz w:val="21"/>
                <w:szCs w:val="21"/>
              </w:rPr>
              <w:t>25.0 °C</w:t>
            </w:r>
          </w:p>
        </w:tc>
        <w:tc>
          <w:tcPr>
            <w:tcW w:w="966" w:type="pct"/>
            <w:gridSpan w:val="2"/>
            <w:shd w:val="clear" w:color="auto" w:fill="FFFF00"/>
          </w:tcPr>
          <w:p w14:paraId="4DFE3BDF" w14:textId="77777777" w:rsidR="004023AC" w:rsidRPr="00B26B80" w:rsidRDefault="004023AC" w:rsidP="0037035D">
            <w:pPr>
              <w:shd w:val="clear" w:color="auto" w:fill="FFFF00"/>
              <w:jc w:val="center"/>
              <w:rPr>
                <w:b/>
                <w:sz w:val="21"/>
                <w:szCs w:val="21"/>
              </w:rPr>
            </w:pPr>
            <w:r w:rsidRPr="00B26B80">
              <w:rPr>
                <w:b/>
                <w:sz w:val="21"/>
                <w:szCs w:val="21"/>
              </w:rPr>
              <w:t>17.2 – 32.7 °C</w:t>
            </w:r>
          </w:p>
        </w:tc>
        <w:tc>
          <w:tcPr>
            <w:tcW w:w="964" w:type="pct"/>
            <w:shd w:val="clear" w:color="auto" w:fill="FFFF00"/>
            <w:vAlign w:val="center"/>
          </w:tcPr>
          <w:p w14:paraId="2D4BCA7B" w14:textId="77777777" w:rsidR="004023AC" w:rsidRPr="00B26B80" w:rsidRDefault="004023AC" w:rsidP="0037035D">
            <w:pPr>
              <w:jc w:val="center"/>
              <w:rPr>
                <w:rFonts w:eastAsia="等线"/>
                <w:b/>
                <w:sz w:val="21"/>
                <w:szCs w:val="21"/>
                <w:lang w:eastAsia="zh-CN"/>
                <w14:ligatures w14:val="standardContextual"/>
              </w:rPr>
            </w:pPr>
            <w:r w:rsidRPr="00B26B80">
              <w:rPr>
                <w:rFonts w:eastAsia="等线"/>
                <w:b/>
                <w:sz w:val="21"/>
                <w:szCs w:val="21"/>
                <w14:ligatures w14:val="standardContextual"/>
              </w:rPr>
              <w:t>CPP</w:t>
            </w:r>
          </w:p>
        </w:tc>
      </w:tr>
      <w:tr w:rsidR="004023AC" w:rsidRPr="00750A6A" w14:paraId="7515672E" w14:textId="77777777" w:rsidTr="00B26B80">
        <w:trPr>
          <w:trHeight w:val="283"/>
        </w:trPr>
        <w:tc>
          <w:tcPr>
            <w:tcW w:w="2103" w:type="pct"/>
            <w:vAlign w:val="center"/>
          </w:tcPr>
          <w:p w14:paraId="52C3A004" w14:textId="77777777" w:rsidR="004023AC" w:rsidRPr="00B26B80" w:rsidRDefault="004023AC" w:rsidP="00B26B80">
            <w:pPr>
              <w:jc w:val="both"/>
              <w:rPr>
                <w:rFonts w:eastAsiaTheme="minorHAnsi"/>
                <w:b/>
                <w:bCs/>
                <w:sz w:val="21"/>
                <w:szCs w:val="21"/>
                <w:u w:val="single"/>
                <w14:ligatures w14:val="standardContextual"/>
              </w:rPr>
            </w:pPr>
            <w:r w:rsidRPr="00B26B80">
              <w:rPr>
                <w:sz w:val="21"/>
                <w:szCs w:val="21"/>
              </w:rPr>
              <w:t>Coupling – Reaction time</w:t>
            </w:r>
          </w:p>
        </w:tc>
        <w:tc>
          <w:tcPr>
            <w:tcW w:w="967" w:type="pct"/>
            <w:gridSpan w:val="2"/>
          </w:tcPr>
          <w:p w14:paraId="35DEAC18" w14:textId="77777777" w:rsidR="004023AC" w:rsidRPr="00B26B80" w:rsidRDefault="004023AC" w:rsidP="0037035D">
            <w:pPr>
              <w:jc w:val="center"/>
              <w:rPr>
                <w:sz w:val="21"/>
                <w:szCs w:val="21"/>
              </w:rPr>
            </w:pPr>
            <w:r w:rsidRPr="00B26B80">
              <w:rPr>
                <w:sz w:val="21"/>
                <w:szCs w:val="21"/>
              </w:rPr>
              <w:t>NLT 180 min</w:t>
            </w:r>
          </w:p>
        </w:tc>
        <w:tc>
          <w:tcPr>
            <w:tcW w:w="966" w:type="pct"/>
            <w:gridSpan w:val="2"/>
            <w:shd w:val="clear" w:color="auto" w:fill="FFFFFF" w:themeFill="background1"/>
          </w:tcPr>
          <w:p w14:paraId="3A7CEB1D" w14:textId="77777777" w:rsidR="004023AC" w:rsidRPr="00B26B80" w:rsidRDefault="004023AC" w:rsidP="0037035D">
            <w:pPr>
              <w:jc w:val="center"/>
              <w:rPr>
                <w:sz w:val="21"/>
                <w:szCs w:val="21"/>
              </w:rPr>
            </w:pPr>
            <w:r w:rsidRPr="00B26B80">
              <w:rPr>
                <w:sz w:val="21"/>
                <w:szCs w:val="21"/>
              </w:rPr>
              <w:t>180 – 481 min</w:t>
            </w:r>
          </w:p>
        </w:tc>
        <w:tc>
          <w:tcPr>
            <w:tcW w:w="964" w:type="pct"/>
            <w:shd w:val="clear" w:color="auto" w:fill="FFFFFF" w:themeFill="background1"/>
            <w:vAlign w:val="center"/>
          </w:tcPr>
          <w:p w14:paraId="65547B91" w14:textId="77777777" w:rsidR="004023AC" w:rsidRPr="00B26B80" w:rsidRDefault="004023AC" w:rsidP="0037035D">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6C1B2DD1" w14:textId="77777777" w:rsidTr="00B26B80">
        <w:trPr>
          <w:trHeight w:val="283"/>
        </w:trPr>
        <w:tc>
          <w:tcPr>
            <w:tcW w:w="2103" w:type="pct"/>
            <w:vAlign w:val="center"/>
          </w:tcPr>
          <w:p w14:paraId="51243311" w14:textId="77777777" w:rsidR="004023AC" w:rsidRPr="00B26B80" w:rsidRDefault="004023AC" w:rsidP="00B26B80">
            <w:pPr>
              <w:jc w:val="both"/>
              <w:rPr>
                <w:sz w:val="21"/>
                <w:szCs w:val="21"/>
              </w:rPr>
            </w:pPr>
            <w:r w:rsidRPr="00B26B80">
              <w:rPr>
                <w:sz w:val="21"/>
                <w:szCs w:val="21"/>
              </w:rPr>
              <w:t>Coupling – DMF wash quantity</w:t>
            </w:r>
          </w:p>
        </w:tc>
        <w:tc>
          <w:tcPr>
            <w:tcW w:w="967" w:type="pct"/>
            <w:gridSpan w:val="2"/>
          </w:tcPr>
          <w:p w14:paraId="74C7E79E" w14:textId="77777777" w:rsidR="004023AC" w:rsidRPr="005979D3" w:rsidRDefault="004023AC" w:rsidP="0037035D">
            <w:pPr>
              <w:jc w:val="center"/>
              <w:rPr>
                <w:color w:val="auto"/>
                <w:sz w:val="21"/>
                <w:szCs w:val="21"/>
              </w:rPr>
            </w:pPr>
            <w:commentRangeStart w:id="142"/>
            <w:commentRangeStart w:id="143"/>
            <w:r w:rsidRPr="005979D3">
              <w:rPr>
                <w:color w:val="auto"/>
                <w:sz w:val="21"/>
                <w:szCs w:val="21"/>
              </w:rPr>
              <w:t>3x</w:t>
            </w:r>
            <w:commentRangeEnd w:id="142"/>
            <w:r w:rsidR="00F3244F" w:rsidRPr="005979D3">
              <w:rPr>
                <w:rStyle w:val="af4"/>
                <w:color w:val="auto"/>
              </w:rPr>
              <w:commentReference w:id="142"/>
            </w:r>
            <w:commentRangeEnd w:id="143"/>
            <w:r w:rsidR="003F22DA">
              <w:rPr>
                <w:rStyle w:val="af4"/>
                <w:rFonts w:asciiTheme="minorHAnsi" w:eastAsiaTheme="minorEastAsia" w:hAnsiTheme="minorHAnsi" w:cstheme="minorBidi"/>
                <w:color w:val="auto"/>
                <w:lang w:eastAsia="zh-CN"/>
              </w:rPr>
              <w:commentReference w:id="143"/>
            </w:r>
            <w:r w:rsidRPr="005979D3">
              <w:rPr>
                <w:color w:val="auto"/>
                <w:sz w:val="21"/>
                <w:szCs w:val="21"/>
              </w:rPr>
              <w:t xml:space="preserve"> NLT 7.58 kg/kg</w:t>
            </w:r>
          </w:p>
        </w:tc>
        <w:tc>
          <w:tcPr>
            <w:tcW w:w="966" w:type="pct"/>
            <w:gridSpan w:val="2"/>
            <w:shd w:val="clear" w:color="auto" w:fill="FFFFFF" w:themeFill="background1"/>
          </w:tcPr>
          <w:p w14:paraId="340D8D70" w14:textId="77777777" w:rsidR="004023AC" w:rsidRPr="005979D3" w:rsidRDefault="004023AC" w:rsidP="0037035D">
            <w:pPr>
              <w:jc w:val="center"/>
              <w:rPr>
                <w:color w:val="auto"/>
                <w:sz w:val="21"/>
                <w:szCs w:val="21"/>
              </w:rPr>
            </w:pPr>
            <w:commentRangeStart w:id="144"/>
            <w:commentRangeStart w:id="145"/>
            <w:r w:rsidRPr="005979D3">
              <w:rPr>
                <w:color w:val="auto"/>
                <w:sz w:val="21"/>
                <w:szCs w:val="21"/>
              </w:rPr>
              <w:t>3x</w:t>
            </w:r>
            <w:commentRangeEnd w:id="144"/>
            <w:r w:rsidR="00FF7091" w:rsidRPr="005979D3">
              <w:rPr>
                <w:rStyle w:val="af4"/>
                <w:color w:val="auto"/>
              </w:rPr>
              <w:commentReference w:id="144"/>
            </w:r>
            <w:commentRangeEnd w:id="145"/>
            <w:r w:rsidR="00A2496E">
              <w:rPr>
                <w:rStyle w:val="af4"/>
                <w:rFonts w:asciiTheme="minorHAnsi" w:eastAsiaTheme="minorEastAsia" w:hAnsiTheme="minorHAnsi" w:cstheme="minorBidi"/>
                <w:color w:val="auto"/>
                <w:lang w:eastAsia="zh-CN"/>
              </w:rPr>
              <w:commentReference w:id="145"/>
            </w:r>
            <w:r w:rsidRPr="005979D3">
              <w:rPr>
                <w:color w:val="auto"/>
                <w:sz w:val="21"/>
                <w:szCs w:val="21"/>
              </w:rPr>
              <w:t xml:space="preserve"> NLT 6.62kg/kg</w:t>
            </w:r>
          </w:p>
        </w:tc>
        <w:tc>
          <w:tcPr>
            <w:tcW w:w="964" w:type="pct"/>
            <w:shd w:val="clear" w:color="auto" w:fill="FFFFFF" w:themeFill="background1"/>
            <w:vAlign w:val="center"/>
          </w:tcPr>
          <w:p w14:paraId="06F7D10A" w14:textId="77777777" w:rsidR="004023AC" w:rsidRPr="00B26B80" w:rsidRDefault="004023AC" w:rsidP="0037035D">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117B6303" w14:textId="77777777" w:rsidTr="00B26B80">
        <w:trPr>
          <w:trHeight w:val="283"/>
        </w:trPr>
        <w:tc>
          <w:tcPr>
            <w:tcW w:w="2103" w:type="pct"/>
            <w:vAlign w:val="center"/>
          </w:tcPr>
          <w:p w14:paraId="69B9AC2D" w14:textId="77777777" w:rsidR="004023AC" w:rsidRPr="00B26B80" w:rsidRDefault="004023AC" w:rsidP="00B26B80">
            <w:pPr>
              <w:jc w:val="both"/>
              <w:rPr>
                <w:sz w:val="21"/>
                <w:szCs w:val="21"/>
              </w:rPr>
            </w:pPr>
            <w:r w:rsidRPr="00B26B80">
              <w:rPr>
                <w:sz w:val="21"/>
                <w:szCs w:val="21"/>
              </w:rPr>
              <w:lastRenderedPageBreak/>
              <w:t xml:space="preserve">Capping – Total DMF quantity </w:t>
            </w:r>
          </w:p>
        </w:tc>
        <w:tc>
          <w:tcPr>
            <w:tcW w:w="967" w:type="pct"/>
            <w:gridSpan w:val="2"/>
          </w:tcPr>
          <w:p w14:paraId="130F20ED" w14:textId="77777777" w:rsidR="004023AC" w:rsidRPr="00B26B80" w:rsidRDefault="004023AC" w:rsidP="0037035D">
            <w:pPr>
              <w:jc w:val="center"/>
              <w:rPr>
                <w:sz w:val="21"/>
                <w:szCs w:val="21"/>
              </w:rPr>
            </w:pPr>
            <w:r w:rsidRPr="00B26B80">
              <w:rPr>
                <w:sz w:val="21"/>
                <w:szCs w:val="21"/>
              </w:rPr>
              <w:t>8.53 kg/kg</w:t>
            </w:r>
          </w:p>
        </w:tc>
        <w:tc>
          <w:tcPr>
            <w:tcW w:w="966" w:type="pct"/>
            <w:gridSpan w:val="2"/>
            <w:shd w:val="clear" w:color="auto" w:fill="FFFFFF" w:themeFill="background1"/>
          </w:tcPr>
          <w:p w14:paraId="466EF120" w14:textId="77777777" w:rsidR="004023AC" w:rsidRPr="00B26B80" w:rsidRDefault="004023AC" w:rsidP="0037035D">
            <w:pPr>
              <w:jc w:val="center"/>
              <w:rPr>
                <w:sz w:val="21"/>
                <w:szCs w:val="21"/>
              </w:rPr>
            </w:pPr>
            <w:r w:rsidRPr="00B26B80">
              <w:rPr>
                <w:sz w:val="21"/>
                <w:szCs w:val="21"/>
              </w:rPr>
              <w:t>7.47 – 9.61 kg/kg</w:t>
            </w:r>
          </w:p>
        </w:tc>
        <w:tc>
          <w:tcPr>
            <w:tcW w:w="964" w:type="pct"/>
            <w:shd w:val="clear" w:color="auto" w:fill="FFFFFF" w:themeFill="background1"/>
            <w:vAlign w:val="center"/>
          </w:tcPr>
          <w:p w14:paraId="292527FA" w14:textId="77777777" w:rsidR="004023AC" w:rsidRPr="00B26B80" w:rsidRDefault="004023AC" w:rsidP="0037035D">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25EF903F" w14:textId="77777777" w:rsidTr="00B26B80">
        <w:trPr>
          <w:trHeight w:val="283"/>
        </w:trPr>
        <w:tc>
          <w:tcPr>
            <w:tcW w:w="2103" w:type="pct"/>
            <w:vAlign w:val="center"/>
          </w:tcPr>
          <w:p w14:paraId="45921E9D" w14:textId="77777777" w:rsidR="004023AC" w:rsidRPr="00B26B80" w:rsidRDefault="004023AC" w:rsidP="00B26B80">
            <w:pPr>
              <w:jc w:val="both"/>
              <w:rPr>
                <w:sz w:val="21"/>
                <w:szCs w:val="21"/>
              </w:rPr>
            </w:pPr>
            <w:r w:rsidRPr="00B26B80">
              <w:rPr>
                <w:sz w:val="21"/>
                <w:szCs w:val="21"/>
              </w:rPr>
              <w:t xml:space="preserve">Capping – </w:t>
            </w:r>
            <w:proofErr w:type="spellStart"/>
            <w:r w:rsidRPr="00B26B80">
              <w:rPr>
                <w:sz w:val="21"/>
                <w:szCs w:val="21"/>
              </w:rPr>
              <w:t>MeOH</w:t>
            </w:r>
            <w:proofErr w:type="spellEnd"/>
            <w:r w:rsidRPr="00B26B80">
              <w:rPr>
                <w:sz w:val="21"/>
                <w:szCs w:val="21"/>
              </w:rPr>
              <w:t xml:space="preserve"> quantity </w:t>
            </w:r>
          </w:p>
        </w:tc>
        <w:tc>
          <w:tcPr>
            <w:tcW w:w="967" w:type="pct"/>
            <w:gridSpan w:val="2"/>
          </w:tcPr>
          <w:p w14:paraId="11AD538A" w14:textId="77777777" w:rsidR="004023AC" w:rsidRPr="00B26B80" w:rsidRDefault="004023AC" w:rsidP="0037035D">
            <w:pPr>
              <w:jc w:val="center"/>
              <w:rPr>
                <w:sz w:val="21"/>
                <w:szCs w:val="21"/>
              </w:rPr>
            </w:pPr>
            <w:r w:rsidRPr="00B26B80">
              <w:rPr>
                <w:sz w:val="21"/>
                <w:szCs w:val="21"/>
              </w:rPr>
              <w:t>10.00 eq.</w:t>
            </w:r>
          </w:p>
        </w:tc>
        <w:tc>
          <w:tcPr>
            <w:tcW w:w="966" w:type="pct"/>
            <w:gridSpan w:val="2"/>
            <w:shd w:val="clear" w:color="auto" w:fill="FFFFFF" w:themeFill="background1"/>
          </w:tcPr>
          <w:p w14:paraId="416A9B31" w14:textId="77777777" w:rsidR="004023AC" w:rsidRPr="00B26B80" w:rsidRDefault="004023AC" w:rsidP="0037035D">
            <w:pPr>
              <w:jc w:val="center"/>
              <w:rPr>
                <w:sz w:val="21"/>
                <w:szCs w:val="21"/>
              </w:rPr>
            </w:pPr>
            <w:r w:rsidRPr="00B26B80">
              <w:rPr>
                <w:sz w:val="21"/>
                <w:szCs w:val="21"/>
              </w:rPr>
              <w:t>8.73 – 11.20 eq.</w:t>
            </w:r>
          </w:p>
        </w:tc>
        <w:tc>
          <w:tcPr>
            <w:tcW w:w="964" w:type="pct"/>
            <w:shd w:val="clear" w:color="auto" w:fill="FFFFFF" w:themeFill="background1"/>
            <w:vAlign w:val="center"/>
          </w:tcPr>
          <w:p w14:paraId="31D07A46" w14:textId="77777777" w:rsidR="004023AC" w:rsidRPr="00B26B80" w:rsidRDefault="004023AC" w:rsidP="0037035D">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074B7507" w14:textId="77777777" w:rsidTr="00B26B80">
        <w:trPr>
          <w:trHeight w:val="283"/>
        </w:trPr>
        <w:tc>
          <w:tcPr>
            <w:tcW w:w="2103" w:type="pct"/>
            <w:vAlign w:val="center"/>
          </w:tcPr>
          <w:p w14:paraId="727D78EE" w14:textId="77777777" w:rsidR="004023AC" w:rsidRPr="00B26B80" w:rsidRDefault="004023AC" w:rsidP="00B26B80">
            <w:pPr>
              <w:jc w:val="both"/>
              <w:rPr>
                <w:sz w:val="21"/>
                <w:szCs w:val="21"/>
              </w:rPr>
            </w:pPr>
            <w:r w:rsidRPr="00B26B80">
              <w:rPr>
                <w:sz w:val="21"/>
                <w:szCs w:val="21"/>
              </w:rPr>
              <w:t>Capping – DIPEA quantity</w:t>
            </w:r>
          </w:p>
        </w:tc>
        <w:tc>
          <w:tcPr>
            <w:tcW w:w="967" w:type="pct"/>
            <w:gridSpan w:val="2"/>
          </w:tcPr>
          <w:p w14:paraId="52953D91" w14:textId="77777777" w:rsidR="004023AC" w:rsidRPr="00B26B80" w:rsidRDefault="004023AC" w:rsidP="0037035D">
            <w:pPr>
              <w:jc w:val="center"/>
              <w:rPr>
                <w:rFonts w:eastAsia="等线"/>
                <w:sz w:val="21"/>
                <w:szCs w:val="21"/>
                <w:lang w:eastAsia="zh-CN"/>
                <w14:ligatures w14:val="standardContextual"/>
              </w:rPr>
            </w:pPr>
            <w:r w:rsidRPr="00B26B80">
              <w:rPr>
                <w:sz w:val="21"/>
                <w:szCs w:val="21"/>
              </w:rPr>
              <w:t>5.00 eq.</w:t>
            </w:r>
          </w:p>
        </w:tc>
        <w:tc>
          <w:tcPr>
            <w:tcW w:w="966" w:type="pct"/>
            <w:gridSpan w:val="2"/>
            <w:shd w:val="clear" w:color="auto" w:fill="FFFFFF" w:themeFill="background1"/>
          </w:tcPr>
          <w:p w14:paraId="4267CE4D" w14:textId="77777777" w:rsidR="004023AC" w:rsidRPr="00B26B80" w:rsidRDefault="004023AC" w:rsidP="0037035D">
            <w:pPr>
              <w:jc w:val="center"/>
              <w:rPr>
                <w:sz w:val="21"/>
                <w:szCs w:val="21"/>
              </w:rPr>
            </w:pPr>
            <w:r w:rsidRPr="00B26B80">
              <w:rPr>
                <w:sz w:val="21"/>
                <w:szCs w:val="21"/>
              </w:rPr>
              <w:t>4.36 – 5.60 eq.</w:t>
            </w:r>
          </w:p>
        </w:tc>
        <w:tc>
          <w:tcPr>
            <w:tcW w:w="964" w:type="pct"/>
            <w:shd w:val="clear" w:color="auto" w:fill="FFFFFF" w:themeFill="background1"/>
            <w:vAlign w:val="center"/>
          </w:tcPr>
          <w:p w14:paraId="236225A8" w14:textId="77777777" w:rsidR="004023AC" w:rsidRPr="00B26B80" w:rsidRDefault="004023AC" w:rsidP="0037035D">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51EC2DE6" w14:textId="77777777" w:rsidTr="00B26B80">
        <w:trPr>
          <w:trHeight w:val="283"/>
        </w:trPr>
        <w:tc>
          <w:tcPr>
            <w:tcW w:w="2103" w:type="pct"/>
            <w:vAlign w:val="center"/>
          </w:tcPr>
          <w:p w14:paraId="74D53C98" w14:textId="77777777" w:rsidR="004023AC" w:rsidRPr="00B26B80" w:rsidRDefault="004023AC" w:rsidP="00B26B80">
            <w:pPr>
              <w:jc w:val="both"/>
              <w:rPr>
                <w:sz w:val="21"/>
                <w:szCs w:val="21"/>
              </w:rPr>
            </w:pPr>
            <w:r w:rsidRPr="00B26B80">
              <w:rPr>
                <w:sz w:val="21"/>
                <w:szCs w:val="21"/>
              </w:rPr>
              <w:t>Capping – Temperature</w:t>
            </w:r>
          </w:p>
        </w:tc>
        <w:tc>
          <w:tcPr>
            <w:tcW w:w="967" w:type="pct"/>
            <w:gridSpan w:val="2"/>
          </w:tcPr>
          <w:p w14:paraId="3382961F" w14:textId="77777777" w:rsidR="004023AC" w:rsidRPr="00B26B80" w:rsidRDefault="004023AC" w:rsidP="0037035D">
            <w:pPr>
              <w:jc w:val="center"/>
              <w:rPr>
                <w:rFonts w:eastAsia="等线"/>
                <w:sz w:val="21"/>
                <w:szCs w:val="21"/>
                <w:lang w:eastAsia="zh-CN"/>
                <w14:ligatures w14:val="standardContextual"/>
              </w:rPr>
            </w:pPr>
            <w:r w:rsidRPr="00B26B80">
              <w:rPr>
                <w:sz w:val="21"/>
                <w:szCs w:val="21"/>
              </w:rPr>
              <w:t>25.0 °C</w:t>
            </w:r>
          </w:p>
        </w:tc>
        <w:tc>
          <w:tcPr>
            <w:tcW w:w="966" w:type="pct"/>
            <w:gridSpan w:val="2"/>
            <w:shd w:val="clear" w:color="auto" w:fill="FFFFFF" w:themeFill="background1"/>
          </w:tcPr>
          <w:p w14:paraId="33C5E354" w14:textId="77777777" w:rsidR="004023AC" w:rsidRPr="00B26B80" w:rsidRDefault="004023AC" w:rsidP="0037035D">
            <w:pPr>
              <w:jc w:val="center"/>
              <w:rPr>
                <w:sz w:val="21"/>
                <w:szCs w:val="21"/>
              </w:rPr>
            </w:pPr>
            <w:r w:rsidRPr="00B26B80">
              <w:rPr>
                <w:sz w:val="21"/>
                <w:szCs w:val="21"/>
              </w:rPr>
              <w:t>13.0 – 36.8 °C</w:t>
            </w:r>
          </w:p>
        </w:tc>
        <w:tc>
          <w:tcPr>
            <w:tcW w:w="964" w:type="pct"/>
            <w:shd w:val="clear" w:color="auto" w:fill="FFFFFF" w:themeFill="background1"/>
            <w:vAlign w:val="center"/>
          </w:tcPr>
          <w:p w14:paraId="49AECC9B" w14:textId="77777777" w:rsidR="004023AC" w:rsidRPr="00B26B80" w:rsidRDefault="004023AC" w:rsidP="0037035D">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7A7F02E1" w14:textId="77777777" w:rsidTr="00B26B80">
        <w:trPr>
          <w:trHeight w:val="283"/>
        </w:trPr>
        <w:tc>
          <w:tcPr>
            <w:tcW w:w="2103" w:type="pct"/>
            <w:vAlign w:val="center"/>
          </w:tcPr>
          <w:p w14:paraId="6CA9B75B" w14:textId="77777777" w:rsidR="004023AC" w:rsidRPr="00B26B80" w:rsidRDefault="004023AC" w:rsidP="00B26B80">
            <w:pPr>
              <w:jc w:val="both"/>
              <w:rPr>
                <w:sz w:val="21"/>
                <w:szCs w:val="21"/>
              </w:rPr>
            </w:pPr>
            <w:r w:rsidRPr="00B26B80">
              <w:rPr>
                <w:sz w:val="21"/>
                <w:szCs w:val="21"/>
              </w:rPr>
              <w:t xml:space="preserve">Capping – Time </w:t>
            </w:r>
          </w:p>
        </w:tc>
        <w:tc>
          <w:tcPr>
            <w:tcW w:w="967" w:type="pct"/>
            <w:gridSpan w:val="2"/>
          </w:tcPr>
          <w:p w14:paraId="45EBFFFD" w14:textId="77777777" w:rsidR="004023AC" w:rsidRPr="00B26B80" w:rsidRDefault="004023AC" w:rsidP="0037035D">
            <w:pPr>
              <w:jc w:val="center"/>
              <w:rPr>
                <w:rFonts w:eastAsia="等线"/>
                <w:sz w:val="21"/>
                <w:szCs w:val="21"/>
                <w:lang w:eastAsia="zh-CN"/>
                <w14:ligatures w14:val="standardContextual"/>
              </w:rPr>
            </w:pPr>
            <w:r w:rsidRPr="00B26B80">
              <w:rPr>
                <w:sz w:val="21"/>
                <w:szCs w:val="21"/>
              </w:rPr>
              <w:t>60 min</w:t>
            </w:r>
          </w:p>
        </w:tc>
        <w:tc>
          <w:tcPr>
            <w:tcW w:w="966" w:type="pct"/>
            <w:gridSpan w:val="2"/>
            <w:shd w:val="clear" w:color="auto" w:fill="FFFFFF" w:themeFill="background1"/>
          </w:tcPr>
          <w:p w14:paraId="09C87657" w14:textId="77777777" w:rsidR="004023AC" w:rsidRPr="00B26B80" w:rsidRDefault="004023AC" w:rsidP="0037035D">
            <w:pPr>
              <w:jc w:val="center"/>
              <w:rPr>
                <w:sz w:val="21"/>
                <w:szCs w:val="21"/>
              </w:rPr>
            </w:pPr>
            <w:r w:rsidRPr="00B26B80">
              <w:rPr>
                <w:sz w:val="21"/>
                <w:szCs w:val="21"/>
              </w:rPr>
              <w:t>15 – 122 min</w:t>
            </w:r>
          </w:p>
        </w:tc>
        <w:tc>
          <w:tcPr>
            <w:tcW w:w="964" w:type="pct"/>
            <w:shd w:val="clear" w:color="auto" w:fill="FFFFFF" w:themeFill="background1"/>
            <w:vAlign w:val="center"/>
          </w:tcPr>
          <w:p w14:paraId="6A708A85" w14:textId="77777777" w:rsidR="004023AC" w:rsidRPr="00B26B80" w:rsidRDefault="004023AC" w:rsidP="0037035D">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0A18C50F" w14:textId="77777777" w:rsidTr="00B26B80">
        <w:trPr>
          <w:trHeight w:val="283"/>
        </w:trPr>
        <w:tc>
          <w:tcPr>
            <w:tcW w:w="2103" w:type="pct"/>
            <w:shd w:val="clear" w:color="auto" w:fill="FFFF00"/>
            <w:vAlign w:val="center"/>
          </w:tcPr>
          <w:p w14:paraId="759E6786" w14:textId="77777777" w:rsidR="004023AC" w:rsidRPr="00B26B80" w:rsidRDefault="004023AC" w:rsidP="00B26B80">
            <w:pPr>
              <w:jc w:val="both"/>
              <w:rPr>
                <w:rFonts w:eastAsiaTheme="minorHAnsi"/>
                <w:b/>
                <w:bCs/>
                <w:sz w:val="21"/>
                <w:szCs w:val="21"/>
                <w:u w:val="single"/>
                <w14:ligatures w14:val="standardContextual"/>
              </w:rPr>
            </w:pPr>
            <w:r w:rsidRPr="00B26B80">
              <w:rPr>
                <w:b/>
                <w:sz w:val="21"/>
                <w:szCs w:val="21"/>
                <w:shd w:val="clear" w:color="auto" w:fill="FFFF00"/>
              </w:rPr>
              <w:t>Capping – DMF wash quantity</w:t>
            </w:r>
          </w:p>
        </w:tc>
        <w:tc>
          <w:tcPr>
            <w:tcW w:w="967" w:type="pct"/>
            <w:gridSpan w:val="2"/>
            <w:shd w:val="clear" w:color="auto" w:fill="FFFF00"/>
          </w:tcPr>
          <w:p w14:paraId="58F66E33" w14:textId="77777777" w:rsidR="004023AC" w:rsidRPr="00B26B80" w:rsidRDefault="004023AC" w:rsidP="0037035D">
            <w:pPr>
              <w:jc w:val="center"/>
              <w:rPr>
                <w:rFonts w:eastAsia="等线"/>
                <w:b/>
                <w:sz w:val="21"/>
                <w:szCs w:val="21"/>
                <w:lang w:eastAsia="zh-CN"/>
                <w14:ligatures w14:val="standardContextual"/>
              </w:rPr>
            </w:pPr>
            <w:r w:rsidRPr="00B26B80">
              <w:rPr>
                <w:b/>
                <w:sz w:val="21"/>
                <w:szCs w:val="21"/>
                <w:shd w:val="clear" w:color="auto" w:fill="FFFF00"/>
              </w:rPr>
              <w:t>3x NLT 7.58 kg/kg</w:t>
            </w:r>
          </w:p>
        </w:tc>
        <w:tc>
          <w:tcPr>
            <w:tcW w:w="966" w:type="pct"/>
            <w:gridSpan w:val="2"/>
            <w:shd w:val="clear" w:color="auto" w:fill="FFFF00"/>
          </w:tcPr>
          <w:p w14:paraId="00EE7160" w14:textId="77777777" w:rsidR="004023AC" w:rsidRPr="00B26B80" w:rsidRDefault="004023AC" w:rsidP="0037035D">
            <w:pPr>
              <w:jc w:val="center"/>
              <w:rPr>
                <w:rFonts w:eastAsia="等线"/>
                <w:b/>
                <w:sz w:val="21"/>
                <w:szCs w:val="21"/>
                <w:lang w:eastAsia="zh-CN"/>
                <w14:ligatures w14:val="standardContextual"/>
              </w:rPr>
            </w:pPr>
            <w:r w:rsidRPr="00B26B80">
              <w:rPr>
                <w:b/>
                <w:sz w:val="21"/>
                <w:szCs w:val="21"/>
                <w:shd w:val="clear" w:color="auto" w:fill="FFFF00"/>
              </w:rPr>
              <w:t>3x NLT 7.58 kg/kg</w:t>
            </w:r>
          </w:p>
        </w:tc>
        <w:tc>
          <w:tcPr>
            <w:tcW w:w="964" w:type="pct"/>
            <w:shd w:val="clear" w:color="auto" w:fill="FFFF00"/>
            <w:vAlign w:val="center"/>
          </w:tcPr>
          <w:p w14:paraId="568010FE" w14:textId="77777777" w:rsidR="004023AC" w:rsidRPr="00B26B80" w:rsidRDefault="004023AC" w:rsidP="0037035D">
            <w:pPr>
              <w:jc w:val="center"/>
              <w:rPr>
                <w:rFonts w:eastAsia="等线"/>
                <w:b/>
                <w:sz w:val="21"/>
                <w:szCs w:val="21"/>
                <w:lang w:eastAsia="zh-CN"/>
                <w14:ligatures w14:val="standardContextual"/>
              </w:rPr>
            </w:pPr>
            <w:r w:rsidRPr="00B26B80">
              <w:rPr>
                <w:rFonts w:eastAsia="等线"/>
                <w:b/>
                <w:sz w:val="21"/>
                <w:szCs w:val="21"/>
                <w14:ligatures w14:val="standardContextual"/>
              </w:rPr>
              <w:t>CPP</w:t>
            </w:r>
          </w:p>
        </w:tc>
      </w:tr>
      <w:tr w:rsidR="004023AC" w:rsidRPr="00750A6A" w14:paraId="572946E4" w14:textId="77777777" w:rsidTr="0037035D">
        <w:trPr>
          <w:trHeight w:val="283"/>
        </w:trPr>
        <w:tc>
          <w:tcPr>
            <w:tcW w:w="5000" w:type="pct"/>
            <w:gridSpan w:val="6"/>
            <w:shd w:val="clear" w:color="auto" w:fill="EEF4FB"/>
          </w:tcPr>
          <w:p w14:paraId="734C74C9" w14:textId="77777777" w:rsidR="004023AC" w:rsidRPr="00750A6A" w:rsidRDefault="004023AC" w:rsidP="0037035D">
            <w:pPr>
              <w:rPr>
                <w:rFonts w:eastAsiaTheme="minorHAnsi"/>
                <w:b/>
                <w:bCs/>
                <w:sz w:val="21"/>
                <w:szCs w:val="21"/>
                <w:u w:val="single"/>
                <w14:ligatures w14:val="standardContextual"/>
              </w:rPr>
            </w:pPr>
            <w:r w:rsidRPr="00B26B80">
              <w:rPr>
                <w:b/>
                <w:sz w:val="21"/>
                <w:szCs w:val="21"/>
                <w:u w:val="single"/>
              </w:rPr>
              <w:t>DEPROTECTION</w:t>
            </w:r>
          </w:p>
        </w:tc>
      </w:tr>
      <w:tr w:rsidR="004023AC" w:rsidRPr="00750A6A" w14:paraId="613DDB30" w14:textId="77777777" w:rsidTr="00B26B80">
        <w:trPr>
          <w:trHeight w:val="283"/>
        </w:trPr>
        <w:tc>
          <w:tcPr>
            <w:tcW w:w="2103" w:type="pct"/>
            <w:vAlign w:val="center"/>
          </w:tcPr>
          <w:p w14:paraId="65918D0A" w14:textId="77777777" w:rsidR="004023AC" w:rsidRPr="00B26B80" w:rsidRDefault="004023AC" w:rsidP="00B26B80">
            <w:pPr>
              <w:jc w:val="both"/>
              <w:rPr>
                <w:sz w:val="21"/>
                <w:szCs w:val="21"/>
              </w:rPr>
            </w:pPr>
            <w:proofErr w:type="spellStart"/>
            <w:r w:rsidRPr="00B26B80">
              <w:rPr>
                <w:sz w:val="21"/>
                <w:szCs w:val="21"/>
              </w:rPr>
              <w:t>Piperidine</w:t>
            </w:r>
            <w:proofErr w:type="spellEnd"/>
            <w:r w:rsidRPr="00B26B80">
              <w:rPr>
                <w:sz w:val="21"/>
                <w:szCs w:val="21"/>
              </w:rPr>
              <w:t>/DMF solution concentration</w:t>
            </w:r>
          </w:p>
        </w:tc>
        <w:tc>
          <w:tcPr>
            <w:tcW w:w="967" w:type="pct"/>
            <w:gridSpan w:val="2"/>
            <w:vAlign w:val="center"/>
          </w:tcPr>
          <w:p w14:paraId="1BDCAE46" w14:textId="77777777" w:rsidR="004023AC" w:rsidRPr="00B26B80" w:rsidRDefault="004023AC">
            <w:pPr>
              <w:jc w:val="center"/>
              <w:rPr>
                <w:sz w:val="21"/>
                <w:szCs w:val="21"/>
              </w:rPr>
            </w:pPr>
            <w:r w:rsidRPr="00B26B80">
              <w:rPr>
                <w:sz w:val="21"/>
                <w:szCs w:val="21"/>
              </w:rPr>
              <w:t>20% v/v</w:t>
            </w:r>
          </w:p>
        </w:tc>
        <w:tc>
          <w:tcPr>
            <w:tcW w:w="966" w:type="pct"/>
            <w:gridSpan w:val="2"/>
            <w:shd w:val="clear" w:color="auto" w:fill="FFFFFF" w:themeFill="background1"/>
            <w:vAlign w:val="center"/>
          </w:tcPr>
          <w:p w14:paraId="7C166DA5" w14:textId="77777777" w:rsidR="004023AC" w:rsidRPr="00B26B80" w:rsidRDefault="004023AC">
            <w:pPr>
              <w:jc w:val="center"/>
              <w:rPr>
                <w:sz w:val="21"/>
                <w:szCs w:val="21"/>
              </w:rPr>
            </w:pPr>
            <w:r w:rsidRPr="00B26B80">
              <w:rPr>
                <w:sz w:val="21"/>
                <w:szCs w:val="21"/>
              </w:rPr>
              <w:t>14.99 – 25.00% v/v</w:t>
            </w:r>
          </w:p>
        </w:tc>
        <w:tc>
          <w:tcPr>
            <w:tcW w:w="964" w:type="pct"/>
            <w:shd w:val="clear" w:color="auto" w:fill="FFFFFF" w:themeFill="background1"/>
            <w:vAlign w:val="center"/>
          </w:tcPr>
          <w:p w14:paraId="03795851" w14:textId="77777777" w:rsidR="004023AC" w:rsidRPr="00750A6A" w:rsidRDefault="004023AC">
            <w:pPr>
              <w:jc w:val="center"/>
              <w:rPr>
                <w:rFonts w:eastAsiaTheme="minorHAnsi"/>
                <w:sz w:val="21"/>
                <w:szCs w:val="21"/>
                <w14:ligatures w14:val="standardContextual"/>
              </w:rPr>
            </w:pPr>
            <w:r w:rsidRPr="00B26B80">
              <w:rPr>
                <w:rFonts w:eastAsia="等线"/>
                <w:sz w:val="21"/>
                <w:szCs w:val="21"/>
                <w14:ligatures w14:val="standardContextual"/>
              </w:rPr>
              <w:t>non-CPP</w:t>
            </w:r>
          </w:p>
        </w:tc>
      </w:tr>
      <w:tr w:rsidR="004023AC" w:rsidRPr="00750A6A" w14:paraId="710B0197" w14:textId="77777777" w:rsidTr="00B26B80">
        <w:trPr>
          <w:trHeight w:val="283"/>
        </w:trPr>
        <w:tc>
          <w:tcPr>
            <w:tcW w:w="2103" w:type="pct"/>
            <w:vAlign w:val="center"/>
          </w:tcPr>
          <w:p w14:paraId="1D0EB062" w14:textId="77777777" w:rsidR="004023AC" w:rsidRPr="00B26B80" w:rsidRDefault="004023AC" w:rsidP="00B26B80">
            <w:pPr>
              <w:jc w:val="both"/>
              <w:rPr>
                <w:sz w:val="21"/>
                <w:szCs w:val="21"/>
              </w:rPr>
            </w:pPr>
            <w:proofErr w:type="spellStart"/>
            <w:r w:rsidRPr="00B26B80">
              <w:rPr>
                <w:sz w:val="21"/>
                <w:szCs w:val="21"/>
              </w:rPr>
              <w:t>Piperidine</w:t>
            </w:r>
            <w:proofErr w:type="spellEnd"/>
            <w:r w:rsidRPr="00B26B80">
              <w:rPr>
                <w:sz w:val="21"/>
                <w:szCs w:val="21"/>
              </w:rPr>
              <w:t>/DMF solution quantity (Standard AA)</w:t>
            </w:r>
          </w:p>
        </w:tc>
        <w:tc>
          <w:tcPr>
            <w:tcW w:w="967" w:type="pct"/>
            <w:gridSpan w:val="2"/>
            <w:vAlign w:val="center"/>
          </w:tcPr>
          <w:p w14:paraId="57916150" w14:textId="77777777" w:rsidR="004023AC" w:rsidRPr="00B26B80" w:rsidRDefault="004023AC">
            <w:pPr>
              <w:jc w:val="center"/>
              <w:rPr>
                <w:rFonts w:eastAsia="等线"/>
                <w:sz w:val="21"/>
                <w:szCs w:val="21"/>
                <w:lang w:eastAsia="zh-CN"/>
                <w14:ligatures w14:val="standardContextual"/>
              </w:rPr>
            </w:pPr>
            <w:r w:rsidRPr="00B26B80">
              <w:rPr>
                <w:sz w:val="21"/>
                <w:szCs w:val="21"/>
              </w:rPr>
              <w:t>7.45 kg/kg</w:t>
            </w:r>
          </w:p>
        </w:tc>
        <w:tc>
          <w:tcPr>
            <w:tcW w:w="966" w:type="pct"/>
            <w:gridSpan w:val="2"/>
            <w:shd w:val="clear" w:color="auto" w:fill="FFFFFF" w:themeFill="background1"/>
            <w:vAlign w:val="center"/>
          </w:tcPr>
          <w:p w14:paraId="7F4F1F5D" w14:textId="77777777" w:rsidR="004023AC" w:rsidRPr="00B26B80" w:rsidRDefault="004023AC">
            <w:pPr>
              <w:jc w:val="center"/>
              <w:rPr>
                <w:sz w:val="21"/>
                <w:szCs w:val="21"/>
              </w:rPr>
            </w:pPr>
            <w:r w:rsidRPr="00B26B80">
              <w:rPr>
                <w:sz w:val="21"/>
                <w:szCs w:val="21"/>
              </w:rPr>
              <w:t>6.54 – 8.38 kg/kg</w:t>
            </w:r>
          </w:p>
        </w:tc>
        <w:tc>
          <w:tcPr>
            <w:tcW w:w="964" w:type="pct"/>
            <w:shd w:val="clear" w:color="auto" w:fill="FFFFFF" w:themeFill="background1"/>
            <w:vAlign w:val="center"/>
          </w:tcPr>
          <w:p w14:paraId="197322CE"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506E54E7" w14:textId="77777777" w:rsidTr="00B26B80">
        <w:trPr>
          <w:trHeight w:val="283"/>
        </w:trPr>
        <w:tc>
          <w:tcPr>
            <w:tcW w:w="2103" w:type="pct"/>
            <w:vAlign w:val="center"/>
          </w:tcPr>
          <w:p w14:paraId="4E48E601" w14:textId="77777777" w:rsidR="004023AC" w:rsidRPr="00B26B80" w:rsidRDefault="004023AC" w:rsidP="00B26B80">
            <w:pPr>
              <w:jc w:val="both"/>
              <w:rPr>
                <w:sz w:val="21"/>
                <w:szCs w:val="21"/>
              </w:rPr>
            </w:pPr>
            <w:proofErr w:type="spellStart"/>
            <w:r w:rsidRPr="00B26B80">
              <w:rPr>
                <w:sz w:val="21"/>
                <w:szCs w:val="21"/>
              </w:rPr>
              <w:t>Piperidine</w:t>
            </w:r>
            <w:proofErr w:type="spellEnd"/>
            <w:r w:rsidRPr="00B26B80">
              <w:rPr>
                <w:sz w:val="21"/>
                <w:szCs w:val="21"/>
              </w:rPr>
              <w:t xml:space="preserve">/DMF solution quantity (Pre-Ser20 Treatment 1) </w:t>
            </w:r>
          </w:p>
        </w:tc>
        <w:tc>
          <w:tcPr>
            <w:tcW w:w="967" w:type="pct"/>
            <w:gridSpan w:val="2"/>
            <w:vAlign w:val="center"/>
          </w:tcPr>
          <w:p w14:paraId="5DACA0C8" w14:textId="77777777" w:rsidR="004023AC" w:rsidRPr="00B26B80" w:rsidRDefault="004023AC">
            <w:pPr>
              <w:jc w:val="center"/>
              <w:rPr>
                <w:rFonts w:eastAsia="等线"/>
                <w:sz w:val="21"/>
                <w:szCs w:val="21"/>
                <w:lang w:eastAsia="zh-CN"/>
                <w14:ligatures w14:val="standardContextual"/>
              </w:rPr>
            </w:pPr>
            <w:r w:rsidRPr="00B26B80">
              <w:rPr>
                <w:sz w:val="21"/>
                <w:szCs w:val="21"/>
              </w:rPr>
              <w:t>7.45 kg/kg</w:t>
            </w:r>
          </w:p>
        </w:tc>
        <w:tc>
          <w:tcPr>
            <w:tcW w:w="966" w:type="pct"/>
            <w:gridSpan w:val="2"/>
            <w:shd w:val="clear" w:color="auto" w:fill="FFFFFF" w:themeFill="background1"/>
            <w:vAlign w:val="center"/>
          </w:tcPr>
          <w:p w14:paraId="42A1127D" w14:textId="77777777" w:rsidR="004023AC" w:rsidRPr="00B26B80" w:rsidRDefault="004023AC">
            <w:pPr>
              <w:jc w:val="center"/>
              <w:rPr>
                <w:sz w:val="21"/>
                <w:szCs w:val="21"/>
              </w:rPr>
            </w:pPr>
            <w:r w:rsidRPr="00B26B80">
              <w:rPr>
                <w:sz w:val="21"/>
                <w:szCs w:val="21"/>
              </w:rPr>
              <w:t>6.51 – 8.40 kg/kg</w:t>
            </w:r>
          </w:p>
        </w:tc>
        <w:tc>
          <w:tcPr>
            <w:tcW w:w="964" w:type="pct"/>
            <w:shd w:val="clear" w:color="auto" w:fill="FFFFFF" w:themeFill="background1"/>
            <w:vAlign w:val="center"/>
          </w:tcPr>
          <w:p w14:paraId="384F2C96"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459EB0FD" w14:textId="77777777" w:rsidTr="00B26B80">
        <w:trPr>
          <w:trHeight w:val="283"/>
        </w:trPr>
        <w:tc>
          <w:tcPr>
            <w:tcW w:w="2103" w:type="pct"/>
            <w:vAlign w:val="center"/>
          </w:tcPr>
          <w:p w14:paraId="33BBF6AA" w14:textId="77777777" w:rsidR="004023AC" w:rsidRPr="00B26B80" w:rsidRDefault="004023AC" w:rsidP="00B26B80">
            <w:pPr>
              <w:jc w:val="both"/>
              <w:rPr>
                <w:sz w:val="21"/>
                <w:szCs w:val="21"/>
              </w:rPr>
            </w:pPr>
            <w:proofErr w:type="spellStart"/>
            <w:r w:rsidRPr="00B26B80">
              <w:rPr>
                <w:sz w:val="21"/>
                <w:szCs w:val="21"/>
              </w:rPr>
              <w:t>Piperidine</w:t>
            </w:r>
            <w:proofErr w:type="spellEnd"/>
            <w:r w:rsidRPr="00B26B80">
              <w:rPr>
                <w:sz w:val="21"/>
                <w:szCs w:val="21"/>
              </w:rPr>
              <w:t>/DMF solution quantity (Pre-Ser20 Treatment 2)</w:t>
            </w:r>
          </w:p>
        </w:tc>
        <w:tc>
          <w:tcPr>
            <w:tcW w:w="967" w:type="pct"/>
            <w:gridSpan w:val="2"/>
            <w:vAlign w:val="center"/>
          </w:tcPr>
          <w:p w14:paraId="4CF29BF1" w14:textId="77777777" w:rsidR="004023AC" w:rsidRPr="00B26B80" w:rsidRDefault="004023AC">
            <w:pPr>
              <w:jc w:val="center"/>
              <w:rPr>
                <w:sz w:val="21"/>
                <w:szCs w:val="21"/>
              </w:rPr>
            </w:pPr>
            <w:r w:rsidRPr="00B26B80">
              <w:rPr>
                <w:sz w:val="21"/>
                <w:szCs w:val="21"/>
              </w:rPr>
              <w:t>9.68 kg/kg</w:t>
            </w:r>
          </w:p>
        </w:tc>
        <w:tc>
          <w:tcPr>
            <w:tcW w:w="966" w:type="pct"/>
            <w:gridSpan w:val="2"/>
            <w:shd w:val="clear" w:color="auto" w:fill="FFFFFF" w:themeFill="background1"/>
            <w:vAlign w:val="center"/>
          </w:tcPr>
          <w:p w14:paraId="125551A2" w14:textId="77777777" w:rsidR="004023AC" w:rsidRPr="00B26B80" w:rsidRDefault="004023AC">
            <w:pPr>
              <w:jc w:val="center"/>
              <w:rPr>
                <w:sz w:val="21"/>
                <w:szCs w:val="21"/>
              </w:rPr>
            </w:pPr>
            <w:r w:rsidRPr="00B26B80">
              <w:rPr>
                <w:sz w:val="21"/>
                <w:szCs w:val="21"/>
              </w:rPr>
              <w:t>7.44 – 10.91 kg/kg</w:t>
            </w:r>
          </w:p>
        </w:tc>
        <w:tc>
          <w:tcPr>
            <w:tcW w:w="964" w:type="pct"/>
            <w:shd w:val="clear" w:color="auto" w:fill="FFFFFF" w:themeFill="background1"/>
            <w:vAlign w:val="center"/>
          </w:tcPr>
          <w:p w14:paraId="6E296899"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1341F24E" w14:textId="77777777" w:rsidTr="00B26B80">
        <w:trPr>
          <w:trHeight w:val="283"/>
        </w:trPr>
        <w:tc>
          <w:tcPr>
            <w:tcW w:w="2103" w:type="pct"/>
            <w:shd w:val="clear" w:color="auto" w:fill="FFFF00"/>
            <w:vAlign w:val="center"/>
          </w:tcPr>
          <w:p w14:paraId="73F8BA0A" w14:textId="77777777" w:rsidR="004023AC" w:rsidRPr="00B26B80" w:rsidRDefault="004023AC" w:rsidP="00B26B80">
            <w:pPr>
              <w:shd w:val="clear" w:color="auto" w:fill="FFFF00"/>
              <w:jc w:val="both"/>
              <w:rPr>
                <w:b/>
                <w:sz w:val="21"/>
                <w:szCs w:val="21"/>
              </w:rPr>
            </w:pPr>
            <w:proofErr w:type="spellStart"/>
            <w:r w:rsidRPr="00B26B80">
              <w:rPr>
                <w:b/>
                <w:sz w:val="21"/>
                <w:szCs w:val="21"/>
              </w:rPr>
              <w:t>Deprotection</w:t>
            </w:r>
            <w:proofErr w:type="spellEnd"/>
            <w:r w:rsidRPr="00B26B80">
              <w:rPr>
                <w:b/>
                <w:sz w:val="21"/>
                <w:szCs w:val="21"/>
              </w:rPr>
              <w:t xml:space="preserve"> temperature (Standard AA) </w:t>
            </w:r>
          </w:p>
        </w:tc>
        <w:tc>
          <w:tcPr>
            <w:tcW w:w="967" w:type="pct"/>
            <w:gridSpan w:val="2"/>
            <w:shd w:val="clear" w:color="auto" w:fill="FFFF00"/>
            <w:vAlign w:val="center"/>
          </w:tcPr>
          <w:p w14:paraId="2806138F" w14:textId="77777777" w:rsidR="004023AC" w:rsidRPr="008E6A3F" w:rsidRDefault="004023AC">
            <w:pPr>
              <w:jc w:val="center"/>
              <w:rPr>
                <w:rFonts w:eastAsia="等线"/>
                <w:b/>
                <w:bCs/>
                <w:sz w:val="21"/>
                <w:szCs w:val="21"/>
                <w:lang w:eastAsia="zh-CN"/>
                <w14:ligatures w14:val="standardContextual"/>
              </w:rPr>
            </w:pPr>
            <w:r w:rsidRPr="00B26B80">
              <w:rPr>
                <w:b/>
                <w:sz w:val="21"/>
                <w:szCs w:val="21"/>
              </w:rPr>
              <w:t>25.0 °C</w:t>
            </w:r>
          </w:p>
        </w:tc>
        <w:tc>
          <w:tcPr>
            <w:tcW w:w="966" w:type="pct"/>
            <w:gridSpan w:val="2"/>
            <w:shd w:val="clear" w:color="auto" w:fill="FFFF00"/>
            <w:vAlign w:val="center"/>
          </w:tcPr>
          <w:p w14:paraId="22C6CF20" w14:textId="00391113" w:rsidR="004023AC" w:rsidRPr="00B26B80" w:rsidRDefault="00F97BB1" w:rsidP="00B26B80">
            <w:pPr>
              <w:shd w:val="clear" w:color="auto" w:fill="FFFF00"/>
              <w:jc w:val="center"/>
              <w:rPr>
                <w:rFonts w:eastAsia="Yu Mincho"/>
                <w:b/>
                <w:sz w:val="21"/>
                <w:szCs w:val="21"/>
              </w:rPr>
            </w:pPr>
            <w:r w:rsidRPr="00B26B80">
              <w:rPr>
                <w:b/>
                <w:sz w:val="21"/>
                <w:szCs w:val="21"/>
              </w:rPr>
              <w:t>17.0 – 34.8 °C</w:t>
            </w:r>
          </w:p>
        </w:tc>
        <w:tc>
          <w:tcPr>
            <w:tcW w:w="964" w:type="pct"/>
            <w:shd w:val="clear" w:color="auto" w:fill="FFFF00"/>
            <w:vAlign w:val="center"/>
          </w:tcPr>
          <w:p w14:paraId="4004CD3A" w14:textId="77777777" w:rsidR="004023AC" w:rsidRPr="008E6A3F" w:rsidRDefault="004023AC">
            <w:pPr>
              <w:jc w:val="center"/>
              <w:rPr>
                <w:rFonts w:eastAsiaTheme="minorHAnsi"/>
                <w:b/>
                <w:bCs/>
                <w:sz w:val="21"/>
                <w:szCs w:val="21"/>
                <w14:ligatures w14:val="standardContextual"/>
              </w:rPr>
            </w:pPr>
            <w:r w:rsidRPr="00B26B80">
              <w:rPr>
                <w:rFonts w:eastAsia="等线"/>
                <w:b/>
                <w:bCs/>
                <w:sz w:val="21"/>
                <w:szCs w:val="21"/>
                <w14:ligatures w14:val="standardContextual"/>
              </w:rPr>
              <w:t>CPP</w:t>
            </w:r>
          </w:p>
        </w:tc>
      </w:tr>
      <w:tr w:rsidR="004023AC" w:rsidRPr="00750A6A" w14:paraId="56B9BF97" w14:textId="77777777" w:rsidTr="00B26B80">
        <w:trPr>
          <w:trHeight w:val="283"/>
        </w:trPr>
        <w:tc>
          <w:tcPr>
            <w:tcW w:w="2103" w:type="pct"/>
            <w:shd w:val="clear" w:color="auto" w:fill="FFFF00"/>
            <w:vAlign w:val="center"/>
          </w:tcPr>
          <w:p w14:paraId="63F951B5" w14:textId="77777777" w:rsidR="004023AC" w:rsidRPr="00B26B80" w:rsidRDefault="004023AC" w:rsidP="00B26B80">
            <w:pPr>
              <w:shd w:val="clear" w:color="auto" w:fill="FFFF00"/>
              <w:jc w:val="both"/>
              <w:rPr>
                <w:b/>
                <w:sz w:val="21"/>
                <w:szCs w:val="21"/>
              </w:rPr>
            </w:pPr>
            <w:proofErr w:type="spellStart"/>
            <w:r w:rsidRPr="00B26B80">
              <w:rPr>
                <w:b/>
                <w:sz w:val="21"/>
                <w:szCs w:val="21"/>
              </w:rPr>
              <w:t>Deprotection</w:t>
            </w:r>
            <w:proofErr w:type="spellEnd"/>
            <w:r w:rsidRPr="00B26B80">
              <w:rPr>
                <w:b/>
                <w:sz w:val="21"/>
                <w:szCs w:val="21"/>
              </w:rPr>
              <w:t xml:space="preserve"> temperature (Pre-Ser20)</w:t>
            </w:r>
          </w:p>
        </w:tc>
        <w:tc>
          <w:tcPr>
            <w:tcW w:w="967" w:type="pct"/>
            <w:gridSpan w:val="2"/>
            <w:shd w:val="clear" w:color="auto" w:fill="FFFF00"/>
            <w:vAlign w:val="center"/>
          </w:tcPr>
          <w:p w14:paraId="6782B780" w14:textId="15EFD686" w:rsidR="004023AC" w:rsidRPr="00B26B80" w:rsidRDefault="00F97BB1" w:rsidP="00B26B80">
            <w:pPr>
              <w:shd w:val="clear" w:color="auto" w:fill="FFFF00"/>
              <w:jc w:val="center"/>
              <w:rPr>
                <w:rFonts w:eastAsia="Yu Mincho"/>
                <w:b/>
                <w:sz w:val="21"/>
                <w:szCs w:val="21"/>
              </w:rPr>
            </w:pPr>
            <w:r w:rsidRPr="00B26B80">
              <w:rPr>
                <w:b/>
                <w:sz w:val="21"/>
                <w:szCs w:val="21"/>
              </w:rPr>
              <w:t>25.0 °C</w:t>
            </w:r>
          </w:p>
        </w:tc>
        <w:tc>
          <w:tcPr>
            <w:tcW w:w="966" w:type="pct"/>
            <w:gridSpan w:val="2"/>
            <w:shd w:val="clear" w:color="auto" w:fill="FFFF00"/>
            <w:vAlign w:val="center"/>
          </w:tcPr>
          <w:p w14:paraId="1CC68B49" w14:textId="77777777" w:rsidR="004023AC" w:rsidRPr="00B26B80" w:rsidRDefault="004023AC">
            <w:pPr>
              <w:jc w:val="center"/>
              <w:rPr>
                <w:rFonts w:eastAsiaTheme="minorHAnsi"/>
                <w:b/>
                <w:sz w:val="21"/>
                <w:szCs w:val="21"/>
                <w14:ligatures w14:val="standardContextual"/>
              </w:rPr>
            </w:pPr>
            <w:r w:rsidRPr="00B26B80">
              <w:rPr>
                <w:b/>
                <w:sz w:val="21"/>
                <w:szCs w:val="21"/>
              </w:rPr>
              <w:t>14.6 – 34.7 °C</w:t>
            </w:r>
          </w:p>
        </w:tc>
        <w:tc>
          <w:tcPr>
            <w:tcW w:w="964" w:type="pct"/>
            <w:shd w:val="clear" w:color="auto" w:fill="FFFF00"/>
            <w:vAlign w:val="center"/>
          </w:tcPr>
          <w:p w14:paraId="07DA2493" w14:textId="77777777" w:rsidR="004023AC" w:rsidRPr="00B26B80" w:rsidRDefault="004023AC">
            <w:pPr>
              <w:jc w:val="center"/>
              <w:rPr>
                <w:rFonts w:eastAsia="等线"/>
                <w:b/>
                <w:bCs/>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7707C88C" w14:textId="77777777" w:rsidTr="00B26B80">
        <w:trPr>
          <w:trHeight w:val="283"/>
        </w:trPr>
        <w:tc>
          <w:tcPr>
            <w:tcW w:w="2103" w:type="pct"/>
            <w:vAlign w:val="center"/>
          </w:tcPr>
          <w:p w14:paraId="2EF7F9CB" w14:textId="77777777" w:rsidR="004023AC" w:rsidRPr="00B26B80" w:rsidRDefault="004023AC" w:rsidP="00B26B80">
            <w:pPr>
              <w:jc w:val="both"/>
              <w:rPr>
                <w:sz w:val="21"/>
                <w:szCs w:val="21"/>
              </w:rPr>
            </w:pPr>
            <w:proofErr w:type="spellStart"/>
            <w:r w:rsidRPr="00B26B80">
              <w:rPr>
                <w:sz w:val="21"/>
                <w:szCs w:val="21"/>
              </w:rPr>
              <w:t>Piperidine</w:t>
            </w:r>
            <w:proofErr w:type="spellEnd"/>
            <w:r w:rsidRPr="00B26B80">
              <w:rPr>
                <w:sz w:val="21"/>
                <w:szCs w:val="21"/>
              </w:rPr>
              <w:t xml:space="preserve">/DMF exposure time (Standard AA) </w:t>
            </w:r>
          </w:p>
        </w:tc>
        <w:tc>
          <w:tcPr>
            <w:tcW w:w="967" w:type="pct"/>
            <w:gridSpan w:val="2"/>
            <w:vAlign w:val="center"/>
          </w:tcPr>
          <w:p w14:paraId="201124A2" w14:textId="47C2A98C" w:rsidR="004023AC" w:rsidRPr="00B26B80" w:rsidRDefault="004023AC">
            <w:pPr>
              <w:jc w:val="center"/>
              <w:rPr>
                <w:rFonts w:eastAsia="Yu Mincho"/>
                <w:sz w:val="21"/>
                <w:szCs w:val="21"/>
              </w:rPr>
            </w:pPr>
            <w:r w:rsidRPr="00B26B80">
              <w:rPr>
                <w:sz w:val="21"/>
                <w:szCs w:val="21"/>
              </w:rPr>
              <w:t>120 min</w:t>
            </w:r>
          </w:p>
        </w:tc>
        <w:tc>
          <w:tcPr>
            <w:tcW w:w="966" w:type="pct"/>
            <w:gridSpan w:val="2"/>
            <w:shd w:val="clear" w:color="auto" w:fill="FFFFFF" w:themeFill="background1"/>
            <w:vAlign w:val="center"/>
          </w:tcPr>
          <w:p w14:paraId="27BE6665" w14:textId="137A6DFA" w:rsidR="004023AC" w:rsidRPr="00B26B80" w:rsidRDefault="00B65940">
            <w:pPr>
              <w:jc w:val="center"/>
              <w:rPr>
                <w:rFonts w:eastAsia="Yu Mincho"/>
                <w:sz w:val="21"/>
                <w:szCs w:val="21"/>
              </w:rPr>
            </w:pPr>
            <w:r>
              <w:rPr>
                <w:sz w:val="21"/>
                <w:szCs w:val="21"/>
              </w:rPr>
              <w:t>68 – 180 min</w:t>
            </w:r>
          </w:p>
        </w:tc>
        <w:tc>
          <w:tcPr>
            <w:tcW w:w="964" w:type="pct"/>
            <w:shd w:val="clear" w:color="auto" w:fill="FFFFFF" w:themeFill="background1"/>
            <w:vAlign w:val="center"/>
          </w:tcPr>
          <w:p w14:paraId="4E6AECB5"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0795B5B4" w14:textId="77777777" w:rsidTr="00B26B80">
        <w:trPr>
          <w:trHeight w:val="283"/>
        </w:trPr>
        <w:tc>
          <w:tcPr>
            <w:tcW w:w="2103" w:type="pct"/>
            <w:shd w:val="clear" w:color="auto" w:fill="FFFF00"/>
            <w:vAlign w:val="center"/>
          </w:tcPr>
          <w:p w14:paraId="00A5992D" w14:textId="77777777" w:rsidR="004023AC" w:rsidRPr="00B26B80" w:rsidRDefault="004023AC" w:rsidP="00B26B80">
            <w:pPr>
              <w:shd w:val="clear" w:color="auto" w:fill="FFFF00"/>
              <w:jc w:val="both"/>
              <w:rPr>
                <w:b/>
                <w:sz w:val="21"/>
                <w:szCs w:val="21"/>
              </w:rPr>
            </w:pPr>
            <w:proofErr w:type="spellStart"/>
            <w:r w:rsidRPr="00B26B80">
              <w:rPr>
                <w:b/>
                <w:sz w:val="21"/>
                <w:szCs w:val="21"/>
              </w:rPr>
              <w:t>Piperidine</w:t>
            </w:r>
            <w:proofErr w:type="spellEnd"/>
            <w:r w:rsidRPr="00B26B80">
              <w:rPr>
                <w:b/>
                <w:sz w:val="21"/>
                <w:szCs w:val="21"/>
              </w:rPr>
              <w:t xml:space="preserve">/DMF exposure time (Pre-Ser20 Treatment 1) </w:t>
            </w:r>
          </w:p>
        </w:tc>
        <w:tc>
          <w:tcPr>
            <w:tcW w:w="967" w:type="pct"/>
            <w:gridSpan w:val="2"/>
            <w:shd w:val="clear" w:color="auto" w:fill="FFFF00"/>
            <w:vAlign w:val="center"/>
          </w:tcPr>
          <w:p w14:paraId="6BF1FFA1" w14:textId="77777777" w:rsidR="004023AC" w:rsidRPr="00B26B80" w:rsidRDefault="004023AC">
            <w:pPr>
              <w:jc w:val="center"/>
              <w:rPr>
                <w:rFonts w:eastAsia="等线"/>
                <w:b/>
                <w:sz w:val="21"/>
                <w:szCs w:val="21"/>
                <w:lang w:eastAsia="zh-CN"/>
                <w14:ligatures w14:val="standardContextual"/>
              </w:rPr>
            </w:pPr>
            <w:r w:rsidRPr="00B26B80">
              <w:rPr>
                <w:b/>
                <w:sz w:val="21"/>
                <w:szCs w:val="21"/>
              </w:rPr>
              <w:t>15 min</w:t>
            </w:r>
          </w:p>
        </w:tc>
        <w:tc>
          <w:tcPr>
            <w:tcW w:w="966" w:type="pct"/>
            <w:gridSpan w:val="2"/>
            <w:shd w:val="clear" w:color="auto" w:fill="FFFF00"/>
            <w:vAlign w:val="center"/>
          </w:tcPr>
          <w:p w14:paraId="21EB0594" w14:textId="7ACA6C68" w:rsidR="004023AC" w:rsidRPr="00B26B80" w:rsidRDefault="00891C0A" w:rsidP="00B26B80">
            <w:pPr>
              <w:shd w:val="clear" w:color="auto" w:fill="FFFF00"/>
              <w:jc w:val="center"/>
              <w:rPr>
                <w:rFonts w:eastAsia="Yu Mincho"/>
                <w:b/>
                <w:sz w:val="21"/>
                <w:szCs w:val="21"/>
              </w:rPr>
            </w:pPr>
            <w:r w:rsidRPr="00B26B80">
              <w:rPr>
                <w:b/>
                <w:sz w:val="21"/>
                <w:szCs w:val="21"/>
              </w:rPr>
              <w:t>6 – 68 min</w:t>
            </w:r>
          </w:p>
        </w:tc>
        <w:tc>
          <w:tcPr>
            <w:tcW w:w="964" w:type="pct"/>
            <w:shd w:val="clear" w:color="auto" w:fill="FFFF00"/>
            <w:vAlign w:val="center"/>
          </w:tcPr>
          <w:p w14:paraId="5041CE57"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011A97D2" w14:textId="77777777" w:rsidTr="00B26B80">
        <w:trPr>
          <w:trHeight w:val="283"/>
        </w:trPr>
        <w:tc>
          <w:tcPr>
            <w:tcW w:w="2103" w:type="pct"/>
            <w:shd w:val="clear" w:color="auto" w:fill="FFFF00"/>
            <w:vAlign w:val="center"/>
          </w:tcPr>
          <w:p w14:paraId="1568628E" w14:textId="77777777" w:rsidR="004023AC" w:rsidRPr="00B26B80" w:rsidRDefault="004023AC" w:rsidP="00B26B80">
            <w:pPr>
              <w:shd w:val="clear" w:color="auto" w:fill="FFFF00"/>
              <w:jc w:val="both"/>
              <w:rPr>
                <w:b/>
                <w:sz w:val="21"/>
                <w:szCs w:val="21"/>
              </w:rPr>
            </w:pPr>
            <w:proofErr w:type="spellStart"/>
            <w:r w:rsidRPr="00B26B80">
              <w:rPr>
                <w:b/>
                <w:sz w:val="21"/>
                <w:szCs w:val="21"/>
              </w:rPr>
              <w:t>Piperidine</w:t>
            </w:r>
            <w:proofErr w:type="spellEnd"/>
            <w:r w:rsidRPr="00B26B80">
              <w:rPr>
                <w:b/>
                <w:sz w:val="21"/>
                <w:szCs w:val="21"/>
              </w:rPr>
              <w:t xml:space="preserve">/DMF exposure time (Pre-Ser20 Treatment 2) </w:t>
            </w:r>
          </w:p>
        </w:tc>
        <w:tc>
          <w:tcPr>
            <w:tcW w:w="967" w:type="pct"/>
            <w:gridSpan w:val="2"/>
            <w:shd w:val="clear" w:color="auto" w:fill="FFFF00"/>
            <w:vAlign w:val="center"/>
          </w:tcPr>
          <w:p w14:paraId="010940B1" w14:textId="20D45943" w:rsidR="004023AC" w:rsidRPr="00B26B80" w:rsidRDefault="00891C0A" w:rsidP="00B26B80">
            <w:pPr>
              <w:shd w:val="clear" w:color="auto" w:fill="FFFF00"/>
              <w:jc w:val="center"/>
              <w:rPr>
                <w:rFonts w:eastAsia="Yu Mincho"/>
                <w:b/>
                <w:sz w:val="21"/>
                <w:szCs w:val="21"/>
              </w:rPr>
            </w:pPr>
            <w:r w:rsidRPr="00B26B80">
              <w:rPr>
                <w:b/>
                <w:sz w:val="21"/>
                <w:szCs w:val="21"/>
              </w:rPr>
              <w:t>30 min</w:t>
            </w:r>
          </w:p>
        </w:tc>
        <w:tc>
          <w:tcPr>
            <w:tcW w:w="966" w:type="pct"/>
            <w:gridSpan w:val="2"/>
            <w:shd w:val="clear" w:color="auto" w:fill="FFFF00"/>
            <w:vAlign w:val="center"/>
          </w:tcPr>
          <w:p w14:paraId="30AB4A39" w14:textId="142737C6" w:rsidR="004023AC" w:rsidRPr="00B26B80" w:rsidRDefault="00891C0A" w:rsidP="00B26B80">
            <w:pPr>
              <w:shd w:val="clear" w:color="auto" w:fill="FFFF00"/>
              <w:jc w:val="center"/>
              <w:rPr>
                <w:rFonts w:eastAsia="Yu Mincho"/>
                <w:b/>
                <w:sz w:val="21"/>
                <w:szCs w:val="21"/>
              </w:rPr>
            </w:pPr>
            <w:r w:rsidRPr="00B26B80">
              <w:rPr>
                <w:b/>
                <w:sz w:val="21"/>
                <w:szCs w:val="21"/>
              </w:rPr>
              <w:t>6 – 83 min</w:t>
            </w:r>
          </w:p>
        </w:tc>
        <w:tc>
          <w:tcPr>
            <w:tcW w:w="964" w:type="pct"/>
            <w:shd w:val="clear" w:color="auto" w:fill="FFFF00"/>
            <w:vAlign w:val="center"/>
          </w:tcPr>
          <w:p w14:paraId="364B481F"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6265A972" w14:textId="77777777" w:rsidTr="00B26B80">
        <w:trPr>
          <w:trHeight w:val="283"/>
        </w:trPr>
        <w:tc>
          <w:tcPr>
            <w:tcW w:w="2103" w:type="pct"/>
            <w:shd w:val="clear" w:color="auto" w:fill="FFFF00"/>
            <w:vAlign w:val="center"/>
          </w:tcPr>
          <w:p w14:paraId="743EFC7F" w14:textId="77777777" w:rsidR="004023AC" w:rsidRPr="00B26B80" w:rsidRDefault="004023AC" w:rsidP="00B26B80">
            <w:pPr>
              <w:shd w:val="clear" w:color="auto" w:fill="FFFF00"/>
              <w:jc w:val="both"/>
              <w:rPr>
                <w:b/>
                <w:sz w:val="21"/>
                <w:szCs w:val="21"/>
              </w:rPr>
            </w:pPr>
            <w:proofErr w:type="spellStart"/>
            <w:r w:rsidRPr="00B26B80">
              <w:rPr>
                <w:b/>
                <w:sz w:val="21"/>
                <w:szCs w:val="21"/>
              </w:rPr>
              <w:t>I</w:t>
            </w:r>
            <w:commentRangeStart w:id="146"/>
            <w:commentRangeStart w:id="147"/>
            <w:r w:rsidRPr="00B26B80">
              <w:rPr>
                <w:b/>
                <w:sz w:val="21"/>
                <w:szCs w:val="21"/>
              </w:rPr>
              <w:t>PAc</w:t>
            </w:r>
            <w:proofErr w:type="spellEnd"/>
            <w:r w:rsidRPr="00B26B80">
              <w:rPr>
                <w:b/>
                <w:sz w:val="21"/>
                <w:szCs w:val="21"/>
              </w:rPr>
              <w:t xml:space="preserve"> wash quantity</w:t>
            </w:r>
            <w:commentRangeEnd w:id="146"/>
            <w:r w:rsidR="00F13AFD" w:rsidRPr="00B26B80">
              <w:rPr>
                <w:rStyle w:val="af4"/>
                <w:b/>
              </w:rPr>
              <w:commentReference w:id="146"/>
            </w:r>
            <w:commentRangeEnd w:id="147"/>
            <w:r w:rsidR="001A2A62">
              <w:rPr>
                <w:rStyle w:val="af4"/>
                <w:rFonts w:asciiTheme="minorHAnsi" w:eastAsiaTheme="minorEastAsia" w:hAnsiTheme="minorHAnsi" w:cstheme="minorBidi"/>
                <w:color w:val="auto"/>
                <w:lang w:eastAsia="zh-CN"/>
              </w:rPr>
              <w:commentReference w:id="147"/>
            </w:r>
            <w:r w:rsidRPr="00B26B80">
              <w:rPr>
                <w:b/>
                <w:sz w:val="21"/>
                <w:szCs w:val="21"/>
              </w:rPr>
              <w:t xml:space="preserve"> </w:t>
            </w:r>
          </w:p>
        </w:tc>
        <w:tc>
          <w:tcPr>
            <w:tcW w:w="967" w:type="pct"/>
            <w:gridSpan w:val="2"/>
            <w:shd w:val="clear" w:color="auto" w:fill="FFFF00"/>
            <w:vAlign w:val="center"/>
          </w:tcPr>
          <w:p w14:paraId="2F699098" w14:textId="77777777" w:rsidR="004023AC" w:rsidRPr="00B26B80" w:rsidRDefault="004023AC">
            <w:pPr>
              <w:jc w:val="center"/>
              <w:rPr>
                <w:rFonts w:eastAsia="等线"/>
                <w:b/>
                <w:sz w:val="21"/>
                <w:szCs w:val="21"/>
                <w:lang w:eastAsia="zh-CN"/>
                <w14:ligatures w14:val="standardContextual"/>
              </w:rPr>
            </w:pPr>
            <w:r w:rsidRPr="00B26B80">
              <w:rPr>
                <w:b/>
                <w:sz w:val="21"/>
                <w:szCs w:val="21"/>
              </w:rPr>
              <w:t>4x NLT 8.73 kg/kg</w:t>
            </w:r>
          </w:p>
        </w:tc>
        <w:tc>
          <w:tcPr>
            <w:tcW w:w="966" w:type="pct"/>
            <w:gridSpan w:val="2"/>
            <w:shd w:val="clear" w:color="auto" w:fill="FFFF00"/>
            <w:vAlign w:val="center"/>
          </w:tcPr>
          <w:p w14:paraId="5A241D9A" w14:textId="5D224C2D" w:rsidR="004023AC" w:rsidRPr="00B26B80" w:rsidRDefault="00F44EC6" w:rsidP="00B26B80">
            <w:pPr>
              <w:shd w:val="clear" w:color="auto" w:fill="FFFF00"/>
              <w:jc w:val="center"/>
              <w:rPr>
                <w:rFonts w:eastAsia="Yu Mincho"/>
                <w:b/>
                <w:sz w:val="21"/>
                <w:szCs w:val="21"/>
              </w:rPr>
            </w:pPr>
            <w:r w:rsidRPr="00B26B80">
              <w:rPr>
                <w:b/>
                <w:sz w:val="21"/>
                <w:szCs w:val="21"/>
              </w:rPr>
              <w:t>4x NLT 7.93 kg/kg</w:t>
            </w:r>
          </w:p>
        </w:tc>
        <w:tc>
          <w:tcPr>
            <w:tcW w:w="964" w:type="pct"/>
            <w:shd w:val="clear" w:color="auto" w:fill="FFFF00"/>
            <w:vAlign w:val="center"/>
          </w:tcPr>
          <w:p w14:paraId="36908C5D"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6F947CBF" w14:textId="77777777" w:rsidTr="00B26B80">
        <w:trPr>
          <w:trHeight w:val="283"/>
        </w:trPr>
        <w:tc>
          <w:tcPr>
            <w:tcW w:w="2103" w:type="pct"/>
            <w:vAlign w:val="center"/>
          </w:tcPr>
          <w:p w14:paraId="71225633" w14:textId="77777777" w:rsidR="004023AC" w:rsidRPr="00B26B80" w:rsidRDefault="004023AC" w:rsidP="00B26B80">
            <w:pPr>
              <w:jc w:val="both"/>
              <w:rPr>
                <w:sz w:val="21"/>
                <w:szCs w:val="21"/>
              </w:rPr>
            </w:pPr>
            <w:proofErr w:type="spellStart"/>
            <w:r w:rsidRPr="00B26B80">
              <w:rPr>
                <w:sz w:val="21"/>
                <w:szCs w:val="21"/>
              </w:rPr>
              <w:t>Chloranil</w:t>
            </w:r>
            <w:proofErr w:type="spellEnd"/>
            <w:r w:rsidRPr="00B26B80">
              <w:rPr>
                <w:sz w:val="21"/>
                <w:szCs w:val="21"/>
              </w:rPr>
              <w:t xml:space="preserve"> Test (IPC) (Pre-Orn11 coupling) </w:t>
            </w:r>
          </w:p>
        </w:tc>
        <w:tc>
          <w:tcPr>
            <w:tcW w:w="967" w:type="pct"/>
            <w:gridSpan w:val="2"/>
            <w:vAlign w:val="center"/>
          </w:tcPr>
          <w:p w14:paraId="4D51CFEC" w14:textId="77777777" w:rsidR="004023AC" w:rsidRPr="00B26B80" w:rsidRDefault="004023AC">
            <w:pPr>
              <w:jc w:val="center"/>
              <w:rPr>
                <w:sz w:val="21"/>
                <w:szCs w:val="21"/>
              </w:rPr>
            </w:pPr>
            <w:r w:rsidRPr="00B26B80">
              <w:rPr>
                <w:sz w:val="21"/>
                <w:szCs w:val="21"/>
              </w:rPr>
              <w:t>Negative</w:t>
            </w:r>
          </w:p>
        </w:tc>
        <w:tc>
          <w:tcPr>
            <w:tcW w:w="966" w:type="pct"/>
            <w:gridSpan w:val="2"/>
            <w:shd w:val="clear" w:color="auto" w:fill="FFFFFF" w:themeFill="background1"/>
            <w:vAlign w:val="center"/>
          </w:tcPr>
          <w:p w14:paraId="30FECE25" w14:textId="7DD9F90E" w:rsidR="004023AC" w:rsidRPr="00B26B80" w:rsidRDefault="00D00768">
            <w:pPr>
              <w:jc w:val="center"/>
              <w:rPr>
                <w:rFonts w:eastAsia="Yu Mincho"/>
                <w:sz w:val="21"/>
                <w:szCs w:val="21"/>
              </w:rPr>
            </w:pPr>
            <w:r>
              <w:rPr>
                <w:sz w:val="21"/>
                <w:szCs w:val="21"/>
              </w:rPr>
              <w:t>N/A</w:t>
            </w:r>
          </w:p>
        </w:tc>
        <w:tc>
          <w:tcPr>
            <w:tcW w:w="964" w:type="pct"/>
            <w:shd w:val="clear" w:color="auto" w:fill="FFFFFF" w:themeFill="background1"/>
            <w:vAlign w:val="center"/>
          </w:tcPr>
          <w:p w14:paraId="3A371E5C"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55CCE6DC" w14:textId="77777777" w:rsidTr="00B26B80">
        <w:trPr>
          <w:trHeight w:val="283"/>
        </w:trPr>
        <w:tc>
          <w:tcPr>
            <w:tcW w:w="2103" w:type="pct"/>
            <w:vAlign w:val="center"/>
          </w:tcPr>
          <w:p w14:paraId="2E82969C" w14:textId="77777777" w:rsidR="004023AC" w:rsidRPr="00B26B80" w:rsidRDefault="004023AC" w:rsidP="00B26B80">
            <w:pPr>
              <w:jc w:val="both"/>
              <w:rPr>
                <w:sz w:val="21"/>
                <w:szCs w:val="21"/>
              </w:rPr>
            </w:pPr>
            <w:r w:rsidRPr="00B26B80">
              <w:rPr>
                <w:sz w:val="21"/>
                <w:szCs w:val="21"/>
              </w:rPr>
              <w:t xml:space="preserve">DMF wash quantity (Standard AA) </w:t>
            </w:r>
          </w:p>
        </w:tc>
        <w:tc>
          <w:tcPr>
            <w:tcW w:w="967" w:type="pct"/>
            <w:gridSpan w:val="2"/>
            <w:vAlign w:val="center"/>
          </w:tcPr>
          <w:p w14:paraId="62D8B5D0" w14:textId="77777777" w:rsidR="004023AC" w:rsidRPr="00B26B80" w:rsidRDefault="004023AC">
            <w:pPr>
              <w:jc w:val="center"/>
              <w:rPr>
                <w:sz w:val="21"/>
                <w:szCs w:val="21"/>
              </w:rPr>
            </w:pPr>
            <w:r w:rsidRPr="00B26B80">
              <w:rPr>
                <w:sz w:val="21"/>
                <w:szCs w:val="21"/>
              </w:rPr>
              <w:t>2x NLT 11.38 kg/kg</w:t>
            </w:r>
          </w:p>
        </w:tc>
        <w:tc>
          <w:tcPr>
            <w:tcW w:w="966" w:type="pct"/>
            <w:gridSpan w:val="2"/>
            <w:shd w:val="clear" w:color="auto" w:fill="FFFFFF" w:themeFill="background1"/>
            <w:vAlign w:val="center"/>
          </w:tcPr>
          <w:p w14:paraId="2EC3CFEB" w14:textId="77777777" w:rsidR="004023AC" w:rsidRPr="00B26B80" w:rsidRDefault="004023AC">
            <w:pPr>
              <w:jc w:val="center"/>
              <w:rPr>
                <w:sz w:val="21"/>
                <w:szCs w:val="21"/>
              </w:rPr>
            </w:pPr>
            <w:r w:rsidRPr="00B26B80">
              <w:rPr>
                <w:sz w:val="21"/>
                <w:szCs w:val="21"/>
              </w:rPr>
              <w:t>2x NLT 9.96 kg/kg</w:t>
            </w:r>
          </w:p>
        </w:tc>
        <w:tc>
          <w:tcPr>
            <w:tcW w:w="964" w:type="pct"/>
            <w:shd w:val="clear" w:color="auto" w:fill="FFFFFF" w:themeFill="background1"/>
            <w:vAlign w:val="center"/>
          </w:tcPr>
          <w:p w14:paraId="290C3EAB"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09800618" w14:textId="77777777" w:rsidTr="00B26B80">
        <w:trPr>
          <w:trHeight w:val="283"/>
        </w:trPr>
        <w:tc>
          <w:tcPr>
            <w:tcW w:w="2103" w:type="pct"/>
            <w:vAlign w:val="center"/>
          </w:tcPr>
          <w:p w14:paraId="30C15D5D" w14:textId="77777777" w:rsidR="004023AC" w:rsidRPr="00B26B80" w:rsidRDefault="004023AC" w:rsidP="00B26B80">
            <w:pPr>
              <w:jc w:val="both"/>
              <w:rPr>
                <w:sz w:val="21"/>
                <w:szCs w:val="21"/>
              </w:rPr>
            </w:pPr>
            <w:r w:rsidRPr="00B26B80">
              <w:rPr>
                <w:sz w:val="21"/>
                <w:szCs w:val="21"/>
              </w:rPr>
              <w:t xml:space="preserve">DMF wash quantity (Pre-Ser20 coupling) </w:t>
            </w:r>
          </w:p>
        </w:tc>
        <w:tc>
          <w:tcPr>
            <w:tcW w:w="967" w:type="pct"/>
            <w:gridSpan w:val="2"/>
            <w:vAlign w:val="center"/>
          </w:tcPr>
          <w:p w14:paraId="052791A7" w14:textId="77777777" w:rsidR="004023AC" w:rsidRPr="00B26B80" w:rsidRDefault="004023AC">
            <w:pPr>
              <w:jc w:val="center"/>
              <w:rPr>
                <w:rFonts w:eastAsia="等线"/>
                <w:sz w:val="21"/>
                <w:szCs w:val="21"/>
                <w:lang w:eastAsia="zh-CN"/>
                <w14:ligatures w14:val="standardContextual"/>
              </w:rPr>
            </w:pPr>
            <w:r w:rsidRPr="00B26B80">
              <w:rPr>
                <w:sz w:val="21"/>
                <w:szCs w:val="21"/>
              </w:rPr>
              <w:t>2x NLT 12.32 kg/kg</w:t>
            </w:r>
          </w:p>
        </w:tc>
        <w:tc>
          <w:tcPr>
            <w:tcW w:w="966" w:type="pct"/>
            <w:gridSpan w:val="2"/>
            <w:shd w:val="clear" w:color="auto" w:fill="FFFFFF" w:themeFill="background1"/>
            <w:vAlign w:val="center"/>
          </w:tcPr>
          <w:p w14:paraId="5A0B777A" w14:textId="77777777" w:rsidR="004023AC" w:rsidRPr="00B26B80" w:rsidRDefault="004023AC">
            <w:pPr>
              <w:jc w:val="center"/>
              <w:rPr>
                <w:sz w:val="21"/>
                <w:szCs w:val="21"/>
              </w:rPr>
            </w:pPr>
            <w:r w:rsidRPr="00B26B80">
              <w:rPr>
                <w:sz w:val="21"/>
                <w:szCs w:val="21"/>
              </w:rPr>
              <w:t>2x NLT 10.78 kg/kg</w:t>
            </w:r>
          </w:p>
        </w:tc>
        <w:tc>
          <w:tcPr>
            <w:tcW w:w="964" w:type="pct"/>
            <w:shd w:val="clear" w:color="auto" w:fill="FFFFFF" w:themeFill="background1"/>
            <w:vAlign w:val="center"/>
          </w:tcPr>
          <w:p w14:paraId="04F36BED"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2C8D4FAE" w14:textId="77777777" w:rsidTr="00B26B80">
        <w:trPr>
          <w:trHeight w:val="283"/>
        </w:trPr>
        <w:tc>
          <w:tcPr>
            <w:tcW w:w="2103" w:type="pct"/>
            <w:vAlign w:val="center"/>
          </w:tcPr>
          <w:p w14:paraId="0F767387" w14:textId="77777777" w:rsidR="004023AC" w:rsidRPr="00B26B80" w:rsidRDefault="004023AC" w:rsidP="00B26B80">
            <w:pPr>
              <w:jc w:val="both"/>
              <w:rPr>
                <w:sz w:val="21"/>
                <w:szCs w:val="21"/>
              </w:rPr>
            </w:pPr>
            <w:r w:rsidRPr="00B26B80">
              <w:rPr>
                <w:sz w:val="21"/>
                <w:szCs w:val="21"/>
              </w:rPr>
              <w:t xml:space="preserve">DMF wash quantity (Pre-Val17, Pre-Leu12 coupling) </w:t>
            </w:r>
          </w:p>
        </w:tc>
        <w:tc>
          <w:tcPr>
            <w:tcW w:w="967" w:type="pct"/>
            <w:gridSpan w:val="2"/>
            <w:vAlign w:val="center"/>
          </w:tcPr>
          <w:p w14:paraId="4E3ACD58" w14:textId="77777777" w:rsidR="004023AC" w:rsidRPr="00B26B80" w:rsidRDefault="004023AC">
            <w:pPr>
              <w:jc w:val="center"/>
              <w:rPr>
                <w:rFonts w:eastAsia="等线"/>
                <w:sz w:val="21"/>
                <w:szCs w:val="21"/>
                <w:lang w:eastAsia="zh-CN"/>
                <w14:ligatures w14:val="standardContextual"/>
              </w:rPr>
            </w:pPr>
            <w:r w:rsidRPr="00B26B80">
              <w:rPr>
                <w:sz w:val="21"/>
                <w:szCs w:val="21"/>
              </w:rPr>
              <w:t>2x NLT 9.48 kg/kg</w:t>
            </w:r>
          </w:p>
        </w:tc>
        <w:tc>
          <w:tcPr>
            <w:tcW w:w="966" w:type="pct"/>
            <w:gridSpan w:val="2"/>
            <w:shd w:val="clear" w:color="auto" w:fill="FFFFFF" w:themeFill="background1"/>
            <w:vAlign w:val="center"/>
          </w:tcPr>
          <w:p w14:paraId="40E497DD" w14:textId="77777777" w:rsidR="004023AC" w:rsidRPr="00B26B80" w:rsidRDefault="004023AC">
            <w:pPr>
              <w:jc w:val="center"/>
              <w:rPr>
                <w:rFonts w:eastAsiaTheme="minorHAnsi"/>
                <w:sz w:val="21"/>
                <w:szCs w:val="21"/>
                <w14:ligatures w14:val="standardContextual"/>
              </w:rPr>
            </w:pPr>
            <w:r w:rsidRPr="00B26B80">
              <w:rPr>
                <w:sz w:val="21"/>
                <w:szCs w:val="21"/>
              </w:rPr>
              <w:t>2x NLT 8.29 kg/kg</w:t>
            </w:r>
          </w:p>
        </w:tc>
        <w:tc>
          <w:tcPr>
            <w:tcW w:w="964" w:type="pct"/>
            <w:shd w:val="clear" w:color="auto" w:fill="FFFFFF" w:themeFill="background1"/>
            <w:vAlign w:val="center"/>
          </w:tcPr>
          <w:p w14:paraId="1CA2CC88"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7B70C961" w14:textId="77777777" w:rsidTr="0037035D">
        <w:trPr>
          <w:trHeight w:val="283"/>
        </w:trPr>
        <w:tc>
          <w:tcPr>
            <w:tcW w:w="5000" w:type="pct"/>
            <w:gridSpan w:val="6"/>
            <w:shd w:val="clear" w:color="auto" w:fill="EEF4FB"/>
            <w:vAlign w:val="center"/>
          </w:tcPr>
          <w:p w14:paraId="44368A9F" w14:textId="77777777" w:rsidR="004023AC" w:rsidRPr="00750A6A" w:rsidRDefault="004023AC" w:rsidP="0037035D">
            <w:pPr>
              <w:rPr>
                <w:rFonts w:eastAsia="等线"/>
                <w:b/>
                <w:bCs/>
                <w:sz w:val="21"/>
                <w:szCs w:val="21"/>
                <w:u w:val="single"/>
                <w:lang w:eastAsia="zh-CN"/>
                <w14:ligatures w14:val="standardContextual"/>
              </w:rPr>
            </w:pPr>
            <w:r w:rsidRPr="00B26B80">
              <w:rPr>
                <w:b/>
                <w:sz w:val="21"/>
                <w:szCs w:val="21"/>
                <w:u w:val="single"/>
              </w:rPr>
              <w:t>ACTIVATION</w:t>
            </w:r>
          </w:p>
        </w:tc>
      </w:tr>
      <w:tr w:rsidR="004023AC" w:rsidRPr="00750A6A" w14:paraId="3C11DD8B" w14:textId="77777777" w:rsidTr="00B26B80">
        <w:trPr>
          <w:trHeight w:val="283"/>
        </w:trPr>
        <w:tc>
          <w:tcPr>
            <w:tcW w:w="2103" w:type="pct"/>
            <w:vAlign w:val="center"/>
          </w:tcPr>
          <w:p w14:paraId="30EA835A" w14:textId="77777777" w:rsidR="004023AC" w:rsidRPr="00B26B80" w:rsidRDefault="004023AC" w:rsidP="00B26B80">
            <w:pPr>
              <w:jc w:val="both"/>
              <w:rPr>
                <w:sz w:val="21"/>
                <w:szCs w:val="21"/>
              </w:rPr>
            </w:pPr>
            <w:r w:rsidRPr="00B26B80">
              <w:rPr>
                <w:sz w:val="21"/>
                <w:szCs w:val="21"/>
              </w:rPr>
              <w:t xml:space="preserve">AA quantity (Standard AA) </w:t>
            </w:r>
          </w:p>
        </w:tc>
        <w:tc>
          <w:tcPr>
            <w:tcW w:w="967" w:type="pct"/>
            <w:gridSpan w:val="2"/>
          </w:tcPr>
          <w:p w14:paraId="2FBDE9F0" w14:textId="77777777" w:rsidR="004023AC" w:rsidRPr="00B26B80" w:rsidRDefault="004023AC" w:rsidP="0037035D">
            <w:pPr>
              <w:jc w:val="center"/>
              <w:rPr>
                <w:sz w:val="21"/>
                <w:szCs w:val="21"/>
              </w:rPr>
            </w:pPr>
            <w:r w:rsidRPr="00B26B80">
              <w:rPr>
                <w:sz w:val="21"/>
                <w:szCs w:val="21"/>
              </w:rPr>
              <w:t>2.00 eq.</w:t>
            </w:r>
          </w:p>
        </w:tc>
        <w:tc>
          <w:tcPr>
            <w:tcW w:w="966" w:type="pct"/>
            <w:gridSpan w:val="2"/>
            <w:shd w:val="clear" w:color="auto" w:fill="FFFFFF" w:themeFill="background1"/>
          </w:tcPr>
          <w:p w14:paraId="23C478A7" w14:textId="77777777" w:rsidR="004023AC" w:rsidRPr="00B26B80" w:rsidRDefault="004023AC" w:rsidP="0037035D">
            <w:pPr>
              <w:jc w:val="center"/>
              <w:rPr>
                <w:sz w:val="21"/>
                <w:szCs w:val="21"/>
              </w:rPr>
            </w:pPr>
            <w:r w:rsidRPr="00B26B80">
              <w:rPr>
                <w:sz w:val="21"/>
                <w:szCs w:val="21"/>
              </w:rPr>
              <w:t>1.88 – 2.13 eq.</w:t>
            </w:r>
          </w:p>
        </w:tc>
        <w:tc>
          <w:tcPr>
            <w:tcW w:w="964" w:type="pct"/>
            <w:shd w:val="clear" w:color="auto" w:fill="FFFFFF" w:themeFill="background1"/>
            <w:vAlign w:val="center"/>
          </w:tcPr>
          <w:p w14:paraId="435557B0" w14:textId="77777777" w:rsidR="004023AC" w:rsidRPr="00750A6A" w:rsidRDefault="004023AC" w:rsidP="0037035D">
            <w:pPr>
              <w:jc w:val="center"/>
              <w:rPr>
                <w:sz w:val="21"/>
                <w:szCs w:val="21"/>
              </w:rPr>
            </w:pPr>
            <w:r w:rsidRPr="00B26B80">
              <w:rPr>
                <w:rFonts w:eastAsia="等线"/>
                <w:sz w:val="21"/>
                <w:szCs w:val="21"/>
                <w14:ligatures w14:val="standardContextual"/>
              </w:rPr>
              <w:t>non-CPP</w:t>
            </w:r>
          </w:p>
        </w:tc>
      </w:tr>
      <w:tr w:rsidR="004023AC" w:rsidRPr="00750A6A" w14:paraId="4F1EA94A" w14:textId="77777777" w:rsidTr="00B26B80">
        <w:trPr>
          <w:trHeight w:val="283"/>
        </w:trPr>
        <w:tc>
          <w:tcPr>
            <w:tcW w:w="2103" w:type="pct"/>
            <w:vAlign w:val="center"/>
          </w:tcPr>
          <w:p w14:paraId="146CF8D6" w14:textId="77777777" w:rsidR="004023AC" w:rsidRPr="00B26B80" w:rsidRDefault="004023AC" w:rsidP="00B26B80">
            <w:pPr>
              <w:jc w:val="both"/>
              <w:rPr>
                <w:sz w:val="21"/>
                <w:szCs w:val="21"/>
              </w:rPr>
            </w:pPr>
            <w:r w:rsidRPr="00B26B80">
              <w:rPr>
                <w:sz w:val="21"/>
                <w:szCs w:val="21"/>
              </w:rPr>
              <w:t xml:space="preserve">AA quantity (Phe23) </w:t>
            </w:r>
          </w:p>
        </w:tc>
        <w:tc>
          <w:tcPr>
            <w:tcW w:w="967" w:type="pct"/>
            <w:gridSpan w:val="2"/>
          </w:tcPr>
          <w:p w14:paraId="3392ED54" w14:textId="77777777" w:rsidR="004023AC" w:rsidRPr="00750A6A" w:rsidRDefault="004023AC" w:rsidP="0037035D">
            <w:pPr>
              <w:jc w:val="center"/>
              <w:rPr>
                <w:rFonts w:eastAsia="等线"/>
                <w:sz w:val="21"/>
                <w:szCs w:val="21"/>
                <w:lang w:eastAsia="zh-CN"/>
                <w14:ligatures w14:val="standardContextual"/>
              </w:rPr>
            </w:pPr>
            <w:r w:rsidRPr="00B26B80">
              <w:rPr>
                <w:sz w:val="21"/>
                <w:szCs w:val="21"/>
              </w:rPr>
              <w:t>2.00 eq.</w:t>
            </w:r>
          </w:p>
        </w:tc>
        <w:tc>
          <w:tcPr>
            <w:tcW w:w="966" w:type="pct"/>
            <w:gridSpan w:val="2"/>
            <w:shd w:val="clear" w:color="auto" w:fill="FFFFFF" w:themeFill="background1"/>
          </w:tcPr>
          <w:p w14:paraId="26A78336" w14:textId="77777777" w:rsidR="004023AC" w:rsidRPr="00B26B80" w:rsidRDefault="004023AC" w:rsidP="0037035D">
            <w:pPr>
              <w:jc w:val="center"/>
              <w:rPr>
                <w:sz w:val="21"/>
                <w:szCs w:val="21"/>
              </w:rPr>
            </w:pPr>
            <w:r w:rsidRPr="00B26B80">
              <w:rPr>
                <w:sz w:val="21"/>
                <w:szCs w:val="21"/>
              </w:rPr>
              <w:t>1.88 – 2.13 eq.</w:t>
            </w:r>
          </w:p>
        </w:tc>
        <w:tc>
          <w:tcPr>
            <w:tcW w:w="964" w:type="pct"/>
            <w:shd w:val="clear" w:color="auto" w:fill="FFFFFF" w:themeFill="background1"/>
            <w:vAlign w:val="center"/>
          </w:tcPr>
          <w:p w14:paraId="03618457" w14:textId="77777777" w:rsidR="004023AC" w:rsidRPr="00750A6A" w:rsidRDefault="004023AC" w:rsidP="0037035D">
            <w:pPr>
              <w:jc w:val="center"/>
              <w:rPr>
                <w:sz w:val="21"/>
                <w:szCs w:val="21"/>
              </w:rPr>
            </w:pPr>
            <w:r w:rsidRPr="00B26B80">
              <w:rPr>
                <w:rFonts w:eastAsia="等线"/>
                <w:sz w:val="21"/>
                <w:szCs w:val="21"/>
                <w14:ligatures w14:val="standardContextual"/>
              </w:rPr>
              <w:t>non-CPP</w:t>
            </w:r>
          </w:p>
        </w:tc>
      </w:tr>
      <w:tr w:rsidR="004023AC" w:rsidRPr="00750A6A" w14:paraId="6E8C2340" w14:textId="77777777" w:rsidTr="00B26B80">
        <w:trPr>
          <w:trHeight w:val="283"/>
        </w:trPr>
        <w:tc>
          <w:tcPr>
            <w:tcW w:w="2103" w:type="pct"/>
            <w:vAlign w:val="center"/>
          </w:tcPr>
          <w:p w14:paraId="665151C0" w14:textId="77777777" w:rsidR="004023AC" w:rsidRPr="00B26B80" w:rsidRDefault="004023AC" w:rsidP="00B26B80">
            <w:pPr>
              <w:jc w:val="both"/>
              <w:rPr>
                <w:sz w:val="21"/>
                <w:szCs w:val="21"/>
              </w:rPr>
            </w:pPr>
            <w:r w:rsidRPr="00B26B80">
              <w:rPr>
                <w:sz w:val="21"/>
                <w:szCs w:val="21"/>
              </w:rPr>
              <w:t xml:space="preserve">AA quantity (NMeAsn22, αMePhe15) </w:t>
            </w:r>
          </w:p>
        </w:tc>
        <w:tc>
          <w:tcPr>
            <w:tcW w:w="967" w:type="pct"/>
            <w:gridSpan w:val="2"/>
          </w:tcPr>
          <w:p w14:paraId="58BA12BB" w14:textId="77777777" w:rsidR="004023AC" w:rsidRPr="00B26B80" w:rsidRDefault="004023AC" w:rsidP="0037035D">
            <w:pPr>
              <w:jc w:val="center"/>
              <w:rPr>
                <w:sz w:val="21"/>
                <w:szCs w:val="21"/>
              </w:rPr>
            </w:pPr>
            <w:r w:rsidRPr="00B26B80">
              <w:rPr>
                <w:sz w:val="21"/>
                <w:szCs w:val="21"/>
              </w:rPr>
              <w:t>1.75 eq.</w:t>
            </w:r>
          </w:p>
        </w:tc>
        <w:tc>
          <w:tcPr>
            <w:tcW w:w="966" w:type="pct"/>
            <w:gridSpan w:val="2"/>
            <w:shd w:val="clear" w:color="auto" w:fill="FFFFFF" w:themeFill="background1"/>
          </w:tcPr>
          <w:p w14:paraId="756D83EB" w14:textId="77777777" w:rsidR="004023AC" w:rsidRPr="00B26B80" w:rsidRDefault="004023AC" w:rsidP="0037035D">
            <w:pPr>
              <w:jc w:val="center"/>
              <w:rPr>
                <w:sz w:val="21"/>
                <w:szCs w:val="21"/>
              </w:rPr>
            </w:pPr>
            <w:r w:rsidRPr="00B26B80">
              <w:rPr>
                <w:sz w:val="21"/>
                <w:szCs w:val="21"/>
              </w:rPr>
              <w:t>1.65 – 1.86 eq.</w:t>
            </w:r>
          </w:p>
        </w:tc>
        <w:tc>
          <w:tcPr>
            <w:tcW w:w="964" w:type="pct"/>
            <w:shd w:val="clear" w:color="auto" w:fill="FFFFFF" w:themeFill="background1"/>
          </w:tcPr>
          <w:p w14:paraId="056AD579" w14:textId="77777777" w:rsidR="004023AC" w:rsidRPr="00750A6A" w:rsidRDefault="004023AC" w:rsidP="0037035D">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7BEB961F" w14:textId="77777777" w:rsidTr="00B26B80">
        <w:trPr>
          <w:trHeight w:val="283"/>
        </w:trPr>
        <w:tc>
          <w:tcPr>
            <w:tcW w:w="2103" w:type="pct"/>
            <w:vAlign w:val="center"/>
          </w:tcPr>
          <w:p w14:paraId="1131331B" w14:textId="77777777" w:rsidR="004023AC" w:rsidRPr="00B26B80" w:rsidRDefault="004023AC" w:rsidP="00B26B80">
            <w:pPr>
              <w:jc w:val="both"/>
              <w:rPr>
                <w:rFonts w:eastAsia="等线"/>
                <w:b/>
                <w:bCs/>
                <w:sz w:val="21"/>
                <w:szCs w:val="21"/>
                <w:u w:val="single"/>
                <w:lang w:eastAsia="zh-CN"/>
                <w14:ligatures w14:val="standardContextual"/>
              </w:rPr>
            </w:pPr>
            <w:r w:rsidRPr="00B26B80">
              <w:rPr>
                <w:sz w:val="21"/>
                <w:szCs w:val="21"/>
              </w:rPr>
              <w:t>AA quantity (Asn21)</w:t>
            </w:r>
          </w:p>
        </w:tc>
        <w:tc>
          <w:tcPr>
            <w:tcW w:w="967" w:type="pct"/>
            <w:gridSpan w:val="2"/>
          </w:tcPr>
          <w:p w14:paraId="2782592B" w14:textId="77777777" w:rsidR="004023AC" w:rsidRPr="00B26B80" w:rsidRDefault="004023AC" w:rsidP="0037035D">
            <w:pPr>
              <w:jc w:val="center"/>
              <w:rPr>
                <w:rFonts w:eastAsia="等线"/>
                <w:sz w:val="21"/>
                <w:szCs w:val="21"/>
                <w:lang w:eastAsia="zh-CN"/>
                <w14:ligatures w14:val="standardContextual"/>
              </w:rPr>
            </w:pPr>
            <w:r w:rsidRPr="00B26B80">
              <w:rPr>
                <w:sz w:val="21"/>
                <w:szCs w:val="21"/>
              </w:rPr>
              <w:t>2.50 eq.</w:t>
            </w:r>
          </w:p>
        </w:tc>
        <w:tc>
          <w:tcPr>
            <w:tcW w:w="966" w:type="pct"/>
            <w:gridSpan w:val="2"/>
            <w:shd w:val="clear" w:color="auto" w:fill="FFFFFF" w:themeFill="background1"/>
          </w:tcPr>
          <w:p w14:paraId="4EA38F9A" w14:textId="77777777" w:rsidR="004023AC" w:rsidRPr="00B26B80" w:rsidRDefault="004023AC" w:rsidP="0037035D">
            <w:pPr>
              <w:jc w:val="center"/>
              <w:rPr>
                <w:sz w:val="21"/>
                <w:szCs w:val="21"/>
              </w:rPr>
            </w:pPr>
            <w:r w:rsidRPr="00B26B80">
              <w:rPr>
                <w:sz w:val="21"/>
                <w:szCs w:val="21"/>
              </w:rPr>
              <w:t>2.35 – 2.66 eq.</w:t>
            </w:r>
          </w:p>
        </w:tc>
        <w:tc>
          <w:tcPr>
            <w:tcW w:w="964" w:type="pct"/>
            <w:shd w:val="clear" w:color="auto" w:fill="FFFFFF" w:themeFill="background1"/>
          </w:tcPr>
          <w:p w14:paraId="73C8DDA2" w14:textId="77777777" w:rsidR="004023AC" w:rsidRPr="00B26B80" w:rsidRDefault="004023AC" w:rsidP="0037035D">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77661596" w14:textId="77777777" w:rsidTr="00B26B80">
        <w:trPr>
          <w:trHeight w:val="283"/>
        </w:trPr>
        <w:tc>
          <w:tcPr>
            <w:tcW w:w="2103" w:type="pct"/>
            <w:shd w:val="clear" w:color="auto" w:fill="FFFF00"/>
            <w:vAlign w:val="center"/>
          </w:tcPr>
          <w:p w14:paraId="17EB1049" w14:textId="77777777" w:rsidR="004023AC" w:rsidRPr="00B26B80" w:rsidRDefault="004023AC" w:rsidP="00B26B80">
            <w:pPr>
              <w:shd w:val="clear" w:color="auto" w:fill="FFFF00"/>
              <w:jc w:val="both"/>
              <w:rPr>
                <w:b/>
                <w:sz w:val="21"/>
                <w:szCs w:val="21"/>
              </w:rPr>
            </w:pPr>
            <w:proofErr w:type="spellStart"/>
            <w:r w:rsidRPr="00B26B80">
              <w:rPr>
                <w:b/>
                <w:sz w:val="21"/>
                <w:szCs w:val="21"/>
              </w:rPr>
              <w:t>Oxyma</w:t>
            </w:r>
            <w:proofErr w:type="spellEnd"/>
            <w:r w:rsidRPr="00B26B80">
              <w:rPr>
                <w:b/>
                <w:sz w:val="21"/>
                <w:szCs w:val="21"/>
              </w:rPr>
              <w:t xml:space="preserve"> quantity (Standard AA) </w:t>
            </w:r>
          </w:p>
        </w:tc>
        <w:tc>
          <w:tcPr>
            <w:tcW w:w="967" w:type="pct"/>
            <w:gridSpan w:val="2"/>
            <w:shd w:val="clear" w:color="auto" w:fill="FFFF00"/>
          </w:tcPr>
          <w:p w14:paraId="2FDC7F16" w14:textId="77777777" w:rsidR="004023AC" w:rsidRPr="00C74AE2" w:rsidRDefault="004023AC" w:rsidP="0037035D">
            <w:pPr>
              <w:jc w:val="center"/>
              <w:rPr>
                <w:rFonts w:eastAsia="等线"/>
                <w:b/>
                <w:bCs/>
                <w:sz w:val="21"/>
                <w:szCs w:val="21"/>
                <w:lang w:eastAsia="zh-CN"/>
                <w14:ligatures w14:val="standardContextual"/>
              </w:rPr>
            </w:pPr>
            <w:r w:rsidRPr="00B26B80">
              <w:rPr>
                <w:b/>
                <w:sz w:val="21"/>
                <w:szCs w:val="21"/>
              </w:rPr>
              <w:t>2.00 eq.</w:t>
            </w:r>
          </w:p>
        </w:tc>
        <w:tc>
          <w:tcPr>
            <w:tcW w:w="966" w:type="pct"/>
            <w:gridSpan w:val="2"/>
            <w:shd w:val="clear" w:color="auto" w:fill="FFFF00"/>
          </w:tcPr>
          <w:p w14:paraId="39043C2B" w14:textId="77777777" w:rsidR="004023AC" w:rsidRPr="00B26B80" w:rsidRDefault="004023AC" w:rsidP="0037035D">
            <w:pPr>
              <w:shd w:val="clear" w:color="auto" w:fill="FFFF00"/>
              <w:jc w:val="center"/>
              <w:rPr>
                <w:b/>
                <w:sz w:val="21"/>
                <w:szCs w:val="21"/>
              </w:rPr>
            </w:pPr>
            <w:r w:rsidRPr="00B26B80">
              <w:rPr>
                <w:b/>
                <w:sz w:val="21"/>
                <w:szCs w:val="21"/>
              </w:rPr>
              <w:t xml:space="preserve">1.94 </w:t>
            </w:r>
            <w:r w:rsidRPr="00997D1C">
              <w:rPr>
                <w:sz w:val="21"/>
                <w:szCs w:val="21"/>
                <w:rPrChange w:id="148" w:author="fuzhonghua" w:date="2026-10-28T11:40:00Z">
                  <w:rPr>
                    <w:b/>
                    <w:sz w:val="21"/>
                    <w:szCs w:val="21"/>
                  </w:rPr>
                </w:rPrChange>
              </w:rPr>
              <w:t>– 2.25 eq.</w:t>
            </w:r>
          </w:p>
        </w:tc>
        <w:tc>
          <w:tcPr>
            <w:tcW w:w="964" w:type="pct"/>
            <w:shd w:val="clear" w:color="auto" w:fill="FFFF00"/>
          </w:tcPr>
          <w:p w14:paraId="72851AE7" w14:textId="77777777" w:rsidR="004023AC" w:rsidRPr="00C74AE2" w:rsidRDefault="004023AC" w:rsidP="0037035D">
            <w:pPr>
              <w:jc w:val="center"/>
              <w:rPr>
                <w:rFonts w:eastAsia="等线"/>
                <w:b/>
                <w:bCs/>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57372114" w14:textId="77777777" w:rsidTr="00B26B80">
        <w:trPr>
          <w:trHeight w:val="283"/>
        </w:trPr>
        <w:tc>
          <w:tcPr>
            <w:tcW w:w="2103" w:type="pct"/>
            <w:vAlign w:val="center"/>
          </w:tcPr>
          <w:p w14:paraId="22571D7F" w14:textId="77777777" w:rsidR="004023AC" w:rsidRPr="00750A6A" w:rsidRDefault="004023AC" w:rsidP="00B26B80">
            <w:pPr>
              <w:jc w:val="both"/>
              <w:rPr>
                <w:rFonts w:eastAsia="等线"/>
                <w:b/>
                <w:bCs/>
                <w:sz w:val="21"/>
                <w:szCs w:val="21"/>
                <w:u w:val="single"/>
                <w:lang w:eastAsia="zh-CN"/>
                <w14:ligatures w14:val="standardContextual"/>
              </w:rPr>
            </w:pPr>
            <w:proofErr w:type="spellStart"/>
            <w:r w:rsidRPr="00B26B80">
              <w:rPr>
                <w:sz w:val="21"/>
                <w:szCs w:val="21"/>
              </w:rPr>
              <w:lastRenderedPageBreak/>
              <w:t>Oxyma</w:t>
            </w:r>
            <w:proofErr w:type="spellEnd"/>
            <w:r w:rsidRPr="00B26B80">
              <w:rPr>
                <w:sz w:val="21"/>
                <w:szCs w:val="21"/>
              </w:rPr>
              <w:t xml:space="preserve"> quantity (Phe23)</w:t>
            </w:r>
          </w:p>
        </w:tc>
        <w:tc>
          <w:tcPr>
            <w:tcW w:w="967" w:type="pct"/>
            <w:gridSpan w:val="2"/>
            <w:vAlign w:val="center"/>
          </w:tcPr>
          <w:p w14:paraId="03134A50" w14:textId="77777777" w:rsidR="004023AC" w:rsidRPr="00B26B80" w:rsidRDefault="004023AC">
            <w:pPr>
              <w:jc w:val="center"/>
              <w:rPr>
                <w:sz w:val="21"/>
                <w:szCs w:val="21"/>
              </w:rPr>
            </w:pPr>
            <w:r w:rsidRPr="00B26B80">
              <w:rPr>
                <w:sz w:val="21"/>
                <w:szCs w:val="21"/>
              </w:rPr>
              <w:t>2.00 eq.</w:t>
            </w:r>
          </w:p>
        </w:tc>
        <w:tc>
          <w:tcPr>
            <w:tcW w:w="966" w:type="pct"/>
            <w:gridSpan w:val="2"/>
            <w:shd w:val="clear" w:color="auto" w:fill="FFFFFF" w:themeFill="background1"/>
            <w:vAlign w:val="center"/>
          </w:tcPr>
          <w:p w14:paraId="161682E2" w14:textId="77777777" w:rsidR="004023AC" w:rsidRPr="00B26B80" w:rsidRDefault="004023AC">
            <w:pPr>
              <w:jc w:val="center"/>
              <w:rPr>
                <w:sz w:val="21"/>
                <w:szCs w:val="21"/>
              </w:rPr>
            </w:pPr>
            <w:r w:rsidRPr="00B26B80">
              <w:rPr>
                <w:sz w:val="21"/>
                <w:szCs w:val="21"/>
              </w:rPr>
              <w:t>1.88 – 2.26 eq.</w:t>
            </w:r>
          </w:p>
        </w:tc>
        <w:tc>
          <w:tcPr>
            <w:tcW w:w="964" w:type="pct"/>
            <w:shd w:val="clear" w:color="auto" w:fill="FFFFFF" w:themeFill="background1"/>
            <w:vAlign w:val="center"/>
          </w:tcPr>
          <w:p w14:paraId="78A7C4D5"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6E068339" w14:textId="77777777" w:rsidTr="00B26B80">
        <w:trPr>
          <w:trHeight w:val="283"/>
        </w:trPr>
        <w:tc>
          <w:tcPr>
            <w:tcW w:w="2103" w:type="pct"/>
            <w:shd w:val="clear" w:color="auto" w:fill="FFFF00"/>
            <w:vAlign w:val="center"/>
          </w:tcPr>
          <w:p w14:paraId="78FCE649" w14:textId="77777777" w:rsidR="004023AC" w:rsidRPr="00B26B80" w:rsidRDefault="004023AC" w:rsidP="00B26B80">
            <w:pPr>
              <w:shd w:val="clear" w:color="auto" w:fill="FFFF00"/>
              <w:jc w:val="both"/>
              <w:rPr>
                <w:b/>
                <w:sz w:val="21"/>
                <w:szCs w:val="21"/>
              </w:rPr>
            </w:pPr>
            <w:proofErr w:type="spellStart"/>
            <w:r w:rsidRPr="00B26B80">
              <w:rPr>
                <w:b/>
                <w:sz w:val="21"/>
                <w:szCs w:val="21"/>
              </w:rPr>
              <w:t>Oxyma</w:t>
            </w:r>
            <w:proofErr w:type="spellEnd"/>
            <w:r w:rsidRPr="00B26B80">
              <w:rPr>
                <w:b/>
                <w:sz w:val="21"/>
                <w:szCs w:val="21"/>
              </w:rPr>
              <w:t xml:space="preserve"> quantity (NMeAsn22, αMePhe15) </w:t>
            </w:r>
          </w:p>
        </w:tc>
        <w:tc>
          <w:tcPr>
            <w:tcW w:w="967" w:type="pct"/>
            <w:gridSpan w:val="2"/>
            <w:shd w:val="clear" w:color="auto" w:fill="FFFF00"/>
            <w:vAlign w:val="center"/>
          </w:tcPr>
          <w:p w14:paraId="191B7F8C" w14:textId="77777777" w:rsidR="004023AC" w:rsidRPr="00B26B80" w:rsidRDefault="004023AC">
            <w:pPr>
              <w:jc w:val="center"/>
              <w:rPr>
                <w:rFonts w:eastAsia="等线"/>
                <w:b/>
                <w:sz w:val="21"/>
                <w:szCs w:val="21"/>
                <w:lang w:eastAsia="zh-CN"/>
                <w14:ligatures w14:val="standardContextual"/>
              </w:rPr>
            </w:pPr>
            <w:r w:rsidRPr="00B26B80">
              <w:rPr>
                <w:b/>
                <w:sz w:val="21"/>
                <w:szCs w:val="21"/>
              </w:rPr>
              <w:t>1.80 eq.</w:t>
            </w:r>
          </w:p>
        </w:tc>
        <w:tc>
          <w:tcPr>
            <w:tcW w:w="966" w:type="pct"/>
            <w:gridSpan w:val="2"/>
            <w:shd w:val="clear" w:color="auto" w:fill="FFFF00"/>
            <w:vAlign w:val="center"/>
          </w:tcPr>
          <w:p w14:paraId="4EF8EF9B" w14:textId="77777777" w:rsidR="004023AC" w:rsidRPr="00B26B80" w:rsidRDefault="004023AC">
            <w:pPr>
              <w:shd w:val="clear" w:color="auto" w:fill="FFFF00"/>
              <w:jc w:val="center"/>
              <w:rPr>
                <w:b/>
                <w:sz w:val="21"/>
                <w:szCs w:val="21"/>
              </w:rPr>
            </w:pPr>
            <w:r w:rsidRPr="00B26B80">
              <w:rPr>
                <w:b/>
                <w:sz w:val="21"/>
                <w:szCs w:val="21"/>
              </w:rPr>
              <w:t xml:space="preserve">1.75 </w:t>
            </w:r>
            <w:r w:rsidRPr="00997D1C">
              <w:rPr>
                <w:sz w:val="21"/>
                <w:szCs w:val="21"/>
                <w:rPrChange w:id="149" w:author="fuzhonghua" w:date="2026-10-28T11:40:00Z">
                  <w:rPr>
                    <w:b/>
                    <w:sz w:val="21"/>
                    <w:szCs w:val="21"/>
                  </w:rPr>
                </w:rPrChange>
              </w:rPr>
              <w:t>– 2.03 eq</w:t>
            </w:r>
            <w:r w:rsidRPr="00B26B80">
              <w:rPr>
                <w:b/>
                <w:sz w:val="21"/>
                <w:szCs w:val="21"/>
              </w:rPr>
              <w:t>.</w:t>
            </w:r>
          </w:p>
        </w:tc>
        <w:tc>
          <w:tcPr>
            <w:tcW w:w="964" w:type="pct"/>
            <w:shd w:val="clear" w:color="auto" w:fill="FFFF00"/>
            <w:vAlign w:val="center"/>
          </w:tcPr>
          <w:p w14:paraId="3F0CEDAB"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02AFC866" w14:textId="77777777" w:rsidTr="00B26B80">
        <w:trPr>
          <w:trHeight w:val="283"/>
        </w:trPr>
        <w:tc>
          <w:tcPr>
            <w:tcW w:w="2103" w:type="pct"/>
            <w:shd w:val="clear" w:color="auto" w:fill="FFFF00"/>
            <w:vAlign w:val="center"/>
          </w:tcPr>
          <w:p w14:paraId="0AE51433" w14:textId="77777777" w:rsidR="004023AC" w:rsidRPr="00B26B80" w:rsidRDefault="004023AC" w:rsidP="00B26B80">
            <w:pPr>
              <w:shd w:val="clear" w:color="auto" w:fill="FFFF00"/>
              <w:jc w:val="both"/>
              <w:rPr>
                <w:b/>
                <w:sz w:val="21"/>
                <w:szCs w:val="21"/>
              </w:rPr>
            </w:pPr>
            <w:proofErr w:type="spellStart"/>
            <w:r w:rsidRPr="00B26B80">
              <w:rPr>
                <w:b/>
                <w:sz w:val="21"/>
                <w:szCs w:val="21"/>
              </w:rPr>
              <w:t>Oxyma</w:t>
            </w:r>
            <w:proofErr w:type="spellEnd"/>
            <w:r w:rsidRPr="00B26B80">
              <w:rPr>
                <w:b/>
                <w:sz w:val="21"/>
                <w:szCs w:val="21"/>
              </w:rPr>
              <w:t xml:space="preserve"> quantity (Asn21) </w:t>
            </w:r>
          </w:p>
        </w:tc>
        <w:tc>
          <w:tcPr>
            <w:tcW w:w="967" w:type="pct"/>
            <w:gridSpan w:val="2"/>
            <w:shd w:val="clear" w:color="auto" w:fill="FFFF00"/>
            <w:vAlign w:val="center"/>
          </w:tcPr>
          <w:p w14:paraId="1144B0FC" w14:textId="77777777" w:rsidR="004023AC" w:rsidRPr="00B26B80" w:rsidRDefault="004023AC">
            <w:pPr>
              <w:jc w:val="center"/>
              <w:rPr>
                <w:rFonts w:eastAsia="等线"/>
                <w:b/>
                <w:sz w:val="21"/>
                <w:szCs w:val="21"/>
                <w:lang w:eastAsia="zh-CN"/>
                <w14:ligatures w14:val="standardContextual"/>
              </w:rPr>
            </w:pPr>
            <w:r w:rsidRPr="00B26B80">
              <w:rPr>
                <w:b/>
                <w:sz w:val="21"/>
                <w:szCs w:val="21"/>
              </w:rPr>
              <w:t>2.60 eq.</w:t>
            </w:r>
          </w:p>
        </w:tc>
        <w:tc>
          <w:tcPr>
            <w:tcW w:w="966" w:type="pct"/>
            <w:gridSpan w:val="2"/>
            <w:shd w:val="clear" w:color="auto" w:fill="FFFF00"/>
            <w:vAlign w:val="center"/>
          </w:tcPr>
          <w:p w14:paraId="13467FD4" w14:textId="77777777" w:rsidR="004023AC" w:rsidRPr="00B26B80" w:rsidRDefault="004023AC">
            <w:pPr>
              <w:shd w:val="clear" w:color="auto" w:fill="FFFF00"/>
              <w:jc w:val="center"/>
              <w:rPr>
                <w:b/>
                <w:sz w:val="21"/>
                <w:szCs w:val="21"/>
              </w:rPr>
            </w:pPr>
            <w:r w:rsidRPr="00B26B80">
              <w:rPr>
                <w:b/>
                <w:sz w:val="21"/>
                <w:szCs w:val="21"/>
              </w:rPr>
              <w:t xml:space="preserve">2.50 – </w:t>
            </w:r>
            <w:r w:rsidRPr="00997D1C">
              <w:rPr>
                <w:sz w:val="21"/>
                <w:szCs w:val="21"/>
                <w:rPrChange w:id="150" w:author="fuzhonghua" w:date="2026-10-28T11:40:00Z">
                  <w:rPr>
                    <w:b/>
                    <w:sz w:val="21"/>
                    <w:szCs w:val="21"/>
                  </w:rPr>
                </w:rPrChange>
              </w:rPr>
              <w:t>2.93 eq.</w:t>
            </w:r>
          </w:p>
        </w:tc>
        <w:tc>
          <w:tcPr>
            <w:tcW w:w="964" w:type="pct"/>
            <w:shd w:val="clear" w:color="auto" w:fill="FFFF00"/>
            <w:vAlign w:val="center"/>
          </w:tcPr>
          <w:p w14:paraId="12A2980C"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6D370CE0" w14:textId="77777777" w:rsidTr="00B26B80">
        <w:trPr>
          <w:trHeight w:val="283"/>
        </w:trPr>
        <w:tc>
          <w:tcPr>
            <w:tcW w:w="2103" w:type="pct"/>
            <w:shd w:val="clear" w:color="auto" w:fill="FFFF00"/>
            <w:vAlign w:val="center"/>
          </w:tcPr>
          <w:p w14:paraId="2CA7A1D6" w14:textId="77777777" w:rsidR="004023AC" w:rsidRPr="00B26B80" w:rsidRDefault="004023AC" w:rsidP="00B26B80">
            <w:pPr>
              <w:jc w:val="both"/>
              <w:rPr>
                <w:rFonts w:eastAsia="等线"/>
                <w:b/>
                <w:bCs/>
                <w:sz w:val="21"/>
                <w:szCs w:val="21"/>
                <w:u w:val="single"/>
                <w:lang w:eastAsia="zh-CN"/>
                <w14:ligatures w14:val="standardContextual"/>
              </w:rPr>
            </w:pPr>
            <w:r w:rsidRPr="00B26B80">
              <w:rPr>
                <w:b/>
                <w:sz w:val="21"/>
                <w:szCs w:val="21"/>
              </w:rPr>
              <w:t>Dissolution temperature (Standard AA)</w:t>
            </w:r>
          </w:p>
        </w:tc>
        <w:tc>
          <w:tcPr>
            <w:tcW w:w="967" w:type="pct"/>
            <w:gridSpan w:val="2"/>
            <w:shd w:val="clear" w:color="auto" w:fill="FFFF00"/>
            <w:vAlign w:val="center"/>
          </w:tcPr>
          <w:p w14:paraId="35F84BBD" w14:textId="77777777" w:rsidR="004023AC" w:rsidRPr="00B26B80" w:rsidRDefault="004023AC">
            <w:pPr>
              <w:shd w:val="clear" w:color="auto" w:fill="FFFF00"/>
              <w:jc w:val="center"/>
              <w:rPr>
                <w:b/>
                <w:sz w:val="21"/>
                <w:szCs w:val="21"/>
              </w:rPr>
            </w:pPr>
            <w:r w:rsidRPr="00B26B80">
              <w:rPr>
                <w:b/>
                <w:sz w:val="21"/>
                <w:szCs w:val="21"/>
              </w:rPr>
              <w:t>20.0 °C</w:t>
            </w:r>
          </w:p>
        </w:tc>
        <w:tc>
          <w:tcPr>
            <w:tcW w:w="966" w:type="pct"/>
            <w:gridSpan w:val="2"/>
            <w:shd w:val="clear" w:color="auto" w:fill="FFFF00"/>
            <w:vAlign w:val="center"/>
          </w:tcPr>
          <w:p w14:paraId="117E5699" w14:textId="77777777" w:rsidR="004023AC" w:rsidRPr="00B26B80" w:rsidRDefault="004023AC">
            <w:pPr>
              <w:shd w:val="clear" w:color="auto" w:fill="FFFF00"/>
              <w:jc w:val="center"/>
              <w:rPr>
                <w:b/>
                <w:sz w:val="21"/>
                <w:szCs w:val="21"/>
              </w:rPr>
            </w:pPr>
            <w:r w:rsidRPr="00B26B80">
              <w:rPr>
                <w:b/>
                <w:sz w:val="21"/>
                <w:szCs w:val="21"/>
              </w:rPr>
              <w:t>12.6 – 26.5 °C</w:t>
            </w:r>
          </w:p>
        </w:tc>
        <w:tc>
          <w:tcPr>
            <w:tcW w:w="964" w:type="pct"/>
            <w:shd w:val="clear" w:color="auto" w:fill="FFFF00"/>
            <w:vAlign w:val="center"/>
          </w:tcPr>
          <w:p w14:paraId="36CCE341"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2FF8C374" w14:textId="77777777" w:rsidTr="00B26B80">
        <w:trPr>
          <w:trHeight w:val="283"/>
        </w:trPr>
        <w:tc>
          <w:tcPr>
            <w:tcW w:w="2103" w:type="pct"/>
            <w:shd w:val="clear" w:color="auto" w:fill="FFFF00"/>
            <w:vAlign w:val="center"/>
          </w:tcPr>
          <w:p w14:paraId="73F5EC87" w14:textId="77777777" w:rsidR="004023AC" w:rsidRPr="00B26B80" w:rsidRDefault="004023AC" w:rsidP="00B26B80">
            <w:pPr>
              <w:shd w:val="clear" w:color="auto" w:fill="FFFF00"/>
              <w:jc w:val="both"/>
              <w:rPr>
                <w:b/>
                <w:sz w:val="21"/>
                <w:szCs w:val="21"/>
              </w:rPr>
            </w:pPr>
            <w:r w:rsidRPr="00B26B80">
              <w:rPr>
                <w:b/>
                <w:sz w:val="21"/>
                <w:szCs w:val="21"/>
              </w:rPr>
              <w:t xml:space="preserve">Dissolution temperature (Phe23) </w:t>
            </w:r>
          </w:p>
        </w:tc>
        <w:tc>
          <w:tcPr>
            <w:tcW w:w="967" w:type="pct"/>
            <w:gridSpan w:val="2"/>
            <w:shd w:val="clear" w:color="auto" w:fill="FFFF00"/>
            <w:vAlign w:val="center"/>
          </w:tcPr>
          <w:p w14:paraId="3C7FDA53" w14:textId="77777777" w:rsidR="004023AC" w:rsidRPr="00B26B80" w:rsidRDefault="004023AC">
            <w:pPr>
              <w:shd w:val="clear" w:color="auto" w:fill="FFFF00"/>
              <w:jc w:val="center"/>
              <w:rPr>
                <w:b/>
                <w:sz w:val="21"/>
                <w:szCs w:val="21"/>
              </w:rPr>
            </w:pPr>
            <w:r w:rsidRPr="00B26B80">
              <w:rPr>
                <w:b/>
                <w:sz w:val="21"/>
                <w:szCs w:val="21"/>
              </w:rPr>
              <w:t>20.0 °C</w:t>
            </w:r>
          </w:p>
        </w:tc>
        <w:tc>
          <w:tcPr>
            <w:tcW w:w="966" w:type="pct"/>
            <w:gridSpan w:val="2"/>
            <w:shd w:val="clear" w:color="auto" w:fill="FFFF00"/>
            <w:vAlign w:val="center"/>
          </w:tcPr>
          <w:p w14:paraId="0FE76F8E" w14:textId="77777777" w:rsidR="004023AC" w:rsidRPr="00B26B80" w:rsidRDefault="004023AC">
            <w:pPr>
              <w:shd w:val="clear" w:color="auto" w:fill="FFFF00"/>
              <w:jc w:val="center"/>
              <w:rPr>
                <w:b/>
                <w:sz w:val="21"/>
                <w:szCs w:val="21"/>
              </w:rPr>
            </w:pPr>
            <w:r w:rsidRPr="00B26B80">
              <w:rPr>
                <w:b/>
                <w:sz w:val="21"/>
                <w:szCs w:val="21"/>
              </w:rPr>
              <w:t>12.0 – 29.5 °C</w:t>
            </w:r>
          </w:p>
        </w:tc>
        <w:tc>
          <w:tcPr>
            <w:tcW w:w="964" w:type="pct"/>
            <w:shd w:val="clear" w:color="auto" w:fill="FFFF00"/>
            <w:vAlign w:val="center"/>
          </w:tcPr>
          <w:p w14:paraId="3CAF666A"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064D03E7" w14:textId="77777777" w:rsidTr="00B26B80">
        <w:trPr>
          <w:trHeight w:val="283"/>
        </w:trPr>
        <w:tc>
          <w:tcPr>
            <w:tcW w:w="2103" w:type="pct"/>
            <w:shd w:val="clear" w:color="auto" w:fill="FFFF00"/>
            <w:vAlign w:val="center"/>
          </w:tcPr>
          <w:p w14:paraId="756F15E6" w14:textId="77777777" w:rsidR="004023AC" w:rsidRPr="00B26B80" w:rsidRDefault="004023AC" w:rsidP="00B26B80">
            <w:pPr>
              <w:shd w:val="clear" w:color="auto" w:fill="FFFF00"/>
              <w:jc w:val="both"/>
              <w:rPr>
                <w:b/>
                <w:sz w:val="21"/>
                <w:szCs w:val="21"/>
              </w:rPr>
            </w:pPr>
            <w:r w:rsidRPr="00B26B80">
              <w:rPr>
                <w:b/>
                <w:sz w:val="21"/>
                <w:szCs w:val="21"/>
              </w:rPr>
              <w:t xml:space="preserve">Dissolution temperature (NMeAsn22, αMePhe15) </w:t>
            </w:r>
          </w:p>
        </w:tc>
        <w:tc>
          <w:tcPr>
            <w:tcW w:w="967" w:type="pct"/>
            <w:gridSpan w:val="2"/>
            <w:shd w:val="clear" w:color="auto" w:fill="FFFF00"/>
            <w:vAlign w:val="center"/>
          </w:tcPr>
          <w:p w14:paraId="41A813D0" w14:textId="77777777" w:rsidR="004023AC" w:rsidRPr="00B26B80" w:rsidRDefault="004023AC">
            <w:pPr>
              <w:jc w:val="center"/>
              <w:rPr>
                <w:rFonts w:eastAsia="等线"/>
                <w:b/>
                <w:sz w:val="21"/>
                <w:szCs w:val="21"/>
                <w:lang w:eastAsia="zh-CN"/>
                <w14:ligatures w14:val="standardContextual"/>
              </w:rPr>
            </w:pPr>
            <w:r w:rsidRPr="00B26B80">
              <w:rPr>
                <w:b/>
                <w:sz w:val="21"/>
                <w:szCs w:val="21"/>
              </w:rPr>
              <w:t>20.0 °C</w:t>
            </w:r>
          </w:p>
        </w:tc>
        <w:tc>
          <w:tcPr>
            <w:tcW w:w="966" w:type="pct"/>
            <w:gridSpan w:val="2"/>
            <w:shd w:val="clear" w:color="auto" w:fill="FFFF00"/>
            <w:vAlign w:val="center"/>
          </w:tcPr>
          <w:p w14:paraId="680CE4C2" w14:textId="77777777" w:rsidR="004023AC" w:rsidRPr="00B26B80" w:rsidRDefault="004023AC">
            <w:pPr>
              <w:jc w:val="center"/>
              <w:rPr>
                <w:rFonts w:eastAsia="等线"/>
                <w:b/>
                <w:sz w:val="21"/>
                <w:szCs w:val="21"/>
                <w:lang w:eastAsia="zh-CN"/>
                <w14:ligatures w14:val="standardContextual"/>
              </w:rPr>
            </w:pPr>
            <w:r w:rsidRPr="00B26B80">
              <w:rPr>
                <w:b/>
                <w:sz w:val="21"/>
                <w:szCs w:val="21"/>
              </w:rPr>
              <w:t>12.6 – 26.9 °C</w:t>
            </w:r>
          </w:p>
        </w:tc>
        <w:tc>
          <w:tcPr>
            <w:tcW w:w="964" w:type="pct"/>
            <w:shd w:val="clear" w:color="auto" w:fill="FFFF00"/>
            <w:vAlign w:val="center"/>
          </w:tcPr>
          <w:p w14:paraId="51B0CA48"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2A3474B3" w14:textId="77777777" w:rsidTr="00B26B80">
        <w:trPr>
          <w:trHeight w:val="283"/>
        </w:trPr>
        <w:tc>
          <w:tcPr>
            <w:tcW w:w="2103" w:type="pct"/>
            <w:shd w:val="clear" w:color="auto" w:fill="FFFF00"/>
            <w:vAlign w:val="center"/>
          </w:tcPr>
          <w:p w14:paraId="539B5CEE" w14:textId="77777777" w:rsidR="004023AC" w:rsidRPr="00B26B80" w:rsidRDefault="004023AC" w:rsidP="00B26B80">
            <w:pPr>
              <w:shd w:val="clear" w:color="auto" w:fill="FFFF00"/>
              <w:jc w:val="both"/>
              <w:rPr>
                <w:b/>
                <w:sz w:val="21"/>
                <w:szCs w:val="21"/>
              </w:rPr>
            </w:pPr>
            <w:r w:rsidRPr="00B26B80">
              <w:rPr>
                <w:b/>
                <w:sz w:val="21"/>
                <w:szCs w:val="21"/>
              </w:rPr>
              <w:t xml:space="preserve">Dissolution temperature (Asn21) </w:t>
            </w:r>
          </w:p>
        </w:tc>
        <w:tc>
          <w:tcPr>
            <w:tcW w:w="967" w:type="pct"/>
            <w:gridSpan w:val="2"/>
            <w:shd w:val="clear" w:color="auto" w:fill="FFFF00"/>
            <w:vAlign w:val="center"/>
          </w:tcPr>
          <w:p w14:paraId="0A48F027" w14:textId="77777777" w:rsidR="004023AC" w:rsidRPr="00B26B80" w:rsidRDefault="004023AC">
            <w:pPr>
              <w:shd w:val="clear" w:color="auto" w:fill="FFFF00"/>
              <w:jc w:val="center"/>
              <w:rPr>
                <w:b/>
                <w:sz w:val="21"/>
                <w:szCs w:val="21"/>
              </w:rPr>
            </w:pPr>
            <w:r w:rsidRPr="00B26B80">
              <w:rPr>
                <w:b/>
                <w:sz w:val="21"/>
                <w:szCs w:val="21"/>
              </w:rPr>
              <w:t>20.0 °C</w:t>
            </w:r>
          </w:p>
        </w:tc>
        <w:tc>
          <w:tcPr>
            <w:tcW w:w="966" w:type="pct"/>
            <w:gridSpan w:val="2"/>
            <w:shd w:val="clear" w:color="auto" w:fill="FFFF00"/>
            <w:vAlign w:val="center"/>
          </w:tcPr>
          <w:p w14:paraId="2B31CBE8" w14:textId="77777777" w:rsidR="004023AC" w:rsidRPr="00B26B80" w:rsidRDefault="004023AC">
            <w:pPr>
              <w:shd w:val="clear" w:color="auto" w:fill="FFFF00"/>
              <w:jc w:val="center"/>
              <w:rPr>
                <w:b/>
                <w:sz w:val="21"/>
                <w:szCs w:val="21"/>
              </w:rPr>
            </w:pPr>
            <w:r w:rsidRPr="00B26B80">
              <w:rPr>
                <w:b/>
                <w:sz w:val="21"/>
                <w:szCs w:val="21"/>
              </w:rPr>
              <w:t>12.2 – 27.9 °C</w:t>
            </w:r>
          </w:p>
        </w:tc>
        <w:tc>
          <w:tcPr>
            <w:tcW w:w="964" w:type="pct"/>
            <w:shd w:val="clear" w:color="auto" w:fill="FFFF00"/>
            <w:vAlign w:val="center"/>
          </w:tcPr>
          <w:p w14:paraId="30683E8D"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1DB61142" w14:textId="77777777" w:rsidTr="00B26B80">
        <w:trPr>
          <w:trHeight w:val="283"/>
        </w:trPr>
        <w:tc>
          <w:tcPr>
            <w:tcW w:w="2103" w:type="pct"/>
            <w:vAlign w:val="center"/>
          </w:tcPr>
          <w:p w14:paraId="396DC9D3" w14:textId="77777777" w:rsidR="004023AC" w:rsidRPr="00750A6A" w:rsidRDefault="004023AC" w:rsidP="00B26B80">
            <w:pPr>
              <w:jc w:val="both"/>
              <w:rPr>
                <w:rFonts w:eastAsia="等线"/>
                <w:b/>
                <w:bCs/>
                <w:sz w:val="21"/>
                <w:szCs w:val="21"/>
                <w:u w:val="single"/>
                <w:lang w:eastAsia="zh-CN"/>
                <w14:ligatures w14:val="standardContextual"/>
              </w:rPr>
            </w:pPr>
            <w:proofErr w:type="spellStart"/>
            <w:r w:rsidRPr="00B26B80">
              <w:rPr>
                <w:sz w:val="21"/>
                <w:szCs w:val="21"/>
              </w:rPr>
              <w:t>PyBOP</w:t>
            </w:r>
            <w:proofErr w:type="spellEnd"/>
            <w:r w:rsidRPr="00B26B80">
              <w:rPr>
                <w:sz w:val="21"/>
                <w:szCs w:val="21"/>
              </w:rPr>
              <w:t xml:space="preserve"> quantity (Phe23 cycle)</w:t>
            </w:r>
          </w:p>
        </w:tc>
        <w:tc>
          <w:tcPr>
            <w:tcW w:w="967" w:type="pct"/>
            <w:gridSpan w:val="2"/>
            <w:vAlign w:val="center"/>
          </w:tcPr>
          <w:p w14:paraId="43E4727A" w14:textId="77777777" w:rsidR="004023AC" w:rsidRPr="00750A6A" w:rsidRDefault="004023AC">
            <w:pPr>
              <w:jc w:val="center"/>
              <w:rPr>
                <w:rFonts w:eastAsia="等线"/>
                <w:sz w:val="21"/>
                <w:szCs w:val="21"/>
                <w:lang w:eastAsia="zh-CN"/>
                <w14:ligatures w14:val="standardContextual"/>
              </w:rPr>
            </w:pPr>
            <w:r w:rsidRPr="00B26B80">
              <w:rPr>
                <w:sz w:val="21"/>
                <w:szCs w:val="21"/>
              </w:rPr>
              <w:t>2.00 eq.</w:t>
            </w:r>
          </w:p>
        </w:tc>
        <w:tc>
          <w:tcPr>
            <w:tcW w:w="966" w:type="pct"/>
            <w:gridSpan w:val="2"/>
            <w:shd w:val="clear" w:color="auto" w:fill="FFFFFF" w:themeFill="background1"/>
            <w:vAlign w:val="center"/>
          </w:tcPr>
          <w:p w14:paraId="2E088F75" w14:textId="77777777" w:rsidR="004023AC" w:rsidRPr="00B26B80" w:rsidRDefault="004023AC">
            <w:pPr>
              <w:jc w:val="center"/>
              <w:rPr>
                <w:sz w:val="21"/>
                <w:szCs w:val="21"/>
              </w:rPr>
            </w:pPr>
            <w:r w:rsidRPr="00B26B80">
              <w:rPr>
                <w:sz w:val="21"/>
                <w:szCs w:val="21"/>
              </w:rPr>
              <w:t>1.87 – 2.25 eq.</w:t>
            </w:r>
          </w:p>
        </w:tc>
        <w:tc>
          <w:tcPr>
            <w:tcW w:w="964" w:type="pct"/>
            <w:shd w:val="clear" w:color="auto" w:fill="FFFFFF" w:themeFill="background1"/>
            <w:vAlign w:val="center"/>
          </w:tcPr>
          <w:p w14:paraId="19744CE1"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3E5C7647" w14:textId="77777777" w:rsidTr="00B26B80">
        <w:trPr>
          <w:trHeight w:val="283"/>
        </w:trPr>
        <w:tc>
          <w:tcPr>
            <w:tcW w:w="2103" w:type="pct"/>
            <w:vAlign w:val="center"/>
          </w:tcPr>
          <w:p w14:paraId="6CC0C952" w14:textId="77777777" w:rsidR="004023AC" w:rsidRPr="00B26B80" w:rsidRDefault="004023AC" w:rsidP="00B26B80">
            <w:pPr>
              <w:jc w:val="both"/>
              <w:rPr>
                <w:sz w:val="21"/>
                <w:szCs w:val="21"/>
              </w:rPr>
            </w:pPr>
            <w:r w:rsidRPr="00B26B80">
              <w:rPr>
                <w:sz w:val="21"/>
                <w:szCs w:val="21"/>
              </w:rPr>
              <w:t xml:space="preserve">DIPEA quantity (Phe23 cycle) </w:t>
            </w:r>
          </w:p>
        </w:tc>
        <w:tc>
          <w:tcPr>
            <w:tcW w:w="967" w:type="pct"/>
            <w:gridSpan w:val="2"/>
            <w:vAlign w:val="center"/>
          </w:tcPr>
          <w:p w14:paraId="3AF83F68" w14:textId="77777777" w:rsidR="004023AC" w:rsidRPr="00B26B80" w:rsidRDefault="004023AC">
            <w:pPr>
              <w:jc w:val="center"/>
              <w:rPr>
                <w:sz w:val="21"/>
                <w:szCs w:val="21"/>
              </w:rPr>
            </w:pPr>
            <w:r w:rsidRPr="00B26B80">
              <w:rPr>
                <w:sz w:val="21"/>
                <w:szCs w:val="21"/>
              </w:rPr>
              <w:t>3.00 eq.</w:t>
            </w:r>
          </w:p>
        </w:tc>
        <w:tc>
          <w:tcPr>
            <w:tcW w:w="966" w:type="pct"/>
            <w:gridSpan w:val="2"/>
            <w:shd w:val="clear" w:color="auto" w:fill="FFFFFF" w:themeFill="background1"/>
            <w:vAlign w:val="center"/>
          </w:tcPr>
          <w:p w14:paraId="60A552EB" w14:textId="77777777" w:rsidR="004023AC" w:rsidRPr="00B26B80" w:rsidRDefault="004023AC">
            <w:pPr>
              <w:jc w:val="center"/>
              <w:rPr>
                <w:sz w:val="21"/>
                <w:szCs w:val="21"/>
              </w:rPr>
            </w:pPr>
            <w:r w:rsidRPr="00B26B80">
              <w:rPr>
                <w:sz w:val="21"/>
                <w:szCs w:val="21"/>
              </w:rPr>
              <w:t>2.62 – 3.40 eq.</w:t>
            </w:r>
          </w:p>
        </w:tc>
        <w:tc>
          <w:tcPr>
            <w:tcW w:w="964" w:type="pct"/>
            <w:shd w:val="clear" w:color="auto" w:fill="FFFFFF" w:themeFill="background1"/>
            <w:vAlign w:val="center"/>
          </w:tcPr>
          <w:p w14:paraId="416AEEEB"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2D042309" w14:textId="77777777" w:rsidTr="00B26B80">
        <w:trPr>
          <w:trHeight w:val="283"/>
        </w:trPr>
        <w:tc>
          <w:tcPr>
            <w:tcW w:w="2103" w:type="pct"/>
            <w:shd w:val="clear" w:color="auto" w:fill="FFFF00"/>
            <w:vAlign w:val="center"/>
          </w:tcPr>
          <w:p w14:paraId="7C325183" w14:textId="77777777" w:rsidR="004023AC" w:rsidRPr="00B26B80" w:rsidRDefault="004023AC" w:rsidP="00B26B80">
            <w:pPr>
              <w:jc w:val="both"/>
              <w:rPr>
                <w:rFonts w:eastAsia="等线"/>
                <w:b/>
                <w:bCs/>
                <w:sz w:val="21"/>
                <w:szCs w:val="21"/>
                <w:u w:val="single"/>
                <w:lang w:eastAsia="zh-CN"/>
                <w14:ligatures w14:val="standardContextual"/>
              </w:rPr>
            </w:pPr>
            <w:r w:rsidRPr="00B26B80">
              <w:rPr>
                <w:b/>
                <w:sz w:val="21"/>
                <w:szCs w:val="21"/>
              </w:rPr>
              <w:t>DIC quantity (Standard AA)</w:t>
            </w:r>
          </w:p>
        </w:tc>
        <w:tc>
          <w:tcPr>
            <w:tcW w:w="967" w:type="pct"/>
            <w:gridSpan w:val="2"/>
            <w:shd w:val="clear" w:color="auto" w:fill="FFFF00"/>
            <w:vAlign w:val="center"/>
          </w:tcPr>
          <w:p w14:paraId="316E18FC" w14:textId="77777777" w:rsidR="004023AC" w:rsidRPr="00B26B80" w:rsidRDefault="004023AC">
            <w:pPr>
              <w:jc w:val="center"/>
              <w:rPr>
                <w:rFonts w:eastAsia="等线"/>
                <w:b/>
                <w:sz w:val="21"/>
                <w:szCs w:val="21"/>
                <w:lang w:eastAsia="zh-CN"/>
                <w14:ligatures w14:val="standardContextual"/>
              </w:rPr>
            </w:pPr>
            <w:r w:rsidRPr="00B26B80">
              <w:rPr>
                <w:b/>
                <w:sz w:val="21"/>
                <w:szCs w:val="21"/>
              </w:rPr>
              <w:t>2.20 eq.</w:t>
            </w:r>
          </w:p>
        </w:tc>
        <w:tc>
          <w:tcPr>
            <w:tcW w:w="966" w:type="pct"/>
            <w:gridSpan w:val="2"/>
            <w:shd w:val="clear" w:color="auto" w:fill="FFFF00"/>
            <w:vAlign w:val="center"/>
          </w:tcPr>
          <w:p w14:paraId="67C141E7" w14:textId="77777777" w:rsidR="004023AC" w:rsidRPr="00B26B80" w:rsidRDefault="004023AC">
            <w:pPr>
              <w:shd w:val="clear" w:color="auto" w:fill="FFFF00"/>
              <w:jc w:val="center"/>
              <w:rPr>
                <w:b/>
                <w:sz w:val="21"/>
                <w:szCs w:val="21"/>
              </w:rPr>
            </w:pPr>
            <w:r w:rsidRPr="00B26B80">
              <w:rPr>
                <w:b/>
                <w:sz w:val="21"/>
                <w:szCs w:val="21"/>
              </w:rPr>
              <w:t xml:space="preserve">2.01 – </w:t>
            </w:r>
            <w:r w:rsidRPr="00997D1C">
              <w:rPr>
                <w:sz w:val="21"/>
                <w:szCs w:val="21"/>
                <w:rPrChange w:id="151" w:author="fuzhonghua" w:date="2026-10-28T11:40:00Z">
                  <w:rPr>
                    <w:b/>
                    <w:sz w:val="21"/>
                    <w:szCs w:val="21"/>
                  </w:rPr>
                </w:rPrChange>
              </w:rPr>
              <w:t>2.48 eq.</w:t>
            </w:r>
          </w:p>
        </w:tc>
        <w:tc>
          <w:tcPr>
            <w:tcW w:w="964" w:type="pct"/>
            <w:shd w:val="clear" w:color="auto" w:fill="FFFF00"/>
            <w:vAlign w:val="center"/>
          </w:tcPr>
          <w:p w14:paraId="7C0A2A42"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4F1EB658" w14:textId="77777777" w:rsidTr="00B26B80">
        <w:trPr>
          <w:trHeight w:val="283"/>
        </w:trPr>
        <w:tc>
          <w:tcPr>
            <w:tcW w:w="2103" w:type="pct"/>
            <w:vAlign w:val="center"/>
          </w:tcPr>
          <w:p w14:paraId="12C0C9E4" w14:textId="77777777" w:rsidR="004023AC" w:rsidRPr="00B26B80" w:rsidRDefault="004023AC" w:rsidP="00B26B80">
            <w:pPr>
              <w:jc w:val="both"/>
              <w:rPr>
                <w:sz w:val="21"/>
                <w:szCs w:val="21"/>
              </w:rPr>
            </w:pPr>
            <w:r w:rsidRPr="00B26B80">
              <w:rPr>
                <w:sz w:val="21"/>
                <w:szCs w:val="21"/>
              </w:rPr>
              <w:t xml:space="preserve">DIC quantity (NMeAsn22, αMePhe15) </w:t>
            </w:r>
          </w:p>
        </w:tc>
        <w:tc>
          <w:tcPr>
            <w:tcW w:w="967" w:type="pct"/>
            <w:gridSpan w:val="2"/>
            <w:vAlign w:val="center"/>
          </w:tcPr>
          <w:p w14:paraId="78C12BDF" w14:textId="499BC90C" w:rsidR="004023AC" w:rsidRPr="00B26B80" w:rsidRDefault="0098251B">
            <w:pPr>
              <w:jc w:val="center"/>
              <w:rPr>
                <w:rFonts w:eastAsia="Yu Mincho"/>
                <w:sz w:val="21"/>
                <w:szCs w:val="21"/>
              </w:rPr>
            </w:pPr>
            <w:r>
              <w:rPr>
                <w:sz w:val="21"/>
                <w:szCs w:val="21"/>
              </w:rPr>
              <w:t>2.00 eq.</w:t>
            </w:r>
          </w:p>
        </w:tc>
        <w:tc>
          <w:tcPr>
            <w:tcW w:w="966" w:type="pct"/>
            <w:gridSpan w:val="2"/>
            <w:shd w:val="clear" w:color="auto" w:fill="FFFFFF" w:themeFill="background1"/>
            <w:vAlign w:val="center"/>
          </w:tcPr>
          <w:p w14:paraId="5D5AF30A" w14:textId="1BD9EF1F" w:rsidR="004023AC" w:rsidRPr="00B26B80" w:rsidRDefault="0098251B">
            <w:pPr>
              <w:jc w:val="center"/>
              <w:rPr>
                <w:rFonts w:eastAsia="Yu Mincho"/>
                <w:sz w:val="21"/>
                <w:szCs w:val="21"/>
              </w:rPr>
            </w:pPr>
            <w:r>
              <w:rPr>
                <w:sz w:val="21"/>
                <w:szCs w:val="21"/>
              </w:rPr>
              <w:t>1.75 – 2.27 eq.</w:t>
            </w:r>
          </w:p>
        </w:tc>
        <w:tc>
          <w:tcPr>
            <w:tcW w:w="964" w:type="pct"/>
            <w:shd w:val="clear" w:color="auto" w:fill="FFFFFF" w:themeFill="background1"/>
            <w:vAlign w:val="center"/>
          </w:tcPr>
          <w:p w14:paraId="052A9EE7"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018840D3" w14:textId="77777777" w:rsidTr="00B26B80">
        <w:trPr>
          <w:trHeight w:val="283"/>
        </w:trPr>
        <w:tc>
          <w:tcPr>
            <w:tcW w:w="2103" w:type="pct"/>
            <w:vAlign w:val="center"/>
          </w:tcPr>
          <w:p w14:paraId="6846312C" w14:textId="77777777" w:rsidR="004023AC" w:rsidRPr="00B26B80" w:rsidRDefault="004023AC" w:rsidP="00B26B80">
            <w:pPr>
              <w:jc w:val="both"/>
              <w:rPr>
                <w:sz w:val="21"/>
                <w:szCs w:val="21"/>
              </w:rPr>
            </w:pPr>
            <w:r w:rsidRPr="00B26B80">
              <w:rPr>
                <w:sz w:val="21"/>
                <w:szCs w:val="21"/>
              </w:rPr>
              <w:t xml:space="preserve">DIC quantity (Asn21) </w:t>
            </w:r>
          </w:p>
        </w:tc>
        <w:tc>
          <w:tcPr>
            <w:tcW w:w="967" w:type="pct"/>
            <w:gridSpan w:val="2"/>
            <w:vAlign w:val="center"/>
          </w:tcPr>
          <w:p w14:paraId="67D951B4" w14:textId="77777777" w:rsidR="004023AC" w:rsidRPr="00B26B80" w:rsidRDefault="004023AC">
            <w:pPr>
              <w:jc w:val="center"/>
              <w:rPr>
                <w:rFonts w:eastAsia="等线"/>
                <w:sz w:val="21"/>
                <w:szCs w:val="21"/>
                <w:lang w:eastAsia="zh-CN"/>
                <w14:ligatures w14:val="standardContextual"/>
              </w:rPr>
            </w:pPr>
            <w:r w:rsidRPr="00B26B80">
              <w:rPr>
                <w:sz w:val="21"/>
                <w:szCs w:val="21"/>
              </w:rPr>
              <w:t>2.90 eq.</w:t>
            </w:r>
          </w:p>
        </w:tc>
        <w:tc>
          <w:tcPr>
            <w:tcW w:w="966" w:type="pct"/>
            <w:gridSpan w:val="2"/>
            <w:shd w:val="clear" w:color="auto" w:fill="FFFFFF" w:themeFill="background1"/>
            <w:vAlign w:val="center"/>
          </w:tcPr>
          <w:p w14:paraId="172055BD" w14:textId="77777777" w:rsidR="004023AC" w:rsidRPr="00B26B80" w:rsidRDefault="004023AC">
            <w:pPr>
              <w:jc w:val="center"/>
              <w:rPr>
                <w:rFonts w:eastAsia="等线"/>
                <w:sz w:val="21"/>
                <w:szCs w:val="21"/>
                <w:lang w:eastAsia="zh-CN"/>
                <w14:ligatures w14:val="standardContextual"/>
              </w:rPr>
            </w:pPr>
            <w:r w:rsidRPr="00B26B80">
              <w:rPr>
                <w:sz w:val="21"/>
                <w:szCs w:val="21"/>
              </w:rPr>
              <w:t xml:space="preserve">2.52 – 3.29 </w:t>
            </w:r>
            <w:proofErr w:type="spellStart"/>
            <w:r w:rsidRPr="00B26B80">
              <w:rPr>
                <w:sz w:val="21"/>
                <w:szCs w:val="21"/>
              </w:rPr>
              <w:t>eq</w:t>
            </w:r>
            <w:proofErr w:type="spellEnd"/>
          </w:p>
        </w:tc>
        <w:tc>
          <w:tcPr>
            <w:tcW w:w="964" w:type="pct"/>
            <w:shd w:val="clear" w:color="auto" w:fill="FFFFFF" w:themeFill="background1"/>
            <w:vAlign w:val="center"/>
          </w:tcPr>
          <w:p w14:paraId="4E85E3FD"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5A54C463" w14:textId="77777777" w:rsidTr="00B26B80">
        <w:trPr>
          <w:trHeight w:val="283"/>
        </w:trPr>
        <w:tc>
          <w:tcPr>
            <w:tcW w:w="2103" w:type="pct"/>
            <w:vAlign w:val="center"/>
          </w:tcPr>
          <w:p w14:paraId="632B7EF2" w14:textId="77777777" w:rsidR="004023AC" w:rsidRPr="00B26B80" w:rsidRDefault="004023AC" w:rsidP="00B26B80">
            <w:pPr>
              <w:jc w:val="both"/>
              <w:rPr>
                <w:sz w:val="21"/>
                <w:szCs w:val="21"/>
              </w:rPr>
            </w:pPr>
            <w:r w:rsidRPr="00B26B80">
              <w:rPr>
                <w:sz w:val="21"/>
                <w:szCs w:val="21"/>
              </w:rPr>
              <w:t xml:space="preserve">Total activation DMF quantity (Standard AA) </w:t>
            </w:r>
          </w:p>
        </w:tc>
        <w:tc>
          <w:tcPr>
            <w:tcW w:w="967" w:type="pct"/>
            <w:gridSpan w:val="2"/>
            <w:vAlign w:val="center"/>
          </w:tcPr>
          <w:p w14:paraId="4321CD3D" w14:textId="226958DE" w:rsidR="004023AC" w:rsidRPr="00B26B80" w:rsidRDefault="00976E20">
            <w:pPr>
              <w:jc w:val="center"/>
              <w:rPr>
                <w:rFonts w:eastAsia="Yu Mincho"/>
                <w:sz w:val="21"/>
                <w:szCs w:val="21"/>
              </w:rPr>
            </w:pPr>
            <w:r>
              <w:rPr>
                <w:sz w:val="21"/>
                <w:szCs w:val="21"/>
              </w:rPr>
              <w:t>6.64 kg/kg</w:t>
            </w:r>
          </w:p>
        </w:tc>
        <w:tc>
          <w:tcPr>
            <w:tcW w:w="966" w:type="pct"/>
            <w:gridSpan w:val="2"/>
            <w:shd w:val="clear" w:color="auto" w:fill="FFFFFF" w:themeFill="background1"/>
            <w:vAlign w:val="center"/>
          </w:tcPr>
          <w:p w14:paraId="528FCD72" w14:textId="302B376B" w:rsidR="004023AC" w:rsidRPr="00B26B80" w:rsidRDefault="00976E20">
            <w:pPr>
              <w:jc w:val="center"/>
              <w:rPr>
                <w:rFonts w:eastAsia="Yu Mincho"/>
                <w:sz w:val="21"/>
                <w:szCs w:val="21"/>
              </w:rPr>
            </w:pPr>
            <w:r>
              <w:rPr>
                <w:sz w:val="21"/>
                <w:szCs w:val="21"/>
              </w:rPr>
              <w:t>5.84 – 7.46 kg/kg</w:t>
            </w:r>
          </w:p>
        </w:tc>
        <w:tc>
          <w:tcPr>
            <w:tcW w:w="964" w:type="pct"/>
            <w:shd w:val="clear" w:color="auto" w:fill="FFFFFF" w:themeFill="background1"/>
            <w:vAlign w:val="center"/>
          </w:tcPr>
          <w:p w14:paraId="71C98088"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2A56A06C" w14:textId="77777777" w:rsidTr="00B26B80">
        <w:trPr>
          <w:trHeight w:val="283"/>
        </w:trPr>
        <w:tc>
          <w:tcPr>
            <w:tcW w:w="2103" w:type="pct"/>
            <w:vAlign w:val="center"/>
          </w:tcPr>
          <w:p w14:paraId="00FEE1DC" w14:textId="77777777" w:rsidR="004023AC" w:rsidRPr="00B26B80" w:rsidRDefault="004023AC" w:rsidP="00B26B80">
            <w:pPr>
              <w:jc w:val="both"/>
              <w:rPr>
                <w:sz w:val="21"/>
                <w:szCs w:val="21"/>
              </w:rPr>
            </w:pPr>
            <w:r w:rsidRPr="00B26B80">
              <w:rPr>
                <w:sz w:val="21"/>
                <w:szCs w:val="21"/>
              </w:rPr>
              <w:t xml:space="preserve">Total activation DMF quantity (Phe23) </w:t>
            </w:r>
          </w:p>
        </w:tc>
        <w:tc>
          <w:tcPr>
            <w:tcW w:w="967" w:type="pct"/>
            <w:gridSpan w:val="2"/>
            <w:vAlign w:val="center"/>
          </w:tcPr>
          <w:p w14:paraId="4D2B6ADF" w14:textId="77777777" w:rsidR="004023AC" w:rsidRPr="00B26B80" w:rsidRDefault="004023AC">
            <w:pPr>
              <w:jc w:val="center"/>
              <w:rPr>
                <w:rFonts w:eastAsia="等线"/>
                <w:sz w:val="21"/>
                <w:szCs w:val="21"/>
                <w:lang w:eastAsia="zh-CN"/>
                <w14:ligatures w14:val="standardContextual"/>
              </w:rPr>
            </w:pPr>
            <w:r w:rsidRPr="00B26B80">
              <w:rPr>
                <w:sz w:val="21"/>
                <w:szCs w:val="21"/>
              </w:rPr>
              <w:t>4.74 kg/kg</w:t>
            </w:r>
          </w:p>
        </w:tc>
        <w:tc>
          <w:tcPr>
            <w:tcW w:w="966" w:type="pct"/>
            <w:gridSpan w:val="2"/>
            <w:shd w:val="clear" w:color="auto" w:fill="FFFFFF" w:themeFill="background1"/>
            <w:vAlign w:val="center"/>
          </w:tcPr>
          <w:p w14:paraId="122A84D2" w14:textId="36763B55" w:rsidR="004023AC" w:rsidRPr="00B26B80" w:rsidRDefault="00976E20">
            <w:pPr>
              <w:jc w:val="center"/>
              <w:rPr>
                <w:rFonts w:eastAsia="Yu Mincho"/>
                <w:sz w:val="21"/>
                <w:szCs w:val="21"/>
              </w:rPr>
            </w:pPr>
            <w:r>
              <w:rPr>
                <w:sz w:val="21"/>
                <w:szCs w:val="21"/>
              </w:rPr>
              <w:t>4.16 – 5.33 kg/kg</w:t>
            </w:r>
          </w:p>
        </w:tc>
        <w:tc>
          <w:tcPr>
            <w:tcW w:w="964" w:type="pct"/>
            <w:shd w:val="clear" w:color="auto" w:fill="FFFFFF" w:themeFill="background1"/>
            <w:vAlign w:val="center"/>
          </w:tcPr>
          <w:p w14:paraId="04361880"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3B3DBEF2" w14:textId="77777777" w:rsidTr="00B26B80">
        <w:trPr>
          <w:trHeight w:val="283"/>
        </w:trPr>
        <w:tc>
          <w:tcPr>
            <w:tcW w:w="2103" w:type="pct"/>
            <w:vAlign w:val="center"/>
          </w:tcPr>
          <w:p w14:paraId="5855125E" w14:textId="77777777" w:rsidR="004023AC" w:rsidRPr="00B26B80" w:rsidRDefault="004023AC" w:rsidP="00B26B80">
            <w:pPr>
              <w:jc w:val="both"/>
              <w:rPr>
                <w:sz w:val="21"/>
                <w:szCs w:val="21"/>
              </w:rPr>
            </w:pPr>
            <w:r w:rsidRPr="00B26B80">
              <w:rPr>
                <w:sz w:val="21"/>
                <w:szCs w:val="21"/>
              </w:rPr>
              <w:t>Total activation DMF quantity (NMeAsn22, αMePhe15)</w:t>
            </w:r>
          </w:p>
        </w:tc>
        <w:tc>
          <w:tcPr>
            <w:tcW w:w="967" w:type="pct"/>
            <w:gridSpan w:val="2"/>
            <w:vAlign w:val="center"/>
          </w:tcPr>
          <w:p w14:paraId="52AE96C2" w14:textId="77777777" w:rsidR="004023AC" w:rsidRPr="00B26B80" w:rsidRDefault="004023AC">
            <w:pPr>
              <w:jc w:val="center"/>
              <w:rPr>
                <w:rFonts w:eastAsia="等线"/>
                <w:sz w:val="21"/>
                <w:szCs w:val="21"/>
                <w:lang w:eastAsia="zh-CN"/>
                <w14:ligatures w14:val="standardContextual"/>
              </w:rPr>
            </w:pPr>
            <w:r w:rsidRPr="00B26B80">
              <w:rPr>
                <w:sz w:val="21"/>
                <w:szCs w:val="21"/>
              </w:rPr>
              <w:t>5.69 kg/kg</w:t>
            </w:r>
          </w:p>
        </w:tc>
        <w:tc>
          <w:tcPr>
            <w:tcW w:w="966" w:type="pct"/>
            <w:gridSpan w:val="2"/>
            <w:shd w:val="clear" w:color="auto" w:fill="FFFFFF" w:themeFill="background1"/>
            <w:vAlign w:val="center"/>
          </w:tcPr>
          <w:p w14:paraId="6F43F388" w14:textId="58678A7E" w:rsidR="004023AC" w:rsidRPr="00B26B80" w:rsidRDefault="00976E20">
            <w:pPr>
              <w:jc w:val="center"/>
              <w:rPr>
                <w:rFonts w:eastAsia="Yu Mincho"/>
                <w:sz w:val="21"/>
                <w:szCs w:val="21"/>
              </w:rPr>
            </w:pPr>
            <w:r>
              <w:rPr>
                <w:sz w:val="21"/>
                <w:szCs w:val="21"/>
              </w:rPr>
              <w:t>5.00 – 6.41 kg/kg</w:t>
            </w:r>
          </w:p>
        </w:tc>
        <w:tc>
          <w:tcPr>
            <w:tcW w:w="964" w:type="pct"/>
            <w:shd w:val="clear" w:color="auto" w:fill="FFFFFF" w:themeFill="background1"/>
            <w:vAlign w:val="center"/>
          </w:tcPr>
          <w:p w14:paraId="1CE29368"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6A6465BF" w14:textId="77777777" w:rsidTr="00B26B80">
        <w:trPr>
          <w:trHeight w:val="283"/>
        </w:trPr>
        <w:tc>
          <w:tcPr>
            <w:tcW w:w="2103" w:type="pct"/>
            <w:vAlign w:val="center"/>
          </w:tcPr>
          <w:p w14:paraId="4AD30C4D" w14:textId="77777777" w:rsidR="004023AC" w:rsidRPr="00B26B80" w:rsidRDefault="004023AC" w:rsidP="00B26B80">
            <w:pPr>
              <w:jc w:val="both"/>
              <w:rPr>
                <w:sz w:val="21"/>
                <w:szCs w:val="21"/>
              </w:rPr>
            </w:pPr>
            <w:r w:rsidRPr="00B26B80">
              <w:rPr>
                <w:sz w:val="21"/>
                <w:szCs w:val="21"/>
              </w:rPr>
              <w:t xml:space="preserve">Total activation DMF quantity (Asn21) </w:t>
            </w:r>
          </w:p>
        </w:tc>
        <w:tc>
          <w:tcPr>
            <w:tcW w:w="967" w:type="pct"/>
            <w:gridSpan w:val="2"/>
            <w:vAlign w:val="center"/>
          </w:tcPr>
          <w:p w14:paraId="14E8A4A2" w14:textId="460F4862" w:rsidR="004023AC" w:rsidRPr="00B26B80" w:rsidRDefault="004023AC">
            <w:pPr>
              <w:jc w:val="center"/>
              <w:rPr>
                <w:rFonts w:eastAsia="Yu Mincho"/>
                <w:sz w:val="21"/>
                <w:szCs w:val="21"/>
              </w:rPr>
            </w:pPr>
            <w:r w:rsidRPr="00B26B80">
              <w:rPr>
                <w:sz w:val="21"/>
                <w:szCs w:val="21"/>
              </w:rPr>
              <w:t>5.69 kg/kg</w:t>
            </w:r>
          </w:p>
        </w:tc>
        <w:tc>
          <w:tcPr>
            <w:tcW w:w="966" w:type="pct"/>
            <w:gridSpan w:val="2"/>
            <w:shd w:val="clear" w:color="auto" w:fill="FFFFFF" w:themeFill="background1"/>
            <w:vAlign w:val="center"/>
          </w:tcPr>
          <w:p w14:paraId="000FD3C6" w14:textId="0B4CF82E" w:rsidR="004023AC" w:rsidRPr="00B26B80" w:rsidRDefault="00976E20">
            <w:pPr>
              <w:jc w:val="center"/>
              <w:rPr>
                <w:rFonts w:eastAsia="Yu Mincho"/>
                <w:sz w:val="21"/>
                <w:szCs w:val="21"/>
              </w:rPr>
            </w:pPr>
            <w:r>
              <w:rPr>
                <w:sz w:val="21"/>
                <w:szCs w:val="21"/>
              </w:rPr>
              <w:t>4.98 – 6.40 kg/kg</w:t>
            </w:r>
          </w:p>
        </w:tc>
        <w:tc>
          <w:tcPr>
            <w:tcW w:w="964" w:type="pct"/>
            <w:shd w:val="clear" w:color="auto" w:fill="FFFFFF" w:themeFill="background1"/>
            <w:vAlign w:val="center"/>
          </w:tcPr>
          <w:p w14:paraId="7A3BFCF6"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3E8B8DBA" w14:textId="77777777" w:rsidTr="00B26B80">
        <w:trPr>
          <w:trHeight w:val="283"/>
        </w:trPr>
        <w:tc>
          <w:tcPr>
            <w:tcW w:w="2103" w:type="pct"/>
            <w:shd w:val="clear" w:color="auto" w:fill="FFFF00"/>
            <w:vAlign w:val="center"/>
          </w:tcPr>
          <w:p w14:paraId="28A04C18" w14:textId="77777777" w:rsidR="004023AC" w:rsidRPr="00B26B80" w:rsidRDefault="004023AC" w:rsidP="00B26B80">
            <w:pPr>
              <w:shd w:val="clear" w:color="auto" w:fill="FFFF00"/>
              <w:jc w:val="both"/>
              <w:rPr>
                <w:b/>
                <w:sz w:val="21"/>
                <w:szCs w:val="21"/>
              </w:rPr>
            </w:pPr>
            <w:r w:rsidRPr="00B26B80">
              <w:rPr>
                <w:b/>
                <w:sz w:val="21"/>
                <w:szCs w:val="21"/>
              </w:rPr>
              <w:t xml:space="preserve">Activation temperature (Standard AA) </w:t>
            </w:r>
          </w:p>
        </w:tc>
        <w:tc>
          <w:tcPr>
            <w:tcW w:w="967" w:type="pct"/>
            <w:gridSpan w:val="2"/>
            <w:shd w:val="clear" w:color="auto" w:fill="FFFF00"/>
            <w:vAlign w:val="center"/>
          </w:tcPr>
          <w:p w14:paraId="525B7CFE" w14:textId="6C399BCE" w:rsidR="004023AC" w:rsidRPr="00B26B80" w:rsidRDefault="004023AC" w:rsidP="00B26B80">
            <w:pPr>
              <w:shd w:val="clear" w:color="auto" w:fill="FFFF00"/>
              <w:jc w:val="center"/>
              <w:rPr>
                <w:rFonts w:eastAsia="Yu Mincho"/>
                <w:b/>
                <w:sz w:val="21"/>
                <w:szCs w:val="21"/>
              </w:rPr>
            </w:pPr>
            <w:r w:rsidRPr="00B26B80">
              <w:rPr>
                <w:b/>
                <w:sz w:val="21"/>
                <w:szCs w:val="21"/>
              </w:rPr>
              <w:t>20.0 °C</w:t>
            </w:r>
          </w:p>
        </w:tc>
        <w:tc>
          <w:tcPr>
            <w:tcW w:w="966" w:type="pct"/>
            <w:gridSpan w:val="2"/>
            <w:shd w:val="clear" w:color="auto" w:fill="FFFF00"/>
            <w:vAlign w:val="center"/>
          </w:tcPr>
          <w:p w14:paraId="445060D6" w14:textId="35988F07" w:rsidR="004023AC" w:rsidRPr="00B26B80" w:rsidRDefault="00976E20" w:rsidP="00B26B80">
            <w:pPr>
              <w:shd w:val="clear" w:color="auto" w:fill="FFFF00"/>
              <w:jc w:val="center"/>
              <w:rPr>
                <w:rFonts w:eastAsia="Yu Mincho"/>
                <w:b/>
                <w:sz w:val="21"/>
                <w:szCs w:val="21"/>
              </w:rPr>
            </w:pPr>
            <w:r w:rsidRPr="00B26B80">
              <w:rPr>
                <w:b/>
                <w:sz w:val="21"/>
                <w:szCs w:val="21"/>
              </w:rPr>
              <w:t>12.6 – 26.5 °C</w:t>
            </w:r>
          </w:p>
        </w:tc>
        <w:tc>
          <w:tcPr>
            <w:tcW w:w="964" w:type="pct"/>
            <w:shd w:val="clear" w:color="auto" w:fill="FFFF00"/>
            <w:vAlign w:val="center"/>
          </w:tcPr>
          <w:p w14:paraId="5A9FC669"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01129516" w14:textId="77777777" w:rsidTr="00B26B80">
        <w:trPr>
          <w:trHeight w:val="283"/>
        </w:trPr>
        <w:tc>
          <w:tcPr>
            <w:tcW w:w="2103" w:type="pct"/>
            <w:shd w:val="clear" w:color="auto" w:fill="FFFF00"/>
            <w:vAlign w:val="center"/>
          </w:tcPr>
          <w:p w14:paraId="0AC8DB69" w14:textId="77777777" w:rsidR="004023AC" w:rsidRPr="00B26B80" w:rsidRDefault="004023AC" w:rsidP="00B26B80">
            <w:pPr>
              <w:jc w:val="both"/>
              <w:rPr>
                <w:rFonts w:eastAsia="等线"/>
                <w:b/>
                <w:bCs/>
                <w:sz w:val="21"/>
                <w:szCs w:val="21"/>
                <w:u w:val="single"/>
                <w:lang w:eastAsia="zh-CN"/>
                <w14:ligatures w14:val="standardContextual"/>
              </w:rPr>
            </w:pPr>
            <w:r w:rsidRPr="00B26B80">
              <w:rPr>
                <w:b/>
                <w:sz w:val="21"/>
                <w:szCs w:val="21"/>
              </w:rPr>
              <w:t>Activation temperature (Phe23)</w:t>
            </w:r>
          </w:p>
        </w:tc>
        <w:tc>
          <w:tcPr>
            <w:tcW w:w="967" w:type="pct"/>
            <w:gridSpan w:val="2"/>
            <w:shd w:val="clear" w:color="auto" w:fill="FFFF00"/>
            <w:vAlign w:val="center"/>
          </w:tcPr>
          <w:p w14:paraId="537869E1" w14:textId="3A06D95F" w:rsidR="004023AC" w:rsidRPr="00B26B80" w:rsidRDefault="004023AC" w:rsidP="00B26B80">
            <w:pPr>
              <w:shd w:val="clear" w:color="auto" w:fill="FFFF00"/>
              <w:jc w:val="center"/>
              <w:rPr>
                <w:rFonts w:eastAsia="Yu Mincho"/>
                <w:b/>
                <w:sz w:val="21"/>
                <w:szCs w:val="21"/>
              </w:rPr>
            </w:pPr>
            <w:r w:rsidRPr="00B26B80">
              <w:rPr>
                <w:b/>
                <w:sz w:val="21"/>
                <w:szCs w:val="21"/>
              </w:rPr>
              <w:t>5.0 °C</w:t>
            </w:r>
          </w:p>
        </w:tc>
        <w:tc>
          <w:tcPr>
            <w:tcW w:w="966" w:type="pct"/>
            <w:gridSpan w:val="2"/>
            <w:shd w:val="clear" w:color="auto" w:fill="FFFF00"/>
            <w:vAlign w:val="center"/>
          </w:tcPr>
          <w:p w14:paraId="2EA82F24" w14:textId="52B9ECBE" w:rsidR="004023AC" w:rsidRPr="00B26B80" w:rsidRDefault="00976E20" w:rsidP="00B26B80">
            <w:pPr>
              <w:shd w:val="clear" w:color="auto" w:fill="FFFF00"/>
              <w:jc w:val="center"/>
              <w:rPr>
                <w:rFonts w:eastAsia="Yu Mincho"/>
                <w:b/>
                <w:sz w:val="21"/>
                <w:szCs w:val="21"/>
              </w:rPr>
            </w:pPr>
            <w:r w:rsidRPr="00B26B80">
              <w:rPr>
                <w:b/>
                <w:sz w:val="21"/>
                <w:szCs w:val="21"/>
              </w:rPr>
              <w:t>-2.5 – 13.6 °C</w:t>
            </w:r>
          </w:p>
        </w:tc>
        <w:tc>
          <w:tcPr>
            <w:tcW w:w="964" w:type="pct"/>
            <w:shd w:val="clear" w:color="auto" w:fill="FFFF00"/>
            <w:vAlign w:val="center"/>
          </w:tcPr>
          <w:p w14:paraId="05253FF0"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365DD932" w14:textId="77777777" w:rsidTr="00B26B80">
        <w:trPr>
          <w:trHeight w:val="283"/>
        </w:trPr>
        <w:tc>
          <w:tcPr>
            <w:tcW w:w="2103" w:type="pct"/>
            <w:shd w:val="clear" w:color="auto" w:fill="FFFF00"/>
            <w:vAlign w:val="center"/>
          </w:tcPr>
          <w:p w14:paraId="40EE17A0" w14:textId="77777777" w:rsidR="004023AC" w:rsidRPr="00B26B80" w:rsidRDefault="004023AC" w:rsidP="00B26B80">
            <w:pPr>
              <w:shd w:val="clear" w:color="auto" w:fill="FFFF00"/>
              <w:jc w:val="both"/>
              <w:rPr>
                <w:b/>
                <w:sz w:val="21"/>
                <w:szCs w:val="21"/>
              </w:rPr>
            </w:pPr>
            <w:r w:rsidRPr="00B26B80">
              <w:rPr>
                <w:b/>
                <w:sz w:val="21"/>
                <w:szCs w:val="21"/>
              </w:rPr>
              <w:t xml:space="preserve">Activation temperature (NMeAsn22, αMePhe15) </w:t>
            </w:r>
          </w:p>
        </w:tc>
        <w:tc>
          <w:tcPr>
            <w:tcW w:w="967" w:type="pct"/>
            <w:gridSpan w:val="2"/>
            <w:shd w:val="clear" w:color="auto" w:fill="FFFF00"/>
            <w:vAlign w:val="center"/>
          </w:tcPr>
          <w:p w14:paraId="5BD7DF75" w14:textId="6491DE9A" w:rsidR="004023AC" w:rsidRPr="00B26B80" w:rsidRDefault="004023AC" w:rsidP="00B26B80">
            <w:pPr>
              <w:shd w:val="clear" w:color="auto" w:fill="FFFF00"/>
              <w:jc w:val="center"/>
              <w:rPr>
                <w:rFonts w:eastAsia="Yu Mincho"/>
                <w:b/>
                <w:sz w:val="21"/>
                <w:szCs w:val="21"/>
              </w:rPr>
            </w:pPr>
            <w:r w:rsidRPr="00B26B80">
              <w:rPr>
                <w:b/>
                <w:sz w:val="21"/>
                <w:szCs w:val="21"/>
              </w:rPr>
              <w:t>20.0 °C</w:t>
            </w:r>
          </w:p>
        </w:tc>
        <w:tc>
          <w:tcPr>
            <w:tcW w:w="966" w:type="pct"/>
            <w:gridSpan w:val="2"/>
            <w:shd w:val="clear" w:color="auto" w:fill="FFFF00"/>
            <w:vAlign w:val="center"/>
          </w:tcPr>
          <w:p w14:paraId="56BF1C65" w14:textId="244BDFEA" w:rsidR="004023AC" w:rsidRPr="00B26B80" w:rsidRDefault="00976E20" w:rsidP="00B26B80">
            <w:pPr>
              <w:shd w:val="clear" w:color="auto" w:fill="FFFF00"/>
              <w:jc w:val="center"/>
              <w:rPr>
                <w:rFonts w:eastAsia="Yu Mincho"/>
                <w:b/>
                <w:sz w:val="21"/>
                <w:szCs w:val="21"/>
              </w:rPr>
            </w:pPr>
            <w:r w:rsidRPr="00B26B80">
              <w:rPr>
                <w:b/>
                <w:sz w:val="21"/>
                <w:szCs w:val="21"/>
              </w:rPr>
              <w:t>12.6 – 26.9 °C</w:t>
            </w:r>
          </w:p>
        </w:tc>
        <w:tc>
          <w:tcPr>
            <w:tcW w:w="964" w:type="pct"/>
            <w:shd w:val="clear" w:color="auto" w:fill="FFFF00"/>
            <w:vAlign w:val="center"/>
          </w:tcPr>
          <w:p w14:paraId="7CB13C29"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520330FC" w14:textId="77777777" w:rsidTr="00B26B80">
        <w:trPr>
          <w:trHeight w:val="283"/>
        </w:trPr>
        <w:tc>
          <w:tcPr>
            <w:tcW w:w="2103" w:type="pct"/>
            <w:shd w:val="clear" w:color="auto" w:fill="FFFF00"/>
            <w:vAlign w:val="center"/>
          </w:tcPr>
          <w:p w14:paraId="49622702" w14:textId="77777777" w:rsidR="004023AC" w:rsidRPr="00B26B80" w:rsidRDefault="004023AC" w:rsidP="00B26B80">
            <w:pPr>
              <w:jc w:val="both"/>
              <w:rPr>
                <w:rFonts w:eastAsia="等线"/>
                <w:b/>
                <w:bCs/>
                <w:sz w:val="21"/>
                <w:szCs w:val="21"/>
                <w:u w:val="single"/>
                <w:lang w:eastAsia="zh-CN"/>
                <w14:ligatures w14:val="standardContextual"/>
              </w:rPr>
            </w:pPr>
            <w:r w:rsidRPr="00B26B80">
              <w:rPr>
                <w:b/>
                <w:sz w:val="21"/>
                <w:szCs w:val="21"/>
              </w:rPr>
              <w:t>Activation temperature (Asn21)</w:t>
            </w:r>
          </w:p>
        </w:tc>
        <w:tc>
          <w:tcPr>
            <w:tcW w:w="967" w:type="pct"/>
            <w:gridSpan w:val="2"/>
            <w:shd w:val="clear" w:color="auto" w:fill="FFFF00"/>
            <w:vAlign w:val="center"/>
          </w:tcPr>
          <w:p w14:paraId="11E18869" w14:textId="2740A9D9" w:rsidR="004023AC" w:rsidRPr="00B26B80" w:rsidRDefault="004023AC" w:rsidP="00B26B80">
            <w:pPr>
              <w:shd w:val="clear" w:color="auto" w:fill="FFFF00"/>
              <w:jc w:val="center"/>
              <w:rPr>
                <w:rFonts w:eastAsia="Yu Mincho"/>
                <w:b/>
                <w:sz w:val="21"/>
                <w:szCs w:val="21"/>
              </w:rPr>
            </w:pPr>
            <w:r w:rsidRPr="00B26B80">
              <w:rPr>
                <w:b/>
                <w:sz w:val="21"/>
                <w:szCs w:val="21"/>
              </w:rPr>
              <w:t>20.0 °C</w:t>
            </w:r>
          </w:p>
        </w:tc>
        <w:tc>
          <w:tcPr>
            <w:tcW w:w="966" w:type="pct"/>
            <w:gridSpan w:val="2"/>
            <w:shd w:val="clear" w:color="auto" w:fill="FFFF00"/>
            <w:vAlign w:val="center"/>
          </w:tcPr>
          <w:p w14:paraId="2FF325FF" w14:textId="30790DC8" w:rsidR="004023AC" w:rsidRPr="00B26B80" w:rsidRDefault="00976E20" w:rsidP="00B26B80">
            <w:pPr>
              <w:shd w:val="clear" w:color="auto" w:fill="FFFF00"/>
              <w:jc w:val="center"/>
              <w:rPr>
                <w:rFonts w:eastAsia="Yu Mincho"/>
                <w:b/>
                <w:sz w:val="21"/>
                <w:szCs w:val="21"/>
              </w:rPr>
            </w:pPr>
            <w:r w:rsidRPr="00B26B80">
              <w:rPr>
                <w:b/>
                <w:sz w:val="21"/>
                <w:szCs w:val="21"/>
              </w:rPr>
              <w:t>12.2 – 27.9 °C</w:t>
            </w:r>
          </w:p>
        </w:tc>
        <w:tc>
          <w:tcPr>
            <w:tcW w:w="964" w:type="pct"/>
            <w:shd w:val="clear" w:color="auto" w:fill="FFFF00"/>
            <w:vAlign w:val="center"/>
          </w:tcPr>
          <w:p w14:paraId="1E05726B" w14:textId="77777777" w:rsidR="004023AC" w:rsidRPr="00B26B80" w:rsidRDefault="004023AC">
            <w:pPr>
              <w:jc w:val="center"/>
              <w:rPr>
                <w:rFonts w:eastAsia="等线"/>
                <w:b/>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6CA6EE1D" w14:textId="77777777" w:rsidTr="00B26B80">
        <w:trPr>
          <w:trHeight w:val="283"/>
        </w:trPr>
        <w:tc>
          <w:tcPr>
            <w:tcW w:w="2103" w:type="pct"/>
            <w:vAlign w:val="center"/>
          </w:tcPr>
          <w:p w14:paraId="5F7B23A3" w14:textId="77777777" w:rsidR="004023AC" w:rsidRPr="00B26B80" w:rsidRDefault="004023AC" w:rsidP="00B26B80">
            <w:pPr>
              <w:jc w:val="both"/>
              <w:rPr>
                <w:sz w:val="21"/>
                <w:szCs w:val="21"/>
              </w:rPr>
            </w:pPr>
            <w:r w:rsidRPr="00B26B80">
              <w:rPr>
                <w:sz w:val="21"/>
                <w:szCs w:val="21"/>
              </w:rPr>
              <w:t xml:space="preserve">Activation time (Standard AA) </w:t>
            </w:r>
          </w:p>
        </w:tc>
        <w:tc>
          <w:tcPr>
            <w:tcW w:w="967" w:type="pct"/>
            <w:gridSpan w:val="2"/>
            <w:vAlign w:val="center"/>
          </w:tcPr>
          <w:p w14:paraId="12131A3B" w14:textId="77777777" w:rsidR="004023AC" w:rsidRPr="00B26B80" w:rsidRDefault="004023AC">
            <w:pPr>
              <w:jc w:val="center"/>
              <w:rPr>
                <w:rFonts w:eastAsia="等线"/>
                <w:sz w:val="21"/>
                <w:szCs w:val="21"/>
                <w:lang w:eastAsia="zh-CN"/>
                <w14:ligatures w14:val="standardContextual"/>
              </w:rPr>
            </w:pPr>
            <w:r w:rsidRPr="00B26B80">
              <w:rPr>
                <w:sz w:val="21"/>
                <w:szCs w:val="21"/>
              </w:rPr>
              <w:t>20 min</w:t>
            </w:r>
          </w:p>
        </w:tc>
        <w:tc>
          <w:tcPr>
            <w:tcW w:w="966" w:type="pct"/>
            <w:gridSpan w:val="2"/>
            <w:shd w:val="clear" w:color="auto" w:fill="FFFFFF" w:themeFill="background1"/>
            <w:vAlign w:val="center"/>
          </w:tcPr>
          <w:p w14:paraId="01E20023" w14:textId="77777777" w:rsidR="004023AC" w:rsidRPr="00B26B80" w:rsidRDefault="004023AC">
            <w:pPr>
              <w:jc w:val="center"/>
              <w:rPr>
                <w:sz w:val="21"/>
                <w:szCs w:val="21"/>
              </w:rPr>
            </w:pPr>
            <w:r w:rsidRPr="00B26B80">
              <w:rPr>
                <w:sz w:val="21"/>
                <w:szCs w:val="21"/>
              </w:rPr>
              <w:t>0 – 80 min</w:t>
            </w:r>
          </w:p>
        </w:tc>
        <w:tc>
          <w:tcPr>
            <w:tcW w:w="964" w:type="pct"/>
            <w:shd w:val="clear" w:color="auto" w:fill="FFFFFF" w:themeFill="background1"/>
            <w:vAlign w:val="center"/>
          </w:tcPr>
          <w:p w14:paraId="562BE2C1"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1922C5E7" w14:textId="77777777" w:rsidTr="00B26B80">
        <w:trPr>
          <w:trHeight w:val="283"/>
        </w:trPr>
        <w:tc>
          <w:tcPr>
            <w:tcW w:w="2103" w:type="pct"/>
            <w:vAlign w:val="center"/>
          </w:tcPr>
          <w:p w14:paraId="5B09C3DF" w14:textId="77777777" w:rsidR="004023AC" w:rsidRPr="00B26B80" w:rsidRDefault="004023AC" w:rsidP="00B26B80">
            <w:pPr>
              <w:jc w:val="both"/>
              <w:rPr>
                <w:sz w:val="21"/>
                <w:szCs w:val="21"/>
              </w:rPr>
            </w:pPr>
            <w:r w:rsidRPr="00B26B80">
              <w:rPr>
                <w:sz w:val="21"/>
                <w:szCs w:val="21"/>
              </w:rPr>
              <w:t xml:space="preserve">Activation time (Phe23) </w:t>
            </w:r>
          </w:p>
        </w:tc>
        <w:tc>
          <w:tcPr>
            <w:tcW w:w="967" w:type="pct"/>
            <w:gridSpan w:val="2"/>
            <w:vAlign w:val="center"/>
          </w:tcPr>
          <w:p w14:paraId="20AC2D3D" w14:textId="77777777" w:rsidR="004023AC" w:rsidRPr="00B26B80" w:rsidRDefault="004023AC">
            <w:pPr>
              <w:jc w:val="center"/>
              <w:rPr>
                <w:sz w:val="21"/>
                <w:szCs w:val="21"/>
              </w:rPr>
            </w:pPr>
            <w:r w:rsidRPr="00B26B80">
              <w:rPr>
                <w:sz w:val="21"/>
                <w:szCs w:val="21"/>
              </w:rPr>
              <w:t>20 min</w:t>
            </w:r>
          </w:p>
        </w:tc>
        <w:tc>
          <w:tcPr>
            <w:tcW w:w="966" w:type="pct"/>
            <w:gridSpan w:val="2"/>
            <w:shd w:val="clear" w:color="auto" w:fill="FFFFFF" w:themeFill="background1"/>
            <w:vAlign w:val="center"/>
          </w:tcPr>
          <w:p w14:paraId="08502DDE" w14:textId="77777777" w:rsidR="004023AC" w:rsidRPr="00B26B80" w:rsidRDefault="004023AC">
            <w:pPr>
              <w:jc w:val="center"/>
              <w:rPr>
                <w:sz w:val="21"/>
                <w:szCs w:val="21"/>
              </w:rPr>
            </w:pPr>
            <w:r w:rsidRPr="00B26B80">
              <w:rPr>
                <w:sz w:val="21"/>
                <w:szCs w:val="21"/>
              </w:rPr>
              <w:t>0 – 80 min</w:t>
            </w:r>
          </w:p>
        </w:tc>
        <w:tc>
          <w:tcPr>
            <w:tcW w:w="964" w:type="pct"/>
            <w:shd w:val="clear" w:color="auto" w:fill="FFFFFF" w:themeFill="background1"/>
            <w:vAlign w:val="center"/>
          </w:tcPr>
          <w:p w14:paraId="06FC53AD"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5AC2799F" w14:textId="77777777" w:rsidTr="00B26B80">
        <w:trPr>
          <w:trHeight w:val="283"/>
        </w:trPr>
        <w:tc>
          <w:tcPr>
            <w:tcW w:w="2103" w:type="pct"/>
            <w:vAlign w:val="center"/>
          </w:tcPr>
          <w:p w14:paraId="660EEF48" w14:textId="77777777" w:rsidR="004023AC" w:rsidRPr="00B26B80" w:rsidRDefault="004023AC" w:rsidP="00B26B80">
            <w:pPr>
              <w:jc w:val="both"/>
              <w:rPr>
                <w:sz w:val="21"/>
                <w:szCs w:val="21"/>
              </w:rPr>
            </w:pPr>
            <w:r w:rsidRPr="00B26B80">
              <w:rPr>
                <w:sz w:val="21"/>
                <w:szCs w:val="21"/>
              </w:rPr>
              <w:t xml:space="preserve">Activation time (NMeAsn22, αMePhe15) </w:t>
            </w:r>
          </w:p>
        </w:tc>
        <w:tc>
          <w:tcPr>
            <w:tcW w:w="967" w:type="pct"/>
            <w:gridSpan w:val="2"/>
            <w:vAlign w:val="center"/>
          </w:tcPr>
          <w:p w14:paraId="65FE781E" w14:textId="77777777" w:rsidR="004023AC" w:rsidRPr="00B26B80" w:rsidRDefault="004023AC">
            <w:pPr>
              <w:jc w:val="center"/>
              <w:rPr>
                <w:rFonts w:eastAsia="等线"/>
                <w:sz w:val="21"/>
                <w:szCs w:val="21"/>
                <w:lang w:eastAsia="zh-CN"/>
                <w14:ligatures w14:val="standardContextual"/>
              </w:rPr>
            </w:pPr>
            <w:r w:rsidRPr="00B26B80">
              <w:rPr>
                <w:sz w:val="21"/>
                <w:szCs w:val="21"/>
              </w:rPr>
              <w:t>20 min</w:t>
            </w:r>
          </w:p>
        </w:tc>
        <w:tc>
          <w:tcPr>
            <w:tcW w:w="966" w:type="pct"/>
            <w:gridSpan w:val="2"/>
            <w:shd w:val="clear" w:color="auto" w:fill="FFFFFF" w:themeFill="background1"/>
            <w:vAlign w:val="center"/>
          </w:tcPr>
          <w:p w14:paraId="6E53045E" w14:textId="77777777" w:rsidR="004023AC" w:rsidRPr="00B26B80" w:rsidRDefault="004023AC">
            <w:pPr>
              <w:jc w:val="center"/>
              <w:rPr>
                <w:sz w:val="21"/>
                <w:szCs w:val="21"/>
              </w:rPr>
            </w:pPr>
            <w:r w:rsidRPr="00B26B80">
              <w:rPr>
                <w:sz w:val="21"/>
                <w:szCs w:val="21"/>
              </w:rPr>
              <w:t>0 – 80 min</w:t>
            </w:r>
          </w:p>
        </w:tc>
        <w:tc>
          <w:tcPr>
            <w:tcW w:w="964" w:type="pct"/>
            <w:shd w:val="clear" w:color="auto" w:fill="FFFFFF" w:themeFill="background1"/>
            <w:vAlign w:val="center"/>
          </w:tcPr>
          <w:p w14:paraId="01DB7274"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69176803" w14:textId="77777777" w:rsidTr="00B26B80">
        <w:trPr>
          <w:trHeight w:val="283"/>
        </w:trPr>
        <w:tc>
          <w:tcPr>
            <w:tcW w:w="2103" w:type="pct"/>
            <w:vAlign w:val="center"/>
          </w:tcPr>
          <w:p w14:paraId="71C0AC6A" w14:textId="77777777" w:rsidR="004023AC" w:rsidRPr="00B26B80" w:rsidRDefault="004023AC" w:rsidP="00B26B80">
            <w:pPr>
              <w:jc w:val="both"/>
              <w:rPr>
                <w:rFonts w:eastAsia="等线"/>
                <w:b/>
                <w:bCs/>
                <w:sz w:val="21"/>
                <w:szCs w:val="21"/>
                <w:u w:val="single"/>
                <w:lang w:eastAsia="zh-CN"/>
                <w14:ligatures w14:val="standardContextual"/>
              </w:rPr>
            </w:pPr>
            <w:r w:rsidRPr="00B26B80">
              <w:rPr>
                <w:sz w:val="21"/>
                <w:szCs w:val="21"/>
              </w:rPr>
              <w:t>Activation time (Asn21)</w:t>
            </w:r>
          </w:p>
        </w:tc>
        <w:tc>
          <w:tcPr>
            <w:tcW w:w="967" w:type="pct"/>
            <w:gridSpan w:val="2"/>
            <w:vAlign w:val="center"/>
          </w:tcPr>
          <w:p w14:paraId="07A365AF" w14:textId="77777777" w:rsidR="004023AC" w:rsidRPr="00B26B80" w:rsidRDefault="004023AC">
            <w:pPr>
              <w:jc w:val="center"/>
              <w:rPr>
                <w:rFonts w:eastAsia="等线"/>
                <w:sz w:val="21"/>
                <w:szCs w:val="21"/>
                <w:lang w:eastAsia="zh-CN"/>
                <w14:ligatures w14:val="standardContextual"/>
              </w:rPr>
            </w:pPr>
            <w:r w:rsidRPr="00B26B80">
              <w:rPr>
                <w:sz w:val="21"/>
                <w:szCs w:val="21"/>
              </w:rPr>
              <w:t>20 min</w:t>
            </w:r>
          </w:p>
        </w:tc>
        <w:tc>
          <w:tcPr>
            <w:tcW w:w="966" w:type="pct"/>
            <w:gridSpan w:val="2"/>
            <w:shd w:val="clear" w:color="auto" w:fill="FFFFFF" w:themeFill="background1"/>
            <w:vAlign w:val="center"/>
          </w:tcPr>
          <w:p w14:paraId="228091C4" w14:textId="77777777" w:rsidR="004023AC" w:rsidRPr="00B26B80" w:rsidRDefault="004023AC">
            <w:pPr>
              <w:jc w:val="center"/>
              <w:rPr>
                <w:sz w:val="21"/>
                <w:szCs w:val="21"/>
              </w:rPr>
            </w:pPr>
            <w:r w:rsidRPr="00B26B80">
              <w:rPr>
                <w:sz w:val="21"/>
                <w:szCs w:val="21"/>
              </w:rPr>
              <w:t>0 – 80 min</w:t>
            </w:r>
          </w:p>
        </w:tc>
        <w:tc>
          <w:tcPr>
            <w:tcW w:w="964" w:type="pct"/>
            <w:shd w:val="clear" w:color="auto" w:fill="FFFFFF" w:themeFill="background1"/>
            <w:vAlign w:val="center"/>
          </w:tcPr>
          <w:p w14:paraId="3964BF9B"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4C0299CC" w14:textId="77777777" w:rsidTr="0037035D">
        <w:trPr>
          <w:trHeight w:val="283"/>
        </w:trPr>
        <w:tc>
          <w:tcPr>
            <w:tcW w:w="5000" w:type="pct"/>
            <w:gridSpan w:val="6"/>
            <w:shd w:val="clear" w:color="auto" w:fill="EEF4FB"/>
            <w:vAlign w:val="center"/>
          </w:tcPr>
          <w:p w14:paraId="41FE189A" w14:textId="77777777" w:rsidR="004023AC" w:rsidRPr="00750A6A" w:rsidRDefault="004023AC" w:rsidP="0037035D">
            <w:pPr>
              <w:rPr>
                <w:b/>
                <w:bCs/>
                <w:sz w:val="21"/>
                <w:szCs w:val="21"/>
                <w:u w:val="single"/>
              </w:rPr>
            </w:pPr>
            <w:r w:rsidRPr="00B26B80">
              <w:rPr>
                <w:b/>
                <w:sz w:val="21"/>
                <w:szCs w:val="21"/>
                <w:u w:val="single"/>
              </w:rPr>
              <w:t>COUPLING</w:t>
            </w:r>
          </w:p>
        </w:tc>
      </w:tr>
      <w:tr w:rsidR="004023AC" w:rsidRPr="00750A6A" w14:paraId="1F3D702A" w14:textId="77777777" w:rsidTr="00B26B80">
        <w:trPr>
          <w:trHeight w:val="283"/>
        </w:trPr>
        <w:tc>
          <w:tcPr>
            <w:tcW w:w="2103" w:type="pct"/>
            <w:vAlign w:val="center"/>
          </w:tcPr>
          <w:p w14:paraId="2A42EE30" w14:textId="3794CEDE" w:rsidR="004023AC" w:rsidRPr="00B26B80" w:rsidRDefault="004023AC" w:rsidP="00B26B80">
            <w:pPr>
              <w:jc w:val="both"/>
              <w:rPr>
                <w:rFonts w:eastAsia="Yu Mincho"/>
                <w:sz w:val="21"/>
                <w:szCs w:val="21"/>
              </w:rPr>
            </w:pPr>
            <w:r w:rsidRPr="00B26B80">
              <w:rPr>
                <w:sz w:val="21"/>
                <w:szCs w:val="21"/>
              </w:rPr>
              <w:t>Total coupl</w:t>
            </w:r>
            <w:r w:rsidR="00D60E80">
              <w:rPr>
                <w:sz w:val="21"/>
                <w:szCs w:val="21"/>
              </w:rPr>
              <w:t xml:space="preserve">ing DMF quantity (Standard AA) </w:t>
            </w:r>
          </w:p>
        </w:tc>
        <w:tc>
          <w:tcPr>
            <w:tcW w:w="967" w:type="pct"/>
            <w:gridSpan w:val="2"/>
            <w:vAlign w:val="center"/>
          </w:tcPr>
          <w:p w14:paraId="64B86015" w14:textId="77777777" w:rsidR="004023AC" w:rsidRPr="00B26B80" w:rsidRDefault="004023AC">
            <w:pPr>
              <w:jc w:val="center"/>
              <w:rPr>
                <w:sz w:val="21"/>
                <w:szCs w:val="21"/>
              </w:rPr>
            </w:pPr>
            <w:r w:rsidRPr="00B26B80">
              <w:rPr>
                <w:sz w:val="21"/>
                <w:szCs w:val="21"/>
              </w:rPr>
              <w:t>7.58 kg/kg</w:t>
            </w:r>
          </w:p>
        </w:tc>
        <w:tc>
          <w:tcPr>
            <w:tcW w:w="966" w:type="pct"/>
            <w:gridSpan w:val="2"/>
            <w:shd w:val="clear" w:color="auto" w:fill="FFFFFF" w:themeFill="background1"/>
            <w:vAlign w:val="center"/>
          </w:tcPr>
          <w:p w14:paraId="104AEBC2" w14:textId="77777777" w:rsidR="004023AC" w:rsidRPr="00B26B80" w:rsidRDefault="004023AC">
            <w:pPr>
              <w:jc w:val="center"/>
              <w:rPr>
                <w:sz w:val="21"/>
                <w:szCs w:val="21"/>
              </w:rPr>
            </w:pPr>
            <w:r w:rsidRPr="00B26B80">
              <w:rPr>
                <w:sz w:val="21"/>
                <w:szCs w:val="21"/>
              </w:rPr>
              <w:t>6.67 – 8.53 kg/kg</w:t>
            </w:r>
          </w:p>
        </w:tc>
        <w:tc>
          <w:tcPr>
            <w:tcW w:w="964" w:type="pct"/>
            <w:shd w:val="clear" w:color="auto" w:fill="FFFFFF" w:themeFill="background1"/>
            <w:vAlign w:val="center"/>
          </w:tcPr>
          <w:p w14:paraId="25433B0F"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551551A3" w14:textId="77777777" w:rsidTr="00B26B80">
        <w:trPr>
          <w:trHeight w:val="283"/>
        </w:trPr>
        <w:tc>
          <w:tcPr>
            <w:tcW w:w="2103" w:type="pct"/>
            <w:vAlign w:val="center"/>
          </w:tcPr>
          <w:p w14:paraId="1304BA33" w14:textId="77777777" w:rsidR="004023AC" w:rsidRPr="00750A6A" w:rsidRDefault="004023AC" w:rsidP="00B26B80">
            <w:pPr>
              <w:jc w:val="both"/>
              <w:rPr>
                <w:b/>
                <w:bCs/>
                <w:sz w:val="21"/>
                <w:szCs w:val="21"/>
                <w:u w:val="single"/>
              </w:rPr>
            </w:pPr>
            <w:r w:rsidRPr="00B26B80">
              <w:rPr>
                <w:sz w:val="21"/>
                <w:szCs w:val="21"/>
              </w:rPr>
              <w:t>Total coupling DMF quantity (Phe23)</w:t>
            </w:r>
          </w:p>
        </w:tc>
        <w:tc>
          <w:tcPr>
            <w:tcW w:w="967" w:type="pct"/>
            <w:gridSpan w:val="2"/>
            <w:vAlign w:val="center"/>
          </w:tcPr>
          <w:p w14:paraId="3768002F" w14:textId="77777777" w:rsidR="004023AC" w:rsidRPr="00B26B80" w:rsidRDefault="004023AC">
            <w:pPr>
              <w:jc w:val="center"/>
              <w:rPr>
                <w:sz w:val="21"/>
                <w:szCs w:val="21"/>
              </w:rPr>
            </w:pPr>
            <w:r w:rsidRPr="00B26B80">
              <w:rPr>
                <w:sz w:val="21"/>
                <w:szCs w:val="21"/>
              </w:rPr>
              <w:t>7.58 kg/kg</w:t>
            </w:r>
          </w:p>
        </w:tc>
        <w:tc>
          <w:tcPr>
            <w:tcW w:w="966" w:type="pct"/>
            <w:gridSpan w:val="2"/>
            <w:shd w:val="clear" w:color="auto" w:fill="FFFFFF" w:themeFill="background1"/>
            <w:vAlign w:val="center"/>
          </w:tcPr>
          <w:p w14:paraId="2BDBD3C2" w14:textId="77777777" w:rsidR="004023AC" w:rsidRPr="00B26B80" w:rsidRDefault="004023AC">
            <w:pPr>
              <w:jc w:val="center"/>
              <w:rPr>
                <w:sz w:val="21"/>
                <w:szCs w:val="21"/>
              </w:rPr>
            </w:pPr>
            <w:r w:rsidRPr="00B26B80">
              <w:rPr>
                <w:sz w:val="21"/>
                <w:szCs w:val="21"/>
              </w:rPr>
              <w:t>4.99 – 8.54 kg/kg</w:t>
            </w:r>
          </w:p>
        </w:tc>
        <w:tc>
          <w:tcPr>
            <w:tcW w:w="964" w:type="pct"/>
            <w:shd w:val="clear" w:color="auto" w:fill="FFFFFF" w:themeFill="background1"/>
            <w:vAlign w:val="center"/>
          </w:tcPr>
          <w:p w14:paraId="2B57744C"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189B5B15" w14:textId="77777777" w:rsidTr="00B26B80">
        <w:trPr>
          <w:trHeight w:val="283"/>
        </w:trPr>
        <w:tc>
          <w:tcPr>
            <w:tcW w:w="2103" w:type="pct"/>
            <w:vAlign w:val="center"/>
          </w:tcPr>
          <w:p w14:paraId="2DE9C5BD" w14:textId="77777777" w:rsidR="004023AC" w:rsidRPr="00B26B80" w:rsidRDefault="004023AC" w:rsidP="00B26B80">
            <w:pPr>
              <w:jc w:val="both"/>
              <w:rPr>
                <w:sz w:val="21"/>
                <w:szCs w:val="21"/>
              </w:rPr>
            </w:pPr>
            <w:r w:rsidRPr="00B26B80">
              <w:rPr>
                <w:sz w:val="21"/>
                <w:szCs w:val="21"/>
              </w:rPr>
              <w:lastRenderedPageBreak/>
              <w:t xml:space="preserve">Total coupling DMF quantity (NMeAsn22, αMePhe15) </w:t>
            </w:r>
          </w:p>
        </w:tc>
        <w:tc>
          <w:tcPr>
            <w:tcW w:w="967" w:type="pct"/>
            <w:gridSpan w:val="2"/>
            <w:vAlign w:val="center"/>
          </w:tcPr>
          <w:p w14:paraId="7C53B03C" w14:textId="77777777" w:rsidR="004023AC" w:rsidRPr="00B26B80" w:rsidRDefault="004023AC">
            <w:pPr>
              <w:jc w:val="center"/>
              <w:rPr>
                <w:sz w:val="21"/>
                <w:szCs w:val="21"/>
              </w:rPr>
            </w:pPr>
            <w:r w:rsidRPr="00B26B80">
              <w:rPr>
                <w:sz w:val="21"/>
                <w:szCs w:val="21"/>
              </w:rPr>
              <w:t>6.64 kg/kg</w:t>
            </w:r>
          </w:p>
        </w:tc>
        <w:tc>
          <w:tcPr>
            <w:tcW w:w="966" w:type="pct"/>
            <w:gridSpan w:val="2"/>
            <w:shd w:val="clear" w:color="auto" w:fill="FFFFFF" w:themeFill="background1"/>
            <w:vAlign w:val="center"/>
          </w:tcPr>
          <w:p w14:paraId="319CE010" w14:textId="77777777" w:rsidR="004023AC" w:rsidRPr="00B26B80" w:rsidRDefault="004023AC">
            <w:pPr>
              <w:jc w:val="center"/>
              <w:rPr>
                <w:sz w:val="21"/>
                <w:szCs w:val="21"/>
              </w:rPr>
            </w:pPr>
            <w:r w:rsidRPr="00B26B80">
              <w:rPr>
                <w:sz w:val="21"/>
                <w:szCs w:val="21"/>
              </w:rPr>
              <w:t>5.83 – 7.49 kg/kg</w:t>
            </w:r>
          </w:p>
        </w:tc>
        <w:tc>
          <w:tcPr>
            <w:tcW w:w="964" w:type="pct"/>
            <w:shd w:val="clear" w:color="auto" w:fill="FFFFFF" w:themeFill="background1"/>
            <w:vAlign w:val="center"/>
          </w:tcPr>
          <w:p w14:paraId="6A4C9FCD"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4AF2CFDD" w14:textId="77777777" w:rsidTr="00B26B80">
        <w:trPr>
          <w:trHeight w:val="283"/>
        </w:trPr>
        <w:tc>
          <w:tcPr>
            <w:tcW w:w="2103" w:type="pct"/>
            <w:vAlign w:val="center"/>
          </w:tcPr>
          <w:p w14:paraId="1B0205C7" w14:textId="77777777" w:rsidR="004023AC" w:rsidRPr="00B26B80" w:rsidRDefault="004023AC" w:rsidP="00B26B80">
            <w:pPr>
              <w:jc w:val="both"/>
              <w:rPr>
                <w:rFonts w:eastAsia="等线"/>
                <w:sz w:val="21"/>
                <w:szCs w:val="21"/>
                <w:lang w:eastAsia="zh-CN"/>
                <w14:ligatures w14:val="standardContextual"/>
              </w:rPr>
            </w:pPr>
            <w:r w:rsidRPr="00B26B80">
              <w:rPr>
                <w:sz w:val="21"/>
                <w:szCs w:val="21"/>
              </w:rPr>
              <w:t>Total coupling DMF quantity (Asn21)</w:t>
            </w:r>
          </w:p>
        </w:tc>
        <w:tc>
          <w:tcPr>
            <w:tcW w:w="967" w:type="pct"/>
            <w:gridSpan w:val="2"/>
            <w:vAlign w:val="center"/>
          </w:tcPr>
          <w:p w14:paraId="37A47245" w14:textId="77777777" w:rsidR="004023AC" w:rsidRPr="00B26B80" w:rsidRDefault="004023AC">
            <w:pPr>
              <w:jc w:val="center"/>
              <w:rPr>
                <w:sz w:val="21"/>
                <w:szCs w:val="21"/>
              </w:rPr>
            </w:pPr>
            <w:r w:rsidRPr="00B26B80">
              <w:rPr>
                <w:sz w:val="21"/>
                <w:szCs w:val="21"/>
              </w:rPr>
              <w:t>7.58 kg/kg</w:t>
            </w:r>
          </w:p>
        </w:tc>
        <w:tc>
          <w:tcPr>
            <w:tcW w:w="966" w:type="pct"/>
            <w:gridSpan w:val="2"/>
            <w:shd w:val="clear" w:color="auto" w:fill="FFFFFF" w:themeFill="background1"/>
            <w:vAlign w:val="center"/>
          </w:tcPr>
          <w:p w14:paraId="3AC085C7" w14:textId="77777777" w:rsidR="004023AC" w:rsidRPr="00B26B80" w:rsidRDefault="004023AC">
            <w:pPr>
              <w:jc w:val="center"/>
              <w:rPr>
                <w:sz w:val="21"/>
                <w:szCs w:val="21"/>
              </w:rPr>
            </w:pPr>
            <w:r w:rsidRPr="00B26B80">
              <w:rPr>
                <w:sz w:val="21"/>
                <w:szCs w:val="21"/>
              </w:rPr>
              <w:t>6.65 – 8.55 kg/kg</w:t>
            </w:r>
          </w:p>
        </w:tc>
        <w:tc>
          <w:tcPr>
            <w:tcW w:w="964" w:type="pct"/>
            <w:shd w:val="clear" w:color="auto" w:fill="FFFFFF" w:themeFill="background1"/>
            <w:vAlign w:val="center"/>
          </w:tcPr>
          <w:p w14:paraId="06D8EC6D"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0845FE20" w14:textId="77777777" w:rsidTr="00B26B80">
        <w:trPr>
          <w:trHeight w:val="283"/>
        </w:trPr>
        <w:tc>
          <w:tcPr>
            <w:tcW w:w="2103" w:type="pct"/>
            <w:vAlign w:val="center"/>
          </w:tcPr>
          <w:p w14:paraId="601D28F3" w14:textId="77777777" w:rsidR="004023AC" w:rsidRPr="00B26B80" w:rsidRDefault="004023AC" w:rsidP="00B26B80">
            <w:pPr>
              <w:jc w:val="both"/>
              <w:rPr>
                <w:rFonts w:eastAsia="等线"/>
                <w:sz w:val="21"/>
                <w:szCs w:val="21"/>
                <w:lang w:eastAsia="zh-CN"/>
                <w14:ligatures w14:val="standardContextual"/>
              </w:rPr>
            </w:pPr>
            <w:proofErr w:type="spellStart"/>
            <w:r w:rsidRPr="00B26B80">
              <w:rPr>
                <w:sz w:val="21"/>
                <w:szCs w:val="21"/>
              </w:rPr>
              <w:t>Oxyma</w:t>
            </w:r>
            <w:proofErr w:type="spellEnd"/>
            <w:r w:rsidRPr="00B26B80">
              <w:rPr>
                <w:sz w:val="21"/>
                <w:szCs w:val="21"/>
              </w:rPr>
              <w:t xml:space="preserve"> kicker charge quantity (Asn21 cycle)</w:t>
            </w:r>
          </w:p>
        </w:tc>
        <w:tc>
          <w:tcPr>
            <w:tcW w:w="967" w:type="pct"/>
            <w:gridSpan w:val="2"/>
            <w:vAlign w:val="center"/>
          </w:tcPr>
          <w:p w14:paraId="59B8E00C" w14:textId="77777777" w:rsidR="004023AC" w:rsidRPr="00B26B80" w:rsidRDefault="004023AC">
            <w:pPr>
              <w:jc w:val="center"/>
              <w:rPr>
                <w:sz w:val="21"/>
                <w:szCs w:val="21"/>
              </w:rPr>
            </w:pPr>
            <w:r w:rsidRPr="00B26B80">
              <w:rPr>
                <w:sz w:val="21"/>
                <w:szCs w:val="21"/>
              </w:rPr>
              <w:t>1.00 eq.</w:t>
            </w:r>
          </w:p>
        </w:tc>
        <w:tc>
          <w:tcPr>
            <w:tcW w:w="966" w:type="pct"/>
            <w:gridSpan w:val="2"/>
            <w:shd w:val="clear" w:color="auto" w:fill="FFFFFF" w:themeFill="background1"/>
            <w:vAlign w:val="center"/>
          </w:tcPr>
          <w:p w14:paraId="24780A2C" w14:textId="77777777" w:rsidR="004023AC" w:rsidRPr="00B26B80" w:rsidRDefault="004023AC">
            <w:pPr>
              <w:jc w:val="center"/>
              <w:rPr>
                <w:sz w:val="21"/>
                <w:szCs w:val="21"/>
              </w:rPr>
            </w:pPr>
            <w:r w:rsidRPr="00B26B80">
              <w:rPr>
                <w:sz w:val="21"/>
                <w:szCs w:val="21"/>
              </w:rPr>
              <w:t>0.94 – 1.13 eq.</w:t>
            </w:r>
          </w:p>
        </w:tc>
        <w:tc>
          <w:tcPr>
            <w:tcW w:w="964" w:type="pct"/>
            <w:shd w:val="clear" w:color="auto" w:fill="FFFFFF" w:themeFill="background1"/>
            <w:vAlign w:val="center"/>
          </w:tcPr>
          <w:p w14:paraId="2C2AFD59"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329920D6" w14:textId="77777777" w:rsidTr="00B26B80">
        <w:trPr>
          <w:trHeight w:val="283"/>
        </w:trPr>
        <w:tc>
          <w:tcPr>
            <w:tcW w:w="2103" w:type="pct"/>
            <w:vAlign w:val="center"/>
          </w:tcPr>
          <w:p w14:paraId="0032CD59" w14:textId="77777777" w:rsidR="004023AC" w:rsidRPr="00B26B80" w:rsidRDefault="004023AC" w:rsidP="00B26B80">
            <w:pPr>
              <w:jc w:val="both"/>
              <w:rPr>
                <w:sz w:val="21"/>
                <w:szCs w:val="21"/>
              </w:rPr>
            </w:pPr>
            <w:r w:rsidRPr="00B26B80">
              <w:rPr>
                <w:sz w:val="21"/>
                <w:szCs w:val="21"/>
              </w:rPr>
              <w:t xml:space="preserve">DIC kicker charge quantity (Asn21 cycle) </w:t>
            </w:r>
          </w:p>
        </w:tc>
        <w:tc>
          <w:tcPr>
            <w:tcW w:w="967" w:type="pct"/>
            <w:gridSpan w:val="2"/>
            <w:vAlign w:val="center"/>
          </w:tcPr>
          <w:p w14:paraId="37FC79E4" w14:textId="77777777" w:rsidR="004023AC" w:rsidRPr="00B26B80" w:rsidRDefault="004023AC">
            <w:pPr>
              <w:jc w:val="center"/>
              <w:rPr>
                <w:sz w:val="21"/>
                <w:szCs w:val="21"/>
              </w:rPr>
            </w:pPr>
            <w:r w:rsidRPr="00B26B80">
              <w:rPr>
                <w:sz w:val="21"/>
                <w:szCs w:val="21"/>
              </w:rPr>
              <w:t>1.10 eq.</w:t>
            </w:r>
          </w:p>
        </w:tc>
        <w:tc>
          <w:tcPr>
            <w:tcW w:w="966" w:type="pct"/>
            <w:gridSpan w:val="2"/>
            <w:shd w:val="clear" w:color="auto" w:fill="FFFFFF" w:themeFill="background1"/>
            <w:vAlign w:val="center"/>
          </w:tcPr>
          <w:p w14:paraId="6BDD0043" w14:textId="77777777" w:rsidR="004023AC" w:rsidRPr="00B26B80" w:rsidRDefault="004023AC">
            <w:pPr>
              <w:jc w:val="center"/>
              <w:rPr>
                <w:sz w:val="21"/>
                <w:szCs w:val="21"/>
              </w:rPr>
            </w:pPr>
            <w:r w:rsidRPr="00B26B80">
              <w:rPr>
                <w:sz w:val="21"/>
                <w:szCs w:val="21"/>
              </w:rPr>
              <w:t>0.96 – 1.26 eq.</w:t>
            </w:r>
          </w:p>
        </w:tc>
        <w:tc>
          <w:tcPr>
            <w:tcW w:w="964" w:type="pct"/>
            <w:shd w:val="clear" w:color="auto" w:fill="FFFFFF" w:themeFill="background1"/>
            <w:vAlign w:val="center"/>
          </w:tcPr>
          <w:p w14:paraId="185FE9CD"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4A5C8236" w14:textId="77777777" w:rsidTr="00B26B80">
        <w:trPr>
          <w:trHeight w:val="283"/>
        </w:trPr>
        <w:tc>
          <w:tcPr>
            <w:tcW w:w="2103" w:type="pct"/>
            <w:shd w:val="clear" w:color="auto" w:fill="FFFF00"/>
            <w:vAlign w:val="center"/>
          </w:tcPr>
          <w:p w14:paraId="378D7088" w14:textId="77777777" w:rsidR="004023AC" w:rsidRPr="00B26B80" w:rsidRDefault="004023AC" w:rsidP="00B26B80">
            <w:pPr>
              <w:shd w:val="clear" w:color="auto" w:fill="FFFF00"/>
              <w:jc w:val="both"/>
              <w:rPr>
                <w:b/>
                <w:sz w:val="21"/>
                <w:szCs w:val="21"/>
              </w:rPr>
            </w:pPr>
            <w:r w:rsidRPr="00B26B80">
              <w:rPr>
                <w:b/>
                <w:sz w:val="21"/>
                <w:szCs w:val="21"/>
              </w:rPr>
              <w:t>Coupling temperature (Standard AA)</w:t>
            </w:r>
          </w:p>
        </w:tc>
        <w:tc>
          <w:tcPr>
            <w:tcW w:w="967" w:type="pct"/>
            <w:gridSpan w:val="2"/>
            <w:shd w:val="clear" w:color="auto" w:fill="FFFF00"/>
            <w:vAlign w:val="center"/>
          </w:tcPr>
          <w:p w14:paraId="4822F37D" w14:textId="77777777" w:rsidR="004023AC" w:rsidRPr="00B26B80" w:rsidRDefault="004023AC">
            <w:pPr>
              <w:shd w:val="clear" w:color="auto" w:fill="FFFF00"/>
              <w:jc w:val="center"/>
              <w:rPr>
                <w:b/>
                <w:sz w:val="21"/>
                <w:szCs w:val="21"/>
              </w:rPr>
            </w:pPr>
            <w:r w:rsidRPr="00B26B80">
              <w:rPr>
                <w:b/>
                <w:sz w:val="21"/>
                <w:szCs w:val="21"/>
              </w:rPr>
              <w:t>25.0 °C</w:t>
            </w:r>
          </w:p>
        </w:tc>
        <w:tc>
          <w:tcPr>
            <w:tcW w:w="966" w:type="pct"/>
            <w:gridSpan w:val="2"/>
            <w:shd w:val="clear" w:color="auto" w:fill="FFFF00"/>
            <w:vAlign w:val="center"/>
          </w:tcPr>
          <w:p w14:paraId="7FE3D354" w14:textId="77777777" w:rsidR="004023AC" w:rsidRPr="00B26B80" w:rsidRDefault="004023AC">
            <w:pPr>
              <w:shd w:val="clear" w:color="auto" w:fill="FFFF00"/>
              <w:jc w:val="center"/>
              <w:rPr>
                <w:b/>
                <w:sz w:val="21"/>
                <w:szCs w:val="21"/>
              </w:rPr>
            </w:pPr>
            <w:r w:rsidRPr="00B26B80">
              <w:rPr>
                <w:b/>
                <w:sz w:val="21"/>
                <w:szCs w:val="21"/>
              </w:rPr>
              <w:t>18.6 – 28.4 °C</w:t>
            </w:r>
          </w:p>
        </w:tc>
        <w:tc>
          <w:tcPr>
            <w:tcW w:w="964" w:type="pct"/>
            <w:shd w:val="clear" w:color="auto" w:fill="FFFF00"/>
            <w:vAlign w:val="center"/>
          </w:tcPr>
          <w:p w14:paraId="622F444F" w14:textId="77777777" w:rsidR="004023AC" w:rsidRPr="00B26B80" w:rsidRDefault="004023AC">
            <w:pPr>
              <w:jc w:val="center"/>
              <w:rPr>
                <w:b/>
                <w:sz w:val="21"/>
                <w:szCs w:val="21"/>
              </w:rPr>
            </w:pPr>
            <w:r w:rsidRPr="00B26B80">
              <w:rPr>
                <w:rFonts w:eastAsia="等线"/>
                <w:b/>
                <w:bCs/>
                <w:sz w:val="21"/>
                <w:szCs w:val="21"/>
                <w14:ligatures w14:val="standardContextual"/>
              </w:rPr>
              <w:t>CPP</w:t>
            </w:r>
          </w:p>
        </w:tc>
      </w:tr>
      <w:tr w:rsidR="004023AC" w:rsidRPr="00750A6A" w14:paraId="6CB5DFB6" w14:textId="77777777" w:rsidTr="00B26B80">
        <w:trPr>
          <w:trHeight w:val="283"/>
        </w:trPr>
        <w:tc>
          <w:tcPr>
            <w:tcW w:w="2103" w:type="pct"/>
            <w:shd w:val="clear" w:color="auto" w:fill="FFFF00"/>
            <w:vAlign w:val="center"/>
          </w:tcPr>
          <w:p w14:paraId="59FC2097" w14:textId="77777777" w:rsidR="004023AC" w:rsidRPr="00B26B80" w:rsidRDefault="004023AC" w:rsidP="00B26B80">
            <w:pPr>
              <w:shd w:val="clear" w:color="auto" w:fill="FFFF00"/>
              <w:jc w:val="both"/>
              <w:rPr>
                <w:b/>
                <w:sz w:val="21"/>
                <w:szCs w:val="21"/>
              </w:rPr>
            </w:pPr>
            <w:r w:rsidRPr="00B26B80">
              <w:rPr>
                <w:b/>
                <w:sz w:val="21"/>
                <w:szCs w:val="21"/>
              </w:rPr>
              <w:t xml:space="preserve">Coupling temperature (Phe23) </w:t>
            </w:r>
          </w:p>
        </w:tc>
        <w:tc>
          <w:tcPr>
            <w:tcW w:w="967" w:type="pct"/>
            <w:gridSpan w:val="2"/>
            <w:shd w:val="clear" w:color="auto" w:fill="FFFF00"/>
            <w:vAlign w:val="center"/>
          </w:tcPr>
          <w:p w14:paraId="387B2BEE" w14:textId="77777777" w:rsidR="004023AC" w:rsidRPr="00B26B80" w:rsidRDefault="004023AC">
            <w:pPr>
              <w:shd w:val="clear" w:color="auto" w:fill="FFFF00"/>
              <w:jc w:val="center"/>
              <w:rPr>
                <w:b/>
                <w:sz w:val="21"/>
                <w:szCs w:val="21"/>
              </w:rPr>
            </w:pPr>
            <w:r w:rsidRPr="00B26B80">
              <w:rPr>
                <w:b/>
                <w:sz w:val="21"/>
                <w:szCs w:val="21"/>
              </w:rPr>
              <w:t>25.0 °C</w:t>
            </w:r>
          </w:p>
        </w:tc>
        <w:tc>
          <w:tcPr>
            <w:tcW w:w="966" w:type="pct"/>
            <w:gridSpan w:val="2"/>
            <w:shd w:val="clear" w:color="auto" w:fill="FFFF00"/>
            <w:vAlign w:val="center"/>
          </w:tcPr>
          <w:p w14:paraId="68511297" w14:textId="77777777" w:rsidR="004023AC" w:rsidRPr="00B26B80" w:rsidRDefault="004023AC">
            <w:pPr>
              <w:shd w:val="clear" w:color="auto" w:fill="FFFF00"/>
              <w:jc w:val="center"/>
              <w:rPr>
                <w:b/>
                <w:sz w:val="21"/>
                <w:szCs w:val="21"/>
              </w:rPr>
            </w:pPr>
            <w:r w:rsidRPr="00B26B80">
              <w:rPr>
                <w:b/>
                <w:sz w:val="21"/>
                <w:szCs w:val="21"/>
              </w:rPr>
              <w:t>17.4 – 30.3 °C</w:t>
            </w:r>
          </w:p>
        </w:tc>
        <w:tc>
          <w:tcPr>
            <w:tcW w:w="964" w:type="pct"/>
            <w:shd w:val="clear" w:color="auto" w:fill="FFFF00"/>
            <w:vAlign w:val="center"/>
          </w:tcPr>
          <w:p w14:paraId="09430F7D" w14:textId="77777777" w:rsidR="004023AC" w:rsidRPr="00B26B80" w:rsidRDefault="004023AC">
            <w:pPr>
              <w:jc w:val="center"/>
              <w:rPr>
                <w:b/>
                <w:sz w:val="21"/>
                <w:szCs w:val="21"/>
              </w:rPr>
            </w:pPr>
            <w:r w:rsidRPr="00B26B80">
              <w:rPr>
                <w:rFonts w:eastAsia="等线"/>
                <w:b/>
                <w:bCs/>
                <w:sz w:val="21"/>
                <w:szCs w:val="21"/>
                <w14:ligatures w14:val="standardContextual"/>
              </w:rPr>
              <w:t>CPP</w:t>
            </w:r>
          </w:p>
        </w:tc>
      </w:tr>
      <w:tr w:rsidR="004023AC" w:rsidRPr="00750A6A" w14:paraId="0EA18414" w14:textId="77777777" w:rsidTr="00B26B80">
        <w:trPr>
          <w:trHeight w:val="283"/>
        </w:trPr>
        <w:tc>
          <w:tcPr>
            <w:tcW w:w="2103" w:type="pct"/>
            <w:shd w:val="clear" w:color="auto" w:fill="FFFF00"/>
            <w:vAlign w:val="center"/>
          </w:tcPr>
          <w:p w14:paraId="185436E4" w14:textId="77777777" w:rsidR="004023AC" w:rsidRPr="00B26B80" w:rsidRDefault="004023AC" w:rsidP="00B26B80">
            <w:pPr>
              <w:shd w:val="clear" w:color="auto" w:fill="FFFF00"/>
              <w:jc w:val="both"/>
              <w:rPr>
                <w:b/>
                <w:sz w:val="21"/>
                <w:szCs w:val="21"/>
              </w:rPr>
            </w:pPr>
            <w:r w:rsidRPr="00B26B80">
              <w:rPr>
                <w:b/>
                <w:sz w:val="21"/>
                <w:szCs w:val="21"/>
              </w:rPr>
              <w:t xml:space="preserve">Coupling temperature (NMeAsn22, αMePhe15) </w:t>
            </w:r>
          </w:p>
        </w:tc>
        <w:tc>
          <w:tcPr>
            <w:tcW w:w="967" w:type="pct"/>
            <w:gridSpan w:val="2"/>
            <w:shd w:val="clear" w:color="auto" w:fill="FFFF00"/>
            <w:vAlign w:val="center"/>
          </w:tcPr>
          <w:p w14:paraId="71CA8059" w14:textId="77777777" w:rsidR="004023AC" w:rsidRPr="00B26B80" w:rsidRDefault="004023AC">
            <w:pPr>
              <w:shd w:val="clear" w:color="auto" w:fill="FFFF00"/>
              <w:jc w:val="center"/>
              <w:rPr>
                <w:b/>
                <w:sz w:val="21"/>
                <w:szCs w:val="21"/>
              </w:rPr>
            </w:pPr>
            <w:r w:rsidRPr="00B26B80">
              <w:rPr>
                <w:b/>
                <w:sz w:val="21"/>
                <w:szCs w:val="21"/>
              </w:rPr>
              <w:t>25.0 °C</w:t>
            </w:r>
          </w:p>
        </w:tc>
        <w:tc>
          <w:tcPr>
            <w:tcW w:w="966" w:type="pct"/>
            <w:gridSpan w:val="2"/>
            <w:shd w:val="clear" w:color="auto" w:fill="FFFF00"/>
            <w:vAlign w:val="center"/>
          </w:tcPr>
          <w:p w14:paraId="00AAC707" w14:textId="77777777" w:rsidR="004023AC" w:rsidRPr="00B26B80" w:rsidRDefault="004023AC">
            <w:pPr>
              <w:shd w:val="clear" w:color="auto" w:fill="FFFF00"/>
              <w:jc w:val="center"/>
              <w:rPr>
                <w:b/>
                <w:sz w:val="21"/>
                <w:szCs w:val="21"/>
              </w:rPr>
            </w:pPr>
            <w:r w:rsidRPr="00B26B80">
              <w:rPr>
                <w:b/>
                <w:sz w:val="21"/>
                <w:szCs w:val="21"/>
              </w:rPr>
              <w:t>17.3 – 28.3 °C</w:t>
            </w:r>
          </w:p>
        </w:tc>
        <w:tc>
          <w:tcPr>
            <w:tcW w:w="964" w:type="pct"/>
            <w:shd w:val="clear" w:color="auto" w:fill="FFFF00"/>
            <w:vAlign w:val="center"/>
          </w:tcPr>
          <w:p w14:paraId="32A21237" w14:textId="77777777" w:rsidR="004023AC" w:rsidRPr="00B26B80" w:rsidRDefault="004023AC">
            <w:pPr>
              <w:jc w:val="center"/>
              <w:rPr>
                <w:rFonts w:eastAsia="等线"/>
                <w:b/>
                <w:bCs/>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664928C1" w14:textId="77777777" w:rsidTr="00B26B80">
        <w:trPr>
          <w:trHeight w:val="283"/>
        </w:trPr>
        <w:tc>
          <w:tcPr>
            <w:tcW w:w="2103" w:type="pct"/>
            <w:shd w:val="clear" w:color="auto" w:fill="FFFF00"/>
            <w:vAlign w:val="center"/>
          </w:tcPr>
          <w:p w14:paraId="6554A5CE" w14:textId="77777777" w:rsidR="004023AC" w:rsidRPr="00B26B80" w:rsidRDefault="004023AC" w:rsidP="00B26B80">
            <w:pPr>
              <w:shd w:val="clear" w:color="auto" w:fill="FFFF00"/>
              <w:jc w:val="both"/>
              <w:rPr>
                <w:b/>
                <w:sz w:val="21"/>
                <w:szCs w:val="21"/>
              </w:rPr>
            </w:pPr>
            <w:r w:rsidRPr="00B26B80">
              <w:rPr>
                <w:b/>
                <w:sz w:val="21"/>
                <w:szCs w:val="21"/>
              </w:rPr>
              <w:t>Coupling temperature (Asn21)</w:t>
            </w:r>
          </w:p>
        </w:tc>
        <w:tc>
          <w:tcPr>
            <w:tcW w:w="967" w:type="pct"/>
            <w:gridSpan w:val="2"/>
            <w:shd w:val="clear" w:color="auto" w:fill="FFFF00"/>
            <w:vAlign w:val="center"/>
          </w:tcPr>
          <w:p w14:paraId="7B69AA4F" w14:textId="77777777" w:rsidR="004023AC" w:rsidRPr="00B26B80" w:rsidRDefault="004023AC">
            <w:pPr>
              <w:shd w:val="clear" w:color="auto" w:fill="FFFF00"/>
              <w:jc w:val="center"/>
              <w:rPr>
                <w:b/>
                <w:sz w:val="21"/>
                <w:szCs w:val="21"/>
              </w:rPr>
            </w:pPr>
            <w:r w:rsidRPr="00B26B80">
              <w:rPr>
                <w:b/>
                <w:sz w:val="21"/>
                <w:szCs w:val="21"/>
              </w:rPr>
              <w:t>25.0 °C</w:t>
            </w:r>
          </w:p>
        </w:tc>
        <w:tc>
          <w:tcPr>
            <w:tcW w:w="966" w:type="pct"/>
            <w:gridSpan w:val="2"/>
            <w:shd w:val="clear" w:color="auto" w:fill="FFFF00"/>
            <w:vAlign w:val="center"/>
          </w:tcPr>
          <w:p w14:paraId="1FB79263" w14:textId="77777777" w:rsidR="004023AC" w:rsidRPr="00B26B80" w:rsidRDefault="004023AC">
            <w:pPr>
              <w:shd w:val="clear" w:color="auto" w:fill="FFFF00"/>
              <w:jc w:val="center"/>
              <w:rPr>
                <w:b/>
                <w:sz w:val="21"/>
                <w:szCs w:val="21"/>
              </w:rPr>
            </w:pPr>
            <w:r w:rsidRPr="00B26B80">
              <w:rPr>
                <w:b/>
                <w:sz w:val="21"/>
                <w:szCs w:val="21"/>
              </w:rPr>
              <w:t>17.2 – 30.2 °C</w:t>
            </w:r>
          </w:p>
        </w:tc>
        <w:tc>
          <w:tcPr>
            <w:tcW w:w="964" w:type="pct"/>
            <w:shd w:val="clear" w:color="auto" w:fill="FFFF00"/>
            <w:vAlign w:val="center"/>
          </w:tcPr>
          <w:p w14:paraId="607792D7" w14:textId="77777777" w:rsidR="004023AC" w:rsidRPr="00B26B80" w:rsidRDefault="004023AC">
            <w:pPr>
              <w:jc w:val="center"/>
              <w:rPr>
                <w:rFonts w:eastAsia="等线"/>
                <w:b/>
                <w:bCs/>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2341BD4B" w14:textId="77777777" w:rsidTr="00B26B80">
        <w:trPr>
          <w:trHeight w:val="283"/>
        </w:trPr>
        <w:tc>
          <w:tcPr>
            <w:tcW w:w="2103" w:type="pct"/>
            <w:vAlign w:val="center"/>
          </w:tcPr>
          <w:p w14:paraId="1FAD6E79" w14:textId="77777777" w:rsidR="004023AC" w:rsidRPr="00B26B80" w:rsidRDefault="004023AC" w:rsidP="00B26B80">
            <w:pPr>
              <w:jc w:val="both"/>
              <w:rPr>
                <w:sz w:val="21"/>
                <w:szCs w:val="21"/>
              </w:rPr>
            </w:pPr>
            <w:r w:rsidRPr="00B26B80">
              <w:rPr>
                <w:sz w:val="21"/>
                <w:szCs w:val="21"/>
              </w:rPr>
              <w:t xml:space="preserve">Coupling reaction time (Standard AA) </w:t>
            </w:r>
          </w:p>
        </w:tc>
        <w:tc>
          <w:tcPr>
            <w:tcW w:w="967" w:type="pct"/>
            <w:gridSpan w:val="2"/>
            <w:vAlign w:val="center"/>
          </w:tcPr>
          <w:p w14:paraId="5B73E32F" w14:textId="77777777" w:rsidR="004023AC" w:rsidRPr="00B26B80" w:rsidRDefault="004023AC">
            <w:pPr>
              <w:jc w:val="center"/>
              <w:rPr>
                <w:sz w:val="21"/>
                <w:szCs w:val="21"/>
              </w:rPr>
            </w:pPr>
            <w:r w:rsidRPr="00B26B80">
              <w:rPr>
                <w:sz w:val="21"/>
                <w:szCs w:val="21"/>
              </w:rPr>
              <w:t>NLT 240 min</w:t>
            </w:r>
          </w:p>
        </w:tc>
        <w:tc>
          <w:tcPr>
            <w:tcW w:w="966" w:type="pct"/>
            <w:gridSpan w:val="2"/>
            <w:shd w:val="clear" w:color="auto" w:fill="FFFFFF" w:themeFill="background1"/>
            <w:vAlign w:val="center"/>
          </w:tcPr>
          <w:p w14:paraId="20F2595E" w14:textId="1F19A828" w:rsidR="004023AC" w:rsidRPr="00B26B80" w:rsidRDefault="00076D43">
            <w:pPr>
              <w:jc w:val="center"/>
              <w:rPr>
                <w:rFonts w:eastAsia="Yu Mincho"/>
                <w:sz w:val="21"/>
                <w:szCs w:val="21"/>
              </w:rPr>
            </w:pPr>
            <w:r>
              <w:rPr>
                <w:sz w:val="21"/>
                <w:szCs w:val="21"/>
              </w:rPr>
              <w:t>240 – 600 min</w:t>
            </w:r>
          </w:p>
        </w:tc>
        <w:tc>
          <w:tcPr>
            <w:tcW w:w="964" w:type="pct"/>
            <w:shd w:val="clear" w:color="auto" w:fill="FFFFFF" w:themeFill="background1"/>
            <w:vAlign w:val="center"/>
          </w:tcPr>
          <w:p w14:paraId="0C5B3D0C" w14:textId="77777777" w:rsidR="004023AC" w:rsidRPr="00750A6A"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3E2758D7" w14:textId="77777777" w:rsidTr="00B26B80">
        <w:trPr>
          <w:trHeight w:val="283"/>
        </w:trPr>
        <w:tc>
          <w:tcPr>
            <w:tcW w:w="2103" w:type="pct"/>
            <w:vAlign w:val="center"/>
          </w:tcPr>
          <w:p w14:paraId="3CC9070C" w14:textId="535FF25E" w:rsidR="004023AC" w:rsidRPr="00B26B80" w:rsidRDefault="00076D43" w:rsidP="00B26B80">
            <w:pPr>
              <w:jc w:val="both"/>
              <w:rPr>
                <w:rFonts w:eastAsia="Yu Mincho"/>
                <w:sz w:val="21"/>
                <w:szCs w:val="21"/>
              </w:rPr>
            </w:pPr>
            <w:r>
              <w:rPr>
                <w:sz w:val="21"/>
                <w:szCs w:val="21"/>
              </w:rPr>
              <w:t xml:space="preserve">Coupling reaction time (Phe23) </w:t>
            </w:r>
          </w:p>
        </w:tc>
        <w:tc>
          <w:tcPr>
            <w:tcW w:w="967" w:type="pct"/>
            <w:gridSpan w:val="2"/>
            <w:vAlign w:val="center"/>
          </w:tcPr>
          <w:p w14:paraId="07203F24" w14:textId="77777777" w:rsidR="004023AC" w:rsidRPr="00B26B80" w:rsidRDefault="004023AC">
            <w:pPr>
              <w:jc w:val="center"/>
              <w:rPr>
                <w:sz w:val="21"/>
                <w:szCs w:val="21"/>
              </w:rPr>
            </w:pPr>
            <w:r w:rsidRPr="00B26B80">
              <w:rPr>
                <w:sz w:val="21"/>
                <w:szCs w:val="21"/>
              </w:rPr>
              <w:t>NLT 360 min</w:t>
            </w:r>
          </w:p>
        </w:tc>
        <w:tc>
          <w:tcPr>
            <w:tcW w:w="966" w:type="pct"/>
            <w:gridSpan w:val="2"/>
            <w:vAlign w:val="center"/>
          </w:tcPr>
          <w:p w14:paraId="05A3C496" w14:textId="61607C7A" w:rsidR="004023AC" w:rsidRPr="00B26B80" w:rsidRDefault="00076D43">
            <w:pPr>
              <w:jc w:val="center"/>
              <w:rPr>
                <w:rFonts w:eastAsia="Yu Mincho"/>
                <w:sz w:val="21"/>
                <w:szCs w:val="21"/>
              </w:rPr>
            </w:pPr>
            <w:r>
              <w:rPr>
                <w:sz w:val="21"/>
                <w:szCs w:val="21"/>
              </w:rPr>
              <w:t>360 –841 min</w:t>
            </w:r>
          </w:p>
        </w:tc>
        <w:tc>
          <w:tcPr>
            <w:tcW w:w="964" w:type="pct"/>
            <w:vAlign w:val="center"/>
          </w:tcPr>
          <w:p w14:paraId="76B94F62" w14:textId="77777777" w:rsidR="004023AC" w:rsidRPr="00750A6A" w:rsidRDefault="004023AC">
            <w:pPr>
              <w:jc w:val="center"/>
              <w:rPr>
                <w:rFonts w:eastAsia="等线"/>
                <w:b/>
                <w:bCs/>
                <w:sz w:val="21"/>
                <w:szCs w:val="21"/>
                <w:lang w:eastAsia="zh-CN"/>
                <w14:ligatures w14:val="standardContextual"/>
              </w:rPr>
            </w:pPr>
            <w:r w:rsidRPr="00B26B80">
              <w:rPr>
                <w:rFonts w:eastAsia="等线"/>
                <w:sz w:val="21"/>
                <w:szCs w:val="21"/>
                <w14:ligatures w14:val="standardContextual"/>
              </w:rPr>
              <w:t>non-CPP</w:t>
            </w:r>
          </w:p>
        </w:tc>
      </w:tr>
      <w:tr w:rsidR="004023AC" w:rsidRPr="00750A6A" w14:paraId="59FDBFA2" w14:textId="77777777" w:rsidTr="00B26B80">
        <w:trPr>
          <w:trHeight w:val="283"/>
        </w:trPr>
        <w:tc>
          <w:tcPr>
            <w:tcW w:w="2103" w:type="pct"/>
            <w:vAlign w:val="center"/>
          </w:tcPr>
          <w:p w14:paraId="29D5F2E7" w14:textId="2019A03A" w:rsidR="004023AC" w:rsidRPr="00B26B80" w:rsidRDefault="004023AC" w:rsidP="00B26B80">
            <w:pPr>
              <w:jc w:val="both"/>
              <w:rPr>
                <w:rFonts w:eastAsia="Yu Mincho"/>
                <w:sz w:val="21"/>
                <w:szCs w:val="21"/>
              </w:rPr>
            </w:pPr>
            <w:r w:rsidRPr="00B26B80">
              <w:rPr>
                <w:sz w:val="21"/>
                <w:szCs w:val="21"/>
              </w:rPr>
              <w:t>Coupling reac</w:t>
            </w:r>
            <w:r w:rsidR="00076D43">
              <w:rPr>
                <w:sz w:val="21"/>
                <w:szCs w:val="21"/>
              </w:rPr>
              <w:t xml:space="preserve">tion time (NMeAsn22, αMePhe15) </w:t>
            </w:r>
          </w:p>
        </w:tc>
        <w:tc>
          <w:tcPr>
            <w:tcW w:w="967" w:type="pct"/>
            <w:gridSpan w:val="2"/>
            <w:vAlign w:val="center"/>
          </w:tcPr>
          <w:p w14:paraId="0FD44271" w14:textId="77777777" w:rsidR="004023AC" w:rsidRPr="00B26B80" w:rsidRDefault="004023AC">
            <w:pPr>
              <w:jc w:val="center"/>
              <w:rPr>
                <w:sz w:val="21"/>
                <w:szCs w:val="21"/>
              </w:rPr>
            </w:pPr>
            <w:r w:rsidRPr="00B26B80">
              <w:rPr>
                <w:sz w:val="21"/>
                <w:szCs w:val="21"/>
              </w:rPr>
              <w:t>NLT 360 min</w:t>
            </w:r>
          </w:p>
        </w:tc>
        <w:tc>
          <w:tcPr>
            <w:tcW w:w="966" w:type="pct"/>
            <w:gridSpan w:val="2"/>
            <w:shd w:val="clear" w:color="auto" w:fill="FFFFFF" w:themeFill="background1"/>
            <w:vAlign w:val="center"/>
          </w:tcPr>
          <w:p w14:paraId="5D059735" w14:textId="77777777" w:rsidR="004023AC" w:rsidRPr="00750A6A" w:rsidRDefault="004023AC">
            <w:pPr>
              <w:jc w:val="center"/>
              <w:rPr>
                <w:rFonts w:eastAsia="等线"/>
                <w:sz w:val="21"/>
                <w:szCs w:val="21"/>
                <w:lang w:eastAsia="zh-CN"/>
                <w14:ligatures w14:val="standardContextual"/>
              </w:rPr>
            </w:pPr>
            <w:r w:rsidRPr="00B26B80">
              <w:rPr>
                <w:sz w:val="21"/>
                <w:szCs w:val="21"/>
              </w:rPr>
              <w:t>360 – 840 min</w:t>
            </w:r>
          </w:p>
        </w:tc>
        <w:tc>
          <w:tcPr>
            <w:tcW w:w="964" w:type="pct"/>
            <w:shd w:val="clear" w:color="auto" w:fill="FFFFFF" w:themeFill="background1"/>
            <w:vAlign w:val="center"/>
          </w:tcPr>
          <w:p w14:paraId="3A86A1E6" w14:textId="77777777" w:rsidR="004023AC" w:rsidRPr="00750A6A"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1B15CB93" w14:textId="77777777" w:rsidTr="00B26B80">
        <w:trPr>
          <w:trHeight w:val="283"/>
        </w:trPr>
        <w:tc>
          <w:tcPr>
            <w:tcW w:w="2103" w:type="pct"/>
            <w:vAlign w:val="center"/>
          </w:tcPr>
          <w:p w14:paraId="76AD83D6" w14:textId="77777777" w:rsidR="004023AC" w:rsidRPr="00B26B80" w:rsidRDefault="004023AC" w:rsidP="00B26B80">
            <w:pPr>
              <w:jc w:val="both"/>
              <w:rPr>
                <w:sz w:val="21"/>
                <w:szCs w:val="21"/>
              </w:rPr>
            </w:pPr>
            <w:r w:rsidRPr="00B26B80">
              <w:rPr>
                <w:sz w:val="21"/>
                <w:szCs w:val="21"/>
              </w:rPr>
              <w:t xml:space="preserve">Total Coupling reaction time (Asn21) </w:t>
            </w:r>
          </w:p>
        </w:tc>
        <w:tc>
          <w:tcPr>
            <w:tcW w:w="967" w:type="pct"/>
            <w:gridSpan w:val="2"/>
            <w:vAlign w:val="center"/>
          </w:tcPr>
          <w:p w14:paraId="30E673A1" w14:textId="34E65030" w:rsidR="004023AC" w:rsidRPr="00B26B80" w:rsidRDefault="004023AC">
            <w:pPr>
              <w:jc w:val="center"/>
              <w:rPr>
                <w:rFonts w:eastAsia="Yu Mincho"/>
                <w:sz w:val="21"/>
                <w:szCs w:val="21"/>
              </w:rPr>
            </w:pPr>
            <w:r w:rsidRPr="00B26B80">
              <w:rPr>
                <w:sz w:val="21"/>
                <w:szCs w:val="21"/>
              </w:rPr>
              <w:t>NLT 780 min</w:t>
            </w:r>
          </w:p>
        </w:tc>
        <w:tc>
          <w:tcPr>
            <w:tcW w:w="966" w:type="pct"/>
            <w:gridSpan w:val="2"/>
            <w:shd w:val="clear" w:color="auto" w:fill="FFFFFF" w:themeFill="background1"/>
            <w:vAlign w:val="center"/>
          </w:tcPr>
          <w:p w14:paraId="13EEB68A" w14:textId="77777777" w:rsidR="004023AC" w:rsidRPr="00B26B80" w:rsidRDefault="004023AC">
            <w:pPr>
              <w:jc w:val="center"/>
              <w:rPr>
                <w:sz w:val="21"/>
                <w:szCs w:val="21"/>
              </w:rPr>
            </w:pPr>
            <w:r w:rsidRPr="00B26B80">
              <w:rPr>
                <w:sz w:val="21"/>
                <w:szCs w:val="21"/>
              </w:rPr>
              <w:t>780 – 1680 min</w:t>
            </w:r>
          </w:p>
        </w:tc>
        <w:tc>
          <w:tcPr>
            <w:tcW w:w="964" w:type="pct"/>
            <w:shd w:val="clear" w:color="auto" w:fill="FFFFFF" w:themeFill="background1"/>
            <w:vAlign w:val="center"/>
          </w:tcPr>
          <w:p w14:paraId="47DD97CF"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0F63701D" w14:textId="77777777" w:rsidTr="00B26B80">
        <w:trPr>
          <w:trHeight w:val="283"/>
        </w:trPr>
        <w:tc>
          <w:tcPr>
            <w:tcW w:w="2103" w:type="pct"/>
            <w:vAlign w:val="center"/>
          </w:tcPr>
          <w:p w14:paraId="2E2F850B" w14:textId="77777777" w:rsidR="004023AC" w:rsidRPr="00B26B80" w:rsidRDefault="004023AC" w:rsidP="00B26B80">
            <w:pPr>
              <w:jc w:val="both"/>
              <w:rPr>
                <w:sz w:val="21"/>
                <w:szCs w:val="21"/>
              </w:rPr>
            </w:pPr>
            <w:r w:rsidRPr="00B26B80">
              <w:rPr>
                <w:sz w:val="21"/>
                <w:szCs w:val="21"/>
              </w:rPr>
              <w:t>Coupling reaction time (Glu14)</w:t>
            </w:r>
          </w:p>
        </w:tc>
        <w:tc>
          <w:tcPr>
            <w:tcW w:w="967" w:type="pct"/>
            <w:gridSpan w:val="2"/>
            <w:vAlign w:val="center"/>
          </w:tcPr>
          <w:p w14:paraId="700FCB23" w14:textId="77777777" w:rsidR="004023AC" w:rsidRPr="00B26B80" w:rsidRDefault="004023AC">
            <w:pPr>
              <w:jc w:val="center"/>
              <w:rPr>
                <w:sz w:val="21"/>
                <w:szCs w:val="21"/>
              </w:rPr>
            </w:pPr>
            <w:r w:rsidRPr="00B26B80">
              <w:rPr>
                <w:sz w:val="21"/>
                <w:szCs w:val="21"/>
              </w:rPr>
              <w:t>NLT 480 min</w:t>
            </w:r>
          </w:p>
        </w:tc>
        <w:tc>
          <w:tcPr>
            <w:tcW w:w="966" w:type="pct"/>
            <w:gridSpan w:val="2"/>
            <w:shd w:val="clear" w:color="auto" w:fill="FFFFFF" w:themeFill="background1"/>
            <w:vAlign w:val="center"/>
          </w:tcPr>
          <w:p w14:paraId="28F0FD3F" w14:textId="77777777" w:rsidR="004023AC" w:rsidRPr="00B26B80" w:rsidRDefault="004023AC">
            <w:pPr>
              <w:jc w:val="center"/>
              <w:rPr>
                <w:sz w:val="21"/>
                <w:szCs w:val="21"/>
              </w:rPr>
            </w:pPr>
            <w:r w:rsidRPr="00B26B80">
              <w:rPr>
                <w:sz w:val="21"/>
                <w:szCs w:val="21"/>
              </w:rPr>
              <w:t>480 – 1083 min</w:t>
            </w:r>
          </w:p>
        </w:tc>
        <w:tc>
          <w:tcPr>
            <w:tcW w:w="964" w:type="pct"/>
            <w:shd w:val="clear" w:color="auto" w:fill="FFFFFF" w:themeFill="background1"/>
            <w:vAlign w:val="center"/>
          </w:tcPr>
          <w:p w14:paraId="4030135B"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7A670E58" w14:textId="77777777" w:rsidTr="00B26B80">
        <w:trPr>
          <w:trHeight w:val="283"/>
        </w:trPr>
        <w:tc>
          <w:tcPr>
            <w:tcW w:w="2103" w:type="pct"/>
            <w:vAlign w:val="center"/>
          </w:tcPr>
          <w:p w14:paraId="74D0CB25" w14:textId="77777777" w:rsidR="004023AC" w:rsidRPr="00B26B80" w:rsidRDefault="004023AC" w:rsidP="00B26B80">
            <w:pPr>
              <w:jc w:val="both"/>
              <w:rPr>
                <w:sz w:val="21"/>
                <w:szCs w:val="21"/>
              </w:rPr>
            </w:pPr>
            <w:r w:rsidRPr="00B26B80">
              <w:rPr>
                <w:sz w:val="21"/>
                <w:szCs w:val="21"/>
              </w:rPr>
              <w:t>Colorimetric Test (IPC) (</w:t>
            </w:r>
            <w:proofErr w:type="spellStart"/>
            <w:r w:rsidRPr="00B26B80">
              <w:rPr>
                <w:sz w:val="21"/>
                <w:szCs w:val="21"/>
              </w:rPr>
              <w:t>Ninhydrin</w:t>
            </w:r>
            <w:proofErr w:type="spellEnd"/>
            <w:r w:rsidRPr="00B26B80">
              <w:rPr>
                <w:sz w:val="21"/>
                <w:szCs w:val="21"/>
              </w:rPr>
              <w:t xml:space="preserve"> for Phe23, NMeAsn22, Ser20 αMePhe15, Ala13-Orn11; </w:t>
            </w:r>
            <w:proofErr w:type="spellStart"/>
            <w:r w:rsidRPr="00B26B80">
              <w:rPr>
                <w:sz w:val="21"/>
                <w:szCs w:val="21"/>
              </w:rPr>
              <w:t>Chloranil</w:t>
            </w:r>
            <w:proofErr w:type="spellEnd"/>
            <w:r w:rsidRPr="00B26B80">
              <w:rPr>
                <w:sz w:val="21"/>
                <w:szCs w:val="21"/>
              </w:rPr>
              <w:t xml:space="preserve"> for Asn21; Bromophenol Blue for Glu14) </w:t>
            </w:r>
          </w:p>
        </w:tc>
        <w:tc>
          <w:tcPr>
            <w:tcW w:w="967" w:type="pct"/>
            <w:gridSpan w:val="2"/>
            <w:vAlign w:val="center"/>
          </w:tcPr>
          <w:p w14:paraId="0152F026" w14:textId="62A4BA0D" w:rsidR="004023AC" w:rsidRPr="00B26B80" w:rsidRDefault="004023AC">
            <w:pPr>
              <w:jc w:val="center"/>
              <w:rPr>
                <w:rFonts w:eastAsia="Yu Mincho"/>
                <w:sz w:val="21"/>
                <w:szCs w:val="21"/>
              </w:rPr>
            </w:pPr>
            <w:r w:rsidRPr="00B26B80">
              <w:rPr>
                <w:sz w:val="21"/>
                <w:szCs w:val="21"/>
              </w:rPr>
              <w:t>Negative(x2)</w:t>
            </w:r>
          </w:p>
        </w:tc>
        <w:tc>
          <w:tcPr>
            <w:tcW w:w="966" w:type="pct"/>
            <w:gridSpan w:val="2"/>
            <w:shd w:val="clear" w:color="auto" w:fill="FFFFFF" w:themeFill="background1"/>
            <w:vAlign w:val="center"/>
          </w:tcPr>
          <w:p w14:paraId="65D3889E" w14:textId="77777777" w:rsidR="004023AC" w:rsidRPr="00B26B80" w:rsidRDefault="004023AC">
            <w:pPr>
              <w:jc w:val="center"/>
              <w:rPr>
                <w:sz w:val="21"/>
                <w:szCs w:val="21"/>
              </w:rPr>
            </w:pPr>
            <w:r w:rsidRPr="00B26B80">
              <w:rPr>
                <w:sz w:val="21"/>
                <w:szCs w:val="21"/>
              </w:rPr>
              <w:t>N/A</w:t>
            </w:r>
          </w:p>
        </w:tc>
        <w:tc>
          <w:tcPr>
            <w:tcW w:w="964" w:type="pct"/>
            <w:shd w:val="clear" w:color="auto" w:fill="FFFFFF" w:themeFill="background1"/>
            <w:vAlign w:val="center"/>
          </w:tcPr>
          <w:p w14:paraId="7F2CF2AF"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6D0EA090" w14:textId="77777777" w:rsidTr="00B26B80">
        <w:trPr>
          <w:trHeight w:val="283"/>
        </w:trPr>
        <w:tc>
          <w:tcPr>
            <w:tcW w:w="2103" w:type="pct"/>
            <w:vAlign w:val="center"/>
          </w:tcPr>
          <w:p w14:paraId="5E9E4007" w14:textId="77777777" w:rsidR="004023AC" w:rsidRPr="00750A6A" w:rsidRDefault="004023AC" w:rsidP="00B26B80">
            <w:pPr>
              <w:jc w:val="both"/>
              <w:rPr>
                <w:rFonts w:eastAsia="等线"/>
                <w:sz w:val="21"/>
                <w:szCs w:val="21"/>
                <w:lang w:eastAsia="zh-CN"/>
                <w14:ligatures w14:val="standardContextual"/>
              </w:rPr>
            </w:pPr>
            <w:r w:rsidRPr="00B26B80">
              <w:rPr>
                <w:sz w:val="21"/>
                <w:szCs w:val="21"/>
              </w:rPr>
              <w:t>Post coupling DMF wash quantity (except Orn11)</w:t>
            </w:r>
          </w:p>
        </w:tc>
        <w:tc>
          <w:tcPr>
            <w:tcW w:w="967" w:type="pct"/>
            <w:gridSpan w:val="2"/>
            <w:vAlign w:val="center"/>
          </w:tcPr>
          <w:p w14:paraId="780B2255" w14:textId="77777777" w:rsidR="004023AC" w:rsidRPr="00750A6A" w:rsidRDefault="004023AC">
            <w:pPr>
              <w:jc w:val="center"/>
              <w:rPr>
                <w:rFonts w:eastAsia="等线"/>
                <w:sz w:val="21"/>
                <w:szCs w:val="21"/>
                <w:lang w:eastAsia="zh-CN"/>
                <w14:ligatures w14:val="standardContextual"/>
              </w:rPr>
            </w:pPr>
            <w:r w:rsidRPr="00B26B80">
              <w:rPr>
                <w:sz w:val="21"/>
                <w:szCs w:val="21"/>
              </w:rPr>
              <w:t>3x NLT 7.58 kg/kg</w:t>
            </w:r>
          </w:p>
        </w:tc>
        <w:tc>
          <w:tcPr>
            <w:tcW w:w="966" w:type="pct"/>
            <w:gridSpan w:val="2"/>
            <w:shd w:val="clear" w:color="auto" w:fill="FFFFFF" w:themeFill="background1"/>
            <w:vAlign w:val="center"/>
          </w:tcPr>
          <w:p w14:paraId="5E311641" w14:textId="77777777" w:rsidR="004023AC" w:rsidRPr="00750A6A" w:rsidRDefault="004023AC">
            <w:pPr>
              <w:jc w:val="center"/>
              <w:rPr>
                <w:rFonts w:eastAsia="等线"/>
                <w:sz w:val="21"/>
                <w:szCs w:val="21"/>
                <w:lang w:eastAsia="zh-CN"/>
                <w14:ligatures w14:val="standardContextual"/>
              </w:rPr>
            </w:pPr>
            <w:r w:rsidRPr="00B26B80">
              <w:rPr>
                <w:sz w:val="21"/>
                <w:szCs w:val="21"/>
              </w:rPr>
              <w:t>3x NLT 6.62 kg/kg</w:t>
            </w:r>
          </w:p>
        </w:tc>
        <w:tc>
          <w:tcPr>
            <w:tcW w:w="964" w:type="pct"/>
            <w:shd w:val="clear" w:color="auto" w:fill="FFFFFF" w:themeFill="background1"/>
            <w:vAlign w:val="center"/>
          </w:tcPr>
          <w:p w14:paraId="1C2FB3BA"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62E858DB" w14:textId="77777777" w:rsidTr="0037035D">
        <w:trPr>
          <w:trHeight w:val="283"/>
        </w:trPr>
        <w:tc>
          <w:tcPr>
            <w:tcW w:w="5000" w:type="pct"/>
            <w:gridSpan w:val="6"/>
            <w:shd w:val="clear" w:color="auto" w:fill="EEF4FB"/>
            <w:vAlign w:val="center"/>
          </w:tcPr>
          <w:p w14:paraId="6532A4C7" w14:textId="77777777" w:rsidR="004023AC" w:rsidRPr="00750A6A" w:rsidRDefault="004023AC" w:rsidP="0037035D">
            <w:pPr>
              <w:rPr>
                <w:rFonts w:eastAsia="等线"/>
                <w:b/>
                <w:bCs/>
                <w:sz w:val="21"/>
                <w:szCs w:val="21"/>
                <w:u w:val="single"/>
                <w:lang w:eastAsia="zh-CN"/>
                <w14:ligatures w14:val="standardContextual"/>
              </w:rPr>
            </w:pPr>
            <w:r w:rsidRPr="00B26B80">
              <w:rPr>
                <w:b/>
                <w:sz w:val="21"/>
                <w:szCs w:val="21"/>
                <w:u w:val="single"/>
              </w:rPr>
              <w:t>CAPPING POST ASN21 COUPLING</w:t>
            </w:r>
          </w:p>
        </w:tc>
      </w:tr>
      <w:tr w:rsidR="004023AC" w:rsidRPr="00750A6A" w14:paraId="0A668BAF" w14:textId="77777777" w:rsidTr="00B26B80">
        <w:trPr>
          <w:trHeight w:val="283"/>
        </w:trPr>
        <w:tc>
          <w:tcPr>
            <w:tcW w:w="2131" w:type="pct"/>
            <w:gridSpan w:val="2"/>
            <w:vAlign w:val="center"/>
          </w:tcPr>
          <w:p w14:paraId="06A5BF5A" w14:textId="77777777" w:rsidR="004023AC" w:rsidRPr="00B26B80" w:rsidRDefault="004023AC" w:rsidP="00B26B80">
            <w:pPr>
              <w:jc w:val="both"/>
              <w:rPr>
                <w:sz w:val="21"/>
                <w:szCs w:val="21"/>
              </w:rPr>
            </w:pPr>
            <w:r w:rsidRPr="00B26B80">
              <w:rPr>
                <w:sz w:val="21"/>
                <w:szCs w:val="21"/>
              </w:rPr>
              <w:t xml:space="preserve">Capping DMF quantity </w:t>
            </w:r>
          </w:p>
        </w:tc>
        <w:tc>
          <w:tcPr>
            <w:tcW w:w="943" w:type="pct"/>
            <w:gridSpan w:val="2"/>
            <w:vAlign w:val="center"/>
          </w:tcPr>
          <w:p w14:paraId="1FAA817E" w14:textId="77777777" w:rsidR="004023AC" w:rsidRPr="00B26B80" w:rsidRDefault="004023AC">
            <w:pPr>
              <w:jc w:val="center"/>
              <w:rPr>
                <w:sz w:val="21"/>
                <w:szCs w:val="21"/>
              </w:rPr>
            </w:pPr>
            <w:r w:rsidRPr="00B26B80">
              <w:rPr>
                <w:sz w:val="21"/>
                <w:szCs w:val="21"/>
              </w:rPr>
              <w:t>6.64 kg/kg</w:t>
            </w:r>
          </w:p>
        </w:tc>
        <w:tc>
          <w:tcPr>
            <w:tcW w:w="962" w:type="pct"/>
            <w:shd w:val="clear" w:color="auto" w:fill="FFFFFF" w:themeFill="background1"/>
            <w:vAlign w:val="center"/>
          </w:tcPr>
          <w:p w14:paraId="6B366F2D" w14:textId="77777777" w:rsidR="004023AC" w:rsidRPr="00B26B80" w:rsidRDefault="004023AC">
            <w:pPr>
              <w:jc w:val="center"/>
              <w:rPr>
                <w:sz w:val="21"/>
                <w:szCs w:val="21"/>
              </w:rPr>
            </w:pPr>
            <w:r w:rsidRPr="00B26B80">
              <w:rPr>
                <w:sz w:val="21"/>
                <w:szCs w:val="21"/>
              </w:rPr>
              <w:t>5.80 – 7.47 kg/kg</w:t>
            </w:r>
          </w:p>
        </w:tc>
        <w:tc>
          <w:tcPr>
            <w:tcW w:w="964" w:type="pct"/>
            <w:shd w:val="clear" w:color="auto" w:fill="FFFFFF" w:themeFill="background1"/>
            <w:vAlign w:val="center"/>
          </w:tcPr>
          <w:p w14:paraId="2253F83A"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158CDDCB" w14:textId="77777777" w:rsidTr="00B26B80">
        <w:trPr>
          <w:trHeight w:val="283"/>
        </w:trPr>
        <w:tc>
          <w:tcPr>
            <w:tcW w:w="2131" w:type="pct"/>
            <w:gridSpan w:val="2"/>
            <w:vAlign w:val="center"/>
          </w:tcPr>
          <w:p w14:paraId="1B097E69" w14:textId="77777777" w:rsidR="004023AC" w:rsidRPr="00B26B80" w:rsidRDefault="004023AC" w:rsidP="00B26B80">
            <w:pPr>
              <w:jc w:val="both"/>
              <w:rPr>
                <w:sz w:val="21"/>
                <w:szCs w:val="21"/>
              </w:rPr>
            </w:pPr>
            <w:r w:rsidRPr="00B26B80">
              <w:rPr>
                <w:sz w:val="21"/>
                <w:szCs w:val="21"/>
              </w:rPr>
              <w:t xml:space="preserve">Capping Acetic anhydride quantity </w:t>
            </w:r>
          </w:p>
        </w:tc>
        <w:tc>
          <w:tcPr>
            <w:tcW w:w="943" w:type="pct"/>
            <w:gridSpan w:val="2"/>
            <w:vAlign w:val="center"/>
          </w:tcPr>
          <w:p w14:paraId="564340B5" w14:textId="77777777" w:rsidR="004023AC" w:rsidRPr="00B26B80" w:rsidRDefault="004023AC">
            <w:pPr>
              <w:jc w:val="center"/>
              <w:rPr>
                <w:sz w:val="21"/>
                <w:szCs w:val="21"/>
              </w:rPr>
            </w:pPr>
            <w:r w:rsidRPr="00B26B80">
              <w:rPr>
                <w:sz w:val="21"/>
                <w:szCs w:val="21"/>
              </w:rPr>
              <w:t>1.25 eq.</w:t>
            </w:r>
          </w:p>
        </w:tc>
        <w:tc>
          <w:tcPr>
            <w:tcW w:w="962" w:type="pct"/>
            <w:shd w:val="clear" w:color="auto" w:fill="FFFFFF" w:themeFill="background1"/>
            <w:vAlign w:val="center"/>
          </w:tcPr>
          <w:p w14:paraId="6D16534A" w14:textId="77777777" w:rsidR="004023AC" w:rsidRPr="00B26B80" w:rsidRDefault="004023AC">
            <w:pPr>
              <w:jc w:val="center"/>
              <w:rPr>
                <w:sz w:val="21"/>
                <w:szCs w:val="21"/>
              </w:rPr>
            </w:pPr>
            <w:r w:rsidRPr="00B26B80">
              <w:rPr>
                <w:sz w:val="21"/>
                <w:szCs w:val="21"/>
              </w:rPr>
              <w:t>1.09 – 1.41 eq.</w:t>
            </w:r>
          </w:p>
        </w:tc>
        <w:tc>
          <w:tcPr>
            <w:tcW w:w="964" w:type="pct"/>
            <w:shd w:val="clear" w:color="auto" w:fill="FFFFFF" w:themeFill="background1"/>
            <w:vAlign w:val="center"/>
          </w:tcPr>
          <w:p w14:paraId="0C864189"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26EFC27B" w14:textId="77777777" w:rsidTr="00B26B80">
        <w:trPr>
          <w:trHeight w:val="283"/>
        </w:trPr>
        <w:tc>
          <w:tcPr>
            <w:tcW w:w="2131" w:type="pct"/>
            <w:gridSpan w:val="2"/>
            <w:vAlign w:val="center"/>
          </w:tcPr>
          <w:p w14:paraId="582570FD" w14:textId="77777777" w:rsidR="004023AC" w:rsidRPr="00B26B80" w:rsidRDefault="004023AC" w:rsidP="00B26B80">
            <w:pPr>
              <w:jc w:val="both"/>
              <w:rPr>
                <w:sz w:val="21"/>
                <w:szCs w:val="21"/>
              </w:rPr>
            </w:pPr>
            <w:r w:rsidRPr="00B26B80">
              <w:rPr>
                <w:sz w:val="21"/>
                <w:szCs w:val="21"/>
              </w:rPr>
              <w:t xml:space="preserve">Capping Pyridine quantity </w:t>
            </w:r>
          </w:p>
        </w:tc>
        <w:tc>
          <w:tcPr>
            <w:tcW w:w="943" w:type="pct"/>
            <w:gridSpan w:val="2"/>
            <w:vAlign w:val="center"/>
          </w:tcPr>
          <w:p w14:paraId="2F6C7540" w14:textId="77777777" w:rsidR="004023AC" w:rsidRPr="00B26B80" w:rsidRDefault="004023AC">
            <w:pPr>
              <w:jc w:val="center"/>
              <w:rPr>
                <w:sz w:val="21"/>
                <w:szCs w:val="21"/>
              </w:rPr>
            </w:pPr>
            <w:r w:rsidRPr="00B26B80">
              <w:rPr>
                <w:sz w:val="21"/>
                <w:szCs w:val="21"/>
              </w:rPr>
              <w:t>1.50 eq.</w:t>
            </w:r>
          </w:p>
        </w:tc>
        <w:tc>
          <w:tcPr>
            <w:tcW w:w="962" w:type="pct"/>
            <w:shd w:val="clear" w:color="auto" w:fill="FFFFFF" w:themeFill="background1"/>
            <w:vAlign w:val="center"/>
          </w:tcPr>
          <w:p w14:paraId="6EDADBD5" w14:textId="77777777" w:rsidR="004023AC" w:rsidRPr="00B26B80" w:rsidRDefault="004023AC">
            <w:pPr>
              <w:jc w:val="center"/>
              <w:rPr>
                <w:sz w:val="21"/>
                <w:szCs w:val="21"/>
              </w:rPr>
            </w:pPr>
            <w:r w:rsidRPr="00B26B80">
              <w:rPr>
                <w:sz w:val="21"/>
                <w:szCs w:val="21"/>
              </w:rPr>
              <w:t>1.31 – 1.69 eq.</w:t>
            </w:r>
          </w:p>
        </w:tc>
        <w:tc>
          <w:tcPr>
            <w:tcW w:w="964" w:type="pct"/>
            <w:shd w:val="clear" w:color="auto" w:fill="FFFFFF" w:themeFill="background1"/>
            <w:vAlign w:val="center"/>
          </w:tcPr>
          <w:p w14:paraId="5D307470"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705786C7" w14:textId="77777777" w:rsidTr="00B26B80">
        <w:trPr>
          <w:trHeight w:val="283"/>
        </w:trPr>
        <w:tc>
          <w:tcPr>
            <w:tcW w:w="2131" w:type="pct"/>
            <w:gridSpan w:val="2"/>
            <w:vAlign w:val="center"/>
          </w:tcPr>
          <w:p w14:paraId="5704C1B3" w14:textId="77777777" w:rsidR="004023AC" w:rsidRPr="00B26B80" w:rsidRDefault="004023AC" w:rsidP="00B26B80">
            <w:pPr>
              <w:jc w:val="both"/>
              <w:rPr>
                <w:sz w:val="21"/>
                <w:szCs w:val="21"/>
              </w:rPr>
            </w:pPr>
            <w:r w:rsidRPr="00B26B80">
              <w:rPr>
                <w:sz w:val="21"/>
                <w:szCs w:val="21"/>
              </w:rPr>
              <w:t xml:space="preserve">Capping reaction temperature </w:t>
            </w:r>
          </w:p>
        </w:tc>
        <w:tc>
          <w:tcPr>
            <w:tcW w:w="943" w:type="pct"/>
            <w:gridSpan w:val="2"/>
            <w:vAlign w:val="center"/>
          </w:tcPr>
          <w:p w14:paraId="6C87C1C6" w14:textId="77777777" w:rsidR="004023AC" w:rsidRPr="00B26B80" w:rsidRDefault="004023AC">
            <w:pPr>
              <w:jc w:val="center"/>
              <w:rPr>
                <w:sz w:val="21"/>
                <w:szCs w:val="21"/>
              </w:rPr>
            </w:pPr>
            <w:r w:rsidRPr="00B26B80">
              <w:rPr>
                <w:sz w:val="21"/>
                <w:szCs w:val="21"/>
              </w:rPr>
              <w:t>25.0 °C</w:t>
            </w:r>
          </w:p>
        </w:tc>
        <w:tc>
          <w:tcPr>
            <w:tcW w:w="962" w:type="pct"/>
            <w:shd w:val="clear" w:color="auto" w:fill="FFFFFF" w:themeFill="background1"/>
            <w:vAlign w:val="center"/>
          </w:tcPr>
          <w:p w14:paraId="2F21A94A" w14:textId="77777777" w:rsidR="004023AC" w:rsidRPr="00B26B80" w:rsidRDefault="004023AC">
            <w:pPr>
              <w:jc w:val="center"/>
              <w:rPr>
                <w:sz w:val="21"/>
                <w:szCs w:val="21"/>
              </w:rPr>
            </w:pPr>
            <w:r w:rsidRPr="00B26B80">
              <w:rPr>
                <w:sz w:val="21"/>
                <w:szCs w:val="21"/>
              </w:rPr>
              <w:t>12.3 – 36.8 °C</w:t>
            </w:r>
          </w:p>
        </w:tc>
        <w:tc>
          <w:tcPr>
            <w:tcW w:w="964" w:type="pct"/>
            <w:shd w:val="clear" w:color="auto" w:fill="FFFFFF" w:themeFill="background1"/>
            <w:vAlign w:val="center"/>
          </w:tcPr>
          <w:p w14:paraId="39684623"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0436E765" w14:textId="77777777" w:rsidTr="00B26B80">
        <w:trPr>
          <w:trHeight w:val="283"/>
        </w:trPr>
        <w:tc>
          <w:tcPr>
            <w:tcW w:w="2131" w:type="pct"/>
            <w:gridSpan w:val="2"/>
            <w:vAlign w:val="center"/>
          </w:tcPr>
          <w:p w14:paraId="68DA66DE" w14:textId="77777777" w:rsidR="004023AC" w:rsidRPr="00B26B80" w:rsidRDefault="004023AC" w:rsidP="00B26B80">
            <w:pPr>
              <w:jc w:val="both"/>
              <w:rPr>
                <w:sz w:val="21"/>
                <w:szCs w:val="21"/>
              </w:rPr>
            </w:pPr>
            <w:r w:rsidRPr="00B26B80">
              <w:rPr>
                <w:sz w:val="21"/>
                <w:szCs w:val="21"/>
              </w:rPr>
              <w:t xml:space="preserve">Capping reaction time   </w:t>
            </w:r>
          </w:p>
        </w:tc>
        <w:tc>
          <w:tcPr>
            <w:tcW w:w="943" w:type="pct"/>
            <w:gridSpan w:val="2"/>
            <w:vAlign w:val="center"/>
          </w:tcPr>
          <w:p w14:paraId="1DA9461E" w14:textId="77777777" w:rsidR="004023AC" w:rsidRPr="00B26B80" w:rsidRDefault="004023AC">
            <w:pPr>
              <w:jc w:val="center"/>
              <w:rPr>
                <w:sz w:val="21"/>
                <w:szCs w:val="21"/>
              </w:rPr>
            </w:pPr>
            <w:r w:rsidRPr="00B26B80">
              <w:rPr>
                <w:sz w:val="21"/>
                <w:szCs w:val="21"/>
              </w:rPr>
              <w:t>60 min</w:t>
            </w:r>
          </w:p>
        </w:tc>
        <w:tc>
          <w:tcPr>
            <w:tcW w:w="962" w:type="pct"/>
            <w:shd w:val="clear" w:color="auto" w:fill="FFFFFF" w:themeFill="background1"/>
            <w:vAlign w:val="center"/>
          </w:tcPr>
          <w:p w14:paraId="01F39CDB" w14:textId="77777777" w:rsidR="004023AC" w:rsidRPr="00B26B80" w:rsidRDefault="004023AC">
            <w:pPr>
              <w:jc w:val="center"/>
              <w:rPr>
                <w:sz w:val="21"/>
                <w:szCs w:val="21"/>
              </w:rPr>
            </w:pPr>
            <w:r w:rsidRPr="00B26B80">
              <w:rPr>
                <w:sz w:val="21"/>
                <w:szCs w:val="21"/>
              </w:rPr>
              <w:t>10 – 120 min</w:t>
            </w:r>
          </w:p>
        </w:tc>
        <w:tc>
          <w:tcPr>
            <w:tcW w:w="964" w:type="pct"/>
            <w:shd w:val="clear" w:color="auto" w:fill="FFFFFF" w:themeFill="background1"/>
            <w:vAlign w:val="center"/>
          </w:tcPr>
          <w:p w14:paraId="79D53A9F" w14:textId="77777777" w:rsidR="004023AC" w:rsidRPr="00B26B80"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730C538B" w14:textId="77777777" w:rsidTr="00B26B80">
        <w:trPr>
          <w:trHeight w:val="283"/>
        </w:trPr>
        <w:tc>
          <w:tcPr>
            <w:tcW w:w="2131" w:type="pct"/>
            <w:gridSpan w:val="2"/>
            <w:shd w:val="clear" w:color="auto" w:fill="FFFF00"/>
            <w:vAlign w:val="center"/>
          </w:tcPr>
          <w:p w14:paraId="4957BB06" w14:textId="77777777" w:rsidR="004023AC" w:rsidRPr="00F45D57" w:rsidRDefault="004023AC" w:rsidP="00B26B80">
            <w:pPr>
              <w:jc w:val="both"/>
              <w:rPr>
                <w:rFonts w:eastAsia="等线"/>
                <w:b/>
                <w:bCs/>
                <w:sz w:val="21"/>
                <w:szCs w:val="21"/>
                <w:lang w:eastAsia="zh-CN"/>
                <w14:ligatures w14:val="standardContextual"/>
              </w:rPr>
            </w:pPr>
            <w:r w:rsidRPr="00F45D57">
              <w:rPr>
                <w:b/>
                <w:sz w:val="21"/>
                <w:szCs w:val="21"/>
                <w:shd w:val="clear" w:color="auto" w:fill="FFFF00"/>
              </w:rPr>
              <w:t>Post capping DMF wash quantity</w:t>
            </w:r>
          </w:p>
        </w:tc>
        <w:tc>
          <w:tcPr>
            <w:tcW w:w="943" w:type="pct"/>
            <w:gridSpan w:val="2"/>
            <w:shd w:val="clear" w:color="auto" w:fill="FFFF00"/>
            <w:vAlign w:val="center"/>
          </w:tcPr>
          <w:p w14:paraId="45AEAAE6" w14:textId="77777777" w:rsidR="004023AC" w:rsidRPr="00F45D57" w:rsidRDefault="004023AC">
            <w:pPr>
              <w:jc w:val="center"/>
              <w:rPr>
                <w:rFonts w:eastAsia="等线"/>
                <w:b/>
                <w:bCs/>
                <w:sz w:val="21"/>
                <w:szCs w:val="21"/>
                <w:lang w:eastAsia="zh-CN"/>
                <w14:ligatures w14:val="standardContextual"/>
              </w:rPr>
            </w:pPr>
            <w:r w:rsidRPr="00F45D57">
              <w:rPr>
                <w:b/>
                <w:sz w:val="21"/>
                <w:szCs w:val="21"/>
                <w:shd w:val="clear" w:color="auto" w:fill="FFFF00"/>
              </w:rPr>
              <w:t>3x NLT 7.58 kg/kg</w:t>
            </w:r>
          </w:p>
        </w:tc>
        <w:tc>
          <w:tcPr>
            <w:tcW w:w="962" w:type="pct"/>
            <w:shd w:val="clear" w:color="auto" w:fill="FFFF00"/>
            <w:vAlign w:val="center"/>
          </w:tcPr>
          <w:p w14:paraId="58DF0B9A" w14:textId="77777777" w:rsidR="004023AC" w:rsidRPr="00F45D57" w:rsidRDefault="004023AC">
            <w:pPr>
              <w:jc w:val="center"/>
              <w:rPr>
                <w:rFonts w:eastAsia="等线"/>
                <w:b/>
                <w:bCs/>
                <w:sz w:val="21"/>
                <w:szCs w:val="21"/>
                <w:lang w:eastAsia="zh-CN"/>
                <w14:ligatures w14:val="standardContextual"/>
              </w:rPr>
            </w:pPr>
            <w:r w:rsidRPr="00F45D57">
              <w:rPr>
                <w:b/>
                <w:sz w:val="21"/>
                <w:szCs w:val="21"/>
                <w:shd w:val="clear" w:color="auto" w:fill="FFFF00"/>
              </w:rPr>
              <w:t>3x NLT 6.75 kg/kg</w:t>
            </w:r>
          </w:p>
        </w:tc>
        <w:tc>
          <w:tcPr>
            <w:tcW w:w="964" w:type="pct"/>
            <w:shd w:val="clear" w:color="auto" w:fill="FFFF00"/>
            <w:vAlign w:val="center"/>
          </w:tcPr>
          <w:p w14:paraId="7FCCE8CF" w14:textId="77777777" w:rsidR="004023AC" w:rsidRPr="00750A6A" w:rsidRDefault="004023AC">
            <w:pPr>
              <w:jc w:val="center"/>
              <w:rPr>
                <w:rFonts w:eastAsia="等线"/>
                <w:b/>
                <w:bCs/>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550C28B9" w14:textId="77777777" w:rsidTr="00B26B80">
        <w:trPr>
          <w:trHeight w:val="283"/>
        </w:trPr>
        <w:tc>
          <w:tcPr>
            <w:tcW w:w="5000" w:type="pct"/>
            <w:gridSpan w:val="6"/>
            <w:shd w:val="clear" w:color="auto" w:fill="EEF4FB"/>
            <w:vAlign w:val="center"/>
          </w:tcPr>
          <w:p w14:paraId="3AEDEF90" w14:textId="77777777" w:rsidR="004023AC" w:rsidRPr="00750A6A" w:rsidRDefault="004023AC" w:rsidP="00B26B80">
            <w:pPr>
              <w:jc w:val="both"/>
              <w:rPr>
                <w:b/>
                <w:bCs/>
                <w:sz w:val="21"/>
                <w:szCs w:val="21"/>
                <w:u w:val="single"/>
              </w:rPr>
            </w:pPr>
            <w:r w:rsidRPr="00B26B80">
              <w:rPr>
                <w:b/>
                <w:sz w:val="21"/>
                <w:szCs w:val="21"/>
                <w:u w:val="single"/>
              </w:rPr>
              <w:t>DE-SWELL AND DRYING</w:t>
            </w:r>
          </w:p>
        </w:tc>
      </w:tr>
      <w:tr w:rsidR="004023AC" w:rsidRPr="00750A6A" w14:paraId="16D5B69D" w14:textId="77777777" w:rsidTr="00B26B80">
        <w:trPr>
          <w:trHeight w:val="283"/>
        </w:trPr>
        <w:tc>
          <w:tcPr>
            <w:tcW w:w="2131" w:type="pct"/>
            <w:gridSpan w:val="2"/>
            <w:shd w:val="clear" w:color="auto" w:fill="FFFF00"/>
            <w:vAlign w:val="center"/>
          </w:tcPr>
          <w:p w14:paraId="4E833100" w14:textId="77777777" w:rsidR="004023AC" w:rsidRPr="004B6288" w:rsidRDefault="004023AC" w:rsidP="00B26B80">
            <w:pPr>
              <w:shd w:val="clear" w:color="auto" w:fill="FFFF00"/>
              <w:jc w:val="both"/>
              <w:rPr>
                <w:b/>
                <w:sz w:val="21"/>
                <w:szCs w:val="21"/>
                <w:rPrChange w:id="152" w:author="fuzhonghua" w:date="2026-10-28T11:41:00Z">
                  <w:rPr>
                    <w:sz w:val="21"/>
                    <w:szCs w:val="21"/>
                  </w:rPr>
                </w:rPrChange>
              </w:rPr>
            </w:pPr>
            <w:proofErr w:type="spellStart"/>
            <w:r w:rsidRPr="004B6288">
              <w:rPr>
                <w:b/>
                <w:sz w:val="21"/>
                <w:szCs w:val="21"/>
                <w:rPrChange w:id="153" w:author="fuzhonghua" w:date="2026-10-28T11:41:00Z">
                  <w:rPr>
                    <w:sz w:val="21"/>
                    <w:szCs w:val="21"/>
                  </w:rPr>
                </w:rPrChange>
              </w:rPr>
              <w:t>IPAc</w:t>
            </w:r>
            <w:proofErr w:type="spellEnd"/>
            <w:r w:rsidRPr="004B6288">
              <w:rPr>
                <w:b/>
                <w:sz w:val="21"/>
                <w:szCs w:val="21"/>
                <w:rPrChange w:id="154" w:author="fuzhonghua" w:date="2026-10-28T11:41:00Z">
                  <w:rPr>
                    <w:sz w:val="21"/>
                    <w:szCs w:val="21"/>
                  </w:rPr>
                </w:rPrChange>
              </w:rPr>
              <w:t xml:space="preserve"> wash quantity </w:t>
            </w:r>
          </w:p>
        </w:tc>
        <w:tc>
          <w:tcPr>
            <w:tcW w:w="943" w:type="pct"/>
            <w:gridSpan w:val="2"/>
            <w:shd w:val="clear" w:color="auto" w:fill="FFFF00"/>
            <w:vAlign w:val="center"/>
          </w:tcPr>
          <w:p w14:paraId="19FBA724" w14:textId="77777777" w:rsidR="004023AC" w:rsidRPr="004B6288" w:rsidRDefault="004023AC">
            <w:pPr>
              <w:shd w:val="clear" w:color="auto" w:fill="FFFF00"/>
              <w:jc w:val="center"/>
              <w:rPr>
                <w:b/>
                <w:sz w:val="21"/>
                <w:szCs w:val="21"/>
                <w:rPrChange w:id="155" w:author="fuzhonghua" w:date="2026-10-28T11:41:00Z">
                  <w:rPr>
                    <w:sz w:val="21"/>
                    <w:szCs w:val="21"/>
                  </w:rPr>
                </w:rPrChange>
              </w:rPr>
            </w:pPr>
            <w:r w:rsidRPr="004B6288">
              <w:rPr>
                <w:b/>
                <w:sz w:val="21"/>
                <w:szCs w:val="21"/>
                <w:rPrChange w:id="156" w:author="fuzhonghua" w:date="2026-10-28T11:41:00Z">
                  <w:rPr>
                    <w:sz w:val="21"/>
                    <w:szCs w:val="21"/>
                  </w:rPr>
                </w:rPrChange>
              </w:rPr>
              <w:t>5x NLT 8.73 kg/kg</w:t>
            </w:r>
          </w:p>
        </w:tc>
        <w:tc>
          <w:tcPr>
            <w:tcW w:w="962" w:type="pct"/>
            <w:shd w:val="clear" w:color="auto" w:fill="FFFF00"/>
            <w:vAlign w:val="center"/>
          </w:tcPr>
          <w:p w14:paraId="6647D742" w14:textId="77777777" w:rsidR="004023AC" w:rsidRPr="004B6288" w:rsidRDefault="004023AC">
            <w:pPr>
              <w:shd w:val="clear" w:color="auto" w:fill="FFFF00"/>
              <w:jc w:val="center"/>
              <w:rPr>
                <w:b/>
                <w:sz w:val="21"/>
                <w:szCs w:val="21"/>
                <w:rPrChange w:id="157" w:author="fuzhonghua" w:date="2026-10-28T11:41:00Z">
                  <w:rPr>
                    <w:sz w:val="21"/>
                    <w:szCs w:val="21"/>
                  </w:rPr>
                </w:rPrChange>
              </w:rPr>
            </w:pPr>
            <w:r w:rsidRPr="004B6288">
              <w:rPr>
                <w:b/>
                <w:sz w:val="21"/>
                <w:szCs w:val="21"/>
                <w:rPrChange w:id="158" w:author="fuzhonghua" w:date="2026-10-28T11:41:00Z">
                  <w:rPr>
                    <w:sz w:val="21"/>
                    <w:szCs w:val="21"/>
                  </w:rPr>
                </w:rPrChange>
              </w:rPr>
              <w:t>5x NLT 8.73 kg/kg</w:t>
            </w:r>
          </w:p>
        </w:tc>
        <w:tc>
          <w:tcPr>
            <w:tcW w:w="964" w:type="pct"/>
            <w:shd w:val="clear" w:color="auto" w:fill="FFFF00"/>
            <w:vAlign w:val="center"/>
          </w:tcPr>
          <w:p w14:paraId="6D19EE3E" w14:textId="77777777" w:rsidR="004023AC" w:rsidRPr="004B6288" w:rsidRDefault="004023AC">
            <w:pPr>
              <w:jc w:val="center"/>
              <w:rPr>
                <w:b/>
                <w:sz w:val="21"/>
                <w:szCs w:val="21"/>
                <w:rPrChange w:id="159" w:author="fuzhonghua" w:date="2026-10-28T11:41:00Z">
                  <w:rPr>
                    <w:sz w:val="21"/>
                    <w:szCs w:val="21"/>
                  </w:rPr>
                </w:rPrChange>
              </w:rPr>
            </w:pPr>
            <w:r w:rsidRPr="004B6288">
              <w:rPr>
                <w:rFonts w:eastAsia="等线"/>
                <w:b/>
                <w:bCs/>
                <w:sz w:val="21"/>
                <w:szCs w:val="21"/>
                <w14:ligatures w14:val="standardContextual"/>
              </w:rPr>
              <w:t>CPP</w:t>
            </w:r>
          </w:p>
        </w:tc>
      </w:tr>
      <w:tr w:rsidR="004023AC" w:rsidRPr="00750A6A" w14:paraId="0546B0D6" w14:textId="77777777" w:rsidTr="00B26B80">
        <w:trPr>
          <w:trHeight w:val="283"/>
        </w:trPr>
        <w:tc>
          <w:tcPr>
            <w:tcW w:w="2131" w:type="pct"/>
            <w:gridSpan w:val="2"/>
            <w:shd w:val="clear" w:color="auto" w:fill="FFFF00"/>
            <w:vAlign w:val="center"/>
          </w:tcPr>
          <w:p w14:paraId="1FCB62B4" w14:textId="77777777" w:rsidR="004023AC" w:rsidRPr="004B6288" w:rsidRDefault="004023AC" w:rsidP="00B26B80">
            <w:pPr>
              <w:shd w:val="clear" w:color="auto" w:fill="FFFF00"/>
              <w:jc w:val="both"/>
              <w:rPr>
                <w:b/>
                <w:sz w:val="21"/>
                <w:szCs w:val="21"/>
                <w:rPrChange w:id="160" w:author="fuzhonghua" w:date="2026-10-28T11:41:00Z">
                  <w:rPr>
                    <w:sz w:val="21"/>
                    <w:szCs w:val="21"/>
                  </w:rPr>
                </w:rPrChange>
              </w:rPr>
            </w:pPr>
            <w:r w:rsidRPr="004B6288">
              <w:rPr>
                <w:b/>
                <w:sz w:val="21"/>
                <w:szCs w:val="21"/>
                <w:rPrChange w:id="161" w:author="fuzhonghua" w:date="2026-10-28T11:41:00Z">
                  <w:rPr>
                    <w:sz w:val="21"/>
                    <w:szCs w:val="21"/>
                  </w:rPr>
                </w:rPrChange>
              </w:rPr>
              <w:t xml:space="preserve">Toluene wash quantity </w:t>
            </w:r>
          </w:p>
        </w:tc>
        <w:tc>
          <w:tcPr>
            <w:tcW w:w="943" w:type="pct"/>
            <w:gridSpan w:val="2"/>
            <w:shd w:val="clear" w:color="auto" w:fill="FFFF00"/>
            <w:vAlign w:val="center"/>
          </w:tcPr>
          <w:p w14:paraId="589659AC" w14:textId="77777777" w:rsidR="004023AC" w:rsidRPr="004B6288" w:rsidRDefault="004023AC">
            <w:pPr>
              <w:shd w:val="clear" w:color="auto" w:fill="FFFF00"/>
              <w:jc w:val="center"/>
              <w:rPr>
                <w:b/>
                <w:sz w:val="21"/>
                <w:szCs w:val="21"/>
                <w:rPrChange w:id="162" w:author="fuzhonghua" w:date="2026-10-28T11:41:00Z">
                  <w:rPr>
                    <w:sz w:val="21"/>
                    <w:szCs w:val="21"/>
                  </w:rPr>
                </w:rPrChange>
              </w:rPr>
            </w:pPr>
            <w:r w:rsidRPr="004B6288">
              <w:rPr>
                <w:b/>
                <w:sz w:val="21"/>
                <w:szCs w:val="21"/>
                <w:rPrChange w:id="163" w:author="fuzhonghua" w:date="2026-10-28T11:41:00Z">
                  <w:rPr>
                    <w:sz w:val="21"/>
                    <w:szCs w:val="21"/>
                  </w:rPr>
                </w:rPrChange>
              </w:rPr>
              <w:t>2x NLT 8.72 kg/kg</w:t>
            </w:r>
          </w:p>
        </w:tc>
        <w:tc>
          <w:tcPr>
            <w:tcW w:w="962" w:type="pct"/>
            <w:shd w:val="clear" w:color="auto" w:fill="FFFF00"/>
            <w:vAlign w:val="center"/>
          </w:tcPr>
          <w:p w14:paraId="1AFB03DD" w14:textId="77777777" w:rsidR="004023AC" w:rsidRPr="004B6288" w:rsidRDefault="004023AC">
            <w:pPr>
              <w:shd w:val="clear" w:color="auto" w:fill="FFFF00"/>
              <w:jc w:val="center"/>
              <w:rPr>
                <w:b/>
                <w:sz w:val="21"/>
                <w:szCs w:val="21"/>
                <w:rPrChange w:id="164" w:author="fuzhonghua" w:date="2026-10-28T11:41:00Z">
                  <w:rPr>
                    <w:sz w:val="21"/>
                    <w:szCs w:val="21"/>
                  </w:rPr>
                </w:rPrChange>
              </w:rPr>
            </w:pPr>
            <w:r w:rsidRPr="004B6288">
              <w:rPr>
                <w:b/>
                <w:sz w:val="21"/>
                <w:szCs w:val="21"/>
                <w:rPrChange w:id="165" w:author="fuzhonghua" w:date="2026-10-28T11:41:00Z">
                  <w:rPr>
                    <w:sz w:val="21"/>
                    <w:szCs w:val="21"/>
                  </w:rPr>
                </w:rPrChange>
              </w:rPr>
              <w:t>2x NLT 8.72 kg/kg</w:t>
            </w:r>
          </w:p>
        </w:tc>
        <w:tc>
          <w:tcPr>
            <w:tcW w:w="964" w:type="pct"/>
            <w:shd w:val="clear" w:color="auto" w:fill="FFFF00"/>
            <w:vAlign w:val="center"/>
          </w:tcPr>
          <w:p w14:paraId="2ACFE9BD" w14:textId="77777777" w:rsidR="004023AC" w:rsidRPr="004B6288" w:rsidRDefault="004023AC">
            <w:pPr>
              <w:jc w:val="center"/>
              <w:rPr>
                <w:b/>
                <w:sz w:val="21"/>
                <w:szCs w:val="21"/>
                <w:rPrChange w:id="166" w:author="fuzhonghua" w:date="2026-10-28T11:41:00Z">
                  <w:rPr>
                    <w:sz w:val="21"/>
                    <w:szCs w:val="21"/>
                  </w:rPr>
                </w:rPrChange>
              </w:rPr>
            </w:pPr>
            <w:r w:rsidRPr="004B6288">
              <w:rPr>
                <w:rFonts w:eastAsia="等线"/>
                <w:b/>
                <w:bCs/>
                <w:sz w:val="21"/>
                <w:szCs w:val="21"/>
                <w14:ligatures w14:val="standardContextual"/>
              </w:rPr>
              <w:t>CPP</w:t>
            </w:r>
          </w:p>
        </w:tc>
      </w:tr>
      <w:tr w:rsidR="004023AC" w:rsidRPr="00750A6A" w14:paraId="589BF54C" w14:textId="77777777" w:rsidTr="00B26B80">
        <w:trPr>
          <w:trHeight w:val="283"/>
        </w:trPr>
        <w:tc>
          <w:tcPr>
            <w:tcW w:w="2131" w:type="pct"/>
            <w:gridSpan w:val="2"/>
            <w:shd w:val="clear" w:color="auto" w:fill="FFFF00"/>
            <w:vAlign w:val="center"/>
          </w:tcPr>
          <w:p w14:paraId="03FAA590" w14:textId="77777777" w:rsidR="004023AC" w:rsidRPr="00F45D57" w:rsidRDefault="004023AC" w:rsidP="00B26B80">
            <w:pPr>
              <w:shd w:val="clear" w:color="auto" w:fill="FFFF00"/>
              <w:jc w:val="both"/>
              <w:rPr>
                <w:b/>
                <w:sz w:val="21"/>
                <w:szCs w:val="21"/>
              </w:rPr>
            </w:pPr>
            <w:r w:rsidRPr="00F45D57">
              <w:rPr>
                <w:b/>
                <w:sz w:val="21"/>
                <w:szCs w:val="21"/>
              </w:rPr>
              <w:lastRenderedPageBreak/>
              <w:t>MTBE wash quantity</w:t>
            </w:r>
          </w:p>
        </w:tc>
        <w:tc>
          <w:tcPr>
            <w:tcW w:w="943" w:type="pct"/>
            <w:gridSpan w:val="2"/>
            <w:shd w:val="clear" w:color="auto" w:fill="FFFF00"/>
            <w:vAlign w:val="center"/>
          </w:tcPr>
          <w:p w14:paraId="41AE320B" w14:textId="77777777" w:rsidR="004023AC" w:rsidRPr="00F45D57" w:rsidRDefault="004023AC">
            <w:pPr>
              <w:shd w:val="clear" w:color="auto" w:fill="FFFF00"/>
              <w:jc w:val="center"/>
              <w:rPr>
                <w:b/>
                <w:sz w:val="21"/>
                <w:szCs w:val="21"/>
              </w:rPr>
            </w:pPr>
            <w:r w:rsidRPr="00F45D57">
              <w:rPr>
                <w:b/>
                <w:sz w:val="21"/>
                <w:szCs w:val="21"/>
              </w:rPr>
              <w:t>4x NLT 7.41 kg/kg</w:t>
            </w:r>
          </w:p>
        </w:tc>
        <w:tc>
          <w:tcPr>
            <w:tcW w:w="962" w:type="pct"/>
            <w:shd w:val="clear" w:color="auto" w:fill="FFFF00"/>
            <w:vAlign w:val="center"/>
          </w:tcPr>
          <w:p w14:paraId="52C2BAB1" w14:textId="77777777" w:rsidR="004023AC" w:rsidRPr="00F45D57" w:rsidRDefault="004023AC">
            <w:pPr>
              <w:shd w:val="clear" w:color="auto" w:fill="FFFF00"/>
              <w:jc w:val="center"/>
              <w:rPr>
                <w:b/>
                <w:sz w:val="21"/>
                <w:szCs w:val="21"/>
              </w:rPr>
            </w:pPr>
            <w:r w:rsidRPr="00F45D57">
              <w:rPr>
                <w:b/>
                <w:sz w:val="21"/>
                <w:szCs w:val="21"/>
              </w:rPr>
              <w:t>4x NLT 7.41 kg/kg</w:t>
            </w:r>
          </w:p>
        </w:tc>
        <w:tc>
          <w:tcPr>
            <w:tcW w:w="964" w:type="pct"/>
            <w:shd w:val="clear" w:color="auto" w:fill="FFFF00"/>
            <w:vAlign w:val="center"/>
          </w:tcPr>
          <w:p w14:paraId="13810B52" w14:textId="77777777" w:rsidR="004023AC" w:rsidRPr="00750A6A" w:rsidRDefault="004023AC">
            <w:pPr>
              <w:jc w:val="center"/>
              <w:rPr>
                <w:rFonts w:eastAsia="等线"/>
                <w:b/>
                <w:bCs/>
                <w:sz w:val="21"/>
                <w:szCs w:val="21"/>
                <w:lang w:eastAsia="zh-CN"/>
                <w14:ligatures w14:val="standardContextual"/>
              </w:rPr>
            </w:pPr>
            <w:r w:rsidRPr="00B26B80">
              <w:rPr>
                <w:rFonts w:eastAsia="等线"/>
                <w:b/>
                <w:bCs/>
                <w:sz w:val="21"/>
                <w:szCs w:val="21"/>
                <w14:ligatures w14:val="standardContextual"/>
              </w:rPr>
              <w:t>CPP</w:t>
            </w:r>
          </w:p>
        </w:tc>
      </w:tr>
      <w:tr w:rsidR="004023AC" w:rsidRPr="00750A6A" w14:paraId="601821A8" w14:textId="77777777" w:rsidTr="00B26B80">
        <w:trPr>
          <w:trHeight w:val="283"/>
        </w:trPr>
        <w:tc>
          <w:tcPr>
            <w:tcW w:w="2131" w:type="pct"/>
            <w:gridSpan w:val="2"/>
            <w:vAlign w:val="center"/>
          </w:tcPr>
          <w:p w14:paraId="721E3A66" w14:textId="77777777" w:rsidR="004023AC" w:rsidRPr="00B26B80" w:rsidRDefault="004023AC" w:rsidP="00B26B80">
            <w:pPr>
              <w:jc w:val="both"/>
              <w:rPr>
                <w:sz w:val="21"/>
                <w:szCs w:val="21"/>
              </w:rPr>
            </w:pPr>
            <w:proofErr w:type="spellStart"/>
            <w:r w:rsidRPr="00B26B80">
              <w:rPr>
                <w:sz w:val="21"/>
                <w:szCs w:val="21"/>
              </w:rPr>
              <w:t>Chloranil</w:t>
            </w:r>
            <w:proofErr w:type="spellEnd"/>
            <w:r w:rsidRPr="00B26B80">
              <w:rPr>
                <w:sz w:val="21"/>
                <w:szCs w:val="21"/>
              </w:rPr>
              <w:t xml:space="preserve"> Test (IPC)</w:t>
            </w:r>
          </w:p>
        </w:tc>
        <w:tc>
          <w:tcPr>
            <w:tcW w:w="943" w:type="pct"/>
            <w:gridSpan w:val="2"/>
            <w:vAlign w:val="center"/>
          </w:tcPr>
          <w:p w14:paraId="0CB35A70" w14:textId="77777777" w:rsidR="004023AC" w:rsidRPr="00B26B80" w:rsidRDefault="004023AC">
            <w:pPr>
              <w:jc w:val="center"/>
              <w:rPr>
                <w:sz w:val="21"/>
                <w:szCs w:val="21"/>
              </w:rPr>
            </w:pPr>
            <w:r w:rsidRPr="00B26B80">
              <w:rPr>
                <w:sz w:val="21"/>
                <w:szCs w:val="21"/>
              </w:rPr>
              <w:t>Negative</w:t>
            </w:r>
          </w:p>
        </w:tc>
        <w:tc>
          <w:tcPr>
            <w:tcW w:w="962" w:type="pct"/>
            <w:shd w:val="clear" w:color="auto" w:fill="FFFFFF" w:themeFill="background1"/>
            <w:vAlign w:val="center"/>
          </w:tcPr>
          <w:p w14:paraId="57A12612" w14:textId="77777777" w:rsidR="004023AC" w:rsidRPr="00B26B80" w:rsidRDefault="004023AC">
            <w:pPr>
              <w:jc w:val="center"/>
              <w:rPr>
                <w:sz w:val="21"/>
                <w:szCs w:val="21"/>
              </w:rPr>
            </w:pPr>
            <w:r w:rsidRPr="00B26B80">
              <w:rPr>
                <w:sz w:val="21"/>
                <w:szCs w:val="21"/>
              </w:rPr>
              <w:t>N/A</w:t>
            </w:r>
          </w:p>
        </w:tc>
        <w:tc>
          <w:tcPr>
            <w:tcW w:w="964" w:type="pct"/>
            <w:shd w:val="clear" w:color="auto" w:fill="FFFFFF" w:themeFill="background1"/>
            <w:vAlign w:val="center"/>
          </w:tcPr>
          <w:p w14:paraId="5C3E60E5" w14:textId="77777777" w:rsidR="004023AC" w:rsidRPr="00750A6A" w:rsidRDefault="004023AC">
            <w:pPr>
              <w:jc w:val="center"/>
              <w:rPr>
                <w:rFonts w:eastAsia="等线"/>
                <w:sz w:val="21"/>
                <w:szCs w:val="21"/>
                <w:lang w:eastAsia="zh-CN"/>
                <w14:ligatures w14:val="standardContextual"/>
              </w:rPr>
            </w:pPr>
            <w:r w:rsidRPr="00B26B80">
              <w:rPr>
                <w:rFonts w:eastAsia="等线"/>
                <w:sz w:val="21"/>
                <w:szCs w:val="21"/>
                <w14:ligatures w14:val="standardContextual"/>
              </w:rPr>
              <w:t>non-CPP</w:t>
            </w:r>
          </w:p>
        </w:tc>
      </w:tr>
      <w:tr w:rsidR="004023AC" w:rsidRPr="00750A6A" w14:paraId="6BCB1028" w14:textId="77777777" w:rsidTr="00B26B80">
        <w:trPr>
          <w:trHeight w:val="283"/>
        </w:trPr>
        <w:tc>
          <w:tcPr>
            <w:tcW w:w="2131" w:type="pct"/>
            <w:gridSpan w:val="2"/>
            <w:vAlign w:val="center"/>
          </w:tcPr>
          <w:p w14:paraId="18D01C86" w14:textId="77777777" w:rsidR="004023AC" w:rsidRPr="00B26B80" w:rsidRDefault="004023AC" w:rsidP="00B26B80">
            <w:pPr>
              <w:jc w:val="both"/>
              <w:rPr>
                <w:sz w:val="21"/>
                <w:szCs w:val="21"/>
              </w:rPr>
            </w:pPr>
            <w:r w:rsidRPr="00B26B80">
              <w:rPr>
                <w:sz w:val="21"/>
                <w:szCs w:val="21"/>
              </w:rPr>
              <w:t>Drying jacket temperature</w:t>
            </w:r>
          </w:p>
        </w:tc>
        <w:tc>
          <w:tcPr>
            <w:tcW w:w="943" w:type="pct"/>
            <w:gridSpan w:val="2"/>
            <w:vAlign w:val="center"/>
          </w:tcPr>
          <w:p w14:paraId="02E30924" w14:textId="77777777" w:rsidR="004023AC" w:rsidRPr="00B26B80" w:rsidRDefault="004023AC">
            <w:pPr>
              <w:jc w:val="center"/>
              <w:rPr>
                <w:sz w:val="21"/>
                <w:szCs w:val="21"/>
              </w:rPr>
            </w:pPr>
            <w:r w:rsidRPr="00B26B80">
              <w:rPr>
                <w:sz w:val="21"/>
                <w:szCs w:val="21"/>
              </w:rPr>
              <w:t>NMT 30.0 °C</w:t>
            </w:r>
          </w:p>
        </w:tc>
        <w:tc>
          <w:tcPr>
            <w:tcW w:w="962" w:type="pct"/>
            <w:shd w:val="clear" w:color="auto" w:fill="FFFFFF" w:themeFill="background1"/>
            <w:vAlign w:val="center"/>
          </w:tcPr>
          <w:p w14:paraId="5AE24FFE" w14:textId="77777777" w:rsidR="004023AC" w:rsidRPr="00B26B80" w:rsidRDefault="004023AC">
            <w:pPr>
              <w:jc w:val="center"/>
              <w:rPr>
                <w:sz w:val="21"/>
                <w:szCs w:val="21"/>
              </w:rPr>
            </w:pPr>
            <w:r w:rsidRPr="00B26B80">
              <w:rPr>
                <w:sz w:val="21"/>
                <w:szCs w:val="21"/>
              </w:rPr>
              <w:t>NMT 42.0 °C</w:t>
            </w:r>
          </w:p>
        </w:tc>
        <w:tc>
          <w:tcPr>
            <w:tcW w:w="964" w:type="pct"/>
            <w:shd w:val="clear" w:color="auto" w:fill="FFFFFF" w:themeFill="background1"/>
            <w:vAlign w:val="center"/>
          </w:tcPr>
          <w:p w14:paraId="372399AB" w14:textId="77777777" w:rsidR="004023AC" w:rsidRPr="00750A6A" w:rsidRDefault="004023AC">
            <w:pPr>
              <w:jc w:val="center"/>
              <w:rPr>
                <w:sz w:val="21"/>
                <w:szCs w:val="21"/>
              </w:rPr>
            </w:pPr>
            <w:r w:rsidRPr="00B26B80">
              <w:rPr>
                <w:rFonts w:eastAsia="等线"/>
                <w:sz w:val="21"/>
                <w:szCs w:val="21"/>
                <w14:ligatures w14:val="standardContextual"/>
              </w:rPr>
              <w:t>non-CPP</w:t>
            </w:r>
          </w:p>
        </w:tc>
      </w:tr>
      <w:tr w:rsidR="004023AC" w:rsidRPr="00750A6A" w14:paraId="758645A7" w14:textId="77777777" w:rsidTr="00B26B80">
        <w:trPr>
          <w:trHeight w:val="80"/>
        </w:trPr>
        <w:tc>
          <w:tcPr>
            <w:tcW w:w="2131" w:type="pct"/>
            <w:gridSpan w:val="2"/>
            <w:vAlign w:val="center"/>
          </w:tcPr>
          <w:p w14:paraId="6837C2F8" w14:textId="77777777" w:rsidR="004023AC" w:rsidRPr="00750A6A" w:rsidRDefault="004023AC" w:rsidP="00B26B80">
            <w:pPr>
              <w:jc w:val="both"/>
              <w:rPr>
                <w:sz w:val="21"/>
                <w:szCs w:val="21"/>
              </w:rPr>
            </w:pPr>
            <w:r w:rsidRPr="00B26B80">
              <w:rPr>
                <w:sz w:val="21"/>
                <w:szCs w:val="21"/>
              </w:rPr>
              <w:t>LOD IPC</w:t>
            </w:r>
          </w:p>
        </w:tc>
        <w:tc>
          <w:tcPr>
            <w:tcW w:w="943" w:type="pct"/>
            <w:gridSpan w:val="2"/>
            <w:vAlign w:val="center"/>
          </w:tcPr>
          <w:p w14:paraId="3E3F886C" w14:textId="77777777" w:rsidR="004023AC" w:rsidRPr="00750A6A" w:rsidRDefault="004023AC">
            <w:pPr>
              <w:jc w:val="center"/>
              <w:rPr>
                <w:rFonts w:eastAsia="等线"/>
                <w:sz w:val="21"/>
                <w:szCs w:val="21"/>
                <w:lang w:eastAsia="zh-CN"/>
                <w14:ligatures w14:val="standardContextual"/>
              </w:rPr>
            </w:pPr>
            <w:r w:rsidRPr="00B26B80">
              <w:rPr>
                <w:sz w:val="21"/>
                <w:szCs w:val="21"/>
              </w:rPr>
              <w:t>NMT 9% w/w</w:t>
            </w:r>
          </w:p>
        </w:tc>
        <w:tc>
          <w:tcPr>
            <w:tcW w:w="962" w:type="pct"/>
            <w:shd w:val="clear" w:color="auto" w:fill="FFFFFF" w:themeFill="background1"/>
            <w:vAlign w:val="center"/>
          </w:tcPr>
          <w:p w14:paraId="26617964" w14:textId="77777777" w:rsidR="004023AC" w:rsidRPr="00750A6A" w:rsidRDefault="004023AC">
            <w:pPr>
              <w:jc w:val="center"/>
              <w:rPr>
                <w:rFonts w:eastAsia="等线"/>
                <w:sz w:val="21"/>
                <w:szCs w:val="21"/>
                <w:lang w:eastAsia="zh-CN"/>
                <w14:ligatures w14:val="standardContextual"/>
              </w:rPr>
            </w:pPr>
            <w:r w:rsidRPr="00B26B80">
              <w:rPr>
                <w:sz w:val="21"/>
                <w:szCs w:val="21"/>
              </w:rPr>
              <w:t>N/A</w:t>
            </w:r>
          </w:p>
        </w:tc>
        <w:tc>
          <w:tcPr>
            <w:tcW w:w="964" w:type="pct"/>
            <w:shd w:val="clear" w:color="auto" w:fill="FFFFFF" w:themeFill="background1"/>
            <w:vAlign w:val="center"/>
          </w:tcPr>
          <w:p w14:paraId="047AC939" w14:textId="77777777" w:rsidR="004023AC" w:rsidRPr="00750A6A" w:rsidRDefault="004023AC">
            <w:pPr>
              <w:jc w:val="center"/>
              <w:rPr>
                <w:sz w:val="21"/>
                <w:szCs w:val="21"/>
              </w:rPr>
            </w:pPr>
            <w:r w:rsidRPr="00B26B80">
              <w:rPr>
                <w:rFonts w:eastAsia="等线"/>
                <w:sz w:val="21"/>
                <w:szCs w:val="21"/>
                <w14:ligatures w14:val="standardContextual"/>
              </w:rPr>
              <w:t>non-CPP</w:t>
            </w:r>
          </w:p>
        </w:tc>
      </w:tr>
    </w:tbl>
    <w:p w14:paraId="651F3A62" w14:textId="77777777" w:rsidR="004023AC" w:rsidRDefault="004023AC" w:rsidP="00C4741D">
      <w:pPr>
        <w:spacing w:after="0" w:line="360" w:lineRule="auto"/>
        <w:jc w:val="both"/>
        <w:rPr>
          <w:rFonts w:ascii="Arial" w:eastAsia="仿宋_GB2312" w:hAnsi="Arial" w:cs="Arial"/>
          <w:color w:val="000000"/>
          <w:kern w:val="32"/>
          <w:sz w:val="21"/>
          <w:szCs w:val="32"/>
          <w:lang w:eastAsia="en-US"/>
        </w:rPr>
      </w:pPr>
    </w:p>
    <w:p w14:paraId="47236CC0" w14:textId="21A4379F" w:rsidR="0096614E" w:rsidRPr="00C4741D" w:rsidRDefault="0096614E" w:rsidP="00C4741D">
      <w:pPr>
        <w:pStyle w:val="22"/>
      </w:pPr>
      <w:bookmarkStart w:id="167" w:name="_Toc243334260"/>
      <w:r w:rsidRPr="008924B9">
        <w:t>5.2 Main Risk Assessment Table</w:t>
      </w:r>
      <w:bookmarkEnd w:id="167"/>
    </w:p>
    <w:p w14:paraId="51737C64" w14:textId="77777777" w:rsidR="0096614E" w:rsidRPr="00C4741D" w:rsidRDefault="0096614E" w:rsidP="00C4741D">
      <w:pPr>
        <w:spacing w:after="0" w:line="360" w:lineRule="auto"/>
        <w:jc w:val="both"/>
        <w:rPr>
          <w:rFonts w:ascii="Arial" w:eastAsia="仿宋_GB2312" w:hAnsi="Arial" w:cs="Arial"/>
          <w:bCs/>
          <w:color w:val="000000"/>
          <w:kern w:val="32"/>
          <w:sz w:val="21"/>
          <w:szCs w:val="32"/>
          <w:lang w:eastAsia="en-US"/>
        </w:rPr>
      </w:pPr>
      <w:r w:rsidRPr="00C4741D">
        <w:rPr>
          <w:rFonts w:ascii="Arial" w:eastAsia="仿宋_GB2312" w:hAnsi="Arial" w:cs="Arial"/>
          <w:bCs/>
          <w:color w:val="000000"/>
          <w:kern w:val="32"/>
          <w:sz w:val="21"/>
          <w:szCs w:val="32"/>
          <w:lang w:eastAsia="en-US"/>
        </w:rPr>
        <w:t>The table below presents the full FMEA for each process unit operation. Columns are: Step | Unit Operation | Failure Mode (Hazard) | Potential Effect | Yes / No for CQA impact | Severity (</w:t>
      </w:r>
      <w:proofErr w:type="spellStart"/>
      <w:r w:rsidRPr="00C4741D">
        <w:rPr>
          <w:rFonts w:ascii="Arial" w:eastAsia="仿宋_GB2312" w:hAnsi="Arial" w:cs="Arial"/>
          <w:bCs/>
          <w:color w:val="000000"/>
          <w:kern w:val="32"/>
          <w:sz w:val="21"/>
          <w:szCs w:val="32"/>
          <w:lang w:eastAsia="en-US"/>
        </w:rPr>
        <w:t>Sev</w:t>
      </w:r>
      <w:proofErr w:type="spellEnd"/>
      <w:r w:rsidRPr="00C4741D">
        <w:rPr>
          <w:rFonts w:ascii="Arial" w:eastAsia="仿宋_GB2312" w:hAnsi="Arial" w:cs="Arial"/>
          <w:bCs/>
          <w:color w:val="000000"/>
          <w:kern w:val="32"/>
          <w:sz w:val="21"/>
          <w:szCs w:val="32"/>
          <w:lang w:eastAsia="en-US"/>
        </w:rPr>
        <w:t>) | Potential Cause(s) | Current Controls / Detection Methods | Occurrence (</w:t>
      </w:r>
      <w:proofErr w:type="spellStart"/>
      <w:r w:rsidRPr="00C4741D">
        <w:rPr>
          <w:rFonts w:ascii="Arial" w:eastAsia="仿宋_GB2312" w:hAnsi="Arial" w:cs="Arial"/>
          <w:bCs/>
          <w:color w:val="000000"/>
          <w:kern w:val="32"/>
          <w:sz w:val="21"/>
          <w:szCs w:val="32"/>
          <w:lang w:eastAsia="en-US"/>
        </w:rPr>
        <w:t>Occ</w:t>
      </w:r>
      <w:proofErr w:type="spellEnd"/>
      <w:r w:rsidRPr="00C4741D">
        <w:rPr>
          <w:rFonts w:ascii="Arial" w:eastAsia="仿宋_GB2312" w:hAnsi="Arial" w:cs="Arial"/>
          <w:bCs/>
          <w:color w:val="000000"/>
          <w:kern w:val="32"/>
          <w:sz w:val="21"/>
          <w:szCs w:val="32"/>
          <w:lang w:eastAsia="en-US"/>
        </w:rPr>
        <w:t>) | Detection (</w:t>
      </w:r>
      <w:proofErr w:type="spellStart"/>
      <w:r w:rsidRPr="00C4741D">
        <w:rPr>
          <w:rFonts w:ascii="Arial" w:eastAsia="仿宋_GB2312" w:hAnsi="Arial" w:cs="Arial"/>
          <w:bCs/>
          <w:color w:val="000000"/>
          <w:kern w:val="32"/>
          <w:sz w:val="21"/>
          <w:szCs w:val="32"/>
          <w:lang w:eastAsia="en-US"/>
        </w:rPr>
        <w:t>Det</w:t>
      </w:r>
      <w:proofErr w:type="spellEnd"/>
      <w:r w:rsidRPr="00C4741D">
        <w:rPr>
          <w:rFonts w:ascii="Arial" w:eastAsia="仿宋_GB2312" w:hAnsi="Arial" w:cs="Arial"/>
          <w:bCs/>
          <w:color w:val="000000"/>
          <w:kern w:val="32"/>
          <w:sz w:val="21"/>
          <w:szCs w:val="32"/>
          <w:lang w:eastAsia="en-US"/>
        </w:rPr>
        <w:t>) | Risk Level | Mitigation Action / Responsible Party | Residual Risk Level. </w:t>
      </w:r>
    </w:p>
    <w:p w14:paraId="4FEC9435" w14:textId="7BCDD250" w:rsidR="00FE5589" w:rsidRDefault="0096614E" w:rsidP="00BF7427">
      <w:pPr>
        <w:spacing w:beforeLines="50" w:before="120" w:line="300" w:lineRule="auto"/>
        <w:jc w:val="both"/>
        <w:textAlignment w:val="baseline"/>
        <w:rPr>
          <w:rFonts w:ascii="Arial" w:eastAsia="仿宋_GB2312" w:hAnsi="Arial" w:cs="Arial"/>
          <w:bCs/>
          <w:color w:val="000000"/>
          <w:kern w:val="32"/>
          <w:sz w:val="21"/>
          <w:szCs w:val="32"/>
          <w:lang w:eastAsia="en-US"/>
        </w:rPr>
      </w:pPr>
      <w:r w:rsidRPr="00C4741D">
        <w:rPr>
          <w:rFonts w:ascii="Arial" w:eastAsia="仿宋_GB2312" w:hAnsi="Arial" w:cs="Arial"/>
          <w:bCs/>
          <w:color w:val="000000"/>
          <w:kern w:val="32"/>
          <w:sz w:val="21"/>
          <w:szCs w:val="32"/>
          <w:lang w:eastAsia="en-US"/>
        </w:rPr>
        <w:t>Instructions: For each failure mode, (1) assess Severity from the CQA impact; (2) assign Occurrence score reflecting current process knowledge; (3) assign Detection score reflecting current control strategy; (4) determine Risk Level from the matrix in Section 3.4; (5) define mitigation for all High items and document rationale for accepted Medium items</w:t>
      </w:r>
    </w:p>
    <w:tbl>
      <w:tblPr>
        <w:tblW w:w="1445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18"/>
        <w:gridCol w:w="850"/>
        <w:gridCol w:w="1192"/>
        <w:gridCol w:w="1785"/>
        <w:gridCol w:w="850"/>
        <w:gridCol w:w="426"/>
        <w:gridCol w:w="1548"/>
        <w:gridCol w:w="11"/>
        <w:gridCol w:w="2551"/>
        <w:gridCol w:w="426"/>
        <w:gridCol w:w="425"/>
        <w:gridCol w:w="850"/>
        <w:gridCol w:w="1985"/>
        <w:gridCol w:w="1134"/>
      </w:tblGrid>
      <w:tr w:rsidR="00C4741D" w:rsidRPr="00CC705A" w14:paraId="05E7E800" w14:textId="77777777" w:rsidTr="002F5A7C">
        <w:trPr>
          <w:trHeight w:val="300"/>
          <w:tblHeader/>
        </w:trPr>
        <w:tc>
          <w:tcPr>
            <w:tcW w:w="418"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111922A" w14:textId="77777777" w:rsidR="00FE5589" w:rsidRPr="00CC705A" w:rsidRDefault="00FE5589" w:rsidP="00FE5589">
            <w:pPr>
              <w:spacing w:after="0" w:line="240" w:lineRule="auto"/>
              <w:jc w:val="center"/>
              <w:textAlignment w:val="baseline"/>
              <w:rPr>
                <w:rFonts w:ascii="Arial" w:eastAsia="Times New Roman" w:hAnsi="Arial" w:cs="Arial"/>
                <w:color w:val="FFFFFF" w:themeColor="background1"/>
                <w:sz w:val="20"/>
                <w:szCs w:val="20"/>
              </w:rPr>
            </w:pPr>
            <w:r w:rsidRPr="00CC705A">
              <w:rPr>
                <w:rFonts w:ascii="Arial" w:eastAsia="Times New Roman" w:hAnsi="Arial" w:cs="Arial"/>
                <w:b/>
                <w:bCs/>
                <w:color w:val="FFFFFF" w:themeColor="background1"/>
                <w:sz w:val="20"/>
                <w:szCs w:val="20"/>
                <w:lang w:val="en-IE"/>
              </w:rPr>
              <w:t>Step #</w:t>
            </w:r>
          </w:p>
        </w:tc>
        <w:tc>
          <w:tcPr>
            <w:tcW w:w="850"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A210C1A" w14:textId="77777777" w:rsidR="00FE5589" w:rsidRPr="00CC705A" w:rsidRDefault="00FE5589" w:rsidP="00FE5589">
            <w:pPr>
              <w:spacing w:after="0" w:line="240" w:lineRule="auto"/>
              <w:jc w:val="center"/>
              <w:textAlignment w:val="baseline"/>
              <w:rPr>
                <w:rFonts w:ascii="Arial" w:eastAsia="Times New Roman" w:hAnsi="Arial" w:cs="Arial"/>
                <w:color w:val="FFFFFF" w:themeColor="background1"/>
                <w:sz w:val="20"/>
                <w:szCs w:val="20"/>
              </w:rPr>
            </w:pPr>
            <w:r w:rsidRPr="00CC705A">
              <w:rPr>
                <w:rFonts w:ascii="Arial" w:eastAsia="Times New Roman" w:hAnsi="Arial" w:cs="Arial"/>
                <w:b/>
                <w:bCs/>
                <w:color w:val="FFFFFF" w:themeColor="background1"/>
                <w:sz w:val="20"/>
                <w:szCs w:val="20"/>
                <w:lang w:val="en-IE"/>
              </w:rPr>
              <w:t>Unit Operation</w:t>
            </w:r>
          </w:p>
        </w:tc>
        <w:tc>
          <w:tcPr>
            <w:tcW w:w="1192"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0DA4027" w14:textId="77777777" w:rsidR="00FE5589" w:rsidRPr="00CC705A" w:rsidRDefault="00FE5589" w:rsidP="00FE5589">
            <w:pPr>
              <w:spacing w:after="0" w:line="240" w:lineRule="auto"/>
              <w:jc w:val="center"/>
              <w:textAlignment w:val="baseline"/>
              <w:rPr>
                <w:rFonts w:ascii="Arial" w:eastAsia="Times New Roman" w:hAnsi="Arial" w:cs="Arial"/>
                <w:color w:val="FFFFFF" w:themeColor="background1"/>
                <w:sz w:val="20"/>
                <w:szCs w:val="20"/>
              </w:rPr>
            </w:pPr>
            <w:r w:rsidRPr="00CC705A">
              <w:rPr>
                <w:rFonts w:ascii="Arial" w:eastAsia="Times New Roman" w:hAnsi="Arial" w:cs="Arial"/>
                <w:b/>
                <w:bCs/>
                <w:color w:val="FFFFFF" w:themeColor="background1"/>
                <w:sz w:val="20"/>
                <w:szCs w:val="20"/>
                <w:lang w:val="en-IE"/>
              </w:rPr>
              <w:t>Failure Mode (Hazard)</w:t>
            </w:r>
          </w:p>
        </w:tc>
        <w:tc>
          <w:tcPr>
            <w:tcW w:w="1785"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FDBD191" w14:textId="77777777" w:rsidR="00FE5589" w:rsidRPr="00CC705A" w:rsidRDefault="00FE5589" w:rsidP="00FE5589">
            <w:pPr>
              <w:spacing w:after="0" w:line="240" w:lineRule="auto"/>
              <w:jc w:val="center"/>
              <w:textAlignment w:val="baseline"/>
              <w:rPr>
                <w:rFonts w:ascii="Arial" w:eastAsia="Times New Roman" w:hAnsi="Arial" w:cs="Arial"/>
                <w:b/>
                <w:bCs/>
                <w:color w:val="FFFFFF" w:themeColor="background1"/>
                <w:sz w:val="20"/>
                <w:szCs w:val="20"/>
                <w:lang w:val="en-IE"/>
              </w:rPr>
            </w:pPr>
            <w:r w:rsidRPr="00CC705A">
              <w:rPr>
                <w:rFonts w:ascii="Arial" w:eastAsia="Times New Roman" w:hAnsi="Arial" w:cs="Arial"/>
                <w:b/>
                <w:bCs/>
                <w:color w:val="FFFFFF" w:themeColor="background1"/>
                <w:sz w:val="20"/>
                <w:szCs w:val="20"/>
                <w:lang w:val="en-IE"/>
              </w:rPr>
              <w:t>Potential Effect on Product Quality</w:t>
            </w:r>
          </w:p>
        </w:tc>
        <w:tc>
          <w:tcPr>
            <w:tcW w:w="850"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F036065" w14:textId="77777777" w:rsidR="00FE5589" w:rsidRPr="00CC705A" w:rsidRDefault="00FE5589" w:rsidP="00FE5589">
            <w:pPr>
              <w:spacing w:after="0" w:line="240" w:lineRule="auto"/>
              <w:jc w:val="center"/>
              <w:textAlignment w:val="baseline"/>
              <w:rPr>
                <w:rFonts w:ascii="Arial" w:eastAsia="Times New Roman" w:hAnsi="Arial" w:cs="Arial"/>
                <w:b/>
                <w:bCs/>
                <w:color w:val="FFFFFF" w:themeColor="background1"/>
                <w:sz w:val="20"/>
                <w:szCs w:val="20"/>
                <w:lang w:val="en-IE"/>
              </w:rPr>
            </w:pPr>
            <w:r w:rsidRPr="00CC705A">
              <w:rPr>
                <w:rFonts w:ascii="Arial" w:eastAsia="Times New Roman" w:hAnsi="Arial" w:cs="Arial"/>
                <w:b/>
                <w:bCs/>
                <w:color w:val="FFFFFF" w:themeColor="background1"/>
                <w:sz w:val="20"/>
                <w:szCs w:val="20"/>
                <w:lang w:val="en-IE"/>
              </w:rPr>
              <w:t>Yes/No for CQA impact</w:t>
            </w:r>
          </w:p>
        </w:tc>
        <w:tc>
          <w:tcPr>
            <w:tcW w:w="426"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F95EFC9" w14:textId="77777777" w:rsidR="00FE5589" w:rsidRPr="00CC705A" w:rsidRDefault="00FE5589" w:rsidP="00FE5589">
            <w:pPr>
              <w:spacing w:after="0" w:line="240" w:lineRule="auto"/>
              <w:jc w:val="center"/>
              <w:textAlignment w:val="baseline"/>
              <w:rPr>
                <w:rFonts w:ascii="Arial" w:eastAsia="Times New Roman" w:hAnsi="Arial" w:cs="Arial"/>
                <w:color w:val="FFFFFF" w:themeColor="background1"/>
                <w:sz w:val="20"/>
                <w:szCs w:val="20"/>
              </w:rPr>
            </w:pPr>
            <w:proofErr w:type="spellStart"/>
            <w:r w:rsidRPr="00CC705A">
              <w:rPr>
                <w:rFonts w:ascii="Arial" w:eastAsia="Times New Roman" w:hAnsi="Arial" w:cs="Arial"/>
                <w:b/>
                <w:bCs/>
                <w:color w:val="FFFFFF" w:themeColor="background1"/>
                <w:sz w:val="20"/>
                <w:szCs w:val="20"/>
                <w:lang w:val="en-IE"/>
              </w:rPr>
              <w:t>Sev</w:t>
            </w:r>
            <w:proofErr w:type="spellEnd"/>
          </w:p>
        </w:tc>
        <w:tc>
          <w:tcPr>
            <w:tcW w:w="1548"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61CDDD7" w14:textId="77777777" w:rsidR="00FE5589" w:rsidRPr="00CC705A" w:rsidRDefault="00FE5589" w:rsidP="00FE5589">
            <w:pPr>
              <w:spacing w:after="0" w:line="240" w:lineRule="auto"/>
              <w:jc w:val="center"/>
              <w:textAlignment w:val="baseline"/>
              <w:rPr>
                <w:rFonts w:ascii="Arial" w:eastAsia="Times New Roman" w:hAnsi="Arial" w:cs="Arial"/>
                <w:color w:val="FFFFFF" w:themeColor="background1"/>
                <w:sz w:val="20"/>
                <w:szCs w:val="20"/>
              </w:rPr>
            </w:pPr>
            <w:r w:rsidRPr="00CC705A">
              <w:rPr>
                <w:rFonts w:ascii="Arial" w:eastAsia="Times New Roman" w:hAnsi="Arial" w:cs="Arial"/>
                <w:b/>
                <w:bCs/>
                <w:color w:val="FFFFFF" w:themeColor="background1"/>
                <w:sz w:val="20"/>
                <w:szCs w:val="20"/>
                <w:lang w:val="en-IE"/>
              </w:rPr>
              <w:t>Potential Cause(s)</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C77698E" w14:textId="77777777" w:rsidR="00FE5589" w:rsidRPr="00CC705A" w:rsidRDefault="00FE5589" w:rsidP="00FE5589">
            <w:pPr>
              <w:spacing w:after="0" w:line="240" w:lineRule="auto"/>
              <w:jc w:val="center"/>
              <w:textAlignment w:val="baseline"/>
              <w:rPr>
                <w:rFonts w:ascii="Arial" w:eastAsia="Times New Roman" w:hAnsi="Arial" w:cs="Arial"/>
                <w:color w:val="FFFFFF" w:themeColor="background1"/>
                <w:sz w:val="20"/>
                <w:szCs w:val="20"/>
              </w:rPr>
            </w:pPr>
            <w:r w:rsidRPr="00CC705A">
              <w:rPr>
                <w:rFonts w:ascii="Arial" w:eastAsia="Times New Roman" w:hAnsi="Arial" w:cs="Arial"/>
                <w:b/>
                <w:bCs/>
                <w:color w:val="FFFFFF" w:themeColor="background1"/>
                <w:sz w:val="20"/>
                <w:szCs w:val="20"/>
                <w:lang w:val="en-IE"/>
              </w:rPr>
              <w:t xml:space="preserve">Current </w:t>
            </w:r>
            <w:commentRangeStart w:id="168"/>
            <w:r w:rsidRPr="00CC705A">
              <w:rPr>
                <w:rFonts w:ascii="Arial" w:eastAsia="Times New Roman" w:hAnsi="Arial" w:cs="Arial"/>
                <w:b/>
                <w:bCs/>
                <w:color w:val="FFFFFF" w:themeColor="background1"/>
                <w:sz w:val="20"/>
                <w:szCs w:val="20"/>
                <w:lang w:val="en-IE"/>
              </w:rPr>
              <w:t>Controls</w:t>
            </w:r>
            <w:commentRangeEnd w:id="168"/>
            <w:r w:rsidR="00C4741D" w:rsidRPr="00CC705A">
              <w:rPr>
                <w:rStyle w:val="af4"/>
                <w:rFonts w:ascii="Arial" w:eastAsia="Times New Roman" w:hAnsi="Arial" w:cs="Arial"/>
                <w:b/>
                <w:bCs/>
                <w:color w:val="FFFFFF" w:themeColor="background1"/>
                <w:sz w:val="20"/>
                <w:szCs w:val="20"/>
                <w:lang w:val="en-IE"/>
              </w:rPr>
              <w:commentReference w:id="168"/>
            </w:r>
            <w:r w:rsidRPr="00CC705A">
              <w:rPr>
                <w:rFonts w:ascii="Arial" w:eastAsia="Times New Roman" w:hAnsi="Arial" w:cs="Arial"/>
                <w:b/>
                <w:bCs/>
                <w:color w:val="FFFFFF" w:themeColor="background1"/>
                <w:sz w:val="20"/>
                <w:szCs w:val="20"/>
                <w:lang w:val="en-IE"/>
              </w:rPr>
              <w:t xml:space="preserve"> / Detection Methods</w:t>
            </w:r>
          </w:p>
        </w:tc>
        <w:tc>
          <w:tcPr>
            <w:tcW w:w="426"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C194E5D" w14:textId="77777777" w:rsidR="00FE5589" w:rsidRPr="00CC705A" w:rsidRDefault="00FE5589" w:rsidP="00FE5589">
            <w:pPr>
              <w:spacing w:after="0" w:line="240" w:lineRule="auto"/>
              <w:jc w:val="center"/>
              <w:textAlignment w:val="baseline"/>
              <w:rPr>
                <w:rFonts w:ascii="Arial" w:eastAsia="Times New Roman" w:hAnsi="Arial" w:cs="Arial"/>
                <w:color w:val="FFFFFF" w:themeColor="background1"/>
                <w:sz w:val="20"/>
                <w:szCs w:val="20"/>
              </w:rPr>
            </w:pPr>
            <w:proofErr w:type="spellStart"/>
            <w:r w:rsidRPr="00CC705A">
              <w:rPr>
                <w:rFonts w:ascii="Arial" w:eastAsia="Times New Roman" w:hAnsi="Arial" w:cs="Arial"/>
                <w:b/>
                <w:bCs/>
                <w:color w:val="FFFFFF" w:themeColor="background1"/>
                <w:sz w:val="20"/>
                <w:szCs w:val="20"/>
                <w:lang w:val="en-IE"/>
              </w:rPr>
              <w:t>Occ</w:t>
            </w:r>
            <w:proofErr w:type="spellEnd"/>
          </w:p>
        </w:tc>
        <w:tc>
          <w:tcPr>
            <w:tcW w:w="425"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1E04790" w14:textId="77777777" w:rsidR="00FE5589" w:rsidRPr="00CC705A" w:rsidRDefault="00FE5589" w:rsidP="00FE5589">
            <w:pPr>
              <w:spacing w:after="0" w:line="240" w:lineRule="auto"/>
              <w:jc w:val="center"/>
              <w:textAlignment w:val="baseline"/>
              <w:rPr>
                <w:rFonts w:ascii="Arial" w:eastAsia="Times New Roman" w:hAnsi="Arial" w:cs="Arial"/>
                <w:color w:val="FFFFFF" w:themeColor="background1"/>
                <w:sz w:val="20"/>
                <w:szCs w:val="20"/>
              </w:rPr>
            </w:pPr>
            <w:proofErr w:type="spellStart"/>
            <w:r w:rsidRPr="00CC705A">
              <w:rPr>
                <w:rFonts w:ascii="Arial" w:eastAsia="Times New Roman" w:hAnsi="Arial" w:cs="Arial"/>
                <w:b/>
                <w:bCs/>
                <w:color w:val="FFFFFF" w:themeColor="background1"/>
                <w:sz w:val="20"/>
                <w:szCs w:val="20"/>
                <w:lang w:val="en-IE"/>
              </w:rPr>
              <w:t>Det</w:t>
            </w:r>
            <w:proofErr w:type="spellEnd"/>
          </w:p>
        </w:tc>
        <w:tc>
          <w:tcPr>
            <w:tcW w:w="850"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42629DE" w14:textId="77777777" w:rsidR="00FE5589" w:rsidRPr="00CC705A" w:rsidRDefault="00FE5589" w:rsidP="00FE5589">
            <w:pPr>
              <w:spacing w:after="0" w:line="240" w:lineRule="auto"/>
              <w:jc w:val="center"/>
              <w:textAlignment w:val="baseline"/>
              <w:rPr>
                <w:rFonts w:ascii="Arial" w:eastAsia="Times New Roman" w:hAnsi="Arial" w:cs="Arial"/>
                <w:color w:val="FFFFFF" w:themeColor="background1"/>
                <w:sz w:val="20"/>
                <w:szCs w:val="20"/>
              </w:rPr>
            </w:pPr>
            <w:r w:rsidRPr="00CC705A">
              <w:rPr>
                <w:rFonts w:ascii="Arial" w:eastAsia="Times New Roman" w:hAnsi="Arial" w:cs="Arial"/>
                <w:b/>
                <w:bCs/>
                <w:color w:val="FFFFFF" w:themeColor="background1"/>
                <w:sz w:val="20"/>
                <w:szCs w:val="20"/>
                <w:lang w:val="en-IE"/>
              </w:rPr>
              <w:t>Risk Level</w:t>
            </w:r>
          </w:p>
        </w:tc>
        <w:tc>
          <w:tcPr>
            <w:tcW w:w="1985"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720F939" w14:textId="77777777" w:rsidR="00FE5589" w:rsidRPr="00CC705A" w:rsidRDefault="00FE5589" w:rsidP="00FE5589">
            <w:pPr>
              <w:spacing w:after="0" w:line="240" w:lineRule="auto"/>
              <w:jc w:val="center"/>
              <w:textAlignment w:val="baseline"/>
              <w:rPr>
                <w:rFonts w:ascii="Arial" w:eastAsia="Times New Roman" w:hAnsi="Arial" w:cs="Arial"/>
                <w:color w:val="FFFFFF" w:themeColor="background1"/>
                <w:sz w:val="20"/>
                <w:szCs w:val="20"/>
              </w:rPr>
            </w:pPr>
            <w:r w:rsidRPr="00CC705A">
              <w:rPr>
                <w:rFonts w:ascii="Arial" w:eastAsia="Times New Roman" w:hAnsi="Arial" w:cs="Arial"/>
                <w:b/>
                <w:bCs/>
                <w:color w:val="FFFFFF" w:themeColor="background1"/>
                <w:sz w:val="20"/>
                <w:szCs w:val="20"/>
                <w:lang w:val="en-IE"/>
              </w:rPr>
              <w:t>Mitigation Action / Responsible Party</w:t>
            </w:r>
          </w:p>
        </w:tc>
        <w:tc>
          <w:tcPr>
            <w:tcW w:w="113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705D5CE" w14:textId="77777777" w:rsidR="00FE5589" w:rsidRPr="00CC705A" w:rsidRDefault="00FE5589" w:rsidP="00FE5589">
            <w:pPr>
              <w:spacing w:after="0" w:line="240" w:lineRule="auto"/>
              <w:jc w:val="center"/>
              <w:textAlignment w:val="baseline"/>
              <w:rPr>
                <w:rFonts w:ascii="Arial" w:eastAsia="Times New Roman" w:hAnsi="Arial" w:cs="Arial"/>
                <w:color w:val="FFFFFF" w:themeColor="background1"/>
                <w:sz w:val="20"/>
                <w:szCs w:val="20"/>
              </w:rPr>
            </w:pPr>
            <w:r w:rsidRPr="00CC705A">
              <w:rPr>
                <w:rFonts w:ascii="Arial" w:eastAsia="Times New Roman" w:hAnsi="Arial" w:cs="Arial"/>
                <w:b/>
                <w:bCs/>
                <w:color w:val="FFFFFF" w:themeColor="background1"/>
                <w:sz w:val="20"/>
                <w:szCs w:val="20"/>
                <w:lang w:val="en-IE"/>
              </w:rPr>
              <w:t>Residual Risk</w:t>
            </w:r>
          </w:p>
        </w:tc>
      </w:tr>
      <w:tr w:rsidR="00FE5589" w:rsidRPr="00CC705A" w14:paraId="44BC3132" w14:textId="77777777" w:rsidTr="00FE5589">
        <w:trPr>
          <w:trHeight w:val="300"/>
        </w:trPr>
        <w:tc>
          <w:tcPr>
            <w:tcW w:w="14451" w:type="dxa"/>
            <w:gridSpan w:val="14"/>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2CBC0944" w14:textId="77777777" w:rsidR="00FE5589" w:rsidRPr="00CC705A" w:rsidRDefault="00FE5589" w:rsidP="00FE5589">
            <w:pPr>
              <w:spacing w:after="0" w:line="240" w:lineRule="auto"/>
              <w:jc w:val="both"/>
              <w:textAlignment w:val="baseline"/>
              <w:rPr>
                <w:rFonts w:ascii="Arial" w:eastAsia="Times New Roman" w:hAnsi="Arial" w:cs="Arial"/>
                <w:sz w:val="20"/>
                <w:szCs w:val="20"/>
              </w:rPr>
            </w:pPr>
            <w:r w:rsidRPr="00CC705A">
              <w:rPr>
                <w:rFonts w:ascii="Arial" w:eastAsia="Times New Roman" w:hAnsi="Arial" w:cs="Arial"/>
                <w:b/>
                <w:bCs/>
                <w:sz w:val="20"/>
                <w:szCs w:val="20"/>
                <w:lang w:val="en-IE"/>
              </w:rPr>
              <w:t xml:space="preserve">1. </w:t>
            </w:r>
            <w:r w:rsidRPr="00CC705A">
              <w:rPr>
                <w:rFonts w:ascii="Arial" w:eastAsia="Times New Roman" w:hAnsi="Arial" w:cs="Arial"/>
                <w:b/>
                <w:sz w:val="20"/>
                <w:szCs w:val="20"/>
                <w:lang w:val="en-IE"/>
              </w:rPr>
              <w:t>Dispense</w:t>
            </w:r>
            <w:r w:rsidRPr="00CC705A">
              <w:rPr>
                <w:rFonts w:ascii="Arial" w:eastAsia="Times New Roman" w:hAnsi="Arial" w:cs="Arial"/>
                <w:sz w:val="20"/>
                <w:szCs w:val="20"/>
              </w:rPr>
              <w:t> </w:t>
            </w:r>
          </w:p>
        </w:tc>
      </w:tr>
      <w:tr w:rsidR="00C4741D" w:rsidRPr="00CC705A" w14:paraId="1C780FB4"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2B82D8D"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1.1</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EB81A4A"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 xml:space="preserve">Dispense RSMs or Resin or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or </w:t>
            </w:r>
            <w:proofErr w:type="spellStart"/>
            <w:r w:rsidRPr="00CC705A">
              <w:rPr>
                <w:rFonts w:ascii="Arial" w:eastAsia="Times New Roman" w:hAnsi="Arial" w:cs="Arial"/>
                <w:iCs/>
                <w:sz w:val="20"/>
                <w:szCs w:val="20"/>
                <w:lang w:val="en-IE"/>
              </w:rPr>
              <w:t>PyBO</w:t>
            </w:r>
            <w:proofErr w:type="spellEnd"/>
            <w:r w:rsidRPr="00CC705A">
              <w:rPr>
                <w:rFonts w:ascii="Arial" w:hAnsi="Arial" w:cs="Arial"/>
                <w:sz w:val="20"/>
                <w:szCs w:val="20"/>
              </w:rPr>
              <w:t>P</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7D57F3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 xml:space="preserve">Incorrect RSM , resin,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or </w:t>
            </w:r>
            <w:proofErr w:type="spellStart"/>
            <w:r w:rsidRPr="00CC705A">
              <w:rPr>
                <w:rFonts w:ascii="Arial" w:eastAsia="Times New Roman" w:hAnsi="Arial" w:cs="Arial"/>
                <w:iCs/>
                <w:sz w:val="20"/>
                <w:szCs w:val="20"/>
                <w:lang w:val="en-IE"/>
              </w:rPr>
              <w:t>PyBOP</w:t>
            </w:r>
            <w:proofErr w:type="spellEnd"/>
            <w:r w:rsidRPr="00CC705A">
              <w:rPr>
                <w:rFonts w:ascii="Arial" w:eastAsia="Times New Roman" w:hAnsi="Arial" w:cs="Arial"/>
                <w:iCs/>
                <w:sz w:val="20"/>
                <w:szCs w:val="20"/>
                <w:lang w:val="en-IE"/>
              </w:rPr>
              <w:t xml:space="preserve"> used (wrong material / wrong lot)</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47D8AB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Wrong amino acid incorporated — incorrect peptide sequence;    batch rejection</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F404BE1"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00ABBAB4"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7263533"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Material labelling error; dispensing error; insufficient identity check at receipt or dispensing</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FD3CD00" w14:textId="77777777" w:rsidR="00FE5589" w:rsidRPr="00CC705A" w:rsidRDefault="00FE5589" w:rsidP="00FE5589">
            <w:pPr>
              <w:pStyle w:val="a7"/>
              <w:numPr>
                <w:ilvl w:val="0"/>
                <w:numId w:val="7"/>
              </w:numPr>
              <w:ind w:firstLineChars="0"/>
              <w:rPr>
                <w:rFonts w:eastAsia="Times New Roman"/>
                <w:iCs/>
                <w:color w:val="auto"/>
                <w:sz w:val="20"/>
                <w:szCs w:val="20"/>
                <w:lang w:val="en-IE"/>
              </w:rPr>
            </w:pPr>
            <w:r w:rsidRPr="00CC705A">
              <w:rPr>
                <w:rFonts w:eastAsia="Times New Roman"/>
                <w:bCs w:val="0"/>
                <w:iCs/>
                <w:color w:val="auto"/>
                <w:kern w:val="0"/>
                <w:sz w:val="20"/>
                <w:szCs w:val="20"/>
                <w:lang w:val="en-IE" w:eastAsia="zh-CN"/>
              </w:rPr>
              <w:t>Materials shall be sourced from approved qualified suppliers.</w:t>
            </w:r>
          </w:p>
          <w:p w14:paraId="2B6C7EC0" w14:textId="77777777" w:rsidR="00FE5589" w:rsidRPr="00CC705A" w:rsidRDefault="00FE5589" w:rsidP="00FE5589">
            <w:pPr>
              <w:pStyle w:val="a7"/>
              <w:numPr>
                <w:ilvl w:val="0"/>
                <w:numId w:val="7"/>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Supplier Certificates of Analysis (CoA) shall be verified upon material receipt, and incoming inspection and release shall be performed in accordance with approved specifications.</w:t>
            </w:r>
          </w:p>
          <w:p w14:paraId="7C474810" w14:textId="77777777" w:rsidR="00FE5589" w:rsidRPr="00CC705A" w:rsidRDefault="00FE5589" w:rsidP="00FE5589">
            <w:pPr>
              <w:pStyle w:val="a7"/>
              <w:numPr>
                <w:ilvl w:val="0"/>
                <w:numId w:val="7"/>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lastRenderedPageBreak/>
              <w:t>Affix labels equipped with QR codes, which contain the material name, control number, material batch number and project number. Confirmation shall be performed upon material receipt, and workshop operators shall scan the QR codes to complete material receiving operations.</w:t>
            </w:r>
          </w:p>
          <w:p w14:paraId="55A4967B" w14:textId="77777777" w:rsidR="00FE5589" w:rsidRPr="00CC705A" w:rsidRDefault="00FE5589" w:rsidP="00FE5589">
            <w:pPr>
              <w:pStyle w:val="a7"/>
              <w:numPr>
                <w:ilvl w:val="0"/>
                <w:numId w:val="7"/>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Materials for different projects shall be stored in separate designated zones</w:t>
            </w:r>
            <w:r w:rsidRPr="00CC705A">
              <w:rPr>
                <w:rFonts w:eastAsia="Times New Roman"/>
                <w:iCs/>
                <w:color w:val="auto"/>
                <w:kern w:val="0"/>
                <w:sz w:val="20"/>
                <w:szCs w:val="20"/>
                <w:lang w:val="en-IE" w:eastAsia="zh-CN"/>
              </w:rPr>
              <w:t xml:space="preserve"> inside the </w:t>
            </w:r>
            <w:r w:rsidRPr="00CC705A">
              <w:rPr>
                <w:rFonts w:eastAsia="Times New Roman"/>
                <w:bCs w:val="0"/>
                <w:iCs/>
                <w:color w:val="auto"/>
                <w:kern w:val="0"/>
                <w:sz w:val="20"/>
                <w:szCs w:val="20"/>
                <w:lang w:val="en-IE" w:eastAsia="zh-CN"/>
              </w:rPr>
              <w:t>plant</w:t>
            </w:r>
            <w:r w:rsidRPr="00CC705A">
              <w:rPr>
                <w:rFonts w:eastAsia="Times New Roman"/>
                <w:iCs/>
                <w:color w:val="auto"/>
                <w:kern w:val="0"/>
                <w:sz w:val="20"/>
                <w:szCs w:val="20"/>
                <w:lang w:val="en-IE" w:eastAsia="zh-CN"/>
              </w:rPr>
              <w:t>, and labels shall be affixed to distinguish different types of solid materials.</w:t>
            </w:r>
          </w:p>
          <w:p w14:paraId="262DD283" w14:textId="77777777" w:rsidR="00FE5589" w:rsidRPr="00CC705A" w:rsidRDefault="00FE5589" w:rsidP="00FE5589">
            <w:pPr>
              <w:pStyle w:val="a7"/>
              <w:numPr>
                <w:ilvl w:val="0"/>
                <w:numId w:val="7"/>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 xml:space="preserve">Line clearance and material verification before dispensing </w:t>
            </w:r>
          </w:p>
          <w:p w14:paraId="46F1BFA9" w14:textId="77777777" w:rsidR="00FE5589" w:rsidRPr="00CC705A" w:rsidRDefault="00FE5589" w:rsidP="00FE5589">
            <w:pPr>
              <w:pStyle w:val="a7"/>
              <w:numPr>
                <w:ilvl w:val="0"/>
                <w:numId w:val="7"/>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 xml:space="preserve">Only one material is present in the dispensing area to prevent dispensing errors. </w:t>
            </w:r>
          </w:p>
          <w:p w14:paraId="43528897" w14:textId="77777777" w:rsidR="00FE5589" w:rsidRPr="00CC705A" w:rsidRDefault="00FE5589" w:rsidP="00FE5589">
            <w:pPr>
              <w:pStyle w:val="a7"/>
              <w:numPr>
                <w:ilvl w:val="0"/>
                <w:numId w:val="7"/>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 xml:space="preserve">Prior to dispensing, material identification is performed using a handheld Raman </w:t>
            </w:r>
            <w:r w:rsidRPr="00CC705A">
              <w:rPr>
                <w:rFonts w:eastAsia="Times New Roman"/>
                <w:bCs w:val="0"/>
                <w:iCs/>
                <w:color w:val="auto"/>
                <w:kern w:val="0"/>
                <w:sz w:val="20"/>
                <w:szCs w:val="20"/>
                <w:lang w:val="en-IE" w:eastAsia="zh-CN"/>
              </w:rPr>
              <w:lastRenderedPageBreak/>
              <w:t>spectrometer to prevent incorrect material usage.</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504EECA9"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7ED9E722"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0884F81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02E6431" w14:textId="77777777" w:rsidR="00FE5589" w:rsidRPr="00CC705A" w:rsidRDefault="00FE5589" w:rsidP="00FE5589">
            <w:pPr>
              <w:pStyle w:val="a7"/>
              <w:numPr>
                <w:ilvl w:val="0"/>
                <w:numId w:val="38"/>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All staging zones for different materials of the same project shall be fitted with labels for identification inside the plant.</w:t>
            </w:r>
          </w:p>
          <w:p w14:paraId="3EC6A3D6" w14:textId="77777777" w:rsidR="00FE5589" w:rsidRPr="00CC705A" w:rsidRDefault="00FE5589" w:rsidP="00FE5589">
            <w:pPr>
              <w:pStyle w:val="a7"/>
              <w:numPr>
                <w:ilvl w:val="0"/>
                <w:numId w:val="38"/>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 xml:space="preserve">Different materials within the same project shall be </w:t>
            </w:r>
            <w:r w:rsidRPr="00CC705A">
              <w:rPr>
                <w:rFonts w:eastAsia="Times New Roman"/>
                <w:bCs w:val="0"/>
                <w:iCs/>
                <w:color w:val="auto"/>
                <w:kern w:val="0"/>
                <w:sz w:val="20"/>
                <w:szCs w:val="20"/>
                <w:lang w:val="en-IE" w:eastAsia="zh-CN"/>
              </w:rPr>
              <w:lastRenderedPageBreak/>
              <w:t>separated by red demarcation lines inside the plant.</w:t>
            </w:r>
          </w:p>
          <w:p w14:paraId="65882248" w14:textId="77777777" w:rsidR="00FE5589" w:rsidRPr="00CC705A" w:rsidRDefault="00FE5589" w:rsidP="00FE5589">
            <w:pPr>
              <w:pStyle w:val="a7"/>
              <w:ind w:left="284" w:firstLineChars="0" w:firstLine="0"/>
              <w:rPr>
                <w:rFonts w:eastAsia="Times New Roman"/>
                <w:bCs w:val="0"/>
                <w:iCs/>
                <w:color w:val="auto"/>
                <w:kern w:val="0"/>
                <w:sz w:val="20"/>
                <w:szCs w:val="20"/>
                <w:lang w:val="en-IE" w:eastAsia="zh-CN"/>
              </w:rPr>
            </w:pPr>
          </w:p>
          <w:p w14:paraId="32980052" w14:textId="1F545E65" w:rsidR="00FE5589" w:rsidRPr="00CC705A" w:rsidRDefault="001E36C6" w:rsidP="00FE5589">
            <w:pPr>
              <w:pStyle w:val="a7"/>
              <w:ind w:left="284" w:firstLineChars="0" w:firstLine="0"/>
              <w:rPr>
                <w:rFonts w:eastAsia="Times New Roman"/>
                <w:iCs/>
                <w:color w:val="auto"/>
                <w:sz w:val="20"/>
                <w:szCs w:val="20"/>
                <w:lang w:val="en-IE"/>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0C510D4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Low</w:t>
            </w:r>
          </w:p>
        </w:tc>
      </w:tr>
      <w:tr w:rsidR="00C4741D" w:rsidRPr="00CC705A" w14:paraId="65EF8A88"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44FF1FD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lastRenderedPageBreak/>
              <w:t>1.2</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0A76595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 xml:space="preserve">Dispense RSMs or Resin or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or </w:t>
            </w:r>
            <w:proofErr w:type="spellStart"/>
            <w:r w:rsidRPr="00CC705A">
              <w:rPr>
                <w:rFonts w:ascii="Arial" w:eastAsia="Times New Roman" w:hAnsi="Arial" w:cs="Arial"/>
                <w:iCs/>
                <w:sz w:val="20"/>
                <w:szCs w:val="20"/>
                <w:lang w:val="en-IE"/>
              </w:rPr>
              <w:t>PyBO</w:t>
            </w:r>
            <w:proofErr w:type="spellEnd"/>
            <w:r w:rsidRPr="00CC705A">
              <w:rPr>
                <w:rFonts w:ascii="Arial" w:hAnsi="Arial" w:cs="Arial"/>
                <w:sz w:val="20"/>
                <w:szCs w:val="20"/>
              </w:rPr>
              <w:t>P</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794D782D"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Out-of-specification RSM used (e.g. low assay, wrong substitution degree)</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2C084AF0"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Reduced coupling efficiency; impurity formation; product fails specification</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552FA4F0"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1FD77D8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28F784E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Supplier CoA limit wider than internal receipt limit; receipt testing not performed; specification gap; Long transit time;</w:t>
            </w:r>
          </w:p>
          <w:p w14:paraId="3AB34C9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No thermal insulation provided during transportation.</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0B8F1F0C" w14:textId="77777777" w:rsidR="00FE5589" w:rsidRPr="00CC705A" w:rsidRDefault="00FE5589" w:rsidP="00FE5589">
            <w:pPr>
              <w:pStyle w:val="a7"/>
              <w:numPr>
                <w:ilvl w:val="0"/>
                <w:numId w:val="37"/>
              </w:numPr>
              <w:ind w:firstLineChars="0"/>
              <w:rPr>
                <w:rFonts w:eastAsia="Times New Roman"/>
                <w:iCs/>
                <w:color w:val="auto"/>
                <w:kern w:val="0"/>
                <w:sz w:val="20"/>
                <w:szCs w:val="20"/>
                <w:lang w:val="en-IE" w:eastAsia="zh-CN"/>
              </w:rPr>
            </w:pPr>
            <w:r w:rsidRPr="00CC705A">
              <w:rPr>
                <w:rFonts w:eastAsia="Times New Roman"/>
                <w:iCs/>
                <w:color w:val="auto"/>
                <w:kern w:val="0"/>
                <w:sz w:val="20"/>
                <w:szCs w:val="20"/>
                <w:lang w:val="en-IE" w:eastAsia="zh-CN"/>
              </w:rPr>
              <w:t>Receipt testing per approved specification</w:t>
            </w:r>
          </w:p>
          <w:p w14:paraId="0CA6B414" w14:textId="77777777" w:rsidR="00FE5589" w:rsidRPr="00CC705A" w:rsidRDefault="00FE5589" w:rsidP="00FE5589">
            <w:pPr>
              <w:pStyle w:val="a7"/>
              <w:numPr>
                <w:ilvl w:val="0"/>
                <w:numId w:val="37"/>
              </w:numPr>
              <w:ind w:firstLineChars="0"/>
              <w:rPr>
                <w:rFonts w:eastAsia="Times New Roman"/>
                <w:iCs/>
                <w:color w:val="auto"/>
                <w:kern w:val="0"/>
                <w:sz w:val="20"/>
                <w:szCs w:val="20"/>
                <w:lang w:val="en-IE" w:eastAsia="zh-CN"/>
              </w:rPr>
            </w:pPr>
            <w:r w:rsidRPr="00CC705A">
              <w:rPr>
                <w:rFonts w:eastAsia="Times New Roman"/>
                <w:iCs/>
                <w:color w:val="auto"/>
                <w:kern w:val="0"/>
                <w:sz w:val="20"/>
                <w:szCs w:val="20"/>
                <w:lang w:val="en-IE" w:eastAsia="zh-CN"/>
              </w:rPr>
              <w:t>It’s forbidden to locating the rejected material together with the released material and quarantine material. The rejected material shall be held and locked in physically segregate area/room “rejected”</w:t>
            </w:r>
          </w:p>
          <w:p w14:paraId="725716E3" w14:textId="77777777" w:rsidR="00FE5589" w:rsidRPr="00CC705A" w:rsidRDefault="00FE5589" w:rsidP="00FE5589">
            <w:pPr>
              <w:pStyle w:val="a7"/>
              <w:numPr>
                <w:ilvl w:val="0"/>
                <w:numId w:val="37"/>
              </w:numPr>
              <w:ind w:firstLineChars="0"/>
              <w:rPr>
                <w:rFonts w:eastAsia="Times New Roman"/>
                <w:iCs/>
                <w:color w:val="auto"/>
                <w:kern w:val="0"/>
                <w:sz w:val="20"/>
                <w:szCs w:val="20"/>
                <w:lang w:val="en-IE" w:eastAsia="zh-CN"/>
              </w:rPr>
            </w:pPr>
            <w:r w:rsidRPr="00CC705A">
              <w:rPr>
                <w:rFonts w:eastAsia="Times New Roman"/>
                <w:iCs/>
                <w:color w:val="auto"/>
                <w:kern w:val="0"/>
                <w:sz w:val="20"/>
                <w:szCs w:val="20"/>
                <w:lang w:val="en-IE" w:eastAsia="zh-CN"/>
              </w:rPr>
              <w:t xml:space="preserve">Dept. of supplying personnel confirms the material batches that meet the project's production requirements based on the material requisition application and prepares the material (confirmation information includes but is not limited to: materials have been released in accordance with current version quality specification of the applied project, the supplier of the materials is a qualified supplier or the project qualified </w:t>
            </w:r>
            <w:r w:rsidRPr="00CC705A">
              <w:rPr>
                <w:rFonts w:eastAsia="Times New Roman"/>
                <w:iCs/>
                <w:color w:val="auto"/>
                <w:kern w:val="0"/>
                <w:sz w:val="20"/>
                <w:szCs w:val="20"/>
                <w:lang w:val="en-IE" w:eastAsia="zh-CN"/>
              </w:rPr>
              <w:lastRenderedPageBreak/>
              <w:t>supplier (if any) category, the materials are within the retest date and the status is released,  distribution projects of locked material are consistent with the locked project, material packaging is sealed and label/ identification are completed, materials outer packaging cleaning, etc...</w:t>
            </w:r>
            <w:r w:rsidRPr="00CC705A">
              <w:rPr>
                <w:rFonts w:eastAsia="微软雅黑"/>
                <w:iCs/>
                <w:color w:val="auto"/>
                <w:kern w:val="0"/>
                <w:sz w:val="20"/>
                <w:szCs w:val="20"/>
                <w:lang w:val="en-IE" w:eastAsia="zh-CN"/>
              </w:rPr>
              <w:t>）</w:t>
            </w:r>
            <w:r w:rsidRPr="00CC705A">
              <w:rPr>
                <w:rFonts w:eastAsia="Times New Roman"/>
                <w:iCs/>
                <w:color w:val="auto"/>
                <w:kern w:val="0"/>
                <w:sz w:val="20"/>
                <w:szCs w:val="20"/>
                <w:lang w:val="en-IE" w:eastAsia="zh-CN"/>
              </w:rPr>
              <w:t>.</w:t>
            </w:r>
          </w:p>
          <w:p w14:paraId="12160871" w14:textId="77777777" w:rsidR="00FE5589" w:rsidRPr="00CC705A" w:rsidRDefault="00FE5589" w:rsidP="00FE5589">
            <w:pPr>
              <w:pStyle w:val="a7"/>
              <w:numPr>
                <w:ilvl w:val="0"/>
                <w:numId w:val="37"/>
              </w:numPr>
              <w:ind w:firstLineChars="0"/>
              <w:rPr>
                <w:rFonts w:eastAsia="Times New Roman"/>
                <w:iCs/>
                <w:color w:val="auto"/>
                <w:kern w:val="0"/>
                <w:sz w:val="20"/>
                <w:szCs w:val="20"/>
                <w:lang w:val="en-IE" w:eastAsia="zh-CN"/>
              </w:rPr>
            </w:pPr>
            <w:r w:rsidRPr="00CC705A">
              <w:rPr>
                <w:rFonts w:eastAsia="Times New Roman"/>
                <w:iCs/>
                <w:color w:val="auto"/>
                <w:kern w:val="0"/>
                <w:sz w:val="20"/>
                <w:szCs w:val="20"/>
                <w:lang w:val="en-IE" w:eastAsia="zh-CN"/>
              </w:rPr>
              <w:t>After completing the material preparation, the &lt;CP/CK Project Material Distribution Label&gt;</w:t>
            </w:r>
            <w:r w:rsidRPr="00CC705A">
              <w:rPr>
                <w:rFonts w:eastAsia="微软雅黑"/>
                <w:iCs/>
                <w:color w:val="auto"/>
                <w:kern w:val="0"/>
                <w:sz w:val="20"/>
                <w:szCs w:val="20"/>
                <w:lang w:val="en-IE" w:eastAsia="zh-CN"/>
              </w:rPr>
              <w:t>（</w:t>
            </w:r>
            <w:r w:rsidRPr="00CC705A">
              <w:rPr>
                <w:rFonts w:eastAsia="Times New Roman"/>
                <w:iCs/>
                <w:color w:val="auto"/>
                <w:kern w:val="0"/>
                <w:sz w:val="20"/>
                <w:szCs w:val="20"/>
                <w:lang w:val="en-IE" w:eastAsia="zh-CN"/>
              </w:rPr>
              <w:t>QF02265) should be affixed on each package of the material and confirm that the label is affixed on the correct material package, and distributed to corresponding projects based on project requirements.</w:t>
            </w:r>
          </w:p>
          <w:p w14:paraId="724E81D5" w14:textId="77777777" w:rsidR="00FE5589" w:rsidRPr="00CC705A" w:rsidRDefault="00FE5589" w:rsidP="00FE5589">
            <w:pPr>
              <w:pStyle w:val="a7"/>
              <w:numPr>
                <w:ilvl w:val="0"/>
                <w:numId w:val="37"/>
              </w:numPr>
              <w:ind w:firstLineChars="0"/>
              <w:rPr>
                <w:rFonts w:eastAsia="Times New Roman"/>
                <w:iCs/>
                <w:color w:val="auto"/>
                <w:kern w:val="0"/>
                <w:sz w:val="20"/>
                <w:szCs w:val="20"/>
                <w:lang w:val="en-IE" w:eastAsia="zh-CN"/>
              </w:rPr>
            </w:pPr>
            <w:r w:rsidRPr="00CC705A">
              <w:rPr>
                <w:rFonts w:eastAsia="Times New Roman"/>
                <w:iCs/>
                <w:color w:val="auto"/>
                <w:kern w:val="0"/>
                <w:sz w:val="20"/>
                <w:szCs w:val="20"/>
                <w:lang w:val="en-IE" w:eastAsia="zh-CN"/>
              </w:rPr>
              <w:t xml:space="preserve">Transport with thermal insulation covers to control temperature; </w:t>
            </w:r>
            <w:r w:rsidRPr="00CC705A">
              <w:rPr>
                <w:rFonts w:eastAsia="Times New Roman"/>
                <w:iCs/>
                <w:color w:val="auto"/>
                <w:kern w:val="0"/>
                <w:sz w:val="20"/>
                <w:szCs w:val="20"/>
                <w:lang w:val="en-IE" w:eastAsia="zh-CN"/>
              </w:rPr>
              <w:lastRenderedPageBreak/>
              <w:t>transit time is controlled within 1 hour.</w:t>
            </w:r>
          </w:p>
          <w:p w14:paraId="48D7BDB7" w14:textId="77777777" w:rsidR="00FE5589" w:rsidRPr="00CC705A" w:rsidRDefault="00FE5589" w:rsidP="00FE5589">
            <w:pPr>
              <w:pStyle w:val="a7"/>
              <w:numPr>
                <w:ilvl w:val="0"/>
                <w:numId w:val="37"/>
              </w:numPr>
              <w:ind w:firstLineChars="0"/>
              <w:rPr>
                <w:rFonts w:eastAsia="Times New Roman"/>
                <w:iCs/>
                <w:color w:val="auto"/>
                <w:kern w:val="0"/>
                <w:sz w:val="20"/>
                <w:szCs w:val="20"/>
                <w:lang w:val="en-IE" w:eastAsia="zh-CN"/>
              </w:rPr>
            </w:pPr>
            <w:r w:rsidRPr="00CC705A">
              <w:rPr>
                <w:rFonts w:eastAsia="Times New Roman"/>
                <w:iCs/>
                <w:color w:val="auto"/>
                <w:kern w:val="0"/>
                <w:sz w:val="20"/>
                <w:szCs w:val="20"/>
                <w:lang w:val="en-IE" w:eastAsia="zh-CN"/>
              </w:rPr>
              <w:t>Upon material receipt, workshop personnel shall verify package integrity, contamination on outer packaging, material name, release status and other relevant information.</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179600B5"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70A5D074"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243AF4E4"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04D1A753" w14:textId="77777777" w:rsidR="00FE5589" w:rsidRPr="00CC705A" w:rsidRDefault="00FE5589" w:rsidP="00FE5589">
            <w:pPr>
              <w:pStyle w:val="a7"/>
              <w:numPr>
                <w:ilvl w:val="0"/>
                <w:numId w:val="39"/>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Confirm receipt specification tighter than or equal to supplier CoA limits for all RSMs</w:t>
            </w:r>
          </w:p>
          <w:p w14:paraId="7A0CBC1E" w14:textId="77777777" w:rsidR="00FE5589" w:rsidRPr="00CC705A" w:rsidRDefault="00FE5589" w:rsidP="00FE5589">
            <w:pPr>
              <w:pStyle w:val="a7"/>
              <w:numPr>
                <w:ilvl w:val="0"/>
                <w:numId w:val="39"/>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Ensure substitution degree result documented and reviewed prior to batch start.</w:t>
            </w:r>
          </w:p>
          <w:p w14:paraId="5599C81A" w14:textId="77777777" w:rsidR="00FE5589" w:rsidRPr="00CC705A" w:rsidRDefault="00FE5589" w:rsidP="00FE5589">
            <w:pPr>
              <w:pStyle w:val="a7"/>
              <w:ind w:left="284" w:firstLineChars="0" w:firstLine="0"/>
              <w:rPr>
                <w:rFonts w:eastAsia="Times New Roman"/>
                <w:bCs w:val="0"/>
                <w:iCs/>
                <w:color w:val="auto"/>
                <w:kern w:val="0"/>
                <w:sz w:val="20"/>
                <w:szCs w:val="20"/>
                <w:lang w:val="en-IE" w:eastAsia="zh-CN"/>
              </w:rPr>
            </w:pPr>
            <w:r w:rsidRPr="00CC705A">
              <w:rPr>
                <w:iCs/>
                <w:color w:val="auto"/>
                <w:sz w:val="20"/>
                <w:szCs w:val="20"/>
                <w:lang w:val="en-IE"/>
              </w:rPr>
              <w:t>QA&amp;QC</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079E7B5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r>
      <w:tr w:rsidR="00C4741D" w:rsidRPr="00CC705A" w14:paraId="481DA63D"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1A264E4"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1.3</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053E5E"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 xml:space="preserve">Dispense RSMs or Resin or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or </w:t>
            </w:r>
            <w:proofErr w:type="spellStart"/>
            <w:r w:rsidRPr="00CC705A">
              <w:rPr>
                <w:rFonts w:ascii="Arial" w:eastAsia="Times New Roman" w:hAnsi="Arial" w:cs="Arial"/>
                <w:iCs/>
                <w:sz w:val="20"/>
                <w:szCs w:val="20"/>
                <w:lang w:val="en-IE"/>
              </w:rPr>
              <w:t>PyBO</w:t>
            </w:r>
            <w:proofErr w:type="spellEnd"/>
            <w:r w:rsidRPr="00CC705A">
              <w:rPr>
                <w:rFonts w:ascii="Arial" w:hAnsi="Arial" w:cs="Arial"/>
                <w:sz w:val="20"/>
                <w:szCs w:val="20"/>
              </w:rPr>
              <w:t>P</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36772F"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 xml:space="preserve">Using an </w:t>
            </w:r>
            <w:proofErr w:type="spellStart"/>
            <w:r w:rsidRPr="00CC705A">
              <w:rPr>
                <w:rFonts w:ascii="Arial" w:eastAsia="Times New Roman" w:hAnsi="Arial" w:cs="Arial"/>
                <w:iCs/>
                <w:sz w:val="20"/>
                <w:szCs w:val="20"/>
                <w:lang w:val="en-IE"/>
              </w:rPr>
              <w:t>uncalibrated</w:t>
            </w:r>
            <w:proofErr w:type="spellEnd"/>
            <w:r w:rsidRPr="00CC705A">
              <w:rPr>
                <w:rFonts w:ascii="Arial" w:eastAsia="Times New Roman" w:hAnsi="Arial" w:cs="Arial"/>
                <w:iCs/>
                <w:sz w:val="20"/>
                <w:szCs w:val="20"/>
                <w:lang w:val="en-IE"/>
              </w:rPr>
              <w:t xml:space="preserve"> scale</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873A8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rPr>
              <w:t>R</w:t>
            </w:r>
            <w:r w:rsidRPr="00CC705A">
              <w:rPr>
                <w:rFonts w:ascii="Arial" w:eastAsia="Times New Roman" w:hAnsi="Arial" w:cs="Arial"/>
                <w:iCs/>
                <w:sz w:val="20"/>
                <w:szCs w:val="20"/>
                <w:lang w:val="en-IE"/>
              </w:rPr>
              <w:t>educed coupling efficiency; impurity formation; product fails specification</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DC97C5"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45B734C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070E328"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Failure to check in time before use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5C72ABB" w14:textId="77777777" w:rsidR="00FE5589" w:rsidRPr="00CC705A" w:rsidRDefault="00FE5589" w:rsidP="00FE5589">
            <w:pPr>
              <w:pStyle w:val="a7"/>
              <w:numPr>
                <w:ilvl w:val="0"/>
                <w:numId w:val="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External Calibration: Calibration of scale is managed by CMS system and performed periodically every one year by a qualified calibration contractor.</w:t>
            </w:r>
          </w:p>
          <w:p w14:paraId="64BF206C" w14:textId="77777777" w:rsidR="00FE5589" w:rsidRPr="00CC705A" w:rsidRDefault="00FE5589" w:rsidP="00FE5589">
            <w:pPr>
              <w:pStyle w:val="a7"/>
              <w:numPr>
                <w:ilvl w:val="0"/>
                <w:numId w:val="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Internal calibration:  Designated calibration personnel who is trained and qualified according to internal SOP, check the scales every three months.</w:t>
            </w:r>
          </w:p>
          <w:p w14:paraId="134BBCEF" w14:textId="77777777" w:rsidR="00FE5589" w:rsidRPr="00CC705A" w:rsidRDefault="00FE5589" w:rsidP="00FE5589">
            <w:pPr>
              <w:pStyle w:val="a7"/>
              <w:numPr>
                <w:ilvl w:val="0"/>
                <w:numId w:val="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For scales used for production, which are checked with standard weight before use.</w:t>
            </w:r>
          </w:p>
          <w:p w14:paraId="5B9BCD4D" w14:textId="77777777" w:rsidR="00FE5589" w:rsidRPr="00CC705A" w:rsidRDefault="00FE5589" w:rsidP="00FE5589">
            <w:pPr>
              <w:pStyle w:val="a7"/>
              <w:numPr>
                <w:ilvl w:val="0"/>
                <w:numId w:val="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Operator shall confirm that the scale is within calibration and suitable </w:t>
            </w:r>
            <w:r w:rsidRPr="00CC705A">
              <w:rPr>
                <w:rFonts w:eastAsia="Times New Roman"/>
                <w:color w:val="auto"/>
                <w:sz w:val="20"/>
                <w:szCs w:val="20"/>
                <w:lang w:val="en-IE"/>
              </w:rPr>
              <w:lastRenderedPageBreak/>
              <w:t>for charge quantity before use.</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031FF0D2"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7B6666B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27EECFF"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r w:rsidRPr="00CC705A" w:rsidDel="004039B1">
              <w:rPr>
                <w:rFonts w:ascii="Arial" w:eastAsia="Times New Roman" w:hAnsi="Arial" w:cs="Arial"/>
                <w:b/>
                <w:bCs/>
                <w:sz w:val="20"/>
                <w:szCs w:val="20"/>
                <w:lang w:val="en-IE"/>
              </w:rPr>
              <w:t xml:space="preserve"> </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A56C8E0" w14:textId="77777777" w:rsidR="00FE5589" w:rsidRPr="00CC705A" w:rsidRDefault="00FE5589" w:rsidP="00FE5589">
            <w:pPr>
              <w:pStyle w:val="a7"/>
              <w:numPr>
                <w:ilvl w:val="0"/>
                <w:numId w:val="40"/>
              </w:numPr>
              <w:ind w:firstLineChars="0"/>
              <w:rPr>
                <w:rFonts w:eastAsia="Times New Roman"/>
                <w:iCs/>
                <w:color w:val="auto"/>
                <w:sz w:val="20"/>
                <w:szCs w:val="20"/>
                <w:lang w:val="en-IE"/>
              </w:rPr>
            </w:pPr>
            <w:r w:rsidRPr="00CC705A">
              <w:rPr>
                <w:rFonts w:eastAsia="Times New Roman"/>
                <w:iCs/>
                <w:color w:val="auto"/>
                <w:sz w:val="20"/>
                <w:szCs w:val="20"/>
                <w:lang w:val="en-IE"/>
              </w:rPr>
              <w:t>For electronic balances that have expired calibration periods or are malfunctioning, affix labels and remove them from the production workshop.</w:t>
            </w:r>
          </w:p>
          <w:p w14:paraId="6E653C33" w14:textId="77777777" w:rsidR="00FE5589" w:rsidRPr="00CC705A" w:rsidRDefault="00FE5589" w:rsidP="00FE5589">
            <w:pPr>
              <w:pStyle w:val="a7"/>
              <w:ind w:left="284" w:firstLineChars="0" w:firstLine="0"/>
              <w:rPr>
                <w:rFonts w:eastAsia="Times New Roman"/>
                <w:iCs/>
                <w:color w:val="auto"/>
                <w:sz w:val="20"/>
                <w:szCs w:val="20"/>
                <w:lang w:val="en-IE"/>
              </w:rPr>
            </w:pPr>
          </w:p>
          <w:p w14:paraId="3CC35010" w14:textId="0A09117E" w:rsidR="00FE5589" w:rsidRPr="00CC705A" w:rsidRDefault="001E36C6" w:rsidP="00FE5589">
            <w:pPr>
              <w:pStyle w:val="a7"/>
              <w:ind w:left="284" w:firstLineChars="0" w:firstLine="0"/>
              <w:rPr>
                <w:rFonts w:eastAsia="Times New Roman"/>
                <w:iCs/>
                <w:color w:val="auto"/>
                <w:sz w:val="20"/>
                <w:szCs w:val="20"/>
                <w:lang w:val="en-IE"/>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BE34011"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5CC97E0F"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47F58BD"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1.4</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47C17B0"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 xml:space="preserve">Dispense RSMs or Resin or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or </w:t>
            </w:r>
            <w:proofErr w:type="spellStart"/>
            <w:r w:rsidRPr="00CC705A">
              <w:rPr>
                <w:rFonts w:ascii="Arial" w:eastAsia="Times New Roman" w:hAnsi="Arial" w:cs="Arial"/>
                <w:iCs/>
                <w:sz w:val="20"/>
                <w:szCs w:val="20"/>
                <w:lang w:val="en-IE"/>
              </w:rPr>
              <w:t>PyBO</w:t>
            </w:r>
            <w:proofErr w:type="spellEnd"/>
            <w:r w:rsidRPr="00CC705A">
              <w:rPr>
                <w:rFonts w:ascii="Arial" w:hAnsi="Arial" w:cs="Arial"/>
                <w:sz w:val="20"/>
                <w:szCs w:val="20"/>
              </w:rPr>
              <w:t>P</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7A58A49"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Introduce foreign substances</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4B6FA13"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Wrong amino acid incorporated — incorrect peptide sequence;</w:t>
            </w:r>
          </w:p>
          <w:p w14:paraId="1AA45F94"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batch rejection</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EF37ED8"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4E55E24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FD6DEBD"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 xml:space="preserve">Cross-use of tools and inadequate cleaning; Damaged packaging; </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12BD8CC" w14:textId="77777777" w:rsidR="00FE5589" w:rsidRPr="00CC705A" w:rsidRDefault="00FE5589" w:rsidP="00FE5589">
            <w:pPr>
              <w:pStyle w:val="a7"/>
              <w:numPr>
                <w:ilvl w:val="0"/>
                <w:numId w:val="9"/>
              </w:numPr>
              <w:ind w:firstLineChars="0"/>
              <w:textAlignment w:val="baseline"/>
              <w:rPr>
                <w:rFonts w:eastAsia="Times New Roman"/>
                <w:color w:val="auto"/>
                <w:sz w:val="20"/>
                <w:szCs w:val="20"/>
              </w:rPr>
            </w:pPr>
            <w:r w:rsidRPr="00CC705A">
              <w:rPr>
                <w:rFonts w:eastAsia="Times New Roman"/>
                <w:color w:val="auto"/>
                <w:sz w:val="20"/>
                <w:szCs w:val="20"/>
              </w:rPr>
              <w:t>Dispensing is performed in a dedicated glove box for sensitive materials.</w:t>
            </w:r>
          </w:p>
          <w:p w14:paraId="0A28BF50" w14:textId="77777777" w:rsidR="00FE5589" w:rsidRPr="00CC705A" w:rsidRDefault="00FE5589" w:rsidP="00FE5589">
            <w:pPr>
              <w:pStyle w:val="a7"/>
              <w:numPr>
                <w:ilvl w:val="0"/>
                <w:numId w:val="9"/>
              </w:numPr>
              <w:ind w:firstLineChars="0"/>
              <w:textAlignment w:val="baseline"/>
              <w:rPr>
                <w:rFonts w:eastAsia="Times New Roman"/>
                <w:color w:val="auto"/>
                <w:sz w:val="20"/>
                <w:szCs w:val="20"/>
              </w:rPr>
            </w:pPr>
            <w:commentRangeStart w:id="169"/>
            <w:commentRangeStart w:id="170"/>
            <w:r w:rsidRPr="00CC705A">
              <w:rPr>
                <w:rFonts w:eastAsia="Times New Roman"/>
                <w:color w:val="auto"/>
                <w:sz w:val="20"/>
                <w:szCs w:val="20"/>
              </w:rPr>
              <w:t>The glove box is thoroughly cleaned (internal surfaces, gloves, and transfer port) between materials, it is recorded in the equipment usage log. Refer to SOPs QM03024 and CMa-Movable-T402.03 for details.</w:t>
            </w:r>
            <w:commentRangeEnd w:id="169"/>
            <w:r w:rsidRPr="00CC705A">
              <w:rPr>
                <w:rStyle w:val="af4"/>
                <w:rFonts w:eastAsia="Times New Roman"/>
                <w:color w:val="auto"/>
                <w:sz w:val="20"/>
                <w:szCs w:val="20"/>
              </w:rPr>
              <w:commentReference w:id="169"/>
            </w:r>
            <w:commentRangeEnd w:id="170"/>
            <w:r w:rsidRPr="00CC705A">
              <w:rPr>
                <w:rStyle w:val="af4"/>
                <w:rFonts w:eastAsia="Times New Roman"/>
                <w:color w:val="auto"/>
                <w:sz w:val="20"/>
                <w:szCs w:val="20"/>
              </w:rPr>
              <w:commentReference w:id="170"/>
            </w:r>
          </w:p>
          <w:p w14:paraId="58401231" w14:textId="77777777" w:rsidR="00FE5589" w:rsidRPr="00CC705A" w:rsidRDefault="00FE5589" w:rsidP="00FE5589">
            <w:pPr>
              <w:pStyle w:val="a7"/>
              <w:numPr>
                <w:ilvl w:val="0"/>
                <w:numId w:val="9"/>
              </w:numPr>
              <w:ind w:firstLineChars="0"/>
              <w:textAlignment w:val="baseline"/>
              <w:rPr>
                <w:rFonts w:eastAsia="Times New Roman"/>
                <w:color w:val="auto"/>
                <w:sz w:val="20"/>
                <w:szCs w:val="20"/>
              </w:rPr>
            </w:pPr>
            <w:r w:rsidRPr="00CC705A">
              <w:rPr>
                <w:rFonts w:eastAsia="Times New Roman"/>
                <w:color w:val="auto"/>
                <w:sz w:val="20"/>
                <w:szCs w:val="20"/>
              </w:rPr>
              <w:t>All tools (scoops, spatulas, containers) are dedicated, cleaned, dried, and pre-purged with nitrogen before placing into the glove box.</w:t>
            </w:r>
          </w:p>
          <w:p w14:paraId="2D06B4A3" w14:textId="77777777" w:rsidR="00FE5589" w:rsidRPr="00CC705A" w:rsidRDefault="00FE5589" w:rsidP="00FE5589">
            <w:pPr>
              <w:pStyle w:val="a7"/>
              <w:numPr>
                <w:ilvl w:val="0"/>
                <w:numId w:val="9"/>
              </w:numPr>
              <w:ind w:firstLineChars="0"/>
              <w:textAlignment w:val="baseline"/>
              <w:rPr>
                <w:rFonts w:eastAsia="Times New Roman"/>
                <w:color w:val="auto"/>
                <w:sz w:val="20"/>
                <w:szCs w:val="20"/>
              </w:rPr>
            </w:pPr>
            <w:r w:rsidRPr="00CC705A">
              <w:rPr>
                <w:rFonts w:eastAsia="Times New Roman"/>
                <w:color w:val="auto"/>
                <w:sz w:val="20"/>
                <w:szCs w:val="20"/>
              </w:rPr>
              <w:t>All dispensing operations are performed within the glove box, with sealed operations.</w:t>
            </w:r>
          </w:p>
          <w:p w14:paraId="754C904D" w14:textId="77777777" w:rsidR="00FE5589" w:rsidRPr="00CC705A" w:rsidRDefault="00FE5589" w:rsidP="00FE5589">
            <w:pPr>
              <w:pStyle w:val="a7"/>
              <w:numPr>
                <w:ilvl w:val="0"/>
                <w:numId w:val="9"/>
              </w:numPr>
              <w:ind w:firstLineChars="0"/>
              <w:textAlignment w:val="baseline"/>
              <w:rPr>
                <w:rFonts w:eastAsia="Times New Roman"/>
                <w:color w:val="auto"/>
                <w:sz w:val="20"/>
                <w:szCs w:val="20"/>
              </w:rPr>
            </w:pPr>
            <w:r w:rsidRPr="00CC705A">
              <w:rPr>
                <w:rFonts w:eastAsia="Times New Roman"/>
                <w:color w:val="auto"/>
                <w:sz w:val="20"/>
                <w:szCs w:val="20"/>
              </w:rPr>
              <w:t>Operators have received cleaning training and are able to clean the glove box in the correct manner.</w:t>
            </w:r>
          </w:p>
          <w:p w14:paraId="1548D7EE" w14:textId="77777777" w:rsidR="00FE5589" w:rsidRPr="00CC705A" w:rsidRDefault="00FE5589" w:rsidP="00FE5589">
            <w:pPr>
              <w:pStyle w:val="a7"/>
              <w:numPr>
                <w:ilvl w:val="0"/>
                <w:numId w:val="9"/>
              </w:numPr>
              <w:ind w:firstLineChars="0"/>
              <w:textAlignment w:val="baseline"/>
              <w:rPr>
                <w:rFonts w:eastAsia="Times New Roman"/>
                <w:color w:val="auto"/>
                <w:sz w:val="20"/>
                <w:szCs w:val="20"/>
              </w:rPr>
            </w:pPr>
            <w:r w:rsidRPr="00CC705A">
              <w:rPr>
                <w:rFonts w:eastAsia="Times New Roman"/>
                <w:color w:val="auto"/>
                <w:sz w:val="20"/>
                <w:szCs w:val="20"/>
              </w:rPr>
              <w:lastRenderedPageBreak/>
              <w:t>Operators shall perform tool counts before and after the use of dispensing tools to ensure no items are left behind, and confirm the integrity of the tools.</w:t>
            </w:r>
          </w:p>
          <w:p w14:paraId="269085FA" w14:textId="77777777" w:rsidR="00FE5589" w:rsidRPr="00CC705A" w:rsidRDefault="00FE5589" w:rsidP="00FE5589">
            <w:pPr>
              <w:pStyle w:val="a7"/>
              <w:numPr>
                <w:ilvl w:val="0"/>
                <w:numId w:val="9"/>
              </w:numPr>
              <w:ind w:firstLineChars="0"/>
              <w:textAlignment w:val="baseline"/>
              <w:rPr>
                <w:rFonts w:eastAsia="Times New Roman"/>
                <w:color w:val="auto"/>
                <w:sz w:val="20"/>
                <w:szCs w:val="20"/>
              </w:rPr>
            </w:pPr>
            <w:r w:rsidRPr="00CC705A">
              <w:rPr>
                <w:rFonts w:eastAsia="Times New Roman"/>
                <w:color w:val="auto"/>
                <w:sz w:val="20"/>
                <w:szCs w:val="20"/>
              </w:rPr>
              <w:t>The Material entry and exit ports must be sealed must be sealed and are prohibited from being exposed to the environment to prevent contamination, cross-contamination, and the dropping of foreign matter.</w:t>
            </w:r>
          </w:p>
          <w:p w14:paraId="11708A5C" w14:textId="77777777" w:rsidR="00FE5589" w:rsidRPr="00CC705A" w:rsidRDefault="00FE5589" w:rsidP="00FE5589">
            <w:pPr>
              <w:pStyle w:val="a7"/>
              <w:numPr>
                <w:ilvl w:val="0"/>
                <w:numId w:val="9"/>
              </w:numPr>
              <w:ind w:firstLineChars="0"/>
              <w:textAlignment w:val="baseline"/>
              <w:rPr>
                <w:rFonts w:eastAsia="Times New Roman"/>
                <w:color w:val="auto"/>
                <w:sz w:val="20"/>
                <w:szCs w:val="20"/>
              </w:rPr>
            </w:pPr>
            <w:r w:rsidRPr="00CC705A">
              <w:rPr>
                <w:rFonts w:eastAsia="Times New Roman"/>
                <w:color w:val="auto"/>
                <w:sz w:val="20"/>
                <w:szCs w:val="20"/>
              </w:rPr>
              <w:t>All LDPE bags are sourced from qualified suppliers and are used only after release.</w:t>
            </w:r>
          </w:p>
          <w:p w14:paraId="2578AA4A" w14:textId="77777777" w:rsidR="00FE5589" w:rsidRPr="00CC705A" w:rsidRDefault="00FE5589" w:rsidP="00FE5589">
            <w:pPr>
              <w:pStyle w:val="a7"/>
              <w:numPr>
                <w:ilvl w:val="0"/>
                <w:numId w:val="9"/>
              </w:numPr>
              <w:ind w:firstLineChars="0"/>
              <w:textAlignment w:val="baseline"/>
              <w:rPr>
                <w:rFonts w:eastAsia="Times New Roman"/>
                <w:color w:val="auto"/>
                <w:sz w:val="20"/>
                <w:szCs w:val="20"/>
              </w:rPr>
            </w:pPr>
            <w:r w:rsidRPr="00CC705A">
              <w:rPr>
                <w:rFonts w:eastAsia="Times New Roman"/>
                <w:color w:val="auto"/>
                <w:sz w:val="20"/>
                <w:szCs w:val="20"/>
              </w:rPr>
              <w:t xml:space="preserve">Materials shall be transferred via airlock during incoming and outgoing to avoid cross-contamination during transportation. All materials shall be kept sealed throughout the transfer process to prevent cross-contamination. </w:t>
            </w:r>
          </w:p>
          <w:p w14:paraId="21299B92" w14:textId="77777777" w:rsidR="00FE5589" w:rsidRPr="00CC705A" w:rsidRDefault="00FE5589" w:rsidP="00FE5589">
            <w:pPr>
              <w:pStyle w:val="a7"/>
              <w:numPr>
                <w:ilvl w:val="0"/>
                <w:numId w:val="9"/>
              </w:numPr>
              <w:ind w:firstLineChars="0"/>
              <w:rPr>
                <w:rFonts w:eastAsia="Times New Roman"/>
                <w:iCs/>
                <w:color w:val="auto"/>
                <w:kern w:val="0"/>
                <w:sz w:val="20"/>
                <w:szCs w:val="20"/>
                <w:lang w:val="en-IE" w:eastAsia="zh-CN"/>
              </w:rPr>
            </w:pPr>
            <w:r w:rsidRPr="00CC705A">
              <w:rPr>
                <w:rFonts w:eastAsia="Times New Roman"/>
                <w:iCs/>
                <w:color w:val="auto"/>
                <w:sz w:val="20"/>
                <w:szCs w:val="20"/>
                <w:lang w:val="en-IE"/>
              </w:rPr>
              <w:lastRenderedPageBreak/>
              <w:t>Keep fully sealed during transportation.</w:t>
            </w:r>
          </w:p>
          <w:p w14:paraId="5441FCD7" w14:textId="77777777" w:rsidR="00FE5589" w:rsidRPr="00CC705A" w:rsidRDefault="00FE5589" w:rsidP="00FE5589">
            <w:pPr>
              <w:pStyle w:val="a7"/>
              <w:numPr>
                <w:ilvl w:val="0"/>
                <w:numId w:val="9"/>
              </w:numPr>
              <w:ind w:firstLineChars="0"/>
              <w:rPr>
                <w:rFonts w:eastAsia="Times New Roman"/>
                <w:iCs/>
                <w:color w:val="auto"/>
                <w:kern w:val="0"/>
                <w:sz w:val="20"/>
                <w:szCs w:val="20"/>
                <w:lang w:val="en-IE" w:eastAsia="zh-CN"/>
              </w:rPr>
            </w:pPr>
            <w:r w:rsidRPr="00CC705A">
              <w:rPr>
                <w:rFonts w:eastAsia="Times New Roman"/>
                <w:iCs/>
                <w:color w:val="auto"/>
                <w:sz w:val="20"/>
                <w:szCs w:val="20"/>
                <w:lang w:val="en-IE"/>
              </w:rPr>
              <w:t>Transport with thermal covers for temperature control</w:t>
            </w:r>
            <w:r w:rsidRPr="00CC705A">
              <w:rPr>
                <w:rFonts w:eastAsia="Times New Roman"/>
                <w:iCs/>
                <w:color w:val="auto"/>
                <w:kern w:val="0"/>
                <w:sz w:val="20"/>
                <w:szCs w:val="20"/>
                <w:lang w:val="en-IE" w:eastAsia="zh-CN"/>
              </w:rPr>
              <w:t>; transit time is controlled within 1 hour.</w:t>
            </w:r>
          </w:p>
          <w:p w14:paraId="028DA4EB" w14:textId="77777777" w:rsidR="00FE5589" w:rsidRPr="00CC705A" w:rsidRDefault="00FE5589" w:rsidP="00FE5589">
            <w:pPr>
              <w:pStyle w:val="a7"/>
              <w:numPr>
                <w:ilvl w:val="0"/>
                <w:numId w:val="9"/>
              </w:numPr>
              <w:ind w:firstLineChars="0"/>
              <w:textAlignment w:val="baseline"/>
              <w:rPr>
                <w:rFonts w:eastAsia="Times New Roman"/>
                <w:color w:val="auto"/>
                <w:sz w:val="20"/>
                <w:szCs w:val="20"/>
              </w:rPr>
            </w:pPr>
            <w:r w:rsidRPr="00CC705A">
              <w:rPr>
                <w:rFonts w:eastAsia="Times New Roman"/>
                <w:iCs/>
                <w:color w:val="auto"/>
                <w:kern w:val="0"/>
                <w:sz w:val="20"/>
                <w:szCs w:val="20"/>
                <w:lang w:val="en-IE" w:eastAsia="zh-CN"/>
              </w:rPr>
              <w:t>Upon material receipt, workshop personnel shall verify package integrity, contamination on outer packaging, material name, release status and other relevant information.</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0EFC7290"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05C3B1B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3F859B30"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39F54E3" w14:textId="77777777" w:rsidR="00FE5589" w:rsidRPr="00CC705A" w:rsidRDefault="00FE5589" w:rsidP="00FE5589">
            <w:pPr>
              <w:pStyle w:val="a7"/>
              <w:numPr>
                <w:ilvl w:val="0"/>
                <w:numId w:val="41"/>
              </w:numPr>
              <w:ind w:firstLineChars="0"/>
              <w:rPr>
                <w:rFonts w:eastAsia="Times New Roman"/>
                <w:iCs/>
                <w:color w:val="auto"/>
                <w:sz w:val="20"/>
                <w:szCs w:val="20"/>
                <w:lang w:val="en-IE"/>
              </w:rPr>
            </w:pPr>
            <w:r w:rsidRPr="00CC705A">
              <w:rPr>
                <w:rFonts w:eastAsia="Times New Roman"/>
                <w:iCs/>
                <w:color w:val="auto"/>
                <w:sz w:val="20"/>
                <w:szCs w:val="20"/>
                <w:lang w:val="en-IE"/>
              </w:rPr>
              <w:t>All materials shall be checked for intact outer packaging before dispensing to avoid the introduction of foreign contaminants.</w:t>
            </w:r>
          </w:p>
          <w:p w14:paraId="128830C8" w14:textId="77777777" w:rsidR="00FE5589" w:rsidRPr="00CC705A" w:rsidRDefault="00FE5589" w:rsidP="00FE5589">
            <w:pPr>
              <w:pStyle w:val="a7"/>
              <w:numPr>
                <w:ilvl w:val="0"/>
                <w:numId w:val="41"/>
              </w:numPr>
              <w:ind w:firstLineChars="0"/>
              <w:rPr>
                <w:rFonts w:eastAsia="Times New Roman"/>
                <w:iCs/>
                <w:color w:val="auto"/>
                <w:sz w:val="20"/>
                <w:szCs w:val="20"/>
                <w:lang w:val="en-IE"/>
              </w:rPr>
            </w:pPr>
            <w:r w:rsidRPr="00CC705A">
              <w:rPr>
                <w:rFonts w:eastAsia="Times New Roman"/>
                <w:iCs/>
                <w:color w:val="auto"/>
                <w:sz w:val="20"/>
                <w:szCs w:val="20"/>
                <w:lang w:val="en-IE"/>
              </w:rPr>
              <w:t>Nitrogen shall pass through filters before entering the glovebox.</w:t>
            </w:r>
          </w:p>
          <w:p w14:paraId="0DC4117F" w14:textId="77777777" w:rsidR="00FE5589" w:rsidRPr="00CC705A" w:rsidRDefault="00FE5589" w:rsidP="00FE5589">
            <w:pPr>
              <w:pStyle w:val="a7"/>
              <w:numPr>
                <w:ilvl w:val="0"/>
                <w:numId w:val="41"/>
              </w:numPr>
              <w:ind w:firstLineChars="0"/>
              <w:rPr>
                <w:rFonts w:eastAsia="Times New Roman"/>
                <w:iCs/>
                <w:color w:val="auto"/>
                <w:sz w:val="20"/>
                <w:szCs w:val="20"/>
                <w:lang w:val="en-IE"/>
              </w:rPr>
            </w:pPr>
            <w:r w:rsidRPr="00CC705A">
              <w:rPr>
                <w:rFonts w:eastAsia="Times New Roman"/>
                <w:iCs/>
                <w:color w:val="auto"/>
                <w:sz w:val="20"/>
                <w:szCs w:val="20"/>
                <w:lang w:val="en-IE"/>
              </w:rPr>
              <w:t>Materials transportation shall avoid rainy and snowy weather conditions.</w:t>
            </w:r>
          </w:p>
          <w:p w14:paraId="35DFE863" w14:textId="77777777" w:rsidR="00FE5589" w:rsidRPr="00CC705A" w:rsidRDefault="00FE5589" w:rsidP="00FE5589">
            <w:pPr>
              <w:pStyle w:val="a7"/>
              <w:ind w:left="284" w:firstLineChars="0" w:firstLine="0"/>
              <w:rPr>
                <w:rFonts w:eastAsia="Times New Roman"/>
                <w:iCs/>
                <w:color w:val="auto"/>
                <w:sz w:val="20"/>
                <w:szCs w:val="20"/>
                <w:lang w:val="en-IE"/>
              </w:rPr>
            </w:pPr>
          </w:p>
          <w:p w14:paraId="69E30118" w14:textId="358E3661" w:rsidR="00FE5589" w:rsidRPr="00CC705A" w:rsidRDefault="001E36C6" w:rsidP="00FE5589">
            <w:pPr>
              <w:spacing w:after="0" w:line="240" w:lineRule="auto"/>
              <w:ind w:left="284"/>
              <w:rPr>
                <w:rFonts w:ascii="Arial" w:eastAsia="Times New Roman" w:hAnsi="Arial" w:cs="Arial"/>
                <w:bCs/>
                <w:iCs/>
                <w:kern w:val="32"/>
                <w:sz w:val="20"/>
                <w:szCs w:val="20"/>
                <w:lang w:val="en-IE" w:eastAsia="en-US"/>
              </w:rPr>
            </w:pPr>
            <w:r w:rsidRPr="00CC705A">
              <w:rPr>
                <w:rFonts w:ascii="Arial" w:eastAsia="Times New Roman" w:hAnsi="Arial" w:cs="Arial"/>
                <w:bCs/>
                <w:iCs/>
                <w:kern w:val="32"/>
                <w:sz w:val="20"/>
                <w:szCs w:val="20"/>
                <w:lang w:val="en-IE" w:eastAsia="en-US"/>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4ADDB7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5CB8644C"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8F5DBC4"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1.5</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AFCD1A2"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 xml:space="preserve">Dispense RSMs or Resin or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or </w:t>
            </w:r>
            <w:proofErr w:type="spellStart"/>
            <w:r w:rsidRPr="00CC705A">
              <w:rPr>
                <w:rFonts w:ascii="Arial" w:eastAsia="Times New Roman" w:hAnsi="Arial" w:cs="Arial"/>
                <w:iCs/>
                <w:sz w:val="20"/>
                <w:szCs w:val="20"/>
                <w:lang w:val="en-IE"/>
              </w:rPr>
              <w:t>PyBO</w:t>
            </w:r>
            <w:proofErr w:type="spellEnd"/>
            <w:r w:rsidRPr="00CC705A">
              <w:rPr>
                <w:rFonts w:ascii="Arial" w:hAnsi="Arial" w:cs="Arial"/>
                <w:sz w:val="20"/>
                <w:szCs w:val="20"/>
              </w:rPr>
              <w:t>P</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030F1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Charge calculated incorrectly in the Raw Material Summary Table </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67AE83"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Reduced coupling efficiency; impurity formation; product fails specification</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49ED5C5"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6C7BBBE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1E4AF36"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Calculation errors and inadequate rechecking</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D22953E" w14:textId="77777777" w:rsidR="00FE5589" w:rsidRPr="00CC705A" w:rsidRDefault="00FE5589" w:rsidP="00FE5589">
            <w:pPr>
              <w:pStyle w:val="a7"/>
              <w:numPr>
                <w:ilvl w:val="0"/>
                <w:numId w:val="10"/>
              </w:numPr>
              <w:ind w:firstLineChars="0"/>
              <w:textAlignment w:val="baseline"/>
              <w:rPr>
                <w:rFonts w:eastAsia="Times New Roman"/>
                <w:color w:val="auto"/>
                <w:sz w:val="20"/>
                <w:szCs w:val="20"/>
              </w:rPr>
            </w:pPr>
            <w:r w:rsidRPr="00CC705A">
              <w:rPr>
                <w:rFonts w:eastAsia="Times New Roman"/>
                <w:color w:val="auto"/>
                <w:sz w:val="20"/>
                <w:szCs w:val="20"/>
              </w:rPr>
              <w:t>Master operation record review and approval before processing.</w:t>
            </w:r>
          </w:p>
          <w:p w14:paraId="52C43135" w14:textId="77777777" w:rsidR="00FE5589" w:rsidRPr="00CC705A" w:rsidRDefault="00FE5589" w:rsidP="00FE5589">
            <w:pPr>
              <w:pStyle w:val="a7"/>
              <w:numPr>
                <w:ilvl w:val="0"/>
                <w:numId w:val="10"/>
              </w:numPr>
              <w:ind w:firstLineChars="0"/>
              <w:textAlignment w:val="baseline"/>
              <w:rPr>
                <w:rFonts w:eastAsia="Times New Roman"/>
                <w:color w:val="auto"/>
                <w:sz w:val="20"/>
                <w:szCs w:val="20"/>
              </w:rPr>
            </w:pPr>
            <w:r w:rsidRPr="00CC705A">
              <w:rPr>
                <w:rFonts w:eastAsia="Times New Roman"/>
                <w:color w:val="auto"/>
                <w:sz w:val="20"/>
                <w:szCs w:val="20"/>
              </w:rPr>
              <w:t>Calculation check sign off and charge check sign off in log sheet by second person.</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4BA0953F"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A8A674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5AA9F7DF"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5970C5D" w14:textId="77777777" w:rsidR="00FE5589" w:rsidRPr="00CC705A" w:rsidRDefault="00FE5589" w:rsidP="00FE5589">
            <w:pPr>
              <w:pStyle w:val="a7"/>
              <w:numPr>
                <w:ilvl w:val="0"/>
                <w:numId w:val="42"/>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The calculation sheets will complete validation before use.</w:t>
            </w:r>
          </w:p>
          <w:p w14:paraId="4EC22A45" w14:textId="77777777" w:rsidR="00FE5589" w:rsidRPr="00CC705A" w:rsidRDefault="00FE5589" w:rsidP="00FE5589">
            <w:pPr>
              <w:pStyle w:val="a7"/>
              <w:ind w:left="284" w:firstLineChars="0" w:firstLine="0"/>
              <w:rPr>
                <w:rFonts w:eastAsia="Times New Roman"/>
                <w:iCs/>
                <w:color w:val="auto"/>
                <w:sz w:val="20"/>
                <w:szCs w:val="20"/>
                <w:lang w:val="en-IE"/>
              </w:rPr>
            </w:pPr>
          </w:p>
          <w:p w14:paraId="09DC74C8" w14:textId="77777777" w:rsidR="00FE5589" w:rsidRPr="00CC705A" w:rsidRDefault="00FE5589" w:rsidP="00FE5589">
            <w:pPr>
              <w:pStyle w:val="a7"/>
              <w:ind w:left="284" w:firstLineChars="0" w:firstLine="0"/>
              <w:rPr>
                <w:rFonts w:eastAsiaTheme="minorEastAsia"/>
                <w:iCs/>
                <w:color w:val="auto"/>
                <w:sz w:val="20"/>
                <w:szCs w:val="20"/>
                <w:lang w:val="en-IE" w:eastAsia="zh-CN"/>
              </w:rPr>
            </w:pPr>
            <w:r w:rsidRPr="00CC705A">
              <w:rPr>
                <w:rFonts w:eastAsiaTheme="minorEastAsia"/>
                <w:iCs/>
                <w:color w:val="auto"/>
                <w:sz w:val="20"/>
                <w:szCs w:val="20"/>
                <w:lang w:val="en-IE" w:eastAsia="zh-CN"/>
              </w:rPr>
              <w:t>CMMD;QA</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978DCB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6AA83965"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8EC8F34" w14:textId="77777777" w:rsidR="00FE5589" w:rsidRPr="00CC705A" w:rsidRDefault="00FE5589" w:rsidP="00FE5589">
            <w:pPr>
              <w:spacing w:after="0" w:line="240" w:lineRule="auto"/>
              <w:jc w:val="center"/>
              <w:textAlignment w:val="baseline"/>
              <w:rPr>
                <w:rFonts w:ascii="Arial" w:hAnsi="Arial" w:cs="Arial"/>
                <w:sz w:val="20"/>
                <w:szCs w:val="20"/>
                <w:lang w:val="en-IE"/>
              </w:rPr>
            </w:pPr>
            <w:r w:rsidRPr="00CC705A">
              <w:rPr>
                <w:rFonts w:ascii="Arial" w:hAnsi="Arial" w:cs="Arial"/>
                <w:sz w:val="20"/>
                <w:szCs w:val="20"/>
                <w:lang w:val="en-IE"/>
              </w:rPr>
              <w:t>1.6</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63E7E55"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 xml:space="preserve">Dispense RSMs or Resin or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or </w:t>
            </w:r>
            <w:proofErr w:type="spellStart"/>
            <w:r w:rsidRPr="00CC705A">
              <w:rPr>
                <w:rFonts w:ascii="Arial" w:eastAsia="Times New Roman" w:hAnsi="Arial" w:cs="Arial"/>
                <w:iCs/>
                <w:sz w:val="20"/>
                <w:szCs w:val="20"/>
                <w:lang w:val="en-IE"/>
              </w:rPr>
              <w:t>PyBOP</w:t>
            </w:r>
            <w:proofErr w:type="spellEnd"/>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6813E72"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Incorrect dispensing of material quantity</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74584C3"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rPr>
              <w:t>R</w:t>
            </w:r>
            <w:r w:rsidRPr="00CC705A">
              <w:rPr>
                <w:rFonts w:ascii="Arial" w:eastAsia="Times New Roman" w:hAnsi="Arial" w:cs="Arial"/>
                <w:iCs/>
                <w:sz w:val="20"/>
                <w:szCs w:val="20"/>
                <w:lang w:val="en-IE"/>
              </w:rPr>
              <w:t>educed coupling efficiency; impurity formation; product fails specification</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10315AB"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0E62F905" w14:textId="77777777" w:rsidR="00FE5589" w:rsidRPr="00CC705A" w:rsidRDefault="00FE5589" w:rsidP="00FE5589">
            <w:pPr>
              <w:spacing w:after="0" w:line="240" w:lineRule="auto"/>
              <w:jc w:val="center"/>
              <w:textAlignment w:val="baseline"/>
              <w:rPr>
                <w:rFonts w:ascii="Arial" w:hAnsi="Arial" w:cs="Arial"/>
                <w:b/>
                <w:sz w:val="20"/>
                <w:szCs w:val="20"/>
              </w:rPr>
            </w:pPr>
            <w:r w:rsidRPr="00CC705A">
              <w:rPr>
                <w:rFonts w:ascii="Arial" w:hAnsi="Arial" w:cs="Arial"/>
                <w:b/>
                <w:sz w:val="20"/>
                <w:szCs w:val="20"/>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5F7FBA1" w14:textId="77777777" w:rsidR="00FE5589" w:rsidRPr="00CC705A" w:rsidRDefault="00FE5589" w:rsidP="00FE5589">
            <w:pPr>
              <w:spacing w:after="0" w:line="240" w:lineRule="auto"/>
              <w:jc w:val="center"/>
              <w:rPr>
                <w:rFonts w:ascii="Arial" w:eastAsia="Times New Roman" w:hAnsi="Arial" w:cs="Arial"/>
                <w:sz w:val="20"/>
                <w:szCs w:val="20"/>
              </w:rPr>
            </w:pPr>
            <w:r w:rsidRPr="00CC705A">
              <w:rPr>
                <w:rFonts w:ascii="Arial" w:eastAsia="Times New Roman" w:hAnsi="Arial" w:cs="Arial"/>
                <w:sz w:val="20"/>
                <w:szCs w:val="20"/>
              </w:rPr>
              <w:t>Incorrect numerical calculation, operation without double verification, Misread numerical values</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57CF58E" w14:textId="77777777" w:rsidR="00FE5589" w:rsidRPr="00CC705A" w:rsidRDefault="00FE5589" w:rsidP="00FE5589">
            <w:pPr>
              <w:pStyle w:val="a7"/>
              <w:numPr>
                <w:ilvl w:val="0"/>
                <w:numId w:val="72"/>
              </w:numPr>
              <w:ind w:firstLineChars="0"/>
              <w:textAlignment w:val="baseline"/>
              <w:rPr>
                <w:rFonts w:eastAsia="Times New Roman"/>
                <w:color w:val="auto"/>
                <w:sz w:val="20"/>
                <w:szCs w:val="20"/>
              </w:rPr>
            </w:pPr>
            <w:r w:rsidRPr="00CC705A">
              <w:rPr>
                <w:rFonts w:eastAsia="Times New Roman"/>
                <w:color w:val="auto"/>
                <w:sz w:val="20"/>
                <w:szCs w:val="20"/>
              </w:rPr>
              <w:t xml:space="preserve">During dispensing operations, material calculations shall be verified by two operators, who shall sign for confirmation in the batch records. </w:t>
            </w:r>
          </w:p>
          <w:p w14:paraId="75E5068C" w14:textId="77777777" w:rsidR="00FE5589" w:rsidRPr="00CC705A" w:rsidRDefault="00FE5589" w:rsidP="00FE5589">
            <w:pPr>
              <w:pStyle w:val="a7"/>
              <w:numPr>
                <w:ilvl w:val="0"/>
                <w:numId w:val="72"/>
              </w:numPr>
              <w:ind w:firstLineChars="0"/>
              <w:textAlignment w:val="baseline"/>
              <w:rPr>
                <w:rFonts w:eastAsia="Times New Roman"/>
                <w:color w:val="auto"/>
                <w:sz w:val="20"/>
                <w:szCs w:val="20"/>
              </w:rPr>
            </w:pPr>
            <w:r w:rsidRPr="00CC705A">
              <w:rPr>
                <w:rFonts w:eastAsia="Times New Roman"/>
                <w:color w:val="auto"/>
                <w:sz w:val="20"/>
                <w:szCs w:val="20"/>
              </w:rPr>
              <w:t xml:space="preserve">After dispensing, when scanning codes to split materials, verify whether </w:t>
            </w:r>
            <w:r w:rsidRPr="00CC705A">
              <w:rPr>
                <w:rFonts w:eastAsia="Times New Roman"/>
                <w:color w:val="auto"/>
                <w:sz w:val="20"/>
                <w:szCs w:val="20"/>
              </w:rPr>
              <w:lastRenderedPageBreak/>
              <w:t>the residual weight after splitting is consistent with the actual weight of remaining materials.</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6E393160"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3282E48"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5784441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8360313" w14:textId="77777777" w:rsidR="00FE5589" w:rsidRPr="00CC705A" w:rsidRDefault="00FE5589" w:rsidP="00FE5589">
            <w:pPr>
              <w:pStyle w:val="a7"/>
              <w:numPr>
                <w:ilvl w:val="0"/>
                <w:numId w:val="73"/>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Perform material balance calculation upon completion of dispensing for each batch, cross-check the issued, consumed and residual material quantities.</w:t>
            </w:r>
          </w:p>
          <w:p w14:paraId="1B20B105" w14:textId="77777777" w:rsidR="00FE5589" w:rsidRPr="00CC705A" w:rsidRDefault="00FE5589" w:rsidP="00FE5589">
            <w:pPr>
              <w:pStyle w:val="a7"/>
              <w:ind w:left="284" w:firstLineChars="0" w:firstLine="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lastRenderedPageBreak/>
              <w:t xml:space="preserve"> </w:t>
            </w:r>
          </w:p>
          <w:p w14:paraId="5033BA5F" w14:textId="454FB3D0" w:rsidR="00FE5589" w:rsidRPr="00CC705A" w:rsidRDefault="00587396" w:rsidP="00FE5589">
            <w:pPr>
              <w:pStyle w:val="a7"/>
              <w:ind w:firstLineChars="0" w:firstLine="0"/>
              <w:jc w:val="center"/>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Production department</w:t>
            </w:r>
            <w:r w:rsidR="00FE5589" w:rsidRPr="00CC705A">
              <w:rPr>
                <w:rFonts w:eastAsia="Times New Roman"/>
                <w:bCs w:val="0"/>
                <w:iCs/>
                <w:color w:val="auto"/>
                <w:kern w:val="0"/>
                <w:sz w:val="20"/>
                <w:szCs w:val="20"/>
                <w:lang w:val="en-IE" w:eastAsia="zh-CN"/>
              </w:rPr>
              <w:t>; 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B81B922"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FE5589" w:rsidRPr="00CC705A" w14:paraId="1835C286" w14:textId="77777777" w:rsidTr="00FE5589">
        <w:trPr>
          <w:trHeight w:val="300"/>
        </w:trPr>
        <w:tc>
          <w:tcPr>
            <w:tcW w:w="14451" w:type="dxa"/>
            <w:gridSpan w:val="14"/>
            <w:tcBorders>
              <w:top w:val="single" w:sz="6" w:space="0" w:color="AAAAAA"/>
              <w:left w:val="single" w:sz="6" w:space="0" w:color="AAAAAA"/>
              <w:bottom w:val="single" w:sz="6" w:space="0" w:color="AAAAAA"/>
            </w:tcBorders>
            <w:shd w:val="clear" w:color="auto" w:fill="D5E8F0"/>
            <w:vAlign w:val="center"/>
          </w:tcPr>
          <w:p w14:paraId="52AED532" w14:textId="77777777" w:rsidR="00FE5589" w:rsidRPr="00CC705A" w:rsidRDefault="00FE5589" w:rsidP="00FE5589">
            <w:pPr>
              <w:spacing w:after="0" w:line="240" w:lineRule="auto"/>
              <w:jc w:val="both"/>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2. Equipment confirmation &amp; Recipe Edit &amp; Control System</w:t>
            </w:r>
          </w:p>
        </w:tc>
      </w:tr>
      <w:tr w:rsidR="00C4741D" w:rsidRPr="00CC705A" w14:paraId="772C2EBD"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1743C9C"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2</w:t>
            </w:r>
            <w:r w:rsidRPr="00CC705A">
              <w:rPr>
                <w:rFonts w:ascii="Arial" w:hAnsi="Arial" w:cs="Arial"/>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34613C6"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Equipment confirmation</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2716A5E"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Equipment are not applicable for operation purpose</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40A9761"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Product fails specification, batch rejection</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55E2833"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2838FCB4"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5</w:t>
            </w:r>
          </w:p>
        </w:tc>
        <w:tc>
          <w:tcPr>
            <w:tcW w:w="1559"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D434681" w14:textId="77777777" w:rsidR="00FE5589" w:rsidRPr="00CC705A" w:rsidRDefault="00FE5589" w:rsidP="00FE5589">
            <w:pPr>
              <w:spacing w:after="0" w:line="240" w:lineRule="auto"/>
              <w:jc w:val="center"/>
              <w:textAlignment w:val="baseline"/>
              <w:rPr>
                <w:rFonts w:ascii="Arial" w:hAnsi="Arial" w:cs="Arial"/>
                <w:sz w:val="20"/>
                <w:szCs w:val="20"/>
              </w:rPr>
            </w:pPr>
            <w:r w:rsidRPr="00CC705A">
              <w:rPr>
                <w:rFonts w:ascii="Arial" w:eastAsia="Times New Roman" w:hAnsi="Arial" w:cs="Arial"/>
                <w:sz w:val="20"/>
                <w:szCs w:val="20"/>
              </w:rPr>
              <w:t>The equipment is not suitable for the manufacturing process; Equipment cleaning status</w:t>
            </w:r>
            <w:r w:rsidRPr="00CC705A">
              <w:rPr>
                <w:rFonts w:ascii="Arial" w:hAnsi="Arial" w:cs="Arial"/>
                <w:sz w:val="20"/>
                <w:szCs w:val="20"/>
              </w:rPr>
              <w:t>;</w:t>
            </w:r>
          </w:p>
          <w:p w14:paraId="08F496C9"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 xml:space="preserve">Use of </w:t>
            </w:r>
            <w:proofErr w:type="spellStart"/>
            <w:r w:rsidRPr="00CC705A">
              <w:rPr>
                <w:rFonts w:ascii="Arial" w:eastAsia="Times New Roman" w:hAnsi="Arial" w:cs="Arial"/>
                <w:sz w:val="20"/>
                <w:szCs w:val="20"/>
              </w:rPr>
              <w:t>uncalibrated</w:t>
            </w:r>
            <w:proofErr w:type="spellEnd"/>
            <w:r w:rsidRPr="00CC705A">
              <w:rPr>
                <w:rFonts w:ascii="Arial" w:eastAsia="Times New Roman" w:hAnsi="Arial" w:cs="Arial"/>
                <w:sz w:val="20"/>
                <w:szCs w:val="20"/>
              </w:rPr>
              <w:t xml:space="preserve"> flowmeter</w:t>
            </w:r>
            <w:r w:rsidRPr="00CC705A">
              <w:rPr>
                <w:rFonts w:ascii="Arial" w:hAnsi="Arial" w:cs="Arial"/>
                <w:sz w:val="20"/>
                <w:szCs w:val="20"/>
              </w:rPr>
              <w:t>;</w:t>
            </w:r>
          </w:p>
          <w:p w14:paraId="2A49614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 xml:space="preserve">Use of </w:t>
            </w:r>
            <w:proofErr w:type="spellStart"/>
            <w:r w:rsidRPr="00CC705A">
              <w:rPr>
                <w:rFonts w:ascii="Arial" w:eastAsia="Times New Roman" w:hAnsi="Arial" w:cs="Arial"/>
                <w:sz w:val="20"/>
                <w:szCs w:val="20"/>
              </w:rPr>
              <w:t>uncalibrated</w:t>
            </w:r>
            <w:proofErr w:type="spellEnd"/>
            <w:r w:rsidRPr="00CC705A">
              <w:rPr>
                <w:rFonts w:ascii="Arial" w:eastAsia="Times New Roman" w:hAnsi="Arial" w:cs="Arial"/>
                <w:sz w:val="20"/>
                <w:szCs w:val="20"/>
              </w:rPr>
              <w:t xml:space="preserve"> temperature probes</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C25CCD7" w14:textId="77777777" w:rsidR="00FE5589" w:rsidRPr="00CC705A" w:rsidRDefault="00FE5589" w:rsidP="00FE5589">
            <w:pPr>
              <w:pStyle w:val="a7"/>
              <w:numPr>
                <w:ilvl w:val="0"/>
                <w:numId w:val="11"/>
              </w:numPr>
              <w:ind w:firstLineChars="0"/>
              <w:textAlignment w:val="baseline"/>
              <w:rPr>
                <w:rFonts w:eastAsia="Times New Roman"/>
                <w:color w:val="auto"/>
                <w:sz w:val="20"/>
                <w:szCs w:val="20"/>
              </w:rPr>
            </w:pPr>
            <w:r w:rsidRPr="00CC705A">
              <w:rPr>
                <w:rFonts w:eastAsia="Times New Roman"/>
                <w:color w:val="auto"/>
                <w:sz w:val="20"/>
                <w:szCs w:val="20"/>
              </w:rPr>
              <w:t>The equipment will be selected as per the manufacturing process and batch size. Full-scale batch production confirmed equipment suitability.</w:t>
            </w:r>
          </w:p>
          <w:p w14:paraId="31302B19" w14:textId="77777777" w:rsidR="00FE5589" w:rsidRPr="00CC705A" w:rsidRDefault="00FE5589" w:rsidP="00FE5589">
            <w:pPr>
              <w:pStyle w:val="a7"/>
              <w:numPr>
                <w:ilvl w:val="0"/>
                <w:numId w:val="11"/>
              </w:numPr>
              <w:ind w:firstLineChars="0"/>
              <w:textAlignment w:val="baseline"/>
              <w:rPr>
                <w:rFonts w:eastAsia="Times New Roman"/>
                <w:color w:val="auto"/>
                <w:sz w:val="20"/>
                <w:szCs w:val="20"/>
              </w:rPr>
            </w:pPr>
            <w:r w:rsidRPr="00CC705A">
              <w:rPr>
                <w:rFonts w:eastAsia="Times New Roman"/>
                <w:color w:val="auto"/>
                <w:sz w:val="20"/>
                <w:szCs w:val="20"/>
              </w:rPr>
              <w:t>Equipment performance will be qualified via IQ, OQ and PQ before use.</w:t>
            </w:r>
          </w:p>
          <w:p w14:paraId="1FF23381" w14:textId="77777777" w:rsidR="00FE5589" w:rsidRPr="00CC705A" w:rsidRDefault="00FE5589" w:rsidP="00FE5589">
            <w:pPr>
              <w:pStyle w:val="a7"/>
              <w:numPr>
                <w:ilvl w:val="0"/>
                <w:numId w:val="11"/>
              </w:numPr>
              <w:ind w:firstLineChars="0"/>
              <w:textAlignment w:val="baseline"/>
              <w:rPr>
                <w:rFonts w:eastAsia="Times New Roman"/>
                <w:color w:val="auto"/>
                <w:sz w:val="20"/>
                <w:szCs w:val="20"/>
              </w:rPr>
            </w:pPr>
            <w:r w:rsidRPr="00CC705A">
              <w:rPr>
                <w:rFonts w:eastAsia="Times New Roman"/>
                <w:color w:val="auto"/>
                <w:sz w:val="20"/>
                <w:szCs w:val="20"/>
              </w:rPr>
              <w:t>Maintenance</w:t>
            </w:r>
            <w:r w:rsidRPr="00CC705A">
              <w:rPr>
                <w:rFonts w:eastAsia="Times New Roman"/>
                <w:color w:val="auto"/>
                <w:sz w:val="20"/>
                <w:szCs w:val="20"/>
                <w:lang w:val="en-IE"/>
              </w:rPr>
              <w:t xml:space="preserve"> schedules are in place for reactor with servicing conducted every three months.</w:t>
            </w:r>
          </w:p>
          <w:p w14:paraId="29AE920A" w14:textId="77777777" w:rsidR="00FE5589" w:rsidRPr="00CC705A" w:rsidRDefault="00FE5589" w:rsidP="00FE5589">
            <w:pPr>
              <w:pStyle w:val="a7"/>
              <w:numPr>
                <w:ilvl w:val="0"/>
                <w:numId w:val="11"/>
              </w:numPr>
              <w:ind w:firstLineChars="0"/>
              <w:textAlignment w:val="baseline"/>
              <w:rPr>
                <w:rFonts w:eastAsia="Times New Roman"/>
                <w:color w:val="auto"/>
                <w:sz w:val="20"/>
                <w:szCs w:val="20"/>
              </w:rPr>
            </w:pPr>
            <w:r w:rsidRPr="00CC705A">
              <w:rPr>
                <w:rFonts w:eastAsia="Times New Roman"/>
                <w:color w:val="auto"/>
                <w:sz w:val="20"/>
                <w:szCs w:val="20"/>
                <w:lang w:val="en-IE"/>
              </w:rPr>
              <w:t>Level II cleaning before PPQ batch. After each batch during production</w:t>
            </w:r>
            <w:r w:rsidRPr="00CC705A">
              <w:rPr>
                <w:rFonts w:eastAsia="Times New Roman"/>
                <w:color w:val="auto"/>
                <w:sz w:val="20"/>
                <w:szCs w:val="20"/>
              </w:rPr>
              <w:t>, all equipment will be cleaned as the cleaning validation protocol.</w:t>
            </w:r>
          </w:p>
          <w:p w14:paraId="292549A0" w14:textId="77777777" w:rsidR="00FE5589" w:rsidRPr="00CC705A" w:rsidRDefault="00FE5589" w:rsidP="00FE5589">
            <w:pPr>
              <w:pStyle w:val="a7"/>
              <w:numPr>
                <w:ilvl w:val="0"/>
                <w:numId w:val="11"/>
              </w:numPr>
              <w:ind w:firstLineChars="0"/>
              <w:textAlignment w:val="baseline"/>
              <w:rPr>
                <w:rFonts w:eastAsia="Times New Roman"/>
                <w:color w:val="auto"/>
                <w:sz w:val="20"/>
                <w:szCs w:val="20"/>
              </w:rPr>
            </w:pPr>
            <w:r w:rsidRPr="00CC705A">
              <w:rPr>
                <w:rFonts w:eastAsia="Times New Roman"/>
                <w:color w:val="auto"/>
                <w:sz w:val="20"/>
                <w:szCs w:val="20"/>
              </w:rPr>
              <w:t xml:space="preserve">Calibration of flowmeter and thermometer transmitters are managed by CMS system and performed periodically every one </w:t>
            </w:r>
            <w:r w:rsidRPr="00CC705A">
              <w:rPr>
                <w:rFonts w:eastAsia="Times New Roman"/>
                <w:color w:val="auto"/>
                <w:sz w:val="20"/>
                <w:szCs w:val="20"/>
              </w:rPr>
              <w:lastRenderedPageBreak/>
              <w:t>year by a qualified calibration contractor.</w:t>
            </w:r>
          </w:p>
          <w:p w14:paraId="16863740" w14:textId="77777777" w:rsidR="00FE5589" w:rsidRPr="00CC705A" w:rsidRDefault="00FE5589" w:rsidP="00FE5589">
            <w:pPr>
              <w:pStyle w:val="a7"/>
              <w:numPr>
                <w:ilvl w:val="0"/>
                <w:numId w:val="11"/>
              </w:numPr>
              <w:ind w:firstLineChars="0"/>
              <w:textAlignment w:val="baseline"/>
              <w:rPr>
                <w:rFonts w:eastAsia="Times New Roman"/>
                <w:color w:val="auto"/>
                <w:sz w:val="20"/>
                <w:szCs w:val="20"/>
              </w:rPr>
            </w:pPr>
            <w:r w:rsidRPr="00CC705A">
              <w:rPr>
                <w:rFonts w:eastAsia="Times New Roman"/>
                <w:color w:val="auto"/>
                <w:sz w:val="20"/>
                <w:szCs w:val="20"/>
              </w:rPr>
              <w:t>Operator shall confirm that all instruments (temperature probes &amp; pressure gauge &amp; mass flow meter</w:t>
            </w:r>
            <w:r w:rsidRPr="00CC705A">
              <w:rPr>
                <w:rFonts w:eastAsiaTheme="minorEastAsia"/>
                <w:color w:val="auto"/>
                <w:sz w:val="20"/>
                <w:szCs w:val="20"/>
                <w:lang w:eastAsia="zh-CN"/>
              </w:rPr>
              <w:t>)</w:t>
            </w:r>
            <w:r w:rsidRPr="00CC705A">
              <w:rPr>
                <w:rFonts w:eastAsia="Times New Roman"/>
                <w:color w:val="auto"/>
                <w:sz w:val="20"/>
                <w:szCs w:val="20"/>
              </w:rPr>
              <w:t xml:space="preserve"> are within calibration due date before use and recorded in MOR..</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602479A"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0819F03"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57BDF52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D73BD4E" w14:textId="77777777" w:rsidR="00FE5589" w:rsidRPr="00CC705A" w:rsidRDefault="00FE5589" w:rsidP="00FE5589">
            <w:pPr>
              <w:pStyle w:val="a7"/>
              <w:numPr>
                <w:ilvl w:val="0"/>
                <w:numId w:val="53"/>
              </w:numPr>
              <w:ind w:firstLineChars="0"/>
              <w:textAlignment w:val="baseline"/>
              <w:rPr>
                <w:rFonts w:eastAsia="Times New Roman"/>
                <w:color w:val="auto"/>
                <w:sz w:val="20"/>
                <w:szCs w:val="20"/>
              </w:rPr>
            </w:pPr>
            <w:r w:rsidRPr="00CC705A">
              <w:rPr>
                <w:rFonts w:eastAsia="Times New Roman"/>
                <w:color w:val="auto"/>
                <w:sz w:val="20"/>
                <w:szCs w:val="20"/>
              </w:rPr>
              <w:t>All equipment will be pre-production cleaned and pre-rinsed with reaction solvent before use.</w:t>
            </w:r>
          </w:p>
          <w:p w14:paraId="4C3219C6" w14:textId="77777777" w:rsidR="00FE5589" w:rsidRPr="00CC705A" w:rsidRDefault="00FE5589" w:rsidP="00FE5589">
            <w:pPr>
              <w:pStyle w:val="a7"/>
              <w:ind w:left="284" w:firstLineChars="0" w:firstLine="0"/>
              <w:rPr>
                <w:rFonts w:eastAsia="Times New Roman"/>
                <w:iCs/>
                <w:color w:val="auto"/>
                <w:sz w:val="20"/>
                <w:szCs w:val="20"/>
                <w:lang w:val="en-IE"/>
              </w:rPr>
            </w:pPr>
          </w:p>
          <w:p w14:paraId="3913A2DD" w14:textId="1CD420E6" w:rsidR="00FE5589" w:rsidRPr="00CC705A" w:rsidRDefault="00587396"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bCs/>
                <w:iCs/>
                <w:sz w:val="20"/>
                <w:szCs w:val="20"/>
                <w:lang w:val="en-IE"/>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15BBB45"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8E240F" w:rsidRPr="00CC705A" w14:paraId="51A0274C"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509FF58"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2.2</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B95C862"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sz w:val="20"/>
                <w:szCs w:val="20"/>
                <w:lang w:val="en-IE"/>
              </w:rPr>
              <w:t>Recipe edit</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C35235A"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Incorrect conversion of process parameters (e.g., solvent addition volume, stirring time, temperature set point)</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D9A260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Product fails specification, batch rejection</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DB20827"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51EF94C3"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5</w:t>
            </w:r>
          </w:p>
        </w:tc>
        <w:tc>
          <w:tcPr>
            <w:tcW w:w="1559"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F2AD97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Misunderstanding of process requirements</w:t>
            </w:r>
            <w:r w:rsidRPr="00CC705A">
              <w:rPr>
                <w:rFonts w:ascii="Arial" w:hAnsi="Arial" w:cs="Arial"/>
                <w:sz w:val="20"/>
                <w:szCs w:val="20"/>
              </w:rPr>
              <w:t>;</w:t>
            </w:r>
          </w:p>
          <w:p w14:paraId="59E4FE19"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Manual input error during recipe editing;</w:t>
            </w:r>
          </w:p>
          <w:p w14:paraId="40F4DF85"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Material hold up in transfer line</w:t>
            </w:r>
          </w:p>
        </w:tc>
        <w:tc>
          <w:tcPr>
            <w:tcW w:w="2551"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D2FD460" w14:textId="77777777" w:rsidR="00FE5589" w:rsidRPr="00CC705A" w:rsidRDefault="00FE5589" w:rsidP="00FE5589">
            <w:pPr>
              <w:pStyle w:val="a7"/>
              <w:numPr>
                <w:ilvl w:val="0"/>
                <w:numId w:val="12"/>
              </w:numPr>
              <w:ind w:firstLineChars="0"/>
              <w:textAlignment w:val="baseline"/>
              <w:rPr>
                <w:rFonts w:eastAsia="Times New Roman"/>
                <w:color w:val="auto"/>
                <w:sz w:val="20"/>
                <w:szCs w:val="20"/>
              </w:rPr>
            </w:pPr>
            <w:r w:rsidRPr="00CC705A">
              <w:rPr>
                <w:rFonts w:eastAsia="Times New Roman"/>
                <w:color w:val="auto"/>
                <w:sz w:val="20"/>
                <w:szCs w:val="20"/>
              </w:rPr>
              <w:t>SOP specifies recipe editing steps and parameter conversion rules.</w:t>
            </w:r>
          </w:p>
          <w:p w14:paraId="7EF31F4B" w14:textId="77777777" w:rsidR="00FE5589" w:rsidRPr="00CC705A" w:rsidRDefault="00FE5589" w:rsidP="00FE5589">
            <w:pPr>
              <w:pStyle w:val="a7"/>
              <w:numPr>
                <w:ilvl w:val="0"/>
                <w:numId w:val="12"/>
              </w:numPr>
              <w:ind w:firstLineChars="0"/>
              <w:textAlignment w:val="baseline"/>
              <w:rPr>
                <w:rFonts w:eastAsia="Times New Roman"/>
                <w:color w:val="auto"/>
                <w:sz w:val="20"/>
                <w:szCs w:val="20"/>
              </w:rPr>
            </w:pPr>
            <w:r w:rsidRPr="00CC705A">
              <w:rPr>
                <w:rFonts w:eastAsia="Times New Roman"/>
                <w:color w:val="auto"/>
                <w:sz w:val="20"/>
                <w:szCs w:val="20"/>
              </w:rPr>
              <w:t>Two engineers shall edit the electronic recipe separately for the same project. Compare the electronic recipes edited by the two engineers, confirm each difference between them one by one, and correct any errors. To ensure the electronic recipe to be run is reviewed and accurate.</w:t>
            </w:r>
          </w:p>
          <w:p w14:paraId="500477D5" w14:textId="77777777" w:rsidR="00FE5589" w:rsidRPr="00CC705A" w:rsidRDefault="00FE5589" w:rsidP="00FE5589">
            <w:pPr>
              <w:pStyle w:val="a7"/>
              <w:numPr>
                <w:ilvl w:val="0"/>
                <w:numId w:val="12"/>
              </w:numPr>
              <w:ind w:firstLineChars="0"/>
              <w:textAlignment w:val="baseline"/>
              <w:rPr>
                <w:rFonts w:eastAsia="Times New Roman"/>
                <w:color w:val="auto"/>
                <w:sz w:val="20"/>
                <w:szCs w:val="20"/>
              </w:rPr>
            </w:pPr>
            <w:r w:rsidRPr="00CC705A">
              <w:rPr>
                <w:rFonts w:eastAsia="Times New Roman"/>
                <w:color w:val="auto"/>
                <w:sz w:val="20"/>
                <w:szCs w:val="20"/>
              </w:rPr>
              <w:t xml:space="preserve">Before the running, production personnel and process chemist shall conduct the final review of the electronic </w:t>
            </w:r>
            <w:r w:rsidRPr="00CC705A">
              <w:rPr>
                <w:rFonts w:eastAsia="Times New Roman"/>
                <w:color w:val="auto"/>
                <w:sz w:val="20"/>
                <w:szCs w:val="20"/>
              </w:rPr>
              <w:lastRenderedPageBreak/>
              <w:t>recipe, after the review is correct, they shall sign and date on the operation record, then</w:t>
            </w:r>
            <w:r w:rsidRPr="00CC705A">
              <w:rPr>
                <w:color w:val="auto"/>
                <w:sz w:val="20"/>
                <w:szCs w:val="20"/>
              </w:rPr>
              <w:t xml:space="preserve"> </w:t>
            </w:r>
            <w:r w:rsidRPr="00CC705A">
              <w:rPr>
                <w:rFonts w:eastAsia="Times New Roman"/>
                <w:color w:val="auto"/>
                <w:sz w:val="20"/>
                <w:szCs w:val="20"/>
              </w:rPr>
              <w:t>execute after QA approval</w:t>
            </w:r>
            <w:r w:rsidRPr="00CC705A">
              <w:rPr>
                <w:rFonts w:eastAsiaTheme="minorEastAsia"/>
                <w:color w:val="auto"/>
                <w:sz w:val="20"/>
                <w:szCs w:val="20"/>
                <w:lang w:eastAsia="zh-CN"/>
              </w:rPr>
              <w:t>.</w:t>
            </w:r>
            <w:r w:rsidRPr="00CC705A">
              <w:rPr>
                <w:rFonts w:eastAsia="Times New Roman"/>
                <w:color w:val="auto"/>
                <w:sz w:val="20"/>
                <w:szCs w:val="20"/>
              </w:rPr>
              <w:t xml:space="preserve"> </w:t>
            </w:r>
          </w:p>
          <w:p w14:paraId="5675FC52" w14:textId="77777777" w:rsidR="00FE5589" w:rsidRPr="00CC705A" w:rsidRDefault="00FE5589" w:rsidP="00FE5589">
            <w:pPr>
              <w:pStyle w:val="a7"/>
              <w:numPr>
                <w:ilvl w:val="0"/>
                <w:numId w:val="12"/>
              </w:numPr>
              <w:ind w:firstLineChars="0"/>
              <w:textAlignment w:val="baseline"/>
              <w:rPr>
                <w:rFonts w:eastAsia="Times New Roman"/>
                <w:color w:val="auto"/>
                <w:sz w:val="20"/>
                <w:szCs w:val="20"/>
              </w:rPr>
            </w:pPr>
            <w:r w:rsidRPr="00CC705A">
              <w:rPr>
                <w:rFonts w:eastAsia="Times New Roman"/>
                <w:color w:val="auto"/>
                <w:sz w:val="20"/>
                <w:szCs w:val="20"/>
              </w:rPr>
              <w:t>Provide recipe editing training with process parameter conversion examples.</w:t>
            </w:r>
            <w:r w:rsidRPr="00CC705A" w:rsidDel="00BE6FAA">
              <w:rPr>
                <w:rFonts w:eastAsia="Times New Roman"/>
                <w:color w:val="auto"/>
                <w:sz w:val="20"/>
                <w:szCs w:val="20"/>
              </w:rPr>
              <w:t xml:space="preserve"> </w:t>
            </w:r>
          </w:p>
          <w:p w14:paraId="075DBCBF" w14:textId="77777777" w:rsidR="00FE5589" w:rsidRPr="00CC705A" w:rsidRDefault="00FE5589" w:rsidP="00FE5589">
            <w:pPr>
              <w:pStyle w:val="a7"/>
              <w:numPr>
                <w:ilvl w:val="0"/>
                <w:numId w:val="12"/>
              </w:numPr>
              <w:ind w:firstLineChars="0"/>
              <w:textAlignment w:val="baseline"/>
              <w:rPr>
                <w:rFonts w:eastAsia="Times New Roman"/>
                <w:color w:val="auto"/>
                <w:sz w:val="20"/>
                <w:szCs w:val="20"/>
              </w:rPr>
            </w:pPr>
            <w:r w:rsidRPr="00CC705A">
              <w:rPr>
                <w:rFonts w:eastAsia="Times New Roman"/>
                <w:color w:val="auto"/>
                <w:sz w:val="20"/>
                <w:szCs w:val="20"/>
              </w:rPr>
              <w:t>Full scale batch confirmed current recipe functions correctly as process expectation.</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321E8E87"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594EB226"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3B15453B"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A0DB1B7" w14:textId="77777777" w:rsidR="00FE5589" w:rsidRPr="00CC705A" w:rsidRDefault="00FE5589" w:rsidP="00FE5589">
            <w:pPr>
              <w:pStyle w:val="a7"/>
              <w:numPr>
                <w:ilvl w:val="0"/>
                <w:numId w:val="54"/>
              </w:numPr>
              <w:ind w:firstLineChars="0"/>
              <w:textAlignment w:val="baseline"/>
              <w:rPr>
                <w:rFonts w:eastAsia="Times New Roman"/>
                <w:color w:val="auto"/>
                <w:sz w:val="20"/>
                <w:szCs w:val="20"/>
              </w:rPr>
            </w:pPr>
            <w:r w:rsidRPr="00CC705A">
              <w:rPr>
                <w:rFonts w:eastAsia="Times New Roman"/>
                <w:color w:val="auto"/>
                <w:sz w:val="20"/>
                <w:szCs w:val="20"/>
              </w:rPr>
              <w:t>Dual-person verification of the recipe shall be performed by production operators and process chemists before each module runs. Signatures and dates shall be recorded on the operation record once the verification is confirmed correct.</w:t>
            </w:r>
          </w:p>
          <w:p w14:paraId="3A6785AF" w14:textId="77777777" w:rsidR="00FE5589" w:rsidRPr="00CC705A" w:rsidRDefault="00FE5589" w:rsidP="00FE5589">
            <w:pPr>
              <w:pStyle w:val="a7"/>
              <w:ind w:left="284" w:firstLineChars="0" w:firstLine="0"/>
              <w:rPr>
                <w:rFonts w:eastAsia="Times New Roman"/>
                <w:iCs/>
                <w:color w:val="auto"/>
                <w:sz w:val="20"/>
                <w:szCs w:val="20"/>
                <w:lang w:val="en-IE"/>
              </w:rPr>
            </w:pPr>
          </w:p>
          <w:p w14:paraId="30805A00" w14:textId="106DF3F0" w:rsidR="00FE5589" w:rsidRPr="00CC705A" w:rsidRDefault="00587396" w:rsidP="00FE5589">
            <w:pPr>
              <w:spacing w:after="0" w:line="240" w:lineRule="auto"/>
              <w:jc w:val="center"/>
              <w:textAlignment w:val="baseline"/>
              <w:rPr>
                <w:rFonts w:ascii="Arial" w:eastAsia="Times New Roman" w:hAnsi="Arial" w:cs="Arial"/>
                <w:iCs/>
                <w:sz w:val="20"/>
                <w:szCs w:val="20"/>
              </w:rPr>
            </w:pPr>
            <w:r w:rsidRPr="00CC705A">
              <w:rPr>
                <w:rFonts w:ascii="Arial" w:eastAsia="Times New Roman" w:hAnsi="Arial" w:cs="Arial"/>
                <w:bCs/>
                <w:iCs/>
                <w:sz w:val="20"/>
                <w:szCs w:val="20"/>
                <w:lang w:val="en-IE"/>
              </w:rPr>
              <w:t>Production department</w:t>
            </w:r>
            <w:r w:rsidR="00FE5589" w:rsidRPr="00CC705A">
              <w:rPr>
                <w:rFonts w:ascii="Arial" w:eastAsia="Times New Roman" w:hAnsi="Arial" w:cs="Arial"/>
                <w:bCs/>
                <w:iCs/>
                <w:kern w:val="32"/>
                <w:sz w:val="20"/>
                <w:szCs w:val="20"/>
                <w:lang w:val="en-IE" w:eastAsia="en-US"/>
              </w:rPr>
              <w:t>; 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7097A2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3E7A0EB9"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10757D" w14:textId="77777777" w:rsidR="00FE5589" w:rsidRPr="00CC705A" w:rsidRDefault="00FE5589" w:rsidP="00FE5589">
            <w:pPr>
              <w:spacing w:after="0" w:line="240" w:lineRule="auto"/>
              <w:jc w:val="center"/>
              <w:textAlignment w:val="baseline"/>
              <w:rPr>
                <w:rFonts w:ascii="Arial" w:hAnsi="Arial" w:cs="Arial"/>
                <w:sz w:val="20"/>
                <w:szCs w:val="20"/>
                <w:lang w:val="en-IE"/>
              </w:rPr>
            </w:pPr>
            <w:r w:rsidRPr="00CC705A">
              <w:rPr>
                <w:rFonts w:ascii="Arial" w:hAnsi="Arial" w:cs="Arial"/>
                <w:sz w:val="20"/>
                <w:szCs w:val="20"/>
                <w:lang w:val="en-IE"/>
              </w:rPr>
              <w:lastRenderedPageBreak/>
              <w:t>2.3</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A77FEF1"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sz w:val="20"/>
                <w:szCs w:val="20"/>
                <w:lang w:val="en-IE"/>
              </w:rPr>
              <w:t>Recipe Edit &amp; Control System</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87C6F24"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PLC system failure or recipe error during automated SPPS cycle</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C0A135"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Process step executed with wrong parameters; incorrect reagent added; processing time exceeded; batch record discrepancy</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F51BA9"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3632FF15"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5</w:t>
            </w:r>
          </w:p>
        </w:tc>
        <w:tc>
          <w:tcPr>
            <w:tcW w:w="1559"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D70968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PLC software fault; recipe version error; power failure; network outage during batch</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34C9BD4" w14:textId="77777777" w:rsidR="00FE5589" w:rsidRPr="00CC705A" w:rsidRDefault="00FE5589" w:rsidP="00FE5589">
            <w:pPr>
              <w:pStyle w:val="a7"/>
              <w:numPr>
                <w:ilvl w:val="0"/>
                <w:numId w:val="13"/>
              </w:numPr>
              <w:ind w:firstLineChars="0"/>
              <w:textAlignment w:val="baseline"/>
              <w:rPr>
                <w:rFonts w:eastAsia="Times New Roman"/>
                <w:color w:val="auto"/>
                <w:sz w:val="20"/>
                <w:szCs w:val="20"/>
              </w:rPr>
            </w:pPr>
            <w:r w:rsidRPr="00CC705A">
              <w:rPr>
                <w:rFonts w:eastAsia="Times New Roman"/>
                <w:color w:val="auto"/>
                <w:sz w:val="20"/>
                <w:szCs w:val="20"/>
                <w:lang w:val="en-IE"/>
              </w:rPr>
              <w:t>PLC system validated per CSV requirements;</w:t>
            </w:r>
          </w:p>
          <w:p w14:paraId="6D02F07A" w14:textId="77777777" w:rsidR="00FE5589" w:rsidRPr="00CC705A" w:rsidRDefault="00FE5589" w:rsidP="00FE5589">
            <w:pPr>
              <w:pStyle w:val="a7"/>
              <w:numPr>
                <w:ilvl w:val="0"/>
                <w:numId w:val="13"/>
              </w:numPr>
              <w:ind w:firstLineChars="0"/>
              <w:textAlignment w:val="baseline"/>
              <w:rPr>
                <w:rFonts w:eastAsia="Times New Roman"/>
                <w:color w:val="auto"/>
                <w:sz w:val="20"/>
                <w:szCs w:val="20"/>
              </w:rPr>
            </w:pPr>
            <w:r w:rsidRPr="00CC705A">
              <w:rPr>
                <w:rFonts w:eastAsia="Times New Roman"/>
                <w:color w:val="auto"/>
                <w:sz w:val="20"/>
                <w:szCs w:val="20"/>
                <w:lang w:val="en-IE"/>
              </w:rPr>
              <w:t xml:space="preserve">Recipe version controlled </w:t>
            </w:r>
          </w:p>
          <w:p w14:paraId="24D057B5" w14:textId="77777777" w:rsidR="00FE5589" w:rsidRPr="00CC705A" w:rsidRDefault="00FE5589" w:rsidP="00FE5589">
            <w:pPr>
              <w:pStyle w:val="a7"/>
              <w:numPr>
                <w:ilvl w:val="0"/>
                <w:numId w:val="13"/>
              </w:numPr>
              <w:ind w:firstLineChars="0"/>
              <w:textAlignment w:val="baseline"/>
              <w:rPr>
                <w:rFonts w:eastAsia="Times New Roman"/>
                <w:color w:val="auto"/>
                <w:sz w:val="20"/>
                <w:szCs w:val="20"/>
              </w:rPr>
            </w:pPr>
            <w:commentRangeStart w:id="171"/>
            <w:commentRangeStart w:id="172"/>
            <w:r w:rsidRPr="00CC705A">
              <w:rPr>
                <w:rFonts w:eastAsia="Times New Roman"/>
                <w:color w:val="auto"/>
                <w:sz w:val="20"/>
                <w:szCs w:val="20"/>
                <w:lang w:val="en-IE"/>
              </w:rPr>
              <w:t>UPS power backup for PLC system.</w:t>
            </w:r>
            <w:commentRangeEnd w:id="171"/>
            <w:r w:rsidRPr="00CC705A">
              <w:rPr>
                <w:rStyle w:val="af4"/>
                <w:rFonts w:eastAsia="Times New Roman"/>
                <w:color w:val="auto"/>
                <w:sz w:val="20"/>
                <w:szCs w:val="20"/>
              </w:rPr>
              <w:commentReference w:id="171"/>
            </w:r>
            <w:commentRangeEnd w:id="172"/>
            <w:r w:rsidRPr="00CC705A">
              <w:rPr>
                <w:rStyle w:val="af4"/>
                <w:rFonts w:eastAsia="Times New Roman"/>
                <w:color w:val="auto"/>
                <w:sz w:val="20"/>
                <w:szCs w:val="20"/>
              </w:rPr>
              <w:commentReference w:id="172"/>
            </w:r>
          </w:p>
          <w:p w14:paraId="67C17712" w14:textId="77777777" w:rsidR="00FE5589" w:rsidRPr="00CC705A" w:rsidRDefault="00FE5589" w:rsidP="00FE5589">
            <w:pPr>
              <w:pStyle w:val="a7"/>
              <w:numPr>
                <w:ilvl w:val="0"/>
                <w:numId w:val="13"/>
              </w:numPr>
              <w:ind w:firstLineChars="0"/>
              <w:textAlignment w:val="baseline"/>
              <w:rPr>
                <w:rFonts w:eastAsia="Times New Roman"/>
                <w:color w:val="auto"/>
                <w:sz w:val="20"/>
                <w:szCs w:val="20"/>
              </w:rPr>
            </w:pPr>
            <w:r w:rsidRPr="00CC705A">
              <w:rPr>
                <w:rFonts w:eastAsia="Times New Roman"/>
                <w:color w:val="auto"/>
                <w:sz w:val="20"/>
                <w:szCs w:val="20"/>
                <w:lang w:val="en-IE"/>
              </w:rPr>
              <w:t xml:space="preserve">Operator alarm notification on PLC </w:t>
            </w:r>
            <w:proofErr w:type="gramStart"/>
            <w:r w:rsidRPr="00CC705A">
              <w:rPr>
                <w:rFonts w:eastAsia="Times New Roman"/>
                <w:color w:val="auto"/>
                <w:sz w:val="20"/>
                <w:szCs w:val="20"/>
                <w:lang w:val="en-IE"/>
              </w:rPr>
              <w:t>fault;.</w:t>
            </w:r>
            <w:proofErr w:type="gramEnd"/>
          </w:p>
          <w:p w14:paraId="0401CFD9" w14:textId="77777777" w:rsidR="00FE5589" w:rsidRPr="00CC705A" w:rsidRDefault="00FE5589" w:rsidP="00FE5589">
            <w:pPr>
              <w:pStyle w:val="a7"/>
              <w:numPr>
                <w:ilvl w:val="0"/>
                <w:numId w:val="13"/>
              </w:numPr>
              <w:ind w:firstLineChars="0"/>
              <w:textAlignment w:val="baseline"/>
              <w:rPr>
                <w:rFonts w:eastAsia="Times New Roman"/>
                <w:color w:val="auto"/>
                <w:sz w:val="20"/>
                <w:szCs w:val="20"/>
              </w:rPr>
            </w:pPr>
            <w:r w:rsidRPr="00CC705A">
              <w:rPr>
                <w:rFonts w:eastAsia="Times New Roman"/>
                <w:color w:val="auto"/>
                <w:sz w:val="20"/>
                <w:szCs w:val="20"/>
                <w:lang w:val="en-IE"/>
              </w:rPr>
              <w:t>Recipe reviewed and approved before PPQ campaign start (per GAP analysis).</w:t>
            </w:r>
          </w:p>
          <w:p w14:paraId="548F774C" w14:textId="77777777" w:rsidR="00FE5589" w:rsidRPr="00CC705A" w:rsidRDefault="00FE5589" w:rsidP="00FE5589">
            <w:pPr>
              <w:pStyle w:val="a7"/>
              <w:numPr>
                <w:ilvl w:val="0"/>
                <w:numId w:val="13"/>
              </w:numPr>
              <w:ind w:firstLineChars="0"/>
              <w:textAlignment w:val="baseline"/>
              <w:rPr>
                <w:rFonts w:eastAsia="Times New Roman"/>
                <w:color w:val="auto"/>
                <w:sz w:val="20"/>
                <w:szCs w:val="20"/>
              </w:rPr>
            </w:pPr>
            <w:r w:rsidRPr="00CC705A">
              <w:rPr>
                <w:rFonts w:eastAsia="Times New Roman"/>
                <w:color w:val="auto"/>
                <w:sz w:val="20"/>
                <w:szCs w:val="20"/>
                <w:lang w:val="en-IE"/>
              </w:rPr>
              <w:t>Only current recipe is unlocked. The retired versions are locked from operation team.</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1EE072A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39C4F6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3E9F2C96"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B7E4E3B" w14:textId="77777777" w:rsidR="00FE5589" w:rsidRPr="00CC705A" w:rsidRDefault="00FE5589" w:rsidP="00FE5589">
            <w:pPr>
              <w:pStyle w:val="a7"/>
              <w:numPr>
                <w:ilvl w:val="0"/>
                <w:numId w:val="43"/>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Dual-person verification of the recipe version shall be conducted prior to equipment operation.</w:t>
            </w:r>
          </w:p>
          <w:p w14:paraId="378C222C" w14:textId="77777777" w:rsidR="00FE5589" w:rsidRPr="00CC705A" w:rsidRDefault="00FE5589" w:rsidP="00FE5589">
            <w:pPr>
              <w:pStyle w:val="a7"/>
              <w:numPr>
                <w:ilvl w:val="0"/>
                <w:numId w:val="43"/>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Current recipe is verified by full-scale batch. Any recipe change prior PV needs to be tested by solvent run on each individual module.</w:t>
            </w:r>
          </w:p>
          <w:p w14:paraId="1607CBD4" w14:textId="77777777" w:rsidR="00FE5589" w:rsidRPr="00CC705A" w:rsidRDefault="00FE5589" w:rsidP="00FE5589">
            <w:pPr>
              <w:pStyle w:val="a7"/>
              <w:ind w:left="284" w:firstLineChars="0" w:firstLine="0"/>
              <w:rPr>
                <w:rFonts w:eastAsia="Times New Roman"/>
                <w:color w:val="auto"/>
                <w:sz w:val="20"/>
                <w:szCs w:val="20"/>
                <w:lang w:val="en-IE"/>
              </w:rPr>
            </w:pPr>
          </w:p>
          <w:p w14:paraId="44232F53" w14:textId="2E93CC18" w:rsidR="00FE5589" w:rsidRPr="00CC705A" w:rsidRDefault="00587396" w:rsidP="00FE5589">
            <w:pPr>
              <w:pStyle w:val="a7"/>
              <w:ind w:left="284" w:firstLineChars="0" w:firstLine="0"/>
              <w:rPr>
                <w:rFonts w:eastAsia="Times New Roman"/>
                <w:iCs/>
                <w:color w:val="auto"/>
                <w:sz w:val="20"/>
                <w:szCs w:val="20"/>
                <w:lang w:val="en-IE"/>
              </w:rPr>
            </w:pPr>
            <w:r w:rsidRPr="00CC705A">
              <w:rPr>
                <w:rFonts w:eastAsia="Times New Roman"/>
                <w:bCs w:val="0"/>
                <w:iCs/>
                <w:color w:val="auto"/>
                <w:kern w:val="0"/>
                <w:sz w:val="20"/>
                <w:szCs w:val="20"/>
                <w:lang w:val="en-IE" w:eastAsia="zh-CN"/>
              </w:rPr>
              <w:lastRenderedPageBreak/>
              <w:t>Production department</w:t>
            </w:r>
            <w:r w:rsidR="00FE5589" w:rsidRPr="00CC705A">
              <w:rPr>
                <w:rFonts w:eastAsia="Times New Roman"/>
                <w:iCs/>
                <w:color w:val="auto"/>
                <w:sz w:val="20"/>
                <w:szCs w:val="20"/>
                <w:lang w:val="en-IE"/>
              </w:rPr>
              <w:t xml:space="preserve"> ; 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4DB5C8B"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b/>
                <w:bCs/>
                <w:sz w:val="20"/>
                <w:szCs w:val="20"/>
                <w:lang w:val="en-IE"/>
              </w:rPr>
              <w:lastRenderedPageBreak/>
              <w:t>Low</w:t>
            </w:r>
          </w:p>
        </w:tc>
      </w:tr>
      <w:tr w:rsidR="008E240F" w:rsidRPr="00CC705A" w14:paraId="3FB722E7"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B939AF5"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lastRenderedPageBreak/>
              <w:t>2.4</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8AC9B59"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Control System</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0D06001"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Temperature deviation in synthesis reactor or buffer tanks</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4FFC275"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Coupling efficiency reduction; side reactions; impurity profile change</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2D3CFE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32DBC31C"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5</w:t>
            </w:r>
          </w:p>
        </w:tc>
        <w:tc>
          <w:tcPr>
            <w:tcW w:w="1559"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3D8DC1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Chiller/heating system failure; jacket fluid leak; temperature sensor malfunction</w:t>
            </w:r>
          </w:p>
          <w:p w14:paraId="218147A9"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Pump malfunction TCU and heat transfer capabilities not meeting the process requirement, recipe error, jacket fouling, valve failure, air locks.</w:t>
            </w:r>
          </w:p>
        </w:tc>
        <w:tc>
          <w:tcPr>
            <w:tcW w:w="2551"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7A6F349" w14:textId="77777777" w:rsidR="00FE5589" w:rsidRPr="00CC705A" w:rsidRDefault="00FE5589" w:rsidP="00FE5589">
            <w:pPr>
              <w:pStyle w:val="a7"/>
              <w:numPr>
                <w:ilvl w:val="0"/>
                <w:numId w:val="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Reactor and buffer tanks jacketed and temperature-controlled via PLC.</w:t>
            </w:r>
          </w:p>
          <w:p w14:paraId="5AD03001" w14:textId="77777777" w:rsidR="00FE5589" w:rsidRPr="00CC705A" w:rsidRDefault="00FE5589" w:rsidP="00FE5589">
            <w:pPr>
              <w:pStyle w:val="a7"/>
              <w:numPr>
                <w:ilvl w:val="0"/>
                <w:numId w:val="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High and low temperature alarms shall be configured.</w:t>
            </w:r>
          </w:p>
          <w:p w14:paraId="7FCE7332" w14:textId="77777777" w:rsidR="00FE5589" w:rsidRPr="00CC705A" w:rsidRDefault="00FE5589" w:rsidP="00FE5589">
            <w:pPr>
              <w:pStyle w:val="a7"/>
              <w:numPr>
                <w:ilvl w:val="0"/>
                <w:numId w:val="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Equipment qualification includes temperature uniformity testing PLC</w:t>
            </w:r>
          </w:p>
          <w:p w14:paraId="2E264764" w14:textId="77777777" w:rsidR="00FE5589" w:rsidRPr="00CC705A" w:rsidRDefault="00FE5589" w:rsidP="00FE5589">
            <w:pPr>
              <w:pStyle w:val="a7"/>
              <w:numPr>
                <w:ilvl w:val="0"/>
                <w:numId w:val="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Operator training before campaign.</w:t>
            </w:r>
          </w:p>
          <w:p w14:paraId="0D8D957B" w14:textId="77777777" w:rsidR="00FE5589" w:rsidRPr="00CC705A" w:rsidRDefault="00FE5589" w:rsidP="00FE5589">
            <w:pPr>
              <w:pStyle w:val="a7"/>
              <w:numPr>
                <w:ilvl w:val="0"/>
                <w:numId w:val="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automated control system will confirm that the temperature has reached the process range before proceeding to the next step.</w:t>
            </w:r>
          </w:p>
          <w:p w14:paraId="0BAC5479" w14:textId="77777777" w:rsidR="00FE5589" w:rsidRPr="00CC705A" w:rsidRDefault="00FE5589" w:rsidP="00FE5589">
            <w:pPr>
              <w:pStyle w:val="a7"/>
              <w:numPr>
                <w:ilvl w:val="0"/>
                <w:numId w:val="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The temperature control system and equipment temperature accuracy have been qualified. </w:t>
            </w:r>
          </w:p>
          <w:p w14:paraId="6D314FB1" w14:textId="77777777" w:rsidR="00FE5589" w:rsidRPr="00CC705A" w:rsidRDefault="00FE5589" w:rsidP="00FE5589">
            <w:pPr>
              <w:pStyle w:val="a7"/>
              <w:numPr>
                <w:ilvl w:val="0"/>
                <w:numId w:val="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Maintenance schedules are in place for TCU, pump &amp; reactor with servicing conducted every three months. </w:t>
            </w:r>
          </w:p>
          <w:p w14:paraId="17CB19D0" w14:textId="77777777" w:rsidR="00FE5589" w:rsidRPr="00CC705A" w:rsidRDefault="00FE5589" w:rsidP="00FE5589">
            <w:pPr>
              <w:pStyle w:val="a7"/>
              <w:numPr>
                <w:ilvl w:val="0"/>
                <w:numId w:val="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Any valve operational fault will trigger an alarm </w:t>
            </w:r>
            <w:r w:rsidRPr="00CC705A">
              <w:rPr>
                <w:rFonts w:eastAsia="Times New Roman"/>
                <w:color w:val="auto"/>
                <w:sz w:val="20"/>
                <w:szCs w:val="20"/>
                <w:lang w:val="en-IE"/>
              </w:rPr>
              <w:lastRenderedPageBreak/>
              <w:t xml:space="preserve">and halt the program automatically. </w:t>
            </w:r>
          </w:p>
          <w:p w14:paraId="65A9F23D" w14:textId="77777777" w:rsidR="00FE5589" w:rsidRPr="00CC705A" w:rsidRDefault="00FE5589" w:rsidP="00FE5589">
            <w:pPr>
              <w:pStyle w:val="a7"/>
              <w:numPr>
                <w:ilvl w:val="0"/>
                <w:numId w:val="14"/>
              </w:numPr>
              <w:ind w:firstLineChars="0"/>
              <w:textAlignment w:val="baseline"/>
              <w:rPr>
                <w:rFonts w:eastAsia="Times New Roman"/>
                <w:color w:val="auto"/>
                <w:sz w:val="20"/>
                <w:szCs w:val="20"/>
              </w:rPr>
            </w:pPr>
            <w:r w:rsidRPr="00CC705A">
              <w:rPr>
                <w:rFonts w:eastAsia="Times New Roman"/>
                <w:color w:val="auto"/>
                <w:sz w:val="20"/>
                <w:szCs w:val="20"/>
              </w:rPr>
              <w:t>SOP specifies recipe editing steps and parameter conversion rules.</w:t>
            </w:r>
          </w:p>
          <w:p w14:paraId="43BEF869" w14:textId="77777777" w:rsidR="00FE5589" w:rsidRPr="00CC705A" w:rsidRDefault="00FE5589" w:rsidP="00FE5589">
            <w:pPr>
              <w:pStyle w:val="a7"/>
              <w:numPr>
                <w:ilvl w:val="0"/>
                <w:numId w:val="14"/>
              </w:numPr>
              <w:ind w:firstLineChars="0"/>
              <w:textAlignment w:val="baseline"/>
              <w:rPr>
                <w:rFonts w:eastAsia="Times New Roman"/>
                <w:color w:val="auto"/>
                <w:sz w:val="20"/>
                <w:szCs w:val="20"/>
              </w:rPr>
            </w:pPr>
            <w:r w:rsidRPr="00CC705A">
              <w:rPr>
                <w:rFonts w:eastAsia="Times New Roman"/>
                <w:color w:val="auto"/>
                <w:sz w:val="20"/>
                <w:szCs w:val="20"/>
              </w:rPr>
              <w:t>Two engineers shall edit the electronic recipe separately for the same project. Compare the electronic recipes edited by the two engineers, confirm each difference between them one by one, and correct any errors. To ensure the electronic recipe to be run is reviewed and accurate.</w:t>
            </w:r>
          </w:p>
          <w:p w14:paraId="104C9D5A" w14:textId="77777777" w:rsidR="00FE5589" w:rsidRPr="00CC705A" w:rsidRDefault="00FE5589" w:rsidP="00FE5589">
            <w:pPr>
              <w:pStyle w:val="a7"/>
              <w:numPr>
                <w:ilvl w:val="0"/>
                <w:numId w:val="14"/>
              </w:numPr>
              <w:ind w:firstLineChars="0"/>
              <w:textAlignment w:val="baseline"/>
              <w:rPr>
                <w:rFonts w:eastAsia="Times New Roman"/>
                <w:color w:val="auto"/>
                <w:sz w:val="20"/>
                <w:szCs w:val="20"/>
              </w:rPr>
            </w:pPr>
            <w:r w:rsidRPr="00CC705A">
              <w:rPr>
                <w:rFonts w:eastAsia="Times New Roman"/>
                <w:color w:val="auto"/>
                <w:sz w:val="20"/>
                <w:szCs w:val="20"/>
              </w:rPr>
              <w:t>Before the running, production personnel and process chemist shall conduct the final review of the electronic recipe, after the review is correct, they shall sign and date on the Operation record.</w:t>
            </w:r>
          </w:p>
          <w:p w14:paraId="663D4AED" w14:textId="77777777" w:rsidR="00FE5589" w:rsidRPr="00CC705A" w:rsidRDefault="00FE5589" w:rsidP="00FE5589">
            <w:pPr>
              <w:pStyle w:val="a7"/>
              <w:numPr>
                <w:ilvl w:val="0"/>
                <w:numId w:val="14"/>
              </w:numPr>
              <w:ind w:firstLineChars="0"/>
              <w:textAlignment w:val="baseline"/>
              <w:rPr>
                <w:rFonts w:eastAsia="Times New Roman"/>
                <w:color w:val="auto"/>
                <w:sz w:val="20"/>
                <w:szCs w:val="20"/>
              </w:rPr>
            </w:pPr>
            <w:r w:rsidRPr="00CC705A">
              <w:rPr>
                <w:rFonts w:eastAsia="Times New Roman"/>
                <w:color w:val="auto"/>
                <w:sz w:val="20"/>
                <w:szCs w:val="20"/>
              </w:rPr>
              <w:t>Provide recipe editing training with process parameter conversion examples.</w:t>
            </w:r>
          </w:p>
          <w:p w14:paraId="58706001" w14:textId="77777777" w:rsidR="00FE5589" w:rsidRPr="00CC705A" w:rsidRDefault="00FE5589" w:rsidP="00FE5589">
            <w:pPr>
              <w:pStyle w:val="a7"/>
              <w:numPr>
                <w:ilvl w:val="0"/>
                <w:numId w:val="14"/>
              </w:numPr>
              <w:ind w:firstLineChars="0"/>
              <w:textAlignment w:val="baseline"/>
              <w:rPr>
                <w:rFonts w:eastAsia="Times New Roman"/>
                <w:color w:val="auto"/>
                <w:sz w:val="20"/>
                <w:szCs w:val="20"/>
              </w:rPr>
            </w:pPr>
            <w:r w:rsidRPr="00CC705A">
              <w:rPr>
                <w:rFonts w:eastAsia="Times New Roman"/>
                <w:color w:val="auto"/>
                <w:sz w:val="20"/>
                <w:szCs w:val="20"/>
              </w:rPr>
              <w:lastRenderedPageBreak/>
              <w:t>Calibration of temperature transmitters are managed by CMS system and performed periodically every one year by a qualified calibration contractor.</w:t>
            </w:r>
          </w:p>
          <w:p w14:paraId="6A1FF481" w14:textId="77777777" w:rsidR="00FE5589" w:rsidRPr="00CC705A" w:rsidRDefault="00FE5589" w:rsidP="00FE5589">
            <w:pPr>
              <w:pStyle w:val="a7"/>
              <w:numPr>
                <w:ilvl w:val="0"/>
                <w:numId w:val="14"/>
              </w:numPr>
              <w:ind w:firstLineChars="0"/>
              <w:textAlignment w:val="baseline"/>
              <w:rPr>
                <w:rFonts w:eastAsiaTheme="minorEastAsia"/>
                <w:color w:val="auto"/>
                <w:sz w:val="20"/>
                <w:szCs w:val="20"/>
              </w:rPr>
            </w:pPr>
            <w:r w:rsidRPr="00CC705A">
              <w:rPr>
                <w:rFonts w:eastAsia="Times New Roman"/>
                <w:color w:val="auto"/>
                <w:sz w:val="20"/>
                <w:szCs w:val="20"/>
                <w:lang w:val="en-IE"/>
              </w:rPr>
              <w:t>Check equipment status at the start of MOR.</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66F3F98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3</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38B8121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089A2392" w14:textId="2972E650" w:rsidR="00FE5589" w:rsidRPr="00CC705A" w:rsidRDefault="008F23AD"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C534227" w14:textId="77777777" w:rsidR="00FE5589" w:rsidRPr="00CC705A" w:rsidRDefault="00FE5589" w:rsidP="00FE5589">
            <w:pPr>
              <w:pStyle w:val="a7"/>
              <w:numPr>
                <w:ilvl w:val="0"/>
                <w:numId w:val="55"/>
              </w:numPr>
              <w:ind w:firstLineChars="0"/>
              <w:rPr>
                <w:rFonts w:eastAsia="Times New Roman"/>
                <w:color w:val="auto"/>
                <w:sz w:val="20"/>
                <w:szCs w:val="20"/>
              </w:rPr>
            </w:pPr>
            <w:r w:rsidRPr="00CC705A">
              <w:rPr>
                <w:rFonts w:eastAsia="Times New Roman"/>
                <w:bCs w:val="0"/>
                <w:iCs/>
                <w:color w:val="auto"/>
                <w:kern w:val="0"/>
                <w:sz w:val="20"/>
                <w:szCs w:val="20"/>
                <w:lang w:val="en-IE" w:eastAsia="zh-CN"/>
              </w:rPr>
              <w:t>Review the data after batch completion to identify abnormal temperature adjustment durations or consistent increases across consecutive batches.</w:t>
            </w:r>
          </w:p>
          <w:p w14:paraId="411D88CA" w14:textId="77777777" w:rsidR="00FE5589" w:rsidRPr="00CC705A" w:rsidRDefault="00FE5589" w:rsidP="00FE5589">
            <w:pPr>
              <w:pStyle w:val="a7"/>
              <w:numPr>
                <w:ilvl w:val="0"/>
                <w:numId w:val="55"/>
              </w:numPr>
              <w:ind w:firstLineChars="0"/>
              <w:rPr>
                <w:rFonts w:eastAsia="Times New Roman"/>
                <w:color w:val="auto"/>
                <w:sz w:val="20"/>
                <w:szCs w:val="20"/>
              </w:rPr>
            </w:pPr>
            <w:r w:rsidRPr="00CC705A">
              <w:rPr>
                <w:rFonts w:eastAsia="Times New Roman"/>
                <w:color w:val="auto"/>
                <w:sz w:val="20"/>
                <w:szCs w:val="20"/>
                <w:lang w:val="en-IE"/>
              </w:rPr>
              <w:t>Sufficient spare parts for equipment are stocked to enable timely replacement in case of defects.</w:t>
            </w:r>
          </w:p>
          <w:p w14:paraId="2515972F" w14:textId="77777777" w:rsidR="00FE5589" w:rsidRPr="00CC705A" w:rsidRDefault="00FE5589" w:rsidP="00FE5589">
            <w:pPr>
              <w:pStyle w:val="a7"/>
              <w:ind w:left="284" w:firstLineChars="0" w:firstLine="0"/>
              <w:rPr>
                <w:rFonts w:eastAsia="Times New Roman"/>
                <w:color w:val="auto"/>
                <w:sz w:val="20"/>
                <w:szCs w:val="20"/>
                <w:lang w:val="en-IE"/>
              </w:rPr>
            </w:pPr>
          </w:p>
          <w:p w14:paraId="4855ABD5" w14:textId="77777777" w:rsidR="00FE5589" w:rsidRPr="00CC705A" w:rsidRDefault="00FE5589" w:rsidP="00FE5589">
            <w:pPr>
              <w:pStyle w:val="a7"/>
              <w:ind w:left="284" w:firstLineChars="0" w:firstLine="0"/>
              <w:rPr>
                <w:rFonts w:eastAsia="Times New Roman"/>
                <w:color w:val="auto"/>
                <w:sz w:val="20"/>
                <w:szCs w:val="20"/>
              </w:rPr>
            </w:pPr>
            <w:r w:rsidRPr="00CC705A">
              <w:rPr>
                <w:rFonts w:eastAsia="Times New Roman"/>
                <w:iCs/>
                <w:color w:val="auto"/>
                <w:sz w:val="20"/>
                <w:szCs w:val="20"/>
                <w:lang w:val="en-IE"/>
              </w:rPr>
              <w:t>Production Dept.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9ADE857"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r>
      <w:tr w:rsidR="00C4741D" w:rsidRPr="00CC705A" w14:paraId="245D8EC9"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FC2D4D4"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lastRenderedPageBreak/>
              <w:t>2.5</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06BABD9"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Control System</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DAC6DC9"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Nitrogen pressure loss during transfer or during N</w:t>
            </w:r>
            <w:r w:rsidRPr="00CC705A">
              <w:rPr>
                <w:rFonts w:ascii="Cambria Math" w:eastAsia="Times New Roman" w:hAnsi="Cambria Math" w:cs="Cambria Math"/>
                <w:iCs/>
                <w:sz w:val="20"/>
                <w:szCs w:val="20"/>
                <w:lang w:val="en-IE"/>
              </w:rPr>
              <w:t>₂</w:t>
            </w:r>
            <w:r w:rsidRPr="00CC705A">
              <w:rPr>
                <w:rFonts w:ascii="Arial" w:eastAsia="Times New Roman" w:hAnsi="Arial" w:cs="Arial"/>
                <w:iCs/>
                <w:sz w:val="20"/>
                <w:szCs w:val="20"/>
                <w:lang w:val="en-IE"/>
              </w:rPr>
              <w:t>-blanketing, Undercharge or overcharge of Nitrogen</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AFC9C93"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Potential moisture ingress to process; electrostatic risk if flow rate uncontrolled;</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0F841B"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564BA4F9"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3</w:t>
            </w:r>
          </w:p>
        </w:tc>
        <w:tc>
          <w:tcPr>
            <w:tcW w:w="1559"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F04C1E5"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N</w:t>
            </w:r>
            <w:r w:rsidRPr="00CC705A">
              <w:rPr>
                <w:rFonts w:ascii="Cambria Math" w:eastAsia="Times New Roman" w:hAnsi="Cambria Math" w:cs="Cambria Math"/>
                <w:sz w:val="20"/>
                <w:szCs w:val="20"/>
              </w:rPr>
              <w:t>₂</w:t>
            </w:r>
            <w:r w:rsidRPr="00CC705A">
              <w:rPr>
                <w:rFonts w:ascii="Arial" w:eastAsia="Times New Roman" w:hAnsi="Arial" w:cs="Arial"/>
                <w:sz w:val="20"/>
                <w:szCs w:val="20"/>
              </w:rPr>
              <w:t xml:space="preserve"> supply interruption; regulator failure; line blockage; pressure safety valve activation</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8F3512" w14:textId="77777777" w:rsidR="00FE5589" w:rsidRPr="00CC705A" w:rsidRDefault="00FE5589" w:rsidP="00FE5589">
            <w:pPr>
              <w:pStyle w:val="a7"/>
              <w:numPr>
                <w:ilvl w:val="0"/>
                <w:numId w:val="15"/>
              </w:numPr>
              <w:ind w:firstLineChars="0"/>
              <w:textAlignment w:val="baseline"/>
              <w:rPr>
                <w:rFonts w:eastAsia="Times New Roman"/>
                <w:color w:val="auto"/>
                <w:sz w:val="20"/>
                <w:szCs w:val="20"/>
              </w:rPr>
            </w:pPr>
            <w:r w:rsidRPr="00CC705A">
              <w:rPr>
                <w:rFonts w:eastAsia="Times New Roman"/>
                <w:color w:val="auto"/>
                <w:sz w:val="20"/>
                <w:szCs w:val="20"/>
              </w:rPr>
              <w:t xml:space="preserve">The program monitors nitrogen pressure and valve status in real time, the nitrogen shutdown time is automatically recorded by the program. Nitrogen supply to synthesizer via PCV is connected to DCS. Nitrogen high/low alarms will trigger system alarms and then high </w:t>
            </w:r>
            <w:proofErr w:type="spellStart"/>
            <w:r w:rsidRPr="00CC705A">
              <w:rPr>
                <w:rFonts w:eastAsia="Times New Roman"/>
                <w:color w:val="auto"/>
                <w:sz w:val="20"/>
                <w:szCs w:val="20"/>
              </w:rPr>
              <w:t>high</w:t>
            </w:r>
            <w:proofErr w:type="spellEnd"/>
            <w:r w:rsidRPr="00CC705A">
              <w:rPr>
                <w:rFonts w:eastAsia="Times New Roman"/>
                <w:color w:val="auto"/>
                <w:sz w:val="20"/>
                <w:szCs w:val="20"/>
              </w:rPr>
              <w:t xml:space="preserve"> alarms or low </w:t>
            </w:r>
            <w:proofErr w:type="spellStart"/>
            <w:r w:rsidRPr="00CC705A">
              <w:rPr>
                <w:rFonts w:eastAsia="Times New Roman"/>
                <w:color w:val="auto"/>
                <w:sz w:val="20"/>
                <w:szCs w:val="20"/>
              </w:rPr>
              <w:t>low</w:t>
            </w:r>
            <w:proofErr w:type="spellEnd"/>
            <w:r w:rsidRPr="00CC705A">
              <w:rPr>
                <w:rFonts w:eastAsia="Times New Roman"/>
                <w:color w:val="auto"/>
                <w:sz w:val="20"/>
                <w:szCs w:val="20"/>
              </w:rPr>
              <w:t xml:space="preserve"> alarms will trigger interlock.</w:t>
            </w:r>
            <w:r w:rsidRPr="00CC705A" w:rsidDel="00E73C21">
              <w:rPr>
                <w:rStyle w:val="CommentReference1"/>
                <w:rFonts w:eastAsia="Times New Roman"/>
                <w:color w:val="auto"/>
                <w:sz w:val="20"/>
                <w:szCs w:val="20"/>
              </w:rPr>
              <w:t xml:space="preserve"> </w:t>
            </w:r>
          </w:p>
          <w:p w14:paraId="64F3ED4C" w14:textId="77777777" w:rsidR="00FE5589" w:rsidRPr="00CC705A" w:rsidRDefault="00FE5589" w:rsidP="00FE5589">
            <w:pPr>
              <w:pStyle w:val="a7"/>
              <w:numPr>
                <w:ilvl w:val="0"/>
                <w:numId w:val="15"/>
              </w:numPr>
              <w:ind w:firstLineChars="0"/>
              <w:textAlignment w:val="baseline"/>
              <w:rPr>
                <w:rFonts w:eastAsia="Times New Roman"/>
                <w:color w:val="auto"/>
                <w:sz w:val="20"/>
                <w:szCs w:val="20"/>
              </w:rPr>
            </w:pPr>
            <w:r w:rsidRPr="00CC705A">
              <w:rPr>
                <w:rFonts w:eastAsia="Times New Roman"/>
                <w:color w:val="auto"/>
                <w:sz w:val="20"/>
                <w:szCs w:val="20"/>
              </w:rPr>
              <w:t xml:space="preserve">Nitrogen is self-supplied via liquid nitrogen towers. Two liquid nitrogen towers are configured, one for operation and one as standby. The liquid level is monitored in real time to enable timely </w:t>
            </w:r>
            <w:r w:rsidRPr="00CC705A">
              <w:rPr>
                <w:rFonts w:eastAsia="Times New Roman"/>
                <w:color w:val="auto"/>
                <w:sz w:val="20"/>
                <w:szCs w:val="20"/>
              </w:rPr>
              <w:lastRenderedPageBreak/>
              <w:t xml:space="preserve">replenishment when the liquid level is low. </w:t>
            </w:r>
          </w:p>
          <w:p w14:paraId="7CE35CD0" w14:textId="77777777" w:rsidR="00FE5589" w:rsidRPr="00CC705A" w:rsidRDefault="00FE5589" w:rsidP="00FE5589">
            <w:pPr>
              <w:pStyle w:val="a7"/>
              <w:numPr>
                <w:ilvl w:val="0"/>
                <w:numId w:val="15"/>
              </w:numPr>
              <w:ind w:firstLineChars="0"/>
              <w:textAlignment w:val="baseline"/>
              <w:rPr>
                <w:rFonts w:eastAsia="Times New Roman"/>
                <w:color w:val="auto"/>
                <w:sz w:val="20"/>
                <w:szCs w:val="20"/>
              </w:rPr>
            </w:pPr>
            <w:r w:rsidRPr="00CC705A">
              <w:rPr>
                <w:rFonts w:eastAsia="Times New Roman"/>
                <w:color w:val="auto"/>
                <w:sz w:val="20"/>
                <w:szCs w:val="20"/>
              </w:rPr>
              <w:t>Maintenance schedules are implemented for reactor equipment every three months.</w:t>
            </w:r>
          </w:p>
          <w:p w14:paraId="396CA075" w14:textId="77777777" w:rsidR="00FE5589" w:rsidRPr="00CC705A" w:rsidRDefault="00FE5589" w:rsidP="00FE5589">
            <w:pPr>
              <w:pStyle w:val="a7"/>
              <w:numPr>
                <w:ilvl w:val="0"/>
                <w:numId w:val="15"/>
              </w:numPr>
              <w:ind w:firstLineChars="0"/>
              <w:textAlignment w:val="baseline"/>
              <w:rPr>
                <w:rFonts w:eastAsia="Times New Roman"/>
                <w:color w:val="auto"/>
                <w:sz w:val="20"/>
                <w:szCs w:val="20"/>
              </w:rPr>
            </w:pPr>
            <w:r w:rsidRPr="00CC705A">
              <w:rPr>
                <w:rFonts w:eastAsia="Times New Roman"/>
                <w:color w:val="auto"/>
                <w:sz w:val="20"/>
                <w:szCs w:val="20"/>
              </w:rPr>
              <w:t>Any malfunction of the regulating valve and N</w:t>
            </w:r>
            <w:r w:rsidRPr="00CC705A">
              <w:rPr>
                <w:rFonts w:ascii="Cambria Math" w:eastAsia="Times New Roman" w:hAnsi="Cambria Math" w:cs="Cambria Math"/>
                <w:color w:val="auto"/>
                <w:sz w:val="20"/>
                <w:szCs w:val="20"/>
              </w:rPr>
              <w:t>₂</w:t>
            </w:r>
            <w:r w:rsidRPr="00CC705A">
              <w:rPr>
                <w:rFonts w:eastAsia="Times New Roman"/>
                <w:color w:val="auto"/>
                <w:sz w:val="20"/>
                <w:szCs w:val="20"/>
              </w:rPr>
              <w:t xml:space="preserve"> supply interruption will trigger an alarm and halt the running process simultaneously. </w:t>
            </w:r>
          </w:p>
          <w:p w14:paraId="17547CF3" w14:textId="77777777" w:rsidR="00FE5589" w:rsidRPr="00CC705A" w:rsidRDefault="00FE5589" w:rsidP="00FE5589">
            <w:pPr>
              <w:pStyle w:val="a7"/>
              <w:numPr>
                <w:ilvl w:val="0"/>
                <w:numId w:val="15"/>
              </w:numPr>
              <w:ind w:firstLineChars="0"/>
              <w:textAlignment w:val="baseline"/>
              <w:rPr>
                <w:rFonts w:eastAsia="Times New Roman"/>
                <w:color w:val="auto"/>
                <w:sz w:val="20"/>
                <w:szCs w:val="20"/>
                <w:lang w:val="en-IE"/>
              </w:rPr>
            </w:pPr>
            <w:r w:rsidRPr="00CC705A">
              <w:rPr>
                <w:rFonts w:eastAsia="Times New Roman"/>
                <w:color w:val="auto"/>
                <w:sz w:val="20"/>
                <w:szCs w:val="20"/>
              </w:rPr>
              <w:t xml:space="preserve">Nitrogen passes through nitrogen filters (0.22μm) before entering the workshop to remove impurities. </w:t>
            </w:r>
          </w:p>
          <w:p w14:paraId="1F4A44F4" w14:textId="77777777" w:rsidR="00FE5589" w:rsidRPr="00CC705A" w:rsidRDefault="00FE5589" w:rsidP="00FE5589">
            <w:pPr>
              <w:pStyle w:val="a7"/>
              <w:numPr>
                <w:ilvl w:val="0"/>
                <w:numId w:val="15"/>
              </w:numPr>
              <w:ind w:firstLineChars="0"/>
              <w:textAlignment w:val="baseline"/>
              <w:rPr>
                <w:rFonts w:eastAsia="Times New Roman"/>
                <w:color w:val="auto"/>
                <w:sz w:val="20"/>
                <w:szCs w:val="20"/>
                <w:lang w:val="en-IE"/>
              </w:rPr>
            </w:pPr>
            <w:r w:rsidRPr="00CC705A">
              <w:rPr>
                <w:rFonts w:eastAsia="Times New Roman"/>
                <w:color w:val="auto"/>
                <w:sz w:val="20"/>
                <w:szCs w:val="20"/>
              </w:rPr>
              <w:t xml:space="preserve">Check valves are installed on pipelines to prevent materials in reactors from flowing back into the pipelines. </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7F4413D6"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1B9F8B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6878DFA"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95E6F4A" w14:textId="77777777" w:rsidR="00FE5589" w:rsidRPr="00CC705A" w:rsidRDefault="00FE5589" w:rsidP="00FE5589">
            <w:pPr>
              <w:pStyle w:val="a7"/>
              <w:numPr>
                <w:ilvl w:val="0"/>
                <w:numId w:val="45"/>
              </w:numPr>
              <w:ind w:firstLineChars="0"/>
              <w:rPr>
                <w:rFonts w:eastAsia="Times New Roman"/>
                <w:color w:val="auto"/>
                <w:sz w:val="20"/>
                <w:szCs w:val="20"/>
                <w:lang w:val="en-IE"/>
              </w:rPr>
            </w:pPr>
            <w:r w:rsidRPr="00CC705A">
              <w:rPr>
                <w:rFonts w:eastAsia="Times New Roman"/>
                <w:color w:val="auto"/>
                <w:sz w:val="20"/>
                <w:szCs w:val="20"/>
                <w:lang w:val="en-IE"/>
              </w:rPr>
              <w:t>If valve malfunction prevents timely material transfer, temporary nitrogen pipelines shall be prepared to start the pump for material transfer or waste discharge.</w:t>
            </w:r>
          </w:p>
          <w:p w14:paraId="56E01797" w14:textId="77777777" w:rsidR="00FE5589" w:rsidRPr="00CC705A" w:rsidRDefault="00FE5589" w:rsidP="00FE5589">
            <w:pPr>
              <w:pStyle w:val="a7"/>
              <w:ind w:left="284" w:firstLineChars="0" w:firstLine="0"/>
              <w:rPr>
                <w:rFonts w:eastAsia="Times New Roman"/>
                <w:color w:val="auto"/>
                <w:sz w:val="20"/>
                <w:szCs w:val="20"/>
              </w:rPr>
            </w:pPr>
          </w:p>
          <w:p w14:paraId="6DF5CE0D" w14:textId="7D6F5DE6" w:rsidR="00FE5589" w:rsidRPr="00CC705A" w:rsidRDefault="00587396"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Cs/>
                <w:iCs/>
                <w:sz w:val="20"/>
                <w:szCs w:val="20"/>
                <w:lang w:val="en-IE"/>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9EEAC8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r>
      <w:tr w:rsidR="00C4741D" w:rsidRPr="00CC705A" w14:paraId="7D1DBB09"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43B8365"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2.6</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A2C9361"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Control System</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B1EDA56"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Insufficient compressed air</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9AAF6DF"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Solvent transfer failure; Filtration Failure Filtration Failure</w:t>
            </w:r>
            <w:r w:rsidRPr="00CC705A">
              <w:rPr>
                <w:rFonts w:ascii="Arial" w:eastAsia="微软雅黑" w:hAnsi="Arial" w:cs="Arial"/>
                <w:iCs/>
                <w:sz w:val="20"/>
                <w:szCs w:val="20"/>
                <w:lang w:val="en-IE"/>
              </w:rPr>
              <w:t xml:space="preserve">; </w:t>
            </w:r>
            <w:r w:rsidRPr="00CC705A">
              <w:rPr>
                <w:rFonts w:ascii="Arial" w:eastAsia="Times New Roman" w:hAnsi="Arial" w:cs="Arial"/>
                <w:iCs/>
                <w:sz w:val="20"/>
                <w:szCs w:val="20"/>
                <w:lang w:val="en-IE"/>
              </w:rPr>
              <w:t xml:space="preserve">Prolonged static residence of </w:t>
            </w:r>
            <w:proofErr w:type="spellStart"/>
            <w:r w:rsidRPr="00CC705A">
              <w:rPr>
                <w:rFonts w:ascii="Arial" w:eastAsia="Times New Roman" w:hAnsi="Arial" w:cs="Arial"/>
                <w:iCs/>
                <w:sz w:val="20"/>
                <w:szCs w:val="20"/>
                <w:lang w:val="en-IE"/>
              </w:rPr>
              <w:t>untransferred</w:t>
            </w:r>
            <w:proofErr w:type="spellEnd"/>
            <w:r w:rsidRPr="00CC705A">
              <w:rPr>
                <w:rFonts w:ascii="Arial" w:eastAsia="Times New Roman" w:hAnsi="Arial" w:cs="Arial"/>
                <w:iCs/>
                <w:sz w:val="20"/>
                <w:szCs w:val="20"/>
                <w:lang w:val="en-IE"/>
              </w:rPr>
              <w:t xml:space="preserve"> materials leads to extended De-</w:t>
            </w:r>
            <w:proofErr w:type="spellStart"/>
            <w:r w:rsidRPr="00CC705A">
              <w:rPr>
                <w:rFonts w:ascii="Arial" w:eastAsia="Times New Roman" w:hAnsi="Arial" w:cs="Arial"/>
                <w:iCs/>
                <w:sz w:val="20"/>
                <w:szCs w:val="20"/>
                <w:lang w:val="en-IE"/>
              </w:rPr>
              <w:t>Fmoc</w:t>
            </w:r>
            <w:proofErr w:type="spellEnd"/>
            <w:r w:rsidRPr="00CC705A">
              <w:rPr>
                <w:rFonts w:ascii="Arial" w:eastAsia="Times New Roman" w:hAnsi="Arial" w:cs="Arial"/>
                <w:iCs/>
                <w:sz w:val="20"/>
                <w:szCs w:val="20"/>
                <w:lang w:val="en-IE"/>
              </w:rPr>
              <w:t xml:space="preserve"> reaction time and </w:t>
            </w:r>
            <w:r w:rsidRPr="00CC705A">
              <w:rPr>
                <w:rFonts w:ascii="Arial" w:eastAsia="Times New Roman" w:hAnsi="Arial" w:cs="Arial"/>
                <w:iCs/>
                <w:sz w:val="20"/>
                <w:szCs w:val="20"/>
                <w:lang w:val="en-IE"/>
              </w:rPr>
              <w:lastRenderedPageBreak/>
              <w:t>elevated impurity levels.</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ECDBCDA"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lastRenderedPageBreak/>
              <w:t>Yes</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25D2CA25"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3</w:t>
            </w:r>
          </w:p>
        </w:tc>
        <w:tc>
          <w:tcPr>
            <w:tcW w:w="1559"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2A1A3D7"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Equipment damage; regulator failure; line blockage</w:t>
            </w:r>
          </w:p>
        </w:tc>
        <w:tc>
          <w:tcPr>
            <w:tcW w:w="2551"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E174400" w14:textId="77777777" w:rsidR="00FE5589" w:rsidRPr="00CC705A" w:rsidRDefault="00FE5589" w:rsidP="00FE5589">
            <w:pPr>
              <w:pStyle w:val="a7"/>
              <w:numPr>
                <w:ilvl w:val="0"/>
                <w:numId w:val="107"/>
              </w:numPr>
              <w:ind w:firstLineChars="0"/>
              <w:textAlignment w:val="baseline"/>
              <w:rPr>
                <w:rFonts w:eastAsia="Times New Roman"/>
                <w:color w:val="auto"/>
                <w:sz w:val="20"/>
                <w:szCs w:val="20"/>
              </w:rPr>
            </w:pPr>
            <w:r w:rsidRPr="00CC705A">
              <w:rPr>
                <w:rFonts w:eastAsia="Times New Roman"/>
                <w:color w:val="auto"/>
                <w:sz w:val="20"/>
                <w:szCs w:val="20"/>
              </w:rPr>
              <w:t>Two units of equipment are configured in active/standby mode to prevent equipment outage.</w:t>
            </w:r>
          </w:p>
          <w:p w14:paraId="4D98861F" w14:textId="77777777" w:rsidR="00FE5589" w:rsidRPr="00CC705A" w:rsidRDefault="00FE5589" w:rsidP="00FE5589">
            <w:pPr>
              <w:pStyle w:val="a7"/>
              <w:numPr>
                <w:ilvl w:val="0"/>
                <w:numId w:val="107"/>
              </w:numPr>
              <w:ind w:firstLineChars="0"/>
              <w:textAlignment w:val="baseline"/>
              <w:rPr>
                <w:rFonts w:eastAsia="Times New Roman"/>
                <w:color w:val="auto"/>
                <w:sz w:val="20"/>
                <w:szCs w:val="20"/>
              </w:rPr>
            </w:pPr>
            <w:r w:rsidRPr="00CC705A">
              <w:rPr>
                <w:rFonts w:eastAsia="Times New Roman"/>
                <w:color w:val="auto"/>
                <w:sz w:val="20"/>
                <w:szCs w:val="20"/>
                <w:lang w:val="en-IE"/>
              </w:rPr>
              <w:t xml:space="preserve">Maintenance schedules are in place for reactor with servicing conducted every three months. </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6F5E3018"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B680AF3"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178B411"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EA0B4F5" w14:textId="77777777" w:rsidR="00FE5589" w:rsidRPr="00CC705A" w:rsidRDefault="00FE5589" w:rsidP="00FE5589">
            <w:pPr>
              <w:pStyle w:val="a7"/>
              <w:numPr>
                <w:ilvl w:val="0"/>
                <w:numId w:val="74"/>
              </w:numPr>
              <w:ind w:firstLineChars="0"/>
              <w:rPr>
                <w:rFonts w:eastAsia="Times New Roman"/>
                <w:color w:val="auto"/>
                <w:sz w:val="20"/>
                <w:szCs w:val="20"/>
                <w:lang w:val="en-IE"/>
              </w:rPr>
            </w:pPr>
            <w:r w:rsidRPr="00CC705A">
              <w:rPr>
                <w:rFonts w:eastAsia="Times New Roman"/>
                <w:color w:val="auto"/>
                <w:sz w:val="20"/>
                <w:szCs w:val="20"/>
                <w:lang w:val="en-IE"/>
              </w:rPr>
              <w:t xml:space="preserve">If insufficient compressed air prevents valves or pneumatic pumps from starting and results in delayed material transfer, temporary nitrogen pipelines or alternative </w:t>
            </w:r>
            <w:r w:rsidRPr="00CC705A">
              <w:rPr>
                <w:rFonts w:eastAsia="Times New Roman"/>
                <w:color w:val="auto"/>
                <w:sz w:val="20"/>
                <w:szCs w:val="20"/>
                <w:lang w:val="en-IE"/>
              </w:rPr>
              <w:lastRenderedPageBreak/>
              <w:t>compressed air pipelines shall be used to start the pumps for material transfer or waste discharge.</w:t>
            </w:r>
          </w:p>
          <w:p w14:paraId="764B1176" w14:textId="77777777" w:rsidR="00FE5589" w:rsidRPr="00CC705A" w:rsidRDefault="00FE5589" w:rsidP="00FE5589">
            <w:pPr>
              <w:pStyle w:val="a7"/>
              <w:ind w:left="284" w:firstLineChars="0" w:firstLine="0"/>
              <w:rPr>
                <w:rFonts w:eastAsia="Times New Roman"/>
                <w:color w:val="auto"/>
                <w:sz w:val="20"/>
                <w:szCs w:val="20"/>
                <w:lang w:val="en-IE"/>
              </w:rPr>
            </w:pPr>
          </w:p>
          <w:p w14:paraId="38E9E2D0" w14:textId="306783DF" w:rsidR="00FE5589" w:rsidRPr="00CC705A" w:rsidRDefault="00587396" w:rsidP="00FE5589">
            <w:pPr>
              <w:pStyle w:val="a7"/>
              <w:ind w:left="284" w:firstLineChars="0" w:firstLine="0"/>
              <w:rPr>
                <w:rFonts w:eastAsia="Times New Roman"/>
                <w:color w:val="auto"/>
                <w:sz w:val="20"/>
                <w:szCs w:val="20"/>
                <w:lang w:val="en-IE"/>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FAF24A5"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6A4953FE" w14:textId="77777777" w:rsidTr="002F5A7C">
        <w:trPr>
          <w:trHeight w:val="395"/>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89D3417"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commentRangeStart w:id="173"/>
            <w:commentRangeStart w:id="174"/>
            <w:r w:rsidRPr="00CC705A">
              <w:rPr>
                <w:rFonts w:ascii="Arial" w:eastAsia="Times New Roman" w:hAnsi="Arial" w:cs="Arial"/>
                <w:sz w:val="20"/>
                <w:szCs w:val="20"/>
                <w:lang w:val="en-IE"/>
              </w:rPr>
              <w:lastRenderedPageBreak/>
              <w:t>2.</w:t>
            </w:r>
            <w:commentRangeEnd w:id="173"/>
            <w:r w:rsidRPr="00CC705A">
              <w:rPr>
                <w:rStyle w:val="af4"/>
                <w:rFonts w:ascii="Arial" w:eastAsia="Times New Roman" w:hAnsi="Arial" w:cs="Arial"/>
                <w:sz w:val="20"/>
                <w:szCs w:val="20"/>
                <w:lang w:val="en-IE"/>
              </w:rPr>
              <w:commentReference w:id="173"/>
            </w:r>
            <w:commentRangeEnd w:id="174"/>
            <w:r w:rsidRPr="00CC705A">
              <w:rPr>
                <w:rStyle w:val="af4"/>
                <w:rFonts w:ascii="Arial" w:eastAsia="Times New Roman" w:hAnsi="Arial" w:cs="Arial"/>
                <w:sz w:val="20"/>
                <w:szCs w:val="20"/>
                <w:lang w:val="en-IE"/>
              </w:rPr>
              <w:commentReference w:id="174"/>
            </w:r>
            <w:r w:rsidRPr="00CC705A">
              <w:rPr>
                <w:rFonts w:ascii="Arial" w:eastAsia="Times New Roman" w:hAnsi="Arial" w:cs="Arial"/>
                <w:sz w:val="20"/>
                <w:szCs w:val="20"/>
                <w:lang w:val="en-IE"/>
              </w:rPr>
              <w:t>7</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1E43EE1"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Control System</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C4D2690"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Inadequate draining, sieve plate blockage in synthesis reactor,</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6CD4092"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Incomplete drainage of waste solvent; dilution of next step reagent; poor wash efficiency; extended hold time</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B330E5B"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20BAB9CA"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3</w:t>
            </w:r>
          </w:p>
        </w:tc>
        <w:tc>
          <w:tcPr>
            <w:tcW w:w="1559"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763042"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Resin fines accumulation; resin swelling beyond design; mechanical damage to sieve</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F261E74" w14:textId="77777777" w:rsidR="00FE5589" w:rsidRPr="00CC705A" w:rsidRDefault="00FE5589" w:rsidP="00FE5589">
            <w:pPr>
              <w:pStyle w:val="a7"/>
              <w:numPr>
                <w:ilvl w:val="0"/>
                <w:numId w:val="16"/>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Sieve plate inspection completed before PPQ.</w:t>
            </w:r>
          </w:p>
          <w:p w14:paraId="246B371D" w14:textId="77777777" w:rsidR="00FE5589" w:rsidRPr="00CC705A" w:rsidRDefault="00FE5589" w:rsidP="00FE5589">
            <w:pPr>
              <w:pStyle w:val="a7"/>
              <w:numPr>
                <w:ilvl w:val="0"/>
                <w:numId w:val="16"/>
              </w:numPr>
              <w:ind w:firstLineChars="0"/>
              <w:textAlignment w:val="baseline"/>
              <w:rPr>
                <w:rFonts w:eastAsia="Times New Roman"/>
                <w:bCs w:val="0"/>
                <w:color w:val="auto"/>
                <w:sz w:val="20"/>
                <w:szCs w:val="20"/>
                <w:lang w:val="en-IE"/>
              </w:rPr>
            </w:pPr>
            <w:r w:rsidRPr="00CC705A">
              <w:rPr>
                <w:rFonts w:eastAsia="Times New Roman"/>
                <w:bCs w:val="0"/>
                <w:color w:val="auto"/>
                <w:sz w:val="20"/>
                <w:szCs w:val="20"/>
                <w:lang w:val="en-IE"/>
              </w:rPr>
              <w:t xml:space="preserve">The swelling temperature and duration shall be set via the recipe; waste discharge will run automatically once the present time elapses. </w:t>
            </w:r>
          </w:p>
          <w:p w14:paraId="402E0776" w14:textId="77777777" w:rsidR="00FE5589" w:rsidRPr="00CC705A" w:rsidRDefault="00FE5589" w:rsidP="00FE5589">
            <w:pPr>
              <w:pStyle w:val="a7"/>
              <w:numPr>
                <w:ilvl w:val="0"/>
                <w:numId w:val="16"/>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After completion of each batch, the equipment shall be disassembled and cleaned, and the sieve plate shall be inspected by QA and the Production manager.</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40E10EFC"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1508C094"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BD097E1"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C5F495C" w14:textId="77777777" w:rsidR="00FE5589" w:rsidRPr="00CC705A" w:rsidRDefault="00FE5589" w:rsidP="00FE5589">
            <w:pPr>
              <w:pStyle w:val="a7"/>
              <w:numPr>
                <w:ilvl w:val="0"/>
                <w:numId w:val="75"/>
              </w:numPr>
              <w:ind w:firstLineChars="0"/>
              <w:rPr>
                <w:rFonts w:eastAsia="Times New Roman"/>
                <w:color w:val="auto"/>
                <w:sz w:val="20"/>
                <w:szCs w:val="20"/>
                <w:lang w:val="en-IE"/>
              </w:rPr>
            </w:pPr>
            <w:r w:rsidRPr="00CC705A">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4E8E3838" w14:textId="77777777" w:rsidR="00FE5589" w:rsidRPr="00CC705A" w:rsidRDefault="00FE5589" w:rsidP="00FE5589">
            <w:pPr>
              <w:pStyle w:val="a7"/>
              <w:numPr>
                <w:ilvl w:val="0"/>
                <w:numId w:val="75"/>
              </w:numPr>
              <w:ind w:firstLineChars="0"/>
              <w:rPr>
                <w:rFonts w:eastAsia="Times New Roman"/>
                <w:color w:val="auto"/>
                <w:sz w:val="20"/>
                <w:szCs w:val="20"/>
                <w:lang w:val="en-IE"/>
              </w:rPr>
            </w:pPr>
            <w:r w:rsidRPr="00CC705A">
              <w:rPr>
                <w:rFonts w:eastAsia="Times New Roman"/>
                <w:color w:val="auto"/>
                <w:sz w:val="20"/>
                <w:szCs w:val="20"/>
                <w:lang w:val="en-IE"/>
              </w:rPr>
              <w:t xml:space="preserve">The recorded waste discharge time shall be double-checked by two personnel. Slow drain triggers operator </w:t>
            </w:r>
            <w:proofErr w:type="gramStart"/>
            <w:r w:rsidRPr="00CC705A">
              <w:rPr>
                <w:rFonts w:eastAsia="Times New Roman"/>
                <w:color w:val="auto"/>
                <w:sz w:val="20"/>
                <w:szCs w:val="20"/>
                <w:lang w:val="en-IE"/>
              </w:rPr>
              <w:t>check</w:t>
            </w:r>
            <w:proofErr w:type="gramEnd"/>
            <w:r w:rsidRPr="00CC705A">
              <w:rPr>
                <w:rFonts w:eastAsia="Times New Roman"/>
                <w:color w:val="auto"/>
                <w:sz w:val="20"/>
                <w:szCs w:val="20"/>
                <w:lang w:val="en-IE"/>
              </w:rPr>
              <w:t>.</w:t>
            </w:r>
          </w:p>
          <w:p w14:paraId="410FA877" w14:textId="77777777" w:rsidR="00FE5589" w:rsidRPr="00CC705A" w:rsidRDefault="00FE5589" w:rsidP="00FE5589">
            <w:pPr>
              <w:pStyle w:val="a7"/>
              <w:ind w:left="284" w:firstLineChars="0" w:firstLine="0"/>
              <w:rPr>
                <w:rFonts w:eastAsia="Times New Roman"/>
                <w:color w:val="auto"/>
                <w:sz w:val="20"/>
                <w:szCs w:val="20"/>
                <w:lang w:val="en-IE"/>
              </w:rPr>
            </w:pPr>
          </w:p>
          <w:p w14:paraId="10BEBB32" w14:textId="0D0EA314" w:rsidR="00FE5589" w:rsidRPr="00CC705A" w:rsidRDefault="00587396" w:rsidP="00FE5589">
            <w:pPr>
              <w:pStyle w:val="a7"/>
              <w:ind w:firstLineChars="0" w:firstLine="0"/>
              <w:jc w:val="center"/>
              <w:rPr>
                <w:rFonts w:eastAsia="Times New Roman"/>
                <w:color w:val="auto"/>
                <w:sz w:val="20"/>
                <w:szCs w:val="20"/>
                <w:lang w:val="en-IE"/>
              </w:rPr>
            </w:pPr>
            <w:r w:rsidRPr="00CC705A">
              <w:rPr>
                <w:rFonts w:eastAsia="Times New Roman"/>
                <w:bCs w:val="0"/>
                <w:iCs/>
                <w:color w:val="auto"/>
                <w:kern w:val="0"/>
                <w:sz w:val="20"/>
                <w:szCs w:val="20"/>
                <w:lang w:val="en-IE" w:eastAsia="zh-CN"/>
              </w:rPr>
              <w:lastRenderedPageBreak/>
              <w:t>Production department</w:t>
            </w:r>
            <w:r w:rsidR="00FE5589" w:rsidRPr="00CC705A">
              <w:rPr>
                <w:rFonts w:eastAsia="Times New Roman"/>
                <w:color w:val="auto"/>
                <w:sz w:val="20"/>
                <w:szCs w:val="20"/>
                <w:lang w:val="en-IE"/>
              </w:rPr>
              <w:t>; 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020181A"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Low</w:t>
            </w:r>
          </w:p>
        </w:tc>
      </w:tr>
      <w:tr w:rsidR="00C4741D" w:rsidRPr="00CC705A" w14:paraId="120EFCCA"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A281A1C"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lastRenderedPageBreak/>
              <w:t>2.8</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F7E5614"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Control System</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CB8EFB0"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Agitation error</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DD03C81"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Incomplete reaction, reduced coupling efficiency; impurity formation</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8AE0D96"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684BFC7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3</w:t>
            </w:r>
          </w:p>
        </w:tc>
        <w:tc>
          <w:tcPr>
            <w:tcW w:w="1559"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62184A6"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PLC software fault; Operational error; Mechanical; electrical failure; incorrect set-point, recipe error.</w:t>
            </w:r>
          </w:p>
        </w:tc>
        <w:tc>
          <w:tcPr>
            <w:tcW w:w="2551"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EEAB437" w14:textId="77777777" w:rsidR="00FE5589" w:rsidRPr="00CC705A" w:rsidRDefault="00FE5589" w:rsidP="00FE5589">
            <w:pPr>
              <w:pStyle w:val="a7"/>
              <w:numPr>
                <w:ilvl w:val="0"/>
                <w:numId w:val="17"/>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stirring time is automatically recorded by the program, and a program recipe filing system is established, where only authorized personnel are allowed to edit and modify it to avoid operational errors.</w:t>
            </w:r>
          </w:p>
          <w:p w14:paraId="5D1068A3" w14:textId="77777777" w:rsidR="00FE5589" w:rsidRPr="00CC705A" w:rsidRDefault="00FE5589" w:rsidP="00FE5589">
            <w:pPr>
              <w:pStyle w:val="a7"/>
              <w:numPr>
                <w:ilvl w:val="0"/>
                <w:numId w:val="17"/>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Full-time monitoring is required during agitator parameter adjustment; after parameters are set, patrol inspections shall be performed every 1 h ± 15 min</w:t>
            </w:r>
          </w:p>
          <w:p w14:paraId="598B1A11" w14:textId="77777777" w:rsidR="00FE5589" w:rsidRPr="00CC705A" w:rsidRDefault="00FE5589" w:rsidP="00FE5589">
            <w:pPr>
              <w:pStyle w:val="a7"/>
              <w:numPr>
                <w:ilvl w:val="0"/>
                <w:numId w:val="17"/>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Pre campaign training of manufacturing personnel.</w:t>
            </w:r>
          </w:p>
          <w:p w14:paraId="4873EABF" w14:textId="77777777" w:rsidR="00FE5589" w:rsidRPr="00CC705A" w:rsidRDefault="00FE5589" w:rsidP="00FE5589">
            <w:pPr>
              <w:pStyle w:val="a7"/>
              <w:numPr>
                <w:ilvl w:val="0"/>
                <w:numId w:val="17"/>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Maintenance schedules are in place for reactor with servicing conducted every three months.</w:t>
            </w:r>
          </w:p>
          <w:p w14:paraId="220182CC" w14:textId="77777777" w:rsidR="00FE5589" w:rsidRPr="00CC705A" w:rsidRDefault="00FE5589" w:rsidP="00FE5589">
            <w:pPr>
              <w:pStyle w:val="a7"/>
              <w:numPr>
                <w:ilvl w:val="0"/>
                <w:numId w:val="17"/>
              </w:numPr>
              <w:ind w:firstLineChars="0"/>
              <w:textAlignment w:val="baseline"/>
              <w:rPr>
                <w:rFonts w:eastAsiaTheme="minorEastAsia"/>
                <w:color w:val="auto"/>
                <w:sz w:val="20"/>
                <w:szCs w:val="20"/>
                <w:lang w:val="en-IE"/>
              </w:rPr>
            </w:pPr>
            <w:r w:rsidRPr="00CC705A">
              <w:rPr>
                <w:rFonts w:eastAsia="Times New Roman"/>
                <w:color w:val="auto"/>
                <w:sz w:val="20"/>
                <w:szCs w:val="20"/>
                <w:lang w:val="en-IE"/>
              </w:rPr>
              <w:t>Equipment maintenance and electronic systems are equipped with dual hard disks to guarantee the integrity of operational data.</w:t>
            </w:r>
          </w:p>
          <w:p w14:paraId="2F0384AE" w14:textId="77777777" w:rsidR="00FE5589" w:rsidRPr="00CC705A" w:rsidRDefault="00FE5589" w:rsidP="00FE5589">
            <w:pPr>
              <w:pStyle w:val="a7"/>
              <w:numPr>
                <w:ilvl w:val="0"/>
                <w:numId w:val="17"/>
              </w:numPr>
              <w:ind w:firstLineChars="0"/>
              <w:textAlignment w:val="baseline"/>
              <w:rPr>
                <w:rFonts w:eastAsia="Times New Roman"/>
                <w:color w:val="auto"/>
                <w:sz w:val="20"/>
                <w:szCs w:val="20"/>
              </w:rPr>
            </w:pPr>
            <w:commentRangeStart w:id="175"/>
            <w:commentRangeStart w:id="176"/>
            <w:r w:rsidRPr="00CC705A">
              <w:rPr>
                <w:rFonts w:eastAsia="Times New Roman"/>
                <w:bCs w:val="0"/>
                <w:color w:val="auto"/>
                <w:sz w:val="20"/>
                <w:szCs w:val="20"/>
                <w:lang w:val="en-IE"/>
              </w:rPr>
              <w:lastRenderedPageBreak/>
              <w:t xml:space="preserve">If the process is interrupted due to equipment abnormality, the system can resume operation from the interrupted point after the abnormality is rectified. </w:t>
            </w:r>
            <w:r w:rsidRPr="00CC705A">
              <w:rPr>
                <w:rFonts w:eastAsia="Times New Roman"/>
                <w:color w:val="auto"/>
                <w:sz w:val="20"/>
                <w:szCs w:val="20"/>
              </w:rPr>
              <w:t>SOP specifies recipe editing steps and parameter conversion rules.</w:t>
            </w:r>
            <w:commentRangeEnd w:id="175"/>
            <w:r w:rsidRPr="00CC705A">
              <w:rPr>
                <w:rStyle w:val="af4"/>
                <w:sz w:val="20"/>
                <w:szCs w:val="20"/>
              </w:rPr>
              <w:commentReference w:id="175"/>
            </w:r>
            <w:commentRangeEnd w:id="176"/>
            <w:r w:rsidRPr="00CC705A">
              <w:rPr>
                <w:rStyle w:val="af4"/>
                <w:sz w:val="20"/>
                <w:szCs w:val="20"/>
              </w:rPr>
              <w:commentReference w:id="176"/>
            </w:r>
            <w:r w:rsidRPr="00CC705A">
              <w:rPr>
                <w:sz w:val="20"/>
                <w:szCs w:val="20"/>
              </w:rPr>
              <w:t xml:space="preserve"> </w:t>
            </w:r>
            <w:r w:rsidRPr="00CC705A">
              <w:rPr>
                <w:rFonts w:eastAsia="Times New Roman"/>
                <w:color w:val="auto"/>
                <w:sz w:val="20"/>
                <w:szCs w:val="20"/>
              </w:rPr>
              <w:t>Each abnormal agitator stop is individually recorded/logged.</w:t>
            </w:r>
          </w:p>
          <w:p w14:paraId="3505E65F" w14:textId="77777777" w:rsidR="00FE5589" w:rsidRPr="00CC705A" w:rsidRDefault="00FE5589" w:rsidP="00FE5589">
            <w:pPr>
              <w:pStyle w:val="a7"/>
              <w:numPr>
                <w:ilvl w:val="0"/>
                <w:numId w:val="17"/>
              </w:numPr>
              <w:ind w:firstLineChars="0"/>
              <w:textAlignment w:val="baseline"/>
              <w:rPr>
                <w:rFonts w:eastAsia="Times New Roman"/>
                <w:color w:val="auto"/>
                <w:sz w:val="20"/>
                <w:szCs w:val="20"/>
              </w:rPr>
            </w:pPr>
            <w:r w:rsidRPr="00CC705A">
              <w:rPr>
                <w:rFonts w:eastAsia="Times New Roman"/>
                <w:color w:val="auto"/>
                <w:sz w:val="20"/>
                <w:szCs w:val="20"/>
              </w:rPr>
              <w:t>Two engineers shall edit the electronic recipe separately for the same project. Compare the electronic recipes edited by the two engineers, confirm each difference between them one by one, and correct any errors. To ensure the electronic recipe to be run is reviewed and accurate.</w:t>
            </w:r>
          </w:p>
          <w:p w14:paraId="3E639836" w14:textId="77777777" w:rsidR="00FE5589" w:rsidRPr="00CC705A" w:rsidRDefault="00FE5589" w:rsidP="00FE5589">
            <w:pPr>
              <w:pStyle w:val="a7"/>
              <w:numPr>
                <w:ilvl w:val="0"/>
                <w:numId w:val="17"/>
              </w:numPr>
              <w:ind w:firstLineChars="0"/>
              <w:textAlignment w:val="baseline"/>
              <w:rPr>
                <w:rFonts w:eastAsia="Times New Roman"/>
                <w:color w:val="auto"/>
                <w:sz w:val="20"/>
                <w:szCs w:val="20"/>
              </w:rPr>
            </w:pPr>
            <w:r w:rsidRPr="00CC705A">
              <w:rPr>
                <w:rFonts w:eastAsia="Times New Roman"/>
                <w:color w:val="auto"/>
                <w:sz w:val="20"/>
                <w:szCs w:val="20"/>
              </w:rPr>
              <w:t xml:space="preserve">Before the running, production personnel and process chemist shall conduct the final review of the electronic </w:t>
            </w:r>
            <w:r w:rsidRPr="00CC705A">
              <w:rPr>
                <w:rFonts w:eastAsia="Times New Roman"/>
                <w:color w:val="auto"/>
                <w:sz w:val="20"/>
                <w:szCs w:val="20"/>
              </w:rPr>
              <w:lastRenderedPageBreak/>
              <w:t>recipe, after the review is correct, they shall sign and date on the operation record.</w:t>
            </w:r>
          </w:p>
          <w:p w14:paraId="0DD33752" w14:textId="77777777" w:rsidR="00FE5589" w:rsidRPr="00CC705A" w:rsidRDefault="00FE5589" w:rsidP="00FE5589">
            <w:pPr>
              <w:pStyle w:val="a7"/>
              <w:numPr>
                <w:ilvl w:val="0"/>
                <w:numId w:val="17"/>
              </w:numPr>
              <w:ind w:firstLineChars="0"/>
              <w:textAlignment w:val="baseline"/>
              <w:rPr>
                <w:rFonts w:eastAsia="Times New Roman"/>
                <w:color w:val="auto"/>
                <w:sz w:val="20"/>
                <w:szCs w:val="20"/>
              </w:rPr>
            </w:pPr>
            <w:r w:rsidRPr="00CC705A">
              <w:rPr>
                <w:rFonts w:eastAsia="Times New Roman"/>
                <w:color w:val="auto"/>
                <w:sz w:val="20"/>
                <w:szCs w:val="20"/>
              </w:rPr>
              <w:t>Provide recipe editing training with process parameter conversion examples.</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AFE073F"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7E690082"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D45688D"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2A8F862" w14:textId="77777777" w:rsidR="00143AB4" w:rsidRPr="00CC705A" w:rsidRDefault="00FE5589" w:rsidP="00FE5589">
            <w:pPr>
              <w:pStyle w:val="a7"/>
              <w:numPr>
                <w:ilvl w:val="0"/>
                <w:numId w:val="44"/>
              </w:numPr>
              <w:ind w:firstLineChars="0"/>
              <w:textAlignment w:val="baseline"/>
              <w:rPr>
                <w:rFonts w:eastAsia="Times New Roman"/>
                <w:color w:val="auto"/>
                <w:sz w:val="20"/>
                <w:szCs w:val="20"/>
              </w:rPr>
            </w:pPr>
            <w:commentRangeStart w:id="177"/>
            <w:r w:rsidRPr="00CC705A">
              <w:rPr>
                <w:rFonts w:eastAsia="Times New Roman"/>
                <w:color w:val="auto"/>
                <w:sz w:val="20"/>
                <w:szCs w:val="20"/>
                <w:lang w:val="en-IE"/>
              </w:rPr>
              <w:t>Sufficient spare parts for the equipment are stocked to enable timely replacement in case of faults.</w:t>
            </w:r>
            <w:commentRangeEnd w:id="177"/>
            <w:r w:rsidRPr="00CC705A">
              <w:rPr>
                <w:rStyle w:val="af4"/>
                <w:rFonts w:eastAsia="Times New Roman"/>
                <w:color w:val="auto"/>
                <w:sz w:val="20"/>
                <w:szCs w:val="20"/>
              </w:rPr>
              <w:commentReference w:id="177"/>
            </w:r>
          </w:p>
          <w:p w14:paraId="0433B3BA" w14:textId="15B08DDD" w:rsidR="00143AB4" w:rsidRPr="00CC705A" w:rsidRDefault="00143AB4" w:rsidP="00C4741D">
            <w:pPr>
              <w:pStyle w:val="a7"/>
              <w:numPr>
                <w:ilvl w:val="0"/>
                <w:numId w:val="44"/>
              </w:numPr>
              <w:ind w:firstLineChars="0"/>
              <w:textAlignment w:val="baseline"/>
              <w:rPr>
                <w:rFonts w:eastAsia="Times New Roman"/>
                <w:color w:val="auto"/>
                <w:sz w:val="20"/>
                <w:szCs w:val="20"/>
              </w:rPr>
            </w:pPr>
            <w:r w:rsidRPr="00CC705A">
              <w:rPr>
                <w:rFonts w:eastAsia="Times New Roman"/>
                <w:color w:val="auto"/>
                <w:sz w:val="20"/>
                <w:szCs w:val="20"/>
              </w:rPr>
              <w:t>Every abnormal stop of agitation shall be documented as an abnormal event.</w:t>
            </w:r>
          </w:p>
          <w:p w14:paraId="43C80B8B" w14:textId="254CE66F" w:rsidR="00FE5589" w:rsidRPr="00CC705A" w:rsidRDefault="00587396" w:rsidP="00FE5589">
            <w:pPr>
              <w:pStyle w:val="a7"/>
              <w:ind w:left="284" w:firstLineChars="0" w:firstLine="0"/>
              <w:textAlignment w:val="baseline"/>
              <w:rPr>
                <w:rFonts w:eastAsia="Times New Roman"/>
                <w:color w:val="auto"/>
                <w:sz w:val="20"/>
                <w:szCs w:val="20"/>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C6FA4B7"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r>
      <w:tr w:rsidR="00C4741D" w:rsidRPr="00CC705A" w14:paraId="3B770C99"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vAlign w:val="center"/>
          </w:tcPr>
          <w:p w14:paraId="6404920B" w14:textId="77777777" w:rsidR="00FE5589" w:rsidRPr="00CC705A" w:rsidRDefault="00FE5589" w:rsidP="00FE5589">
            <w:pPr>
              <w:spacing w:after="0" w:line="240" w:lineRule="auto"/>
              <w:jc w:val="center"/>
              <w:textAlignment w:val="baseline"/>
              <w:rPr>
                <w:rFonts w:ascii="Arial" w:hAnsi="Arial" w:cs="Arial"/>
                <w:sz w:val="20"/>
                <w:szCs w:val="20"/>
                <w:lang w:val="en-IE"/>
              </w:rPr>
            </w:pPr>
            <w:r w:rsidRPr="00CC705A">
              <w:rPr>
                <w:rFonts w:ascii="Arial" w:hAnsi="Arial" w:cs="Arial"/>
                <w:sz w:val="20"/>
                <w:szCs w:val="20"/>
                <w:lang w:val="en-IE"/>
              </w:rPr>
              <w:lastRenderedPageBreak/>
              <w:t>2.9</w:t>
            </w:r>
          </w:p>
        </w:tc>
        <w:tc>
          <w:tcPr>
            <w:tcW w:w="850" w:type="dxa"/>
            <w:tcBorders>
              <w:top w:val="single" w:sz="6" w:space="0" w:color="AAAAAA"/>
              <w:left w:val="single" w:sz="6" w:space="0" w:color="AAAAAA"/>
              <w:bottom w:val="single" w:sz="6" w:space="0" w:color="AAAAAA"/>
              <w:right w:val="single" w:sz="6" w:space="0" w:color="AAAAAA"/>
            </w:tcBorders>
            <w:vAlign w:val="center"/>
          </w:tcPr>
          <w:p w14:paraId="1E63A6D6"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Control System</w:t>
            </w:r>
          </w:p>
        </w:tc>
        <w:tc>
          <w:tcPr>
            <w:tcW w:w="1192" w:type="dxa"/>
            <w:tcBorders>
              <w:top w:val="single" w:sz="6" w:space="0" w:color="AAAAAA"/>
              <w:left w:val="single" w:sz="6" w:space="0" w:color="AAAAAA"/>
              <w:bottom w:val="single" w:sz="6" w:space="0" w:color="AAAAAA"/>
              <w:right w:val="single" w:sz="6" w:space="0" w:color="AAAAAA"/>
            </w:tcBorders>
            <w:vAlign w:val="center"/>
          </w:tcPr>
          <w:p w14:paraId="7004165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Nitrogen purging at the lower port stopped and failed to start, with flow or high rate below the required value.</w:t>
            </w:r>
          </w:p>
        </w:tc>
        <w:tc>
          <w:tcPr>
            <w:tcW w:w="1785" w:type="dxa"/>
            <w:tcBorders>
              <w:top w:val="single" w:sz="6" w:space="0" w:color="AAAAAA"/>
              <w:left w:val="single" w:sz="6" w:space="0" w:color="AAAAAA"/>
              <w:bottom w:val="single" w:sz="6" w:space="0" w:color="AAAAAA"/>
              <w:right w:val="single" w:sz="6" w:space="0" w:color="AAAAAA"/>
            </w:tcBorders>
            <w:vAlign w:val="center"/>
          </w:tcPr>
          <w:p w14:paraId="67DAD795"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Incomplete reaction, reduced coupling efficiency; impurity formation; resin fragmentation</w:t>
            </w:r>
          </w:p>
        </w:tc>
        <w:tc>
          <w:tcPr>
            <w:tcW w:w="850" w:type="dxa"/>
            <w:tcBorders>
              <w:top w:val="single" w:sz="6" w:space="0" w:color="AAAAAA"/>
              <w:left w:val="single" w:sz="6" w:space="0" w:color="AAAAAA"/>
              <w:bottom w:val="single" w:sz="6" w:space="0" w:color="AAAAAA"/>
              <w:right w:val="single" w:sz="6" w:space="0" w:color="AAAAAA"/>
            </w:tcBorders>
            <w:vAlign w:val="center"/>
          </w:tcPr>
          <w:p w14:paraId="518D5B40"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36F28436"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3</w:t>
            </w:r>
          </w:p>
        </w:tc>
        <w:tc>
          <w:tcPr>
            <w:tcW w:w="1559" w:type="dxa"/>
            <w:gridSpan w:val="2"/>
            <w:tcBorders>
              <w:top w:val="single" w:sz="6" w:space="0" w:color="AAAAAA"/>
              <w:left w:val="single" w:sz="6" w:space="0" w:color="AAAAAA"/>
              <w:bottom w:val="single" w:sz="6" w:space="0" w:color="AAAAAA"/>
              <w:right w:val="single" w:sz="6" w:space="0" w:color="AAAAAA"/>
            </w:tcBorders>
            <w:vAlign w:val="center"/>
          </w:tcPr>
          <w:p w14:paraId="10C6DCEB"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PLC software fault; Operational error</w:t>
            </w:r>
            <w:r w:rsidRPr="00CC705A">
              <w:rPr>
                <w:rFonts w:ascii="Arial" w:hAnsi="Arial" w:cs="Arial"/>
                <w:sz w:val="20"/>
                <w:szCs w:val="20"/>
              </w:rPr>
              <w:t>；</w:t>
            </w:r>
            <w:r w:rsidRPr="00CC705A">
              <w:rPr>
                <w:rFonts w:ascii="Arial" w:eastAsia="Times New Roman" w:hAnsi="Arial" w:cs="Arial"/>
                <w:sz w:val="20"/>
                <w:szCs w:val="20"/>
              </w:rPr>
              <w:t>N</w:t>
            </w:r>
            <w:r w:rsidRPr="00CC705A">
              <w:rPr>
                <w:rFonts w:ascii="Cambria Math" w:eastAsia="Times New Roman" w:hAnsi="Cambria Math" w:cs="Cambria Math"/>
                <w:sz w:val="20"/>
                <w:szCs w:val="20"/>
              </w:rPr>
              <w:t>₂</w:t>
            </w:r>
            <w:r w:rsidRPr="00CC705A">
              <w:rPr>
                <w:rFonts w:ascii="Arial" w:eastAsia="Times New Roman" w:hAnsi="Arial" w:cs="Arial"/>
                <w:sz w:val="20"/>
                <w:szCs w:val="20"/>
              </w:rPr>
              <w:t xml:space="preserve"> supply interruption; regulator failure; line blockage; recipe version error; </w:t>
            </w:r>
          </w:p>
        </w:tc>
        <w:tc>
          <w:tcPr>
            <w:tcW w:w="2551" w:type="dxa"/>
            <w:tcBorders>
              <w:top w:val="single" w:sz="6" w:space="0" w:color="AAAAAA"/>
              <w:left w:val="single" w:sz="6" w:space="0" w:color="AAAAAA"/>
              <w:bottom w:val="single" w:sz="6" w:space="0" w:color="AAAAAA"/>
              <w:right w:val="single" w:sz="6" w:space="0" w:color="AAAAAA"/>
            </w:tcBorders>
            <w:vAlign w:val="center"/>
          </w:tcPr>
          <w:p w14:paraId="3815D9EB" w14:textId="77777777" w:rsidR="00FE5589" w:rsidRPr="00CC705A" w:rsidRDefault="00FE5589" w:rsidP="00FE5589">
            <w:pPr>
              <w:pStyle w:val="a7"/>
              <w:numPr>
                <w:ilvl w:val="0"/>
                <w:numId w:val="36"/>
              </w:numPr>
              <w:ind w:firstLineChars="0"/>
              <w:textAlignment w:val="baseline"/>
              <w:rPr>
                <w:rFonts w:eastAsia="Times New Roman"/>
                <w:color w:val="auto"/>
                <w:sz w:val="20"/>
                <w:szCs w:val="20"/>
                <w:lang w:val="en-IE"/>
              </w:rPr>
            </w:pPr>
            <w:r w:rsidRPr="00CC705A">
              <w:rPr>
                <w:rFonts w:eastAsia="Times New Roman"/>
                <w:color w:val="auto"/>
                <w:sz w:val="20"/>
                <w:szCs w:val="20"/>
              </w:rPr>
              <w:t>The program monitors nitrogen flow rate and valve status in real time.</w:t>
            </w:r>
          </w:p>
          <w:p w14:paraId="3955EF34" w14:textId="77777777" w:rsidR="00FE5589" w:rsidRPr="00CC705A" w:rsidRDefault="00FE5589" w:rsidP="00FE5589">
            <w:pPr>
              <w:pStyle w:val="a7"/>
              <w:numPr>
                <w:ilvl w:val="0"/>
                <w:numId w:val="36"/>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Pre campaign training of manufacturing personnel.</w:t>
            </w:r>
          </w:p>
          <w:p w14:paraId="30C667C5" w14:textId="77777777" w:rsidR="00FE5589" w:rsidRPr="00CC705A" w:rsidRDefault="00FE5589" w:rsidP="00FE5589">
            <w:pPr>
              <w:pStyle w:val="a7"/>
              <w:numPr>
                <w:ilvl w:val="0"/>
                <w:numId w:val="36"/>
              </w:numPr>
              <w:ind w:firstLineChars="0"/>
              <w:textAlignment w:val="baseline"/>
              <w:rPr>
                <w:rFonts w:eastAsia="Times New Roman"/>
                <w:color w:val="auto"/>
                <w:sz w:val="20"/>
                <w:szCs w:val="20"/>
              </w:rPr>
            </w:pPr>
            <w:r w:rsidRPr="00CC705A">
              <w:rPr>
                <w:rFonts w:eastAsia="Times New Roman"/>
                <w:color w:val="auto"/>
                <w:sz w:val="20"/>
                <w:szCs w:val="20"/>
                <w:lang w:val="en-IE"/>
              </w:rPr>
              <w:t xml:space="preserve">PLC system validated per CSV requirements; </w:t>
            </w:r>
          </w:p>
          <w:p w14:paraId="4687CE27" w14:textId="77777777" w:rsidR="00FE5589" w:rsidRPr="00CC705A" w:rsidRDefault="00FE5589" w:rsidP="00FE5589">
            <w:pPr>
              <w:pStyle w:val="a7"/>
              <w:numPr>
                <w:ilvl w:val="0"/>
                <w:numId w:val="36"/>
              </w:numPr>
              <w:ind w:firstLineChars="0"/>
              <w:textAlignment w:val="baseline"/>
              <w:rPr>
                <w:rFonts w:eastAsia="Times New Roman"/>
                <w:color w:val="auto"/>
                <w:sz w:val="20"/>
                <w:szCs w:val="20"/>
              </w:rPr>
            </w:pPr>
            <w:r w:rsidRPr="00CC705A">
              <w:rPr>
                <w:rFonts w:eastAsia="Times New Roman"/>
                <w:bCs w:val="0"/>
                <w:color w:val="auto"/>
                <w:sz w:val="20"/>
                <w:szCs w:val="20"/>
                <w:lang w:val="en-IE"/>
              </w:rPr>
              <w:t xml:space="preserve">Recipe version controlled UPS power backup for PLC </w:t>
            </w:r>
            <w:proofErr w:type="gramStart"/>
            <w:r w:rsidRPr="00CC705A">
              <w:rPr>
                <w:rFonts w:eastAsia="Times New Roman"/>
                <w:bCs w:val="0"/>
                <w:color w:val="auto"/>
                <w:sz w:val="20"/>
                <w:szCs w:val="20"/>
                <w:lang w:val="en-IE"/>
              </w:rPr>
              <w:t>system.</w:t>
            </w:r>
            <w:r w:rsidRPr="00CC705A">
              <w:rPr>
                <w:rFonts w:eastAsia="Times New Roman"/>
                <w:color w:val="auto"/>
                <w:sz w:val="20"/>
                <w:szCs w:val="20"/>
                <w:lang w:val="en-IE"/>
              </w:rPr>
              <w:t>.</w:t>
            </w:r>
            <w:proofErr w:type="gramEnd"/>
          </w:p>
          <w:p w14:paraId="62FC82FC" w14:textId="77777777" w:rsidR="00FE5589" w:rsidRPr="00CC705A" w:rsidRDefault="00FE5589" w:rsidP="00FE5589">
            <w:pPr>
              <w:pStyle w:val="a7"/>
              <w:numPr>
                <w:ilvl w:val="0"/>
                <w:numId w:val="36"/>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Recipe reviewed and approved before PPQ campaign start (per GAP analysis).</w:t>
            </w:r>
          </w:p>
          <w:p w14:paraId="0C39EF11" w14:textId="77777777" w:rsidR="00FE5589" w:rsidRPr="00CC705A" w:rsidRDefault="00FE5589" w:rsidP="00FE5589">
            <w:pPr>
              <w:pStyle w:val="a7"/>
              <w:numPr>
                <w:ilvl w:val="0"/>
                <w:numId w:val="36"/>
              </w:numPr>
              <w:ind w:firstLineChars="0"/>
              <w:textAlignment w:val="baseline"/>
              <w:rPr>
                <w:rFonts w:eastAsia="Times New Roman"/>
                <w:color w:val="auto"/>
                <w:sz w:val="20"/>
                <w:szCs w:val="20"/>
              </w:rPr>
            </w:pPr>
            <w:r w:rsidRPr="00CC705A">
              <w:rPr>
                <w:rFonts w:eastAsia="Times New Roman"/>
                <w:color w:val="auto"/>
                <w:sz w:val="20"/>
                <w:szCs w:val="20"/>
              </w:rPr>
              <w:t xml:space="preserve">Nitrogen is self-supplied via liquid nitrogen towers. Two liquid nitrogen towers are configured, one for operation and one as standby. The liquid level is monitored in real time to enable timely </w:t>
            </w:r>
            <w:r w:rsidRPr="00CC705A">
              <w:rPr>
                <w:rFonts w:eastAsia="Times New Roman"/>
                <w:color w:val="auto"/>
                <w:sz w:val="20"/>
                <w:szCs w:val="20"/>
              </w:rPr>
              <w:lastRenderedPageBreak/>
              <w:t xml:space="preserve">replenishment when the liquid level is low. </w:t>
            </w:r>
          </w:p>
          <w:p w14:paraId="259519C6" w14:textId="77777777" w:rsidR="00FE5589" w:rsidRPr="00CC705A" w:rsidRDefault="00FE5589" w:rsidP="00FE5589">
            <w:pPr>
              <w:pStyle w:val="a7"/>
              <w:numPr>
                <w:ilvl w:val="0"/>
                <w:numId w:val="36"/>
              </w:numPr>
              <w:ind w:firstLineChars="0"/>
              <w:textAlignment w:val="baseline"/>
              <w:rPr>
                <w:rFonts w:eastAsia="Times New Roman"/>
                <w:color w:val="auto"/>
                <w:sz w:val="20"/>
                <w:szCs w:val="20"/>
              </w:rPr>
            </w:pPr>
            <w:r w:rsidRPr="00CC705A">
              <w:rPr>
                <w:rFonts w:eastAsia="Times New Roman"/>
                <w:color w:val="auto"/>
                <w:sz w:val="20"/>
                <w:szCs w:val="20"/>
              </w:rPr>
              <w:t>Maintenance schedules are implemented for reactor equipment every three months.</w:t>
            </w:r>
          </w:p>
          <w:p w14:paraId="640A760D" w14:textId="77777777" w:rsidR="00FE5589" w:rsidRPr="00CC705A" w:rsidRDefault="00FE5589" w:rsidP="00FE5589">
            <w:pPr>
              <w:pStyle w:val="a7"/>
              <w:numPr>
                <w:ilvl w:val="0"/>
                <w:numId w:val="36"/>
              </w:numPr>
              <w:ind w:firstLineChars="0"/>
              <w:textAlignment w:val="baseline"/>
              <w:rPr>
                <w:rFonts w:eastAsia="Times New Roman"/>
                <w:color w:val="auto"/>
                <w:sz w:val="20"/>
                <w:szCs w:val="20"/>
              </w:rPr>
            </w:pPr>
            <w:r w:rsidRPr="00CC705A">
              <w:rPr>
                <w:rFonts w:eastAsia="Times New Roman"/>
                <w:color w:val="auto"/>
                <w:sz w:val="20"/>
                <w:szCs w:val="20"/>
              </w:rPr>
              <w:t>Any malfunction of the regulating valve and N</w:t>
            </w:r>
            <w:r w:rsidRPr="00CC705A">
              <w:rPr>
                <w:rFonts w:ascii="Cambria Math" w:eastAsia="Times New Roman" w:hAnsi="Cambria Math" w:cs="Cambria Math"/>
                <w:color w:val="auto"/>
                <w:sz w:val="20"/>
                <w:szCs w:val="20"/>
              </w:rPr>
              <w:t>₂</w:t>
            </w:r>
            <w:r w:rsidRPr="00CC705A">
              <w:rPr>
                <w:rFonts w:eastAsia="Times New Roman"/>
                <w:color w:val="auto"/>
                <w:sz w:val="20"/>
                <w:szCs w:val="20"/>
              </w:rPr>
              <w:t xml:space="preserve"> supply interruption will trigger an alarm and halt the running process simultaneously. </w:t>
            </w:r>
          </w:p>
          <w:p w14:paraId="005FC89D" w14:textId="77777777" w:rsidR="00FE5589" w:rsidRPr="00CC705A" w:rsidRDefault="00FE5589" w:rsidP="00FE5589">
            <w:pPr>
              <w:pStyle w:val="a7"/>
              <w:numPr>
                <w:ilvl w:val="0"/>
                <w:numId w:val="36"/>
              </w:numPr>
              <w:ind w:firstLineChars="0"/>
              <w:textAlignment w:val="baseline"/>
              <w:rPr>
                <w:rFonts w:eastAsia="Times New Roman"/>
                <w:color w:val="auto"/>
                <w:sz w:val="20"/>
                <w:szCs w:val="20"/>
                <w:lang w:val="en-IE"/>
              </w:rPr>
            </w:pPr>
            <w:r w:rsidRPr="00CC705A">
              <w:rPr>
                <w:rFonts w:eastAsia="Times New Roman"/>
                <w:color w:val="auto"/>
                <w:sz w:val="20"/>
                <w:szCs w:val="20"/>
              </w:rPr>
              <w:t xml:space="preserve">Nitrogen passes through nitrogen filters (0.22 </w:t>
            </w:r>
            <w:proofErr w:type="spellStart"/>
            <w:r w:rsidRPr="00CC705A">
              <w:rPr>
                <w:rFonts w:eastAsia="Times New Roman"/>
                <w:color w:val="auto"/>
                <w:sz w:val="20"/>
                <w:szCs w:val="20"/>
              </w:rPr>
              <w:t>μm</w:t>
            </w:r>
            <w:proofErr w:type="spellEnd"/>
            <w:r w:rsidRPr="00CC705A">
              <w:rPr>
                <w:rFonts w:eastAsia="Times New Roman"/>
                <w:color w:val="auto"/>
                <w:sz w:val="20"/>
                <w:szCs w:val="20"/>
              </w:rPr>
              <w:t xml:space="preserve">) before entering the workshop to remove impurities. </w:t>
            </w:r>
          </w:p>
          <w:p w14:paraId="759FD41F" w14:textId="77777777" w:rsidR="00FE5589" w:rsidRPr="00CC705A" w:rsidRDefault="00FE5589" w:rsidP="00FE5589">
            <w:pPr>
              <w:pStyle w:val="a7"/>
              <w:numPr>
                <w:ilvl w:val="0"/>
                <w:numId w:val="36"/>
              </w:numPr>
              <w:ind w:firstLineChars="0"/>
              <w:textAlignment w:val="baseline"/>
              <w:rPr>
                <w:rFonts w:eastAsia="Times New Roman"/>
                <w:color w:val="auto"/>
                <w:sz w:val="20"/>
                <w:szCs w:val="20"/>
                <w:lang w:val="en-IE"/>
              </w:rPr>
            </w:pPr>
            <w:r w:rsidRPr="00CC705A">
              <w:rPr>
                <w:rFonts w:eastAsia="Times New Roman"/>
                <w:color w:val="auto"/>
                <w:sz w:val="20"/>
                <w:szCs w:val="20"/>
              </w:rPr>
              <w:t>Check valves are installed on pipelines to prevent materials in reactors from flowing back into the pipelines.</w:t>
            </w:r>
          </w:p>
          <w:p w14:paraId="0F99A619" w14:textId="77777777" w:rsidR="00FE5589" w:rsidRPr="00CC705A" w:rsidRDefault="00FE5589" w:rsidP="00FE5589">
            <w:pPr>
              <w:pStyle w:val="a7"/>
              <w:numPr>
                <w:ilvl w:val="0"/>
                <w:numId w:val="36"/>
              </w:numPr>
              <w:ind w:firstLineChars="0"/>
              <w:textAlignment w:val="baseline"/>
              <w:rPr>
                <w:rFonts w:eastAsia="Times New Roman"/>
                <w:color w:val="auto"/>
                <w:sz w:val="20"/>
                <w:szCs w:val="20"/>
                <w:lang w:val="en-IE"/>
              </w:rPr>
            </w:pPr>
            <w:r w:rsidRPr="00CC705A">
              <w:rPr>
                <w:rFonts w:eastAsia="Times New Roman"/>
                <w:color w:val="auto"/>
                <w:sz w:val="20"/>
                <w:szCs w:val="20"/>
              </w:rPr>
              <w:t>Nitrogen is supplied to the synthesizer via the Pressure Control Valve (PCV), and this nitrogen circuit is connected to the Distributed Control System (DCS). Nitrogen pressure high/low alarms will trigger system alarms; high-high or low-</w:t>
            </w:r>
            <w:r w:rsidRPr="00CC705A">
              <w:rPr>
                <w:rFonts w:eastAsia="Times New Roman"/>
                <w:color w:val="auto"/>
                <w:sz w:val="20"/>
                <w:szCs w:val="20"/>
              </w:rPr>
              <w:lastRenderedPageBreak/>
              <w:t>low pressure alarms will activate interlocks. Nitrogen flow rate will only trigger system alarms. The target nitrogen pressure for bubbling operation is 0.05 MPa, and the flow rate is 11±5 m³. The flow parameter only triggers an alarm; an alarm will be activated if the target flow rate is not reached within 180 seconds. The pressure alarm threshold and pressure interlock threshold are -0.05 MPa and 0.5 MPa respectively.</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485C01C"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6A27C065"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20CD4CF"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vAlign w:val="center"/>
          </w:tcPr>
          <w:p w14:paraId="114CD52E" w14:textId="77777777" w:rsidR="00FE5589" w:rsidRPr="00CC705A" w:rsidRDefault="00FE5589" w:rsidP="00FE5589">
            <w:pPr>
              <w:pStyle w:val="a7"/>
              <w:numPr>
                <w:ilvl w:val="0"/>
                <w:numId w:val="47"/>
              </w:numPr>
              <w:ind w:firstLineChars="0"/>
              <w:rPr>
                <w:rFonts w:eastAsia="Times New Roman"/>
                <w:color w:val="auto"/>
                <w:sz w:val="20"/>
                <w:szCs w:val="20"/>
              </w:rPr>
            </w:pPr>
            <w:r w:rsidRPr="00CC705A">
              <w:rPr>
                <w:rFonts w:eastAsia="Times New Roman"/>
                <w:color w:val="auto"/>
                <w:sz w:val="20"/>
                <w:szCs w:val="20"/>
                <w:lang w:val="en-IE"/>
              </w:rPr>
              <w:t>Dual-person verification of the recipe version shall be conducted prior to equipment operation.</w:t>
            </w:r>
          </w:p>
          <w:p w14:paraId="4B9B003B" w14:textId="77777777" w:rsidR="00FE5589" w:rsidRPr="00CC705A" w:rsidRDefault="00FE5589" w:rsidP="00FE5589">
            <w:pPr>
              <w:pStyle w:val="a7"/>
              <w:ind w:left="284" w:firstLineChars="0" w:firstLine="0"/>
              <w:rPr>
                <w:rFonts w:eastAsia="Times New Roman"/>
                <w:color w:val="auto"/>
                <w:sz w:val="20"/>
                <w:szCs w:val="20"/>
                <w:lang w:val="en-IE"/>
              </w:rPr>
            </w:pPr>
          </w:p>
          <w:p w14:paraId="1464ABF5" w14:textId="22310E8B" w:rsidR="00FE5589" w:rsidRPr="00CC705A" w:rsidRDefault="00587396" w:rsidP="00FE5589">
            <w:pPr>
              <w:pStyle w:val="a7"/>
              <w:ind w:left="284" w:firstLineChars="0" w:firstLine="0"/>
              <w:rPr>
                <w:rFonts w:eastAsia="Times New Roman"/>
                <w:color w:val="auto"/>
                <w:sz w:val="20"/>
                <w:szCs w:val="20"/>
              </w:rPr>
            </w:pPr>
            <w:r w:rsidRPr="00CC705A">
              <w:rPr>
                <w:rFonts w:eastAsia="Times New Roman"/>
                <w:bCs w:val="0"/>
                <w:iCs/>
                <w:color w:val="auto"/>
                <w:kern w:val="0"/>
                <w:sz w:val="20"/>
                <w:szCs w:val="20"/>
                <w:lang w:val="en-IE" w:eastAsia="zh-CN"/>
              </w:rPr>
              <w:t>Production department</w:t>
            </w:r>
            <w:r w:rsidR="00FE5589" w:rsidRPr="00CC705A">
              <w:rPr>
                <w:rFonts w:eastAsia="Times New Roman"/>
                <w:iCs/>
                <w:color w:val="auto"/>
                <w:sz w:val="20"/>
                <w:szCs w:val="20"/>
                <w:lang w:val="en-IE"/>
              </w:rPr>
              <w:t>; 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525854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FE5589" w:rsidRPr="00CC705A" w14:paraId="4F063763" w14:textId="77777777" w:rsidTr="00FE5589">
        <w:trPr>
          <w:trHeight w:val="300"/>
        </w:trPr>
        <w:tc>
          <w:tcPr>
            <w:tcW w:w="14451" w:type="dxa"/>
            <w:gridSpan w:val="14"/>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12B23B8" w14:textId="77777777" w:rsidR="00FE5589" w:rsidRPr="00CC705A" w:rsidRDefault="00FE5589" w:rsidP="00FE5589">
            <w:pPr>
              <w:spacing w:after="0" w:line="240" w:lineRule="auto"/>
              <w:textAlignment w:val="baseline"/>
              <w:rPr>
                <w:rFonts w:ascii="Arial" w:eastAsia="Times New Roman" w:hAnsi="Arial" w:cs="Arial"/>
                <w:b/>
                <w:bCs/>
                <w:sz w:val="20"/>
                <w:szCs w:val="20"/>
                <w:lang w:val="en-IE"/>
              </w:rPr>
            </w:pPr>
            <w:r w:rsidRPr="00CC705A">
              <w:rPr>
                <w:rFonts w:ascii="Arial" w:eastAsia="Times New Roman" w:hAnsi="Arial" w:cs="Arial"/>
                <w:b/>
                <w:sz w:val="20"/>
                <w:szCs w:val="20"/>
                <w:lang w:val="en-IE"/>
              </w:rPr>
              <w:lastRenderedPageBreak/>
              <w:t>3. Pre-treatment</w:t>
            </w:r>
          </w:p>
        </w:tc>
      </w:tr>
      <w:tr w:rsidR="00C4741D" w:rsidRPr="00CC705A" w14:paraId="56FADC6B"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vAlign w:val="center"/>
          </w:tcPr>
          <w:p w14:paraId="3C87C03C" w14:textId="77777777" w:rsidR="00FE5589" w:rsidRPr="00CC705A" w:rsidRDefault="00FE5589" w:rsidP="00FE5589">
            <w:pPr>
              <w:spacing w:after="0" w:line="240" w:lineRule="auto"/>
              <w:jc w:val="center"/>
              <w:textAlignment w:val="baseline"/>
              <w:rPr>
                <w:rFonts w:ascii="Arial" w:hAnsi="Arial" w:cs="Arial"/>
                <w:sz w:val="20"/>
                <w:szCs w:val="20"/>
                <w:lang w:val="en-IE"/>
              </w:rPr>
            </w:pPr>
            <w:r w:rsidRPr="00CC705A">
              <w:rPr>
                <w:rFonts w:ascii="Arial" w:hAnsi="Arial" w:cs="Arial"/>
                <w:sz w:val="20"/>
                <w:szCs w:val="20"/>
                <w:lang w:val="en-IE"/>
              </w:rPr>
              <w:t>3.1</w:t>
            </w:r>
          </w:p>
        </w:tc>
        <w:tc>
          <w:tcPr>
            <w:tcW w:w="850" w:type="dxa"/>
            <w:tcBorders>
              <w:top w:val="single" w:sz="6" w:space="0" w:color="AAAAAA"/>
              <w:left w:val="single" w:sz="6" w:space="0" w:color="AAAAAA"/>
              <w:bottom w:val="single" w:sz="6" w:space="0" w:color="AAAAAA"/>
              <w:right w:val="single" w:sz="6" w:space="0" w:color="AAAAAA"/>
            </w:tcBorders>
            <w:vAlign w:val="center"/>
          </w:tcPr>
          <w:p w14:paraId="3EE68D85"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Style w:val="normaltextrun"/>
                <w:rFonts w:ascii="Arial" w:hAnsi="Arial" w:cs="Arial"/>
                <w:sz w:val="20"/>
                <w:szCs w:val="20"/>
                <w:bdr w:val="none" w:sz="0" w:space="0" w:color="auto" w:frame="1"/>
              </w:rPr>
              <w:t>Pre-treatment</w:t>
            </w:r>
            <w:r w:rsidRPr="00CC705A">
              <w:rPr>
                <w:rFonts w:ascii="Arial" w:eastAsia="Times New Roman" w:hAnsi="Arial" w:cs="Arial"/>
                <w:sz w:val="20"/>
                <w:szCs w:val="20"/>
                <w:lang w:val="en-IE"/>
              </w:rPr>
              <w:t xml:space="preserve"> &amp;Resin Washing</w:t>
            </w:r>
          </w:p>
        </w:tc>
        <w:tc>
          <w:tcPr>
            <w:tcW w:w="1192" w:type="dxa"/>
            <w:tcBorders>
              <w:top w:val="single" w:sz="6" w:space="0" w:color="AAAAAA"/>
              <w:left w:val="single" w:sz="6" w:space="0" w:color="AAAAAA"/>
              <w:bottom w:val="single" w:sz="6" w:space="0" w:color="AAAAAA"/>
              <w:right w:val="single" w:sz="6" w:space="0" w:color="AAAAAA"/>
            </w:tcBorders>
            <w:vAlign w:val="center"/>
          </w:tcPr>
          <w:p w14:paraId="2DD00B59"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sz w:val="20"/>
                <w:szCs w:val="20"/>
                <w:lang w:val="en-IE"/>
              </w:rPr>
              <w:t>Solvent substitution / wrong solvent used for washing</w:t>
            </w:r>
          </w:p>
        </w:tc>
        <w:tc>
          <w:tcPr>
            <w:tcW w:w="1785" w:type="dxa"/>
            <w:tcBorders>
              <w:top w:val="single" w:sz="6" w:space="0" w:color="AAAAAA"/>
              <w:left w:val="single" w:sz="6" w:space="0" w:color="AAAAAA"/>
              <w:bottom w:val="single" w:sz="6" w:space="0" w:color="AAAAAA"/>
              <w:right w:val="single" w:sz="6" w:space="0" w:color="AAAAAA"/>
            </w:tcBorders>
            <w:vAlign w:val="center"/>
          </w:tcPr>
          <w:p w14:paraId="21501B9E"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sz w:val="20"/>
                <w:szCs w:val="20"/>
                <w:lang w:val="en-IE"/>
              </w:rPr>
              <w:t>Residual incompatible solvent remains in the resin bed, which impairs resin swelling.</w:t>
            </w:r>
          </w:p>
        </w:tc>
        <w:tc>
          <w:tcPr>
            <w:tcW w:w="850" w:type="dxa"/>
            <w:tcBorders>
              <w:top w:val="single" w:sz="6" w:space="0" w:color="AAAAAA"/>
              <w:left w:val="single" w:sz="6" w:space="0" w:color="AAAAAA"/>
              <w:bottom w:val="single" w:sz="6" w:space="0" w:color="AAAAAA"/>
              <w:right w:val="single" w:sz="6" w:space="0" w:color="AAAAAA"/>
            </w:tcBorders>
            <w:vAlign w:val="center"/>
          </w:tcPr>
          <w:p w14:paraId="19403E6A"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hAnsi="Arial" w:cs="Arial"/>
                <w:b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50A71CF5" w14:textId="77777777" w:rsidR="00FE5589" w:rsidRPr="00CC705A" w:rsidRDefault="00FE5589" w:rsidP="00FE5589">
            <w:pPr>
              <w:spacing w:after="0" w:line="240" w:lineRule="auto"/>
              <w:jc w:val="center"/>
              <w:textAlignment w:val="baseline"/>
              <w:rPr>
                <w:rFonts w:ascii="Arial" w:eastAsia="Times New Roman" w:hAnsi="Arial" w:cs="Arial"/>
                <w:b/>
                <w:bCs/>
                <w:color w:val="FFFFFF" w:themeColor="background1"/>
                <w:sz w:val="20"/>
                <w:szCs w:val="20"/>
                <w:lang w:val="en-IE"/>
              </w:rPr>
            </w:pPr>
            <w:r w:rsidRPr="00CC705A">
              <w:rPr>
                <w:rFonts w:ascii="Arial" w:hAnsi="Arial" w:cs="Arial"/>
                <w:b/>
                <w:bCs/>
                <w:color w:val="FFFFFF" w:themeColor="background1"/>
                <w:sz w:val="20"/>
                <w:szCs w:val="20"/>
                <w:lang w:val="en-IE"/>
              </w:rPr>
              <w:t>4</w:t>
            </w:r>
          </w:p>
        </w:tc>
        <w:tc>
          <w:tcPr>
            <w:tcW w:w="1559" w:type="dxa"/>
            <w:gridSpan w:val="2"/>
            <w:tcBorders>
              <w:top w:val="single" w:sz="6" w:space="0" w:color="AAAAAA"/>
              <w:left w:val="single" w:sz="6" w:space="0" w:color="AAAAAA"/>
              <w:bottom w:val="single" w:sz="6" w:space="0" w:color="AAAAAA"/>
              <w:right w:val="single" w:sz="6" w:space="0" w:color="AAAAAA"/>
            </w:tcBorders>
            <w:vAlign w:val="center"/>
          </w:tcPr>
          <w:p w14:paraId="360EC28A"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Incorrect storage vessel selected on PLC; Recipe error</w:t>
            </w:r>
          </w:p>
        </w:tc>
        <w:tc>
          <w:tcPr>
            <w:tcW w:w="2551" w:type="dxa"/>
            <w:tcBorders>
              <w:top w:val="single" w:sz="6" w:space="0" w:color="AAAAAA"/>
              <w:left w:val="single" w:sz="6" w:space="0" w:color="AAAAAA"/>
              <w:bottom w:val="single" w:sz="6" w:space="0" w:color="AAAAAA"/>
              <w:right w:val="single" w:sz="6" w:space="0" w:color="AAAAAA"/>
            </w:tcBorders>
            <w:vAlign w:val="center"/>
          </w:tcPr>
          <w:p w14:paraId="6F49F24F" w14:textId="77777777" w:rsidR="00FE5589" w:rsidRPr="00CC705A" w:rsidRDefault="00FE5589" w:rsidP="00FE5589">
            <w:pPr>
              <w:pStyle w:val="a7"/>
              <w:numPr>
                <w:ilvl w:val="0"/>
                <w:numId w:val="2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Dedicated fixed pipelines for each solvent reduce cross-connection risk.</w:t>
            </w:r>
          </w:p>
          <w:p w14:paraId="02E1BA29" w14:textId="77777777" w:rsidR="00FE5589" w:rsidRPr="00CC705A" w:rsidRDefault="00FE5589" w:rsidP="00FE5589">
            <w:pPr>
              <w:pStyle w:val="a7"/>
              <w:numPr>
                <w:ilvl w:val="0"/>
                <w:numId w:val="2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SOP specifies recipe editing steps and parameter conversion rules.</w:t>
            </w:r>
          </w:p>
          <w:p w14:paraId="28AF7B4E" w14:textId="77777777" w:rsidR="00FE5589" w:rsidRPr="00CC705A" w:rsidRDefault="00FE5589" w:rsidP="00FE5589">
            <w:pPr>
              <w:pStyle w:val="a7"/>
              <w:numPr>
                <w:ilvl w:val="0"/>
                <w:numId w:val="2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Two engineers shall edit the electronic recipe separately for the same project. Compare the </w:t>
            </w:r>
            <w:r w:rsidRPr="00CC705A">
              <w:rPr>
                <w:rFonts w:eastAsia="Times New Roman"/>
                <w:color w:val="auto"/>
                <w:sz w:val="20"/>
                <w:szCs w:val="20"/>
                <w:lang w:val="en-IE"/>
              </w:rPr>
              <w:lastRenderedPageBreak/>
              <w:t>electronic recipes edited by the two engineers, confirm each difference between them one by one, and correct any errors. To ensure the electronic recipe to be run is reviewed and accurate.</w:t>
            </w:r>
          </w:p>
          <w:p w14:paraId="6F1A32F5" w14:textId="77777777" w:rsidR="00FE5589" w:rsidRPr="00CC705A" w:rsidRDefault="00FE5589" w:rsidP="00FE5589">
            <w:pPr>
              <w:pStyle w:val="a7"/>
              <w:numPr>
                <w:ilvl w:val="0"/>
                <w:numId w:val="21"/>
              </w:numPr>
              <w:ind w:firstLineChars="0"/>
              <w:textAlignment w:val="baseline"/>
              <w:rPr>
                <w:rFonts w:eastAsia="Times New Roman"/>
                <w:color w:val="auto"/>
                <w:sz w:val="20"/>
                <w:szCs w:val="20"/>
              </w:rPr>
            </w:pPr>
            <w:r w:rsidRPr="00CC705A">
              <w:rPr>
                <w:rFonts w:eastAsia="Times New Roman"/>
                <w:color w:val="auto"/>
                <w:sz w:val="20"/>
                <w:szCs w:val="20"/>
                <w:lang w:val="en-IE"/>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B21C6C1"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hAnsi="Arial" w:cs="Arial"/>
                <w:b/>
                <w:bCs/>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39D2CDBA"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72B3CD3"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0C945D8" w14:textId="77777777" w:rsidR="00FE5589" w:rsidRPr="00CC705A" w:rsidRDefault="00FE5589" w:rsidP="00FE5589">
            <w:pPr>
              <w:pStyle w:val="a7"/>
              <w:numPr>
                <w:ilvl w:val="0"/>
                <w:numId w:val="62"/>
              </w:numPr>
              <w:ind w:firstLineChars="0"/>
              <w:textAlignment w:val="baseline"/>
              <w:rPr>
                <w:rFonts w:eastAsia="Times New Roman"/>
                <w:color w:val="auto"/>
                <w:sz w:val="20"/>
                <w:szCs w:val="20"/>
              </w:rPr>
            </w:pPr>
            <w:r w:rsidRPr="00CC705A">
              <w:rPr>
                <w:rFonts w:eastAsia="Times New Roman"/>
                <w:color w:val="auto"/>
                <w:sz w:val="20"/>
                <w:szCs w:val="20"/>
              </w:rPr>
              <w:t>All materials are transferred via dedicated pumps.</w:t>
            </w:r>
          </w:p>
          <w:p w14:paraId="4489251E" w14:textId="77777777" w:rsidR="00FE5589" w:rsidRPr="00CC705A" w:rsidRDefault="00FE5589" w:rsidP="00FE5589">
            <w:pPr>
              <w:pStyle w:val="a7"/>
              <w:ind w:left="284" w:firstLineChars="0" w:firstLine="0"/>
              <w:rPr>
                <w:rFonts w:eastAsia="Times New Roman"/>
                <w:color w:val="auto"/>
                <w:sz w:val="20"/>
                <w:szCs w:val="20"/>
              </w:rPr>
            </w:pPr>
          </w:p>
          <w:p w14:paraId="5C61CBD6" w14:textId="008A6B57" w:rsidR="00FE5589" w:rsidRPr="00CC705A" w:rsidRDefault="00587396" w:rsidP="00FE5589">
            <w:pPr>
              <w:pStyle w:val="a7"/>
              <w:ind w:left="284" w:firstLineChars="0" w:firstLine="0"/>
              <w:rPr>
                <w:rFonts w:eastAsia="Times New Roman"/>
                <w:color w:val="auto"/>
                <w:sz w:val="20"/>
                <w:szCs w:val="20"/>
                <w:lang w:val="en-IE"/>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ED5B12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FE5589" w:rsidRPr="00CC705A" w14:paraId="64A88A5A" w14:textId="77777777" w:rsidTr="00FE5589">
        <w:trPr>
          <w:trHeight w:val="300"/>
        </w:trPr>
        <w:tc>
          <w:tcPr>
            <w:tcW w:w="14451" w:type="dxa"/>
            <w:gridSpan w:val="14"/>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0E6E33D" w14:textId="77777777" w:rsidR="00FE5589" w:rsidRPr="00CC705A" w:rsidRDefault="00FE5589" w:rsidP="00FE5589">
            <w:pPr>
              <w:spacing w:after="0" w:line="240" w:lineRule="auto"/>
              <w:textAlignment w:val="baseline"/>
              <w:rPr>
                <w:rFonts w:ascii="Arial" w:eastAsia="Times New Roman" w:hAnsi="Arial" w:cs="Arial"/>
                <w:b/>
                <w:bCs/>
                <w:sz w:val="20"/>
                <w:szCs w:val="20"/>
                <w:lang w:val="en-IE"/>
              </w:rPr>
            </w:pPr>
            <w:r w:rsidRPr="00CC705A">
              <w:rPr>
                <w:rFonts w:ascii="Arial" w:eastAsia="Times New Roman" w:hAnsi="Arial" w:cs="Arial"/>
                <w:b/>
                <w:sz w:val="20"/>
                <w:szCs w:val="20"/>
                <w:lang w:val="en-IE"/>
              </w:rPr>
              <w:lastRenderedPageBreak/>
              <w:t>4. Resin swelling and washing</w:t>
            </w:r>
          </w:p>
        </w:tc>
      </w:tr>
      <w:tr w:rsidR="00C4741D" w:rsidRPr="00CC705A" w14:paraId="45ACA718"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0D08DD1" w14:textId="77777777" w:rsidR="00FE5589" w:rsidRPr="00CC705A" w:rsidRDefault="00FE5589" w:rsidP="00FE5589">
            <w:pPr>
              <w:spacing w:after="0" w:line="240" w:lineRule="auto"/>
              <w:jc w:val="center"/>
              <w:textAlignment w:val="baseline"/>
              <w:rPr>
                <w:rFonts w:ascii="Arial" w:hAnsi="Arial" w:cs="Arial"/>
                <w:sz w:val="20"/>
                <w:szCs w:val="20"/>
                <w:lang w:val="en-IE"/>
              </w:rPr>
            </w:pPr>
            <w:r w:rsidRPr="00CC705A">
              <w:rPr>
                <w:rFonts w:ascii="Arial" w:eastAsia="Times New Roman" w:hAnsi="Arial" w:cs="Arial"/>
                <w:sz w:val="20"/>
                <w:szCs w:val="20"/>
                <w:lang w:val="en-IE"/>
              </w:rPr>
              <w:t>4.1</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BDD4CB6"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 xml:space="preserve">Resin </w:t>
            </w:r>
            <w:proofErr w:type="spellStart"/>
            <w:r w:rsidRPr="00CC705A">
              <w:rPr>
                <w:rFonts w:ascii="Arial" w:eastAsia="Times New Roman" w:hAnsi="Arial" w:cs="Arial"/>
                <w:sz w:val="20"/>
                <w:szCs w:val="20"/>
                <w:lang w:val="en-IE"/>
              </w:rPr>
              <w:t>swelling&amp;washing</w:t>
            </w:r>
            <w:proofErr w:type="spellEnd"/>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3D4CE64"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Resin not adequately swelled before loading</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5FE97D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Non-uniform resin bed; poor reagent penetration; reduced coupling efficiency; impurities</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314C257"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2E706144" w14:textId="77777777" w:rsidR="00FE5589" w:rsidRPr="00CC705A" w:rsidRDefault="00FE5589" w:rsidP="00FE5589">
            <w:pPr>
              <w:spacing w:after="0" w:line="240" w:lineRule="auto"/>
              <w:jc w:val="center"/>
              <w:textAlignment w:val="baseline"/>
              <w:rPr>
                <w:rFonts w:ascii="Arial" w:eastAsia="Times New Roman" w:hAnsi="Arial" w:cs="Arial"/>
                <w:b/>
                <w:bCs/>
                <w:color w:val="FFFFFF" w:themeColor="background1"/>
                <w:sz w:val="20"/>
                <w:szCs w:val="20"/>
                <w:lang w:val="en-IE"/>
              </w:rPr>
            </w:pPr>
            <w:r w:rsidRPr="00CC705A">
              <w:rPr>
                <w:rFonts w:ascii="Arial" w:eastAsia="Times New Roman" w:hAnsi="Arial" w:cs="Arial"/>
                <w:b/>
                <w:bCs/>
                <w:color w:val="FFFFFF" w:themeColor="background1"/>
                <w:sz w:val="20"/>
                <w:szCs w:val="20"/>
                <w:lang w:val="en-IE"/>
              </w:rPr>
              <w:t>4</w:t>
            </w:r>
          </w:p>
        </w:tc>
        <w:tc>
          <w:tcPr>
            <w:tcW w:w="1559"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850497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Swelling step omitted or insufficient DMF/solvent used; temperature deviation during swelling</w:t>
            </w:r>
          </w:p>
        </w:tc>
        <w:tc>
          <w:tcPr>
            <w:tcW w:w="2551"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B202DCF" w14:textId="0934D2AB" w:rsidR="00FE5589" w:rsidRPr="00CC705A" w:rsidRDefault="00FE5589" w:rsidP="00FE5589">
            <w:pPr>
              <w:pStyle w:val="a7"/>
              <w:numPr>
                <w:ilvl w:val="0"/>
                <w:numId w:val="46"/>
              </w:numPr>
              <w:ind w:firstLineChars="0"/>
              <w:textAlignment w:val="baseline"/>
              <w:rPr>
                <w:rFonts w:eastAsia="Times New Roman"/>
                <w:color w:val="auto"/>
                <w:sz w:val="20"/>
                <w:szCs w:val="20"/>
              </w:rPr>
            </w:pPr>
            <w:r w:rsidRPr="00CC705A">
              <w:rPr>
                <w:rFonts w:eastAsia="Times New Roman"/>
                <w:color w:val="auto"/>
                <w:sz w:val="20"/>
                <w:szCs w:val="20"/>
              </w:rPr>
              <w:t xml:space="preserve">Swelling step defined in MBR with time, solvent volume and temperature </w:t>
            </w:r>
            <w:r w:rsidR="005B46CB" w:rsidRPr="00CC705A">
              <w:rPr>
                <w:rFonts w:eastAsia="Times New Roman"/>
                <w:color w:val="auto"/>
                <w:sz w:val="20"/>
                <w:szCs w:val="20"/>
              </w:rPr>
              <w:t>PAR</w:t>
            </w:r>
            <w:r w:rsidRPr="00CC705A">
              <w:rPr>
                <w:rFonts w:eastAsia="Times New Roman"/>
                <w:color w:val="auto"/>
                <w:sz w:val="20"/>
                <w:szCs w:val="20"/>
              </w:rPr>
              <w:t>.</w:t>
            </w:r>
          </w:p>
          <w:p w14:paraId="0C8A192C" w14:textId="77777777" w:rsidR="00FE5589" w:rsidRPr="00CC705A" w:rsidRDefault="00FE5589" w:rsidP="00FE5589">
            <w:pPr>
              <w:pStyle w:val="a7"/>
              <w:numPr>
                <w:ilvl w:val="0"/>
                <w:numId w:val="46"/>
              </w:numPr>
              <w:ind w:firstLineChars="0"/>
              <w:textAlignment w:val="baseline"/>
              <w:rPr>
                <w:rFonts w:eastAsia="Times New Roman"/>
                <w:color w:val="auto"/>
                <w:sz w:val="20"/>
                <w:szCs w:val="20"/>
              </w:rPr>
            </w:pPr>
            <w:r w:rsidRPr="00CC705A">
              <w:rPr>
                <w:rFonts w:eastAsia="Times New Roman"/>
                <w:bCs w:val="0"/>
                <w:color w:val="auto"/>
                <w:sz w:val="20"/>
                <w:szCs w:val="20"/>
              </w:rPr>
              <w:t>PLC recipe controlled swelling time after agitation start.</w:t>
            </w:r>
          </w:p>
          <w:p w14:paraId="28F45E97" w14:textId="77777777" w:rsidR="00FE5589" w:rsidRPr="00CC705A" w:rsidRDefault="00FE5589" w:rsidP="00FE5589">
            <w:pPr>
              <w:pStyle w:val="a7"/>
              <w:numPr>
                <w:ilvl w:val="0"/>
                <w:numId w:val="46"/>
              </w:numPr>
              <w:ind w:firstLineChars="0"/>
              <w:textAlignment w:val="baseline"/>
              <w:rPr>
                <w:rFonts w:eastAsia="Times New Roman"/>
                <w:color w:val="auto"/>
                <w:sz w:val="20"/>
                <w:szCs w:val="20"/>
              </w:rPr>
            </w:pPr>
            <w:r w:rsidRPr="00CC705A">
              <w:rPr>
                <w:rFonts w:eastAsia="Times New Roman"/>
                <w:color w:val="auto"/>
                <w:sz w:val="20"/>
                <w:szCs w:val="20"/>
              </w:rPr>
              <w:t xml:space="preserve">After completion of charging, and sweep with nitrogen until all DMF are purged from the </w:t>
            </w:r>
            <w:r w:rsidRPr="00CC705A">
              <w:rPr>
                <w:rFonts w:eastAsia="Times New Roman"/>
                <w:color w:val="auto"/>
                <w:sz w:val="20"/>
                <w:szCs w:val="20"/>
              </w:rPr>
              <w:lastRenderedPageBreak/>
              <w:t>downstream line of the flowmeter to vessel.</w:t>
            </w:r>
          </w:p>
          <w:p w14:paraId="41DD83C6" w14:textId="77777777" w:rsidR="00FE5589" w:rsidRPr="00CC705A" w:rsidRDefault="00FE5589" w:rsidP="00FE5589">
            <w:pPr>
              <w:pStyle w:val="a7"/>
              <w:numPr>
                <w:ilvl w:val="0"/>
                <w:numId w:val="46"/>
              </w:numPr>
              <w:ind w:firstLineChars="0"/>
              <w:textAlignment w:val="baseline"/>
              <w:rPr>
                <w:rFonts w:eastAsia="Times New Roman"/>
                <w:color w:val="auto"/>
                <w:sz w:val="20"/>
                <w:szCs w:val="20"/>
              </w:rPr>
            </w:pPr>
            <w:r w:rsidRPr="00CC705A">
              <w:rPr>
                <w:rFonts w:eastAsia="Times New Roman"/>
                <w:color w:val="auto"/>
                <w:sz w:val="20"/>
                <w:szCs w:val="20"/>
              </w:rPr>
              <w:t>Calibration of flowmeters is managed by CMS system and performed periodically every one year by a qualified calibration contractor.</w:t>
            </w:r>
          </w:p>
          <w:p w14:paraId="6A151041" w14:textId="77777777" w:rsidR="00FE5589" w:rsidRPr="00CC705A" w:rsidRDefault="00FE5589" w:rsidP="00FE5589">
            <w:pPr>
              <w:pStyle w:val="a7"/>
              <w:numPr>
                <w:ilvl w:val="0"/>
                <w:numId w:val="46"/>
              </w:numPr>
              <w:ind w:firstLineChars="0"/>
              <w:textAlignment w:val="baseline"/>
              <w:rPr>
                <w:rFonts w:eastAsia="Times New Roman"/>
                <w:color w:val="auto"/>
                <w:sz w:val="20"/>
                <w:szCs w:val="20"/>
              </w:rPr>
            </w:pPr>
            <w:r w:rsidRPr="00CC705A">
              <w:rPr>
                <w:rFonts w:eastAsia="Times New Roman"/>
                <w:color w:val="auto"/>
                <w:sz w:val="20"/>
                <w:szCs w:val="20"/>
              </w:rPr>
              <w:t>Dedicated fixed pipelines for each solvent reduce cross-connection risk.</w:t>
            </w:r>
          </w:p>
          <w:p w14:paraId="451D78D6" w14:textId="77777777" w:rsidR="00FE5589" w:rsidRPr="00CC705A" w:rsidRDefault="00FE5589" w:rsidP="00FE5589">
            <w:pPr>
              <w:pStyle w:val="a7"/>
              <w:numPr>
                <w:ilvl w:val="0"/>
                <w:numId w:val="46"/>
              </w:numPr>
              <w:ind w:firstLineChars="0"/>
              <w:textAlignment w:val="baseline"/>
              <w:rPr>
                <w:rFonts w:eastAsia="Times New Roman"/>
                <w:color w:val="auto"/>
                <w:sz w:val="20"/>
                <w:szCs w:val="20"/>
              </w:rPr>
            </w:pPr>
            <w:r w:rsidRPr="00CC705A">
              <w:rPr>
                <w:rFonts w:eastAsia="Times New Roman"/>
                <w:bCs w:val="0"/>
                <w:color w:val="auto"/>
                <w:sz w:val="20"/>
                <w:szCs w:val="20"/>
              </w:rPr>
              <w:t>Maintenance schedules are in place for reactor with servicing conducted every three months.</w:t>
            </w:r>
          </w:p>
          <w:p w14:paraId="16B180D0" w14:textId="77777777" w:rsidR="00FE5589" w:rsidRPr="00CC705A" w:rsidRDefault="00FE5589" w:rsidP="00FE5589">
            <w:pPr>
              <w:pStyle w:val="a7"/>
              <w:numPr>
                <w:ilvl w:val="0"/>
                <w:numId w:val="46"/>
              </w:numPr>
              <w:ind w:firstLineChars="0"/>
              <w:textAlignment w:val="baseline"/>
              <w:rPr>
                <w:rFonts w:eastAsia="Times New Roman"/>
                <w:color w:val="auto"/>
                <w:sz w:val="20"/>
                <w:szCs w:val="20"/>
              </w:rPr>
            </w:pPr>
            <w:r w:rsidRPr="00CC705A">
              <w:rPr>
                <w:rFonts w:eastAsia="Times New Roman"/>
                <w:color w:val="auto"/>
                <w:sz w:val="20"/>
                <w:szCs w:val="20"/>
              </w:rPr>
              <w:t>DMF charging is controlled by the recipe program. The system manages the feeding via interlock between calibrated mass flowmeters and valves</w:t>
            </w:r>
            <w:r w:rsidRPr="00CC705A">
              <w:rPr>
                <w:rFonts w:eastAsia="Times New Roman"/>
                <w:color w:val="auto"/>
                <w:sz w:val="20"/>
                <w:szCs w:val="20"/>
                <w:lang w:val="en-IE"/>
              </w:rPr>
              <w:t>.</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2A76196"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A578FE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C389E01"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3128DB0" w14:textId="77777777" w:rsidR="00FE5589" w:rsidRPr="00CC705A" w:rsidRDefault="00FE5589" w:rsidP="00FE5589">
            <w:pPr>
              <w:pStyle w:val="a7"/>
              <w:numPr>
                <w:ilvl w:val="0"/>
                <w:numId w:val="56"/>
              </w:numPr>
              <w:ind w:firstLineChars="0"/>
              <w:rPr>
                <w:rFonts w:eastAsia="Times New Roman"/>
                <w:color w:val="auto"/>
                <w:sz w:val="20"/>
                <w:szCs w:val="20"/>
              </w:rPr>
            </w:pPr>
            <w:r w:rsidRPr="00CC705A">
              <w:rPr>
                <w:rFonts w:eastAsia="Times New Roman"/>
                <w:color w:val="auto"/>
                <w:sz w:val="20"/>
                <w:szCs w:val="20"/>
                <w:lang w:val="en-IE"/>
              </w:rPr>
              <w:t>Pressure tightness test shall be performed on pipelines prior to use to ensure no material leakage occurs.</w:t>
            </w:r>
          </w:p>
          <w:p w14:paraId="09D28690" w14:textId="77777777" w:rsidR="00FE5589" w:rsidRPr="00CC705A" w:rsidRDefault="00FE5589" w:rsidP="00FE5589">
            <w:pPr>
              <w:pStyle w:val="a7"/>
              <w:ind w:left="284" w:firstLineChars="0" w:firstLine="0"/>
              <w:rPr>
                <w:rFonts w:eastAsia="Times New Roman"/>
                <w:color w:val="auto"/>
                <w:sz w:val="20"/>
                <w:szCs w:val="20"/>
                <w:lang w:val="en-IE"/>
              </w:rPr>
            </w:pPr>
          </w:p>
          <w:p w14:paraId="6C80EBD2" w14:textId="6F3D48FA" w:rsidR="00FE5589" w:rsidRPr="00CC705A" w:rsidRDefault="00587396" w:rsidP="00FE5589">
            <w:pPr>
              <w:pStyle w:val="a7"/>
              <w:ind w:left="284" w:firstLineChars="0" w:firstLine="0"/>
              <w:rPr>
                <w:rFonts w:eastAsia="Times New Roman"/>
                <w:color w:val="auto"/>
                <w:sz w:val="20"/>
                <w:szCs w:val="20"/>
                <w:lang w:val="en-IE"/>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8E3C942"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FE5589" w:rsidRPr="00CC705A" w14:paraId="5D43464E" w14:textId="77777777" w:rsidTr="00FE5589">
        <w:trPr>
          <w:trHeight w:val="300"/>
        </w:trPr>
        <w:tc>
          <w:tcPr>
            <w:tcW w:w="14451" w:type="dxa"/>
            <w:gridSpan w:val="14"/>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6A5BC28B" w14:textId="77777777" w:rsidR="00FE5589" w:rsidRPr="00CC705A" w:rsidRDefault="00FE5589" w:rsidP="00FE5589">
            <w:pPr>
              <w:spacing w:after="0" w:line="240" w:lineRule="auto"/>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5. Activation</w:t>
            </w:r>
          </w:p>
        </w:tc>
      </w:tr>
      <w:tr w:rsidR="00C4741D" w:rsidRPr="00CC705A" w14:paraId="6AFDBC8C"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8ED092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5.1</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8862AAA"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Activation</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E1F8677"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 xml:space="preserve">Incomplete </w:t>
            </w:r>
            <w:r w:rsidRPr="00CC705A">
              <w:rPr>
                <w:rFonts w:ascii="Arial" w:eastAsia="Times New Roman" w:hAnsi="Arial" w:cs="Arial"/>
                <w:sz w:val="20"/>
                <w:szCs w:val="20"/>
                <w:lang w:val="en-IE"/>
              </w:rPr>
              <w:t>Activation</w:t>
            </w:r>
            <w:r w:rsidRPr="00CC705A">
              <w:rPr>
                <w:rFonts w:ascii="Arial" w:eastAsia="Times New Roman" w:hAnsi="Arial" w:cs="Arial"/>
                <w:iCs/>
                <w:sz w:val="20"/>
                <w:szCs w:val="20"/>
                <w:lang w:val="en-IE"/>
              </w:rPr>
              <w:t xml:space="preserve"> (low </w:t>
            </w:r>
            <w:r w:rsidRPr="00CC705A">
              <w:rPr>
                <w:rFonts w:ascii="Arial" w:eastAsia="Times New Roman" w:hAnsi="Arial" w:cs="Arial"/>
                <w:sz w:val="20"/>
                <w:szCs w:val="20"/>
                <w:lang w:val="en-IE"/>
              </w:rPr>
              <w:t>Activation</w:t>
            </w:r>
            <w:r w:rsidRPr="00CC705A">
              <w:rPr>
                <w:rFonts w:ascii="Arial" w:eastAsia="Times New Roman" w:hAnsi="Arial" w:cs="Arial"/>
                <w:iCs/>
                <w:sz w:val="20"/>
                <w:szCs w:val="20"/>
                <w:lang w:val="en-IE"/>
              </w:rPr>
              <w:t xml:space="preserve"> efficiency)</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A763A60"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Deletion peptide formed (amino acid missing from sequence); product fails purity/sequence specification</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4AA6916"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288E66A2"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A040F11" w14:textId="4377846E"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Insufficient &amp; over reagent charge (</w:t>
            </w:r>
            <w:proofErr w:type="spellStart"/>
            <w:r w:rsidRPr="00CC705A">
              <w:rPr>
                <w:rFonts w:ascii="Arial" w:eastAsia="Times New Roman" w:hAnsi="Arial" w:cs="Arial"/>
                <w:iCs/>
                <w:sz w:val="20"/>
                <w:szCs w:val="20"/>
                <w:lang w:val="en-IE"/>
              </w:rPr>
              <w:t>PyBOP</w:t>
            </w:r>
            <w:proofErr w:type="spellEnd"/>
            <w:r w:rsidRPr="00CC705A">
              <w:rPr>
                <w:rFonts w:ascii="Arial" w:eastAsia="Times New Roman" w:hAnsi="Arial" w:cs="Arial"/>
                <w:iCs/>
                <w:sz w:val="20"/>
                <w:szCs w:val="20"/>
                <w:lang w:val="en-IE"/>
              </w:rPr>
              <w:t>/</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/DIPEA), (DIC/</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temperature outside </w:t>
            </w:r>
            <w:r w:rsidR="008E240F" w:rsidRPr="00CC705A">
              <w:rPr>
                <w:rFonts w:ascii="Arial" w:eastAsia="Times New Roman" w:hAnsi="Arial" w:cs="Arial"/>
                <w:iCs/>
                <w:sz w:val="20"/>
                <w:szCs w:val="20"/>
                <w:lang w:val="en-IE"/>
              </w:rPr>
              <w:t>PAR</w:t>
            </w:r>
            <w:r w:rsidRPr="00CC705A">
              <w:rPr>
                <w:rFonts w:ascii="Arial" w:eastAsia="Times New Roman" w:hAnsi="Arial" w:cs="Arial"/>
                <w:iCs/>
                <w:sz w:val="20"/>
                <w:szCs w:val="20"/>
                <w:lang w:val="en-IE"/>
              </w:rPr>
              <w:t>;</w:t>
            </w:r>
          </w:p>
          <w:p w14:paraId="08C3048D"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lastRenderedPageBreak/>
              <w:t xml:space="preserve">Use of </w:t>
            </w:r>
            <w:proofErr w:type="spellStart"/>
            <w:r w:rsidRPr="00CC705A">
              <w:rPr>
                <w:rFonts w:ascii="Arial" w:eastAsia="Times New Roman" w:hAnsi="Arial" w:cs="Arial"/>
                <w:iCs/>
                <w:sz w:val="20"/>
                <w:szCs w:val="20"/>
                <w:lang w:val="en-IE"/>
              </w:rPr>
              <w:t>uncalibrated</w:t>
            </w:r>
            <w:proofErr w:type="spellEnd"/>
            <w:r w:rsidRPr="00CC705A">
              <w:rPr>
                <w:rFonts w:ascii="Arial" w:eastAsia="Times New Roman" w:hAnsi="Arial" w:cs="Arial"/>
                <w:iCs/>
                <w:sz w:val="20"/>
                <w:szCs w:val="20"/>
                <w:lang w:val="en-IE"/>
              </w:rPr>
              <w:t xml:space="preserve"> scale; valve failures leading to liquid drain or over charge from solvent line</w:t>
            </w:r>
            <w:r w:rsidRPr="00CC705A" w:rsidDel="00501535">
              <w:rPr>
                <w:rFonts w:ascii="Arial" w:eastAsia="Times New Roman" w:hAnsi="Arial" w:cs="Arial"/>
                <w:iCs/>
                <w:sz w:val="20"/>
                <w:szCs w:val="20"/>
                <w:lang w:val="en-IE"/>
              </w:rPr>
              <w:t xml:space="preserve"> </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C9254FD" w14:textId="77777777" w:rsidR="00FE5589" w:rsidRPr="00CC705A" w:rsidRDefault="00FE5589" w:rsidP="00FE5589">
            <w:pPr>
              <w:pStyle w:val="a7"/>
              <w:numPr>
                <w:ilvl w:val="0"/>
                <w:numId w:val="11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lastRenderedPageBreak/>
              <w:t xml:space="preserve">PLC automated control and data logging of activation parameters, temperature, activation time, liquid charging volumes and charging time are automatically logged by the PLC </w:t>
            </w:r>
            <w:r w:rsidRPr="00CC705A">
              <w:rPr>
                <w:rFonts w:eastAsia="Times New Roman"/>
                <w:color w:val="auto"/>
                <w:sz w:val="20"/>
                <w:szCs w:val="20"/>
                <w:lang w:val="en-IE"/>
              </w:rPr>
              <w:lastRenderedPageBreak/>
              <w:t>system; solid charging quantities and charging time are recorded manually.</w:t>
            </w:r>
          </w:p>
          <w:p w14:paraId="54D3377D" w14:textId="77777777" w:rsidR="00FE5589" w:rsidRPr="00CC705A" w:rsidRDefault="00FE5589" w:rsidP="00FE5589">
            <w:pPr>
              <w:pStyle w:val="a7"/>
              <w:numPr>
                <w:ilvl w:val="0"/>
                <w:numId w:val="11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Calibration of scale is managed by CMS system and performed periodically every one year by a qualified calibration contractor.</w:t>
            </w:r>
          </w:p>
          <w:p w14:paraId="46049E7C" w14:textId="77777777" w:rsidR="00FE5589" w:rsidRPr="00CC705A" w:rsidRDefault="00FE5589" w:rsidP="00FE5589">
            <w:pPr>
              <w:pStyle w:val="a7"/>
              <w:numPr>
                <w:ilvl w:val="0"/>
                <w:numId w:val="11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Designated calibration personnel who is trained and qualified according to internal SOP, check the scales every three months.</w:t>
            </w:r>
          </w:p>
          <w:p w14:paraId="1C599361" w14:textId="1456D17E" w:rsidR="00FE5589" w:rsidRPr="00CC705A" w:rsidRDefault="00FE5589" w:rsidP="00C4741D">
            <w:pPr>
              <w:pStyle w:val="a7"/>
              <w:numPr>
                <w:ilvl w:val="0"/>
                <w:numId w:val="115"/>
              </w:numPr>
              <w:ind w:firstLineChars="0"/>
              <w:textAlignment w:val="baseline"/>
              <w:rPr>
                <w:rFonts w:eastAsia="Times New Roman"/>
                <w:sz w:val="20"/>
                <w:szCs w:val="20"/>
                <w:lang w:val="en-IE"/>
              </w:rPr>
            </w:pPr>
            <w:r w:rsidRPr="00CC705A">
              <w:rPr>
                <w:rFonts w:eastAsia="Times New Roman"/>
                <w:color w:val="auto"/>
                <w:sz w:val="20"/>
                <w:szCs w:val="20"/>
                <w:lang w:val="en-IE"/>
              </w:rPr>
              <w:t>For scales used for production, which are checked with standard weight before use.</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3377AB0F"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10EA287B"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021FBBD9"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6761A0C" w14:textId="77777777" w:rsidR="00FE5589" w:rsidRPr="00CC705A" w:rsidRDefault="00FE5589" w:rsidP="00FE5589">
            <w:pPr>
              <w:pStyle w:val="a7"/>
              <w:numPr>
                <w:ilvl w:val="0"/>
                <w:numId w:val="13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Pressure tightness test shall be performed on pipelines prior to use to ensure no material leakage occurs.</w:t>
            </w:r>
          </w:p>
          <w:p w14:paraId="4BD20A44" w14:textId="1360DE8E" w:rsidR="00FE5589" w:rsidRPr="00CC705A" w:rsidRDefault="00587396" w:rsidP="00FE5589">
            <w:pPr>
              <w:pStyle w:val="a7"/>
              <w:ind w:left="284" w:firstLineChars="0" w:firstLine="0"/>
              <w:textAlignment w:val="baseline"/>
              <w:rPr>
                <w:rFonts w:eastAsia="Times New Roman"/>
                <w:color w:val="auto"/>
                <w:sz w:val="20"/>
                <w:szCs w:val="20"/>
              </w:rPr>
            </w:pPr>
            <w:r w:rsidRPr="00CC705A">
              <w:rPr>
                <w:rFonts w:eastAsia="Times New Roman"/>
                <w:bCs w:val="0"/>
                <w:iCs/>
                <w:color w:val="auto"/>
                <w:kern w:val="0"/>
                <w:sz w:val="20"/>
                <w:szCs w:val="20"/>
                <w:lang w:val="en-IE" w:eastAsia="zh-CN"/>
              </w:rPr>
              <w:lastRenderedPageBreak/>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3E09D42"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Low</w:t>
            </w:r>
          </w:p>
        </w:tc>
      </w:tr>
      <w:tr w:rsidR="00C4741D" w:rsidRPr="00CC705A" w14:paraId="107583AE"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3374351"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5.2</w:t>
            </w:r>
          </w:p>
        </w:tc>
        <w:tc>
          <w:tcPr>
            <w:tcW w:w="85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A1E4907"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Activation</w:t>
            </w:r>
          </w:p>
        </w:tc>
        <w:tc>
          <w:tcPr>
            <w:tcW w:w="11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5090786" w14:textId="77777777" w:rsidR="00141E73"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DIPEA</w:t>
            </w:r>
          </w:p>
          <w:p w14:paraId="3379F140" w14:textId="787E81D6" w:rsidR="00FE5589" w:rsidRPr="00CC705A" w:rsidRDefault="00141E73"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(Gly24)</w:t>
            </w:r>
            <w:r w:rsidR="00FE5589" w:rsidRPr="00CC705A">
              <w:rPr>
                <w:rFonts w:ascii="Arial" w:eastAsia="Times New Roman" w:hAnsi="Arial" w:cs="Arial"/>
                <w:iCs/>
                <w:sz w:val="20"/>
                <w:szCs w:val="20"/>
                <w:lang w:val="en-IE"/>
              </w:rPr>
              <w:t xml:space="preserve"> charge quantity outside </w:t>
            </w:r>
            <w:r w:rsidR="005B46CB" w:rsidRPr="00CC705A">
              <w:rPr>
                <w:rFonts w:ascii="Arial" w:eastAsia="Times New Roman" w:hAnsi="Arial" w:cs="Arial"/>
                <w:iCs/>
                <w:sz w:val="20"/>
                <w:szCs w:val="20"/>
                <w:lang w:val="en-IE"/>
              </w:rPr>
              <w:t>PA</w:t>
            </w:r>
            <w:r w:rsidR="00FE5589" w:rsidRPr="00CC705A">
              <w:rPr>
                <w:rFonts w:ascii="Arial" w:eastAsia="Times New Roman" w:hAnsi="Arial" w:cs="Arial"/>
                <w:iCs/>
                <w:sz w:val="20"/>
                <w:szCs w:val="20"/>
                <w:lang w:val="en-IE"/>
              </w:rPr>
              <w:t>R (over- or under-charge)</w:t>
            </w:r>
          </w:p>
          <w:p w14:paraId="16E459C7" w14:textId="03D866D5" w:rsidR="00141E73" w:rsidRPr="00CC705A" w:rsidRDefault="00141E73"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(CPP excursion)</w:t>
            </w:r>
          </w:p>
        </w:tc>
        <w:tc>
          <w:tcPr>
            <w:tcW w:w="178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154DEAA"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Coupling efficiency reduction or side reactions; impurity formation</w:t>
            </w:r>
          </w:p>
        </w:tc>
        <w:tc>
          <w:tcPr>
            <w:tcW w:w="85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FEF0283"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4F4044D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F9EB3F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PLC recipe error; Using an </w:t>
            </w:r>
            <w:proofErr w:type="spellStart"/>
            <w:r w:rsidRPr="00CC705A">
              <w:rPr>
                <w:rFonts w:ascii="Arial" w:eastAsia="Times New Roman" w:hAnsi="Arial" w:cs="Arial"/>
                <w:iCs/>
                <w:sz w:val="20"/>
                <w:szCs w:val="20"/>
                <w:lang w:val="en-IE"/>
              </w:rPr>
              <w:t>uncalibrated</w:t>
            </w:r>
            <w:proofErr w:type="spellEnd"/>
            <w:r w:rsidRPr="00CC705A">
              <w:rPr>
                <w:rFonts w:ascii="Arial" w:eastAsia="Times New Roman" w:hAnsi="Arial" w:cs="Arial"/>
                <w:iCs/>
                <w:sz w:val="20"/>
                <w:szCs w:val="20"/>
                <w:lang w:val="en-IE"/>
              </w:rPr>
              <w:t xml:space="preserve"> scale</w:t>
            </w:r>
          </w:p>
          <w:p w14:paraId="366BEBB8"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Pump malfunction, transfer pipeline rupture or blockage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p w14:paraId="3696BE6A" w14:textId="41512F09" w:rsidR="00903C46" w:rsidRPr="00CC705A" w:rsidRDefault="00903C46">
            <w:pPr>
              <w:pStyle w:val="a7"/>
              <w:numPr>
                <w:ilvl w:val="0"/>
                <w:numId w:val="134"/>
              </w:numPr>
              <w:ind w:firstLineChars="0"/>
              <w:textAlignment w:val="baseline"/>
              <w:rPr>
                <w:rFonts w:eastAsia="Times New Roman"/>
                <w:color w:val="0000FF"/>
                <w:sz w:val="20"/>
                <w:szCs w:val="20"/>
                <w:lang w:val="en-IE"/>
              </w:rPr>
            </w:pPr>
            <w:r w:rsidRPr="00CC705A">
              <w:rPr>
                <w:rFonts w:eastAsia="Times New Roman"/>
                <w:color w:val="0000FF"/>
                <w:sz w:val="20"/>
                <w:szCs w:val="20"/>
                <w:lang w:val="en-IE"/>
              </w:rPr>
              <w:t>DIPEA charge quantity is defined as a CPP in MOR.</w:t>
            </w:r>
          </w:p>
          <w:p w14:paraId="653EC097" w14:textId="72515E2C" w:rsidR="00FE5589" w:rsidRPr="00CC705A" w:rsidRDefault="00FE5589">
            <w:pPr>
              <w:pStyle w:val="a7"/>
              <w:numPr>
                <w:ilvl w:val="0"/>
                <w:numId w:val="13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PLC automated addition with flow meter / load cell confirmation.</w:t>
            </w:r>
          </w:p>
          <w:p w14:paraId="336F5D63" w14:textId="77777777" w:rsidR="00FE5589" w:rsidRPr="00CC705A" w:rsidRDefault="00FE5589">
            <w:pPr>
              <w:pStyle w:val="a7"/>
              <w:numPr>
                <w:ilvl w:val="0"/>
                <w:numId w:val="13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SOP specifies recipe editing steps and parameter conversion rules.</w:t>
            </w:r>
          </w:p>
          <w:p w14:paraId="525E7475" w14:textId="77777777" w:rsidR="00FE5589" w:rsidRPr="00CC705A" w:rsidRDefault="00FE5589">
            <w:pPr>
              <w:pStyle w:val="a7"/>
              <w:numPr>
                <w:ilvl w:val="0"/>
                <w:numId w:val="13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Two engineers shall edit the electronic recipe </w:t>
            </w:r>
            <w:r w:rsidRPr="00CC705A">
              <w:rPr>
                <w:rFonts w:eastAsia="Times New Roman"/>
                <w:color w:val="auto"/>
                <w:sz w:val="20"/>
                <w:szCs w:val="20"/>
                <w:lang w:val="en-IE"/>
              </w:rPr>
              <w:lastRenderedPageBreak/>
              <w:t>separately for the same project. Compare the electronic recipes edited by the two engineers, confirm each difference between them one by one, and correct any errors. To ensure the electronic recipe to be run is reviewed and accurate.</w:t>
            </w:r>
          </w:p>
          <w:p w14:paraId="0CA69003" w14:textId="77777777" w:rsidR="00FE5589" w:rsidRPr="00CC705A" w:rsidRDefault="00FE5589">
            <w:pPr>
              <w:pStyle w:val="a7"/>
              <w:numPr>
                <w:ilvl w:val="0"/>
                <w:numId w:val="13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Before the running, production personnel and process chemist shall conduct the final review of the electronic recipe, after the review is correct, they shall sign and date on the Operation record.</w:t>
            </w:r>
          </w:p>
          <w:p w14:paraId="6CEF7EF5" w14:textId="77777777" w:rsidR="00FE5589" w:rsidRPr="00CC705A" w:rsidRDefault="00FE5589">
            <w:pPr>
              <w:pStyle w:val="a7"/>
              <w:numPr>
                <w:ilvl w:val="0"/>
                <w:numId w:val="13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Provide recipe editing training with process parameter conversion examples</w:t>
            </w:r>
          </w:p>
          <w:p w14:paraId="3AE65BDD" w14:textId="77777777" w:rsidR="00FE5589" w:rsidRPr="00CC705A" w:rsidRDefault="00FE5589">
            <w:pPr>
              <w:pStyle w:val="a7"/>
              <w:numPr>
                <w:ilvl w:val="0"/>
                <w:numId w:val="13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External Calibration: Calibration of scale is managed by CMS system and performed periodically every one year by a qualified calibration contractor.</w:t>
            </w:r>
          </w:p>
          <w:p w14:paraId="325F05A0" w14:textId="77777777" w:rsidR="00FE5589" w:rsidRPr="00CC705A" w:rsidRDefault="00FE5589">
            <w:pPr>
              <w:pStyle w:val="a7"/>
              <w:numPr>
                <w:ilvl w:val="0"/>
                <w:numId w:val="13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lastRenderedPageBreak/>
              <w:t>Internal calibration:  Designated calibration personnel who is trained and qualified according to internal SOP, check the scales every three months.</w:t>
            </w:r>
          </w:p>
          <w:p w14:paraId="5E137F2F" w14:textId="77777777" w:rsidR="00FE5589" w:rsidRPr="00CC705A" w:rsidRDefault="00FE5589">
            <w:pPr>
              <w:pStyle w:val="a7"/>
              <w:numPr>
                <w:ilvl w:val="0"/>
                <w:numId w:val="13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DIPEA: Pump malfunctions trigger automatic feedback and alarms, and the program will halt simultaneously.</w:t>
            </w:r>
          </w:p>
          <w:p w14:paraId="2D031B2C" w14:textId="77777777" w:rsidR="00FE5589" w:rsidRPr="00CC705A" w:rsidRDefault="00FE5589">
            <w:pPr>
              <w:pStyle w:val="a7"/>
              <w:numPr>
                <w:ilvl w:val="0"/>
                <w:numId w:val="13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DIPEA charging rate is automatically controlled by the system.</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6B364372"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BC64BC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156B3CB"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12BBB7A" w14:textId="04B7BE1A" w:rsidR="00141E73" w:rsidRPr="00CC705A" w:rsidRDefault="00903C46" w:rsidP="00C4741D">
            <w:pPr>
              <w:pStyle w:val="a7"/>
              <w:numPr>
                <w:ilvl w:val="0"/>
                <w:numId w:val="135"/>
              </w:numPr>
              <w:ind w:firstLineChars="0"/>
              <w:rPr>
                <w:rFonts w:eastAsia="Times New Roman"/>
                <w:color w:val="auto"/>
                <w:sz w:val="20"/>
                <w:szCs w:val="20"/>
              </w:rPr>
            </w:pPr>
            <w:r w:rsidRPr="00CC705A">
              <w:rPr>
                <w:rFonts w:eastAsia="Times New Roman"/>
                <w:bCs w:val="0"/>
                <w:iCs/>
                <w:color w:val="0000FF"/>
                <w:kern w:val="0"/>
                <w:sz w:val="20"/>
                <w:szCs w:val="20"/>
                <w:lang w:val="en-IE" w:eastAsia="zh-CN"/>
              </w:rPr>
              <w:t xml:space="preserve">The PAR has been confirmed reference to the </w:t>
            </w:r>
            <w:r w:rsidRPr="00CC705A">
              <w:rPr>
                <w:bCs w:val="0"/>
                <w:iCs/>
                <w:color w:val="0000FF"/>
                <w:kern w:val="0"/>
                <w:sz w:val="20"/>
                <w:szCs w:val="20"/>
                <w:lang w:val="en-IE" w:eastAsia="zh-CN"/>
              </w:rPr>
              <w:t>PFD report &lt;</w:t>
            </w:r>
            <w:del w:id="178" w:author="Johan Granander" w:date="2026-10-27T18:58:00Z">
              <w:r w:rsidRPr="00CC705A" w:rsidDel="00B32AB9">
                <w:rPr>
                  <w:bCs w:val="0"/>
                  <w:iCs/>
                  <w:color w:val="0000FF"/>
                  <w:kern w:val="0"/>
                  <w:sz w:val="20"/>
                  <w:szCs w:val="20"/>
                  <w:lang w:val="en-IE" w:eastAsia="zh-CN"/>
                </w:rPr>
                <w:delText>QA706D</w:delText>
              </w:r>
            </w:del>
            <w:ins w:id="179" w:author="Johan Granander" w:date="2026-10-27T18:58:00Z">
              <w:r w:rsidR="00B32AB9">
                <w:rPr>
                  <w:bCs w:val="0"/>
                  <w:iCs/>
                  <w:color w:val="0000FF"/>
                  <w:kern w:val="0"/>
                  <w:sz w:val="20"/>
                  <w:szCs w:val="20"/>
                  <w:lang w:val="en-IE" w:eastAsia="zh-CN"/>
                </w:rPr>
                <w:t>WI-61120</w:t>
              </w:r>
            </w:ins>
            <w:r w:rsidRPr="00CC705A">
              <w:rPr>
                <w:bCs w:val="0"/>
                <w:iCs/>
                <w:color w:val="0000FF"/>
                <w:kern w:val="0"/>
                <w:sz w:val="20"/>
                <w:szCs w:val="20"/>
                <w:lang w:val="en-IE" w:eastAsia="zh-CN"/>
              </w:rPr>
              <w:t>&gt;</w:t>
            </w:r>
            <w:r w:rsidRPr="00CC705A">
              <w:rPr>
                <w:bCs w:val="0"/>
                <w:iCs/>
                <w:kern w:val="0"/>
                <w:sz w:val="20"/>
                <w:szCs w:val="20"/>
                <w:lang w:val="en-IE" w:eastAsia="zh-CN"/>
              </w:rPr>
              <w:t>.</w:t>
            </w:r>
          </w:p>
          <w:p w14:paraId="163C2EB1" w14:textId="77777777" w:rsidR="00FE5589" w:rsidRPr="00CC705A" w:rsidRDefault="00FE5589" w:rsidP="00903C46">
            <w:pPr>
              <w:pStyle w:val="a7"/>
              <w:numPr>
                <w:ilvl w:val="0"/>
                <w:numId w:val="135"/>
              </w:numPr>
              <w:ind w:firstLineChars="0"/>
              <w:textAlignment w:val="baseline"/>
              <w:rPr>
                <w:rFonts w:eastAsia="Times New Roman"/>
                <w:color w:val="auto"/>
                <w:sz w:val="20"/>
                <w:szCs w:val="20"/>
              </w:rPr>
            </w:pPr>
            <w:r w:rsidRPr="00CC705A">
              <w:rPr>
                <w:rFonts w:eastAsia="Times New Roman"/>
                <w:color w:val="auto"/>
                <w:sz w:val="20"/>
                <w:szCs w:val="20"/>
                <w:lang w:val="en-IE"/>
              </w:rPr>
              <w:t xml:space="preserve">Prior to charging, material identification is performed using a handheld Raman spectrometer to </w:t>
            </w:r>
            <w:r w:rsidRPr="00CC705A">
              <w:rPr>
                <w:rFonts w:eastAsia="Times New Roman"/>
                <w:color w:val="auto"/>
                <w:sz w:val="20"/>
                <w:szCs w:val="20"/>
                <w:lang w:val="en-IE"/>
              </w:rPr>
              <w:lastRenderedPageBreak/>
              <w:t xml:space="preserve">prevent incorrect material usage. </w:t>
            </w:r>
          </w:p>
          <w:p w14:paraId="1DD7FBC4" w14:textId="77777777" w:rsidR="00FE5589" w:rsidRPr="00CC705A" w:rsidRDefault="00FE5589" w:rsidP="00903C46">
            <w:pPr>
              <w:pStyle w:val="a7"/>
              <w:numPr>
                <w:ilvl w:val="0"/>
                <w:numId w:val="135"/>
              </w:numPr>
              <w:ind w:firstLineChars="0"/>
              <w:textAlignment w:val="baseline"/>
              <w:rPr>
                <w:rFonts w:eastAsia="Times New Roman"/>
                <w:color w:val="000000" w:themeColor="text1"/>
                <w:sz w:val="20"/>
                <w:szCs w:val="20"/>
              </w:rPr>
            </w:pPr>
            <w:r w:rsidRPr="00CC705A">
              <w:rPr>
                <w:rFonts w:eastAsia="Times New Roman"/>
                <w:color w:val="000000" w:themeColor="text1"/>
                <w:sz w:val="20"/>
                <w:szCs w:val="20"/>
                <w:lang w:val="en-IE"/>
              </w:rPr>
              <w:t>DIPEA addition pump equipped with backup pump for timely replacement upon malfunction.</w:t>
            </w:r>
          </w:p>
          <w:p w14:paraId="01E26247" w14:textId="77777777" w:rsidR="00FE5589" w:rsidRPr="00CC705A" w:rsidRDefault="00FE5589" w:rsidP="00903C46">
            <w:pPr>
              <w:pStyle w:val="a7"/>
              <w:numPr>
                <w:ilvl w:val="0"/>
                <w:numId w:val="135"/>
              </w:numPr>
              <w:ind w:firstLineChars="0"/>
              <w:textAlignment w:val="baseline"/>
              <w:rPr>
                <w:rFonts w:eastAsia="Times New Roman"/>
                <w:color w:val="000000" w:themeColor="text1"/>
                <w:sz w:val="20"/>
                <w:szCs w:val="20"/>
              </w:rPr>
            </w:pPr>
            <w:r w:rsidRPr="00CC705A">
              <w:rPr>
                <w:rFonts w:eastAsia="Times New Roman"/>
                <w:color w:val="000000" w:themeColor="text1"/>
                <w:sz w:val="20"/>
                <w:szCs w:val="20"/>
                <w:lang w:val="en-IE"/>
              </w:rPr>
              <w:t>Spare addition lines available for immediate replacement upon malfunction;</w:t>
            </w:r>
          </w:p>
          <w:p w14:paraId="64E0E9A0" w14:textId="77777777" w:rsidR="00FE5589" w:rsidRPr="00CC705A" w:rsidRDefault="00FE5589" w:rsidP="00903C46">
            <w:pPr>
              <w:pStyle w:val="a7"/>
              <w:numPr>
                <w:ilvl w:val="0"/>
                <w:numId w:val="135"/>
              </w:numPr>
              <w:ind w:firstLineChars="0"/>
              <w:textAlignment w:val="baseline"/>
              <w:rPr>
                <w:rFonts w:eastAsia="Times New Roman"/>
                <w:color w:val="auto"/>
                <w:sz w:val="20"/>
                <w:szCs w:val="20"/>
              </w:rPr>
            </w:pPr>
            <w:r w:rsidRPr="00CC705A">
              <w:rPr>
                <w:rFonts w:eastAsia="Times New Roman"/>
                <w:color w:val="000000" w:themeColor="text1"/>
                <w:sz w:val="20"/>
                <w:szCs w:val="20"/>
                <w:lang w:val="en-IE"/>
              </w:rPr>
              <w:t>The tubing shall be replaced upon comple</w:t>
            </w:r>
            <w:r w:rsidRPr="00CC705A">
              <w:rPr>
                <w:rFonts w:eastAsia="Times New Roman"/>
                <w:color w:val="auto"/>
                <w:sz w:val="20"/>
                <w:szCs w:val="20"/>
                <w:lang w:val="en-IE"/>
              </w:rPr>
              <w:t>tion of each amino acid reaction cycle.</w:t>
            </w:r>
          </w:p>
          <w:p w14:paraId="236F82EF" w14:textId="77777777" w:rsidR="00FE5589" w:rsidRPr="00CC705A" w:rsidRDefault="00FE5589" w:rsidP="00FE5589">
            <w:pPr>
              <w:textAlignment w:val="baseline"/>
              <w:rPr>
                <w:rFonts w:ascii="Arial" w:hAnsi="Arial" w:cs="Arial"/>
                <w:sz w:val="20"/>
                <w:szCs w:val="20"/>
              </w:rPr>
            </w:pPr>
          </w:p>
          <w:p w14:paraId="07FED335" w14:textId="77777777" w:rsidR="00FE5589" w:rsidRPr="00CC705A" w:rsidRDefault="00FE5589" w:rsidP="00FE5589">
            <w:pPr>
              <w:pStyle w:val="a7"/>
              <w:ind w:left="284" w:firstLineChars="0" w:firstLine="0"/>
              <w:rPr>
                <w:rFonts w:eastAsia="Times New Roman"/>
                <w:iCs/>
                <w:color w:val="auto"/>
                <w:sz w:val="20"/>
                <w:szCs w:val="20"/>
                <w:lang w:val="en-IE"/>
              </w:rPr>
            </w:pPr>
          </w:p>
          <w:p w14:paraId="55F95D90" w14:textId="63B93813" w:rsidR="00FE5589" w:rsidRPr="00CC705A" w:rsidRDefault="00587396" w:rsidP="00FE5589">
            <w:pPr>
              <w:pStyle w:val="a7"/>
              <w:ind w:left="284" w:firstLineChars="0" w:firstLine="0"/>
              <w:textAlignment w:val="baseline"/>
              <w:rPr>
                <w:rFonts w:eastAsia="Times New Roman"/>
                <w:color w:val="auto"/>
                <w:sz w:val="20"/>
                <w:szCs w:val="20"/>
                <w:lang w:val="en-IE"/>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A8737D3"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0BF035DF"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495E84"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5.3</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4BB9930"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Activation</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F098DC" w14:textId="19911421"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DIC charge quantity outside RAR (over- or under-charge) (CPP excursion)</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8250244"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Coupling efficiency reduction or side reactions; impurity formation</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ED4DC71"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7719D0E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4707035"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PLC recipe error; Using an </w:t>
            </w:r>
            <w:proofErr w:type="spellStart"/>
            <w:r w:rsidRPr="00CC705A">
              <w:rPr>
                <w:rFonts w:ascii="Arial" w:eastAsia="Times New Roman" w:hAnsi="Arial" w:cs="Arial"/>
                <w:iCs/>
                <w:sz w:val="20"/>
                <w:szCs w:val="20"/>
                <w:lang w:val="en-IE"/>
              </w:rPr>
              <w:t>uncalibrated</w:t>
            </w:r>
            <w:proofErr w:type="spellEnd"/>
            <w:r w:rsidRPr="00CC705A">
              <w:rPr>
                <w:rFonts w:ascii="Arial" w:eastAsia="Times New Roman" w:hAnsi="Arial" w:cs="Arial"/>
                <w:iCs/>
                <w:sz w:val="20"/>
                <w:szCs w:val="20"/>
                <w:lang w:val="en-IE"/>
              </w:rPr>
              <w:t xml:space="preserve"> scale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E3C82D9" w14:textId="33D41413" w:rsidR="00141E73" w:rsidRPr="00CC705A" w:rsidRDefault="00141E73" w:rsidP="00FE5589">
            <w:pPr>
              <w:pStyle w:val="a7"/>
              <w:numPr>
                <w:ilvl w:val="0"/>
                <w:numId w:val="109"/>
              </w:numPr>
              <w:ind w:firstLineChars="0"/>
              <w:textAlignment w:val="baseline"/>
              <w:rPr>
                <w:rFonts w:eastAsia="Times New Roman"/>
                <w:color w:val="auto"/>
                <w:sz w:val="20"/>
                <w:szCs w:val="20"/>
              </w:rPr>
            </w:pPr>
            <w:r w:rsidRPr="00CC705A">
              <w:rPr>
                <w:rFonts w:eastAsia="Times New Roman"/>
                <w:iCs/>
                <w:color w:val="0000FF"/>
                <w:sz w:val="20"/>
                <w:szCs w:val="20"/>
                <w:lang w:val="en-IE"/>
              </w:rPr>
              <w:t>DIC charge quantity is defined as a CPP in MOR.</w:t>
            </w:r>
          </w:p>
          <w:p w14:paraId="588D7AF1" w14:textId="3968A2DB" w:rsidR="00FE5589" w:rsidRPr="00CC705A" w:rsidRDefault="00FE5589" w:rsidP="00FE5589">
            <w:pPr>
              <w:pStyle w:val="a7"/>
              <w:numPr>
                <w:ilvl w:val="0"/>
                <w:numId w:val="109"/>
              </w:numPr>
              <w:ind w:firstLineChars="0"/>
              <w:textAlignment w:val="baseline"/>
              <w:rPr>
                <w:rFonts w:eastAsia="Times New Roman"/>
                <w:color w:val="auto"/>
                <w:sz w:val="20"/>
                <w:szCs w:val="20"/>
              </w:rPr>
            </w:pPr>
            <w:r w:rsidRPr="00CC705A">
              <w:rPr>
                <w:rFonts w:eastAsia="Times New Roman"/>
                <w:color w:val="auto"/>
                <w:sz w:val="20"/>
                <w:szCs w:val="20"/>
                <w:lang w:val="en-IE"/>
              </w:rPr>
              <w:t>PLC automated addition with flow meter / load cell confirmation</w:t>
            </w:r>
            <w:r w:rsidRPr="00CC705A">
              <w:rPr>
                <w:rFonts w:eastAsiaTheme="minorEastAsia"/>
                <w:color w:val="auto"/>
                <w:sz w:val="20"/>
                <w:szCs w:val="20"/>
                <w:lang w:val="en-IE" w:eastAsia="zh-CN"/>
              </w:rPr>
              <w:t>.</w:t>
            </w:r>
          </w:p>
          <w:p w14:paraId="46B259A6" w14:textId="77777777" w:rsidR="00FE5589" w:rsidRPr="00CC705A" w:rsidRDefault="00FE5589" w:rsidP="00FE5589">
            <w:pPr>
              <w:pStyle w:val="a7"/>
              <w:numPr>
                <w:ilvl w:val="0"/>
                <w:numId w:val="109"/>
              </w:numPr>
              <w:ind w:firstLineChars="0"/>
              <w:textAlignment w:val="baseline"/>
              <w:rPr>
                <w:rFonts w:eastAsia="Times New Roman"/>
                <w:color w:val="auto"/>
                <w:sz w:val="20"/>
                <w:szCs w:val="20"/>
              </w:rPr>
            </w:pPr>
            <w:r w:rsidRPr="00CC705A">
              <w:rPr>
                <w:rFonts w:eastAsia="Times New Roman"/>
                <w:color w:val="auto"/>
                <w:sz w:val="20"/>
                <w:szCs w:val="20"/>
              </w:rPr>
              <w:t>SOP specifies recipe editing steps and parameter conversion rules.</w:t>
            </w:r>
          </w:p>
          <w:p w14:paraId="432616F0" w14:textId="77777777" w:rsidR="00FE5589" w:rsidRPr="00CC705A" w:rsidRDefault="00FE5589" w:rsidP="00FE5589">
            <w:pPr>
              <w:pStyle w:val="a7"/>
              <w:numPr>
                <w:ilvl w:val="0"/>
                <w:numId w:val="109"/>
              </w:numPr>
              <w:ind w:firstLineChars="0"/>
              <w:textAlignment w:val="baseline"/>
              <w:rPr>
                <w:rFonts w:eastAsia="Times New Roman"/>
                <w:color w:val="auto"/>
                <w:sz w:val="20"/>
                <w:szCs w:val="20"/>
              </w:rPr>
            </w:pPr>
            <w:r w:rsidRPr="00CC705A">
              <w:rPr>
                <w:rFonts w:eastAsia="Times New Roman"/>
                <w:color w:val="auto"/>
                <w:sz w:val="20"/>
                <w:szCs w:val="20"/>
              </w:rPr>
              <w:t xml:space="preserve">Two engineers shall edit the electronic recipe separately for the same project. Compare the electronic recipes edited by the two engineers, confirm each difference </w:t>
            </w:r>
            <w:r w:rsidRPr="00CC705A">
              <w:rPr>
                <w:rFonts w:eastAsia="Times New Roman"/>
                <w:color w:val="auto"/>
                <w:sz w:val="20"/>
                <w:szCs w:val="20"/>
              </w:rPr>
              <w:lastRenderedPageBreak/>
              <w:t>between them one by one, and correct any errors. To ensure the electronic recipe to be run is reviewed and accurate.</w:t>
            </w:r>
          </w:p>
          <w:p w14:paraId="274AC2AA" w14:textId="77777777" w:rsidR="00FE5589" w:rsidRPr="00CC705A" w:rsidRDefault="00FE5589" w:rsidP="00FE5589">
            <w:pPr>
              <w:pStyle w:val="a7"/>
              <w:numPr>
                <w:ilvl w:val="0"/>
                <w:numId w:val="109"/>
              </w:numPr>
              <w:ind w:firstLineChars="0"/>
              <w:textAlignment w:val="baseline"/>
              <w:rPr>
                <w:rFonts w:eastAsia="Times New Roman"/>
                <w:color w:val="auto"/>
                <w:sz w:val="20"/>
                <w:szCs w:val="20"/>
              </w:rPr>
            </w:pPr>
            <w:r w:rsidRPr="00CC705A">
              <w:rPr>
                <w:rFonts w:eastAsia="Times New Roman"/>
                <w:color w:val="auto"/>
                <w:sz w:val="20"/>
                <w:szCs w:val="20"/>
              </w:rPr>
              <w:t>Before the running, production personnel and process chemist shall conduct the final review of the electronic recipe, after the review is correct, they shall sign and date on the Operation record.</w:t>
            </w:r>
          </w:p>
          <w:p w14:paraId="7A1AC68D" w14:textId="77777777" w:rsidR="00FE5589" w:rsidRPr="00CC705A" w:rsidRDefault="00FE5589" w:rsidP="00FE5589">
            <w:pPr>
              <w:pStyle w:val="a7"/>
              <w:numPr>
                <w:ilvl w:val="0"/>
                <w:numId w:val="109"/>
              </w:numPr>
              <w:ind w:firstLineChars="0"/>
              <w:textAlignment w:val="baseline"/>
              <w:rPr>
                <w:rFonts w:eastAsia="Times New Roman"/>
                <w:color w:val="auto"/>
                <w:sz w:val="20"/>
                <w:szCs w:val="20"/>
              </w:rPr>
            </w:pPr>
            <w:r w:rsidRPr="00CC705A">
              <w:rPr>
                <w:rFonts w:eastAsia="Times New Roman"/>
                <w:color w:val="auto"/>
                <w:sz w:val="20"/>
                <w:szCs w:val="20"/>
              </w:rPr>
              <w:t>Provide recipe editing training with process parameter conversion examples</w:t>
            </w:r>
          </w:p>
          <w:p w14:paraId="70400468" w14:textId="77777777" w:rsidR="00FE5589" w:rsidRPr="00CC705A" w:rsidRDefault="00FE5589" w:rsidP="00FE5589">
            <w:pPr>
              <w:pStyle w:val="a7"/>
              <w:numPr>
                <w:ilvl w:val="0"/>
                <w:numId w:val="10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External Calibration: Calibration of scale is managed by CMS system and performed periodically every one year by a qualified calibration contractor.</w:t>
            </w:r>
          </w:p>
          <w:p w14:paraId="62F60D47" w14:textId="77777777" w:rsidR="00FE5589" w:rsidRPr="00CC705A" w:rsidRDefault="00FE5589" w:rsidP="00FE5589">
            <w:pPr>
              <w:pStyle w:val="a7"/>
              <w:numPr>
                <w:ilvl w:val="0"/>
                <w:numId w:val="10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Internal calibration:  Designated calibration personnel who is trained and qualified according to internal SOP, check </w:t>
            </w:r>
            <w:r w:rsidRPr="00CC705A">
              <w:rPr>
                <w:rFonts w:eastAsia="Times New Roman"/>
                <w:color w:val="auto"/>
                <w:sz w:val="20"/>
                <w:szCs w:val="20"/>
                <w:lang w:val="en-IE"/>
              </w:rPr>
              <w:lastRenderedPageBreak/>
              <w:t>the scales every three months.</w:t>
            </w:r>
          </w:p>
          <w:p w14:paraId="018282CC" w14:textId="6589453E" w:rsidR="00FE5589" w:rsidRPr="00CC705A" w:rsidRDefault="00FE5589" w:rsidP="00FE5589">
            <w:pPr>
              <w:pStyle w:val="a7"/>
              <w:numPr>
                <w:ilvl w:val="0"/>
                <w:numId w:val="109"/>
              </w:numPr>
              <w:ind w:firstLineChars="0"/>
              <w:textAlignment w:val="baseline"/>
              <w:rPr>
                <w:rFonts w:eastAsia="Times New Roman"/>
                <w:color w:val="auto"/>
                <w:sz w:val="20"/>
                <w:szCs w:val="20"/>
                <w:lang w:val="en-IE"/>
              </w:rPr>
            </w:pPr>
            <w:r w:rsidRPr="00CC705A">
              <w:rPr>
                <w:rFonts w:eastAsiaTheme="minorEastAsia"/>
                <w:color w:val="auto"/>
                <w:sz w:val="20"/>
                <w:szCs w:val="20"/>
                <w:lang w:val="en-IE" w:eastAsia="zh-CN"/>
              </w:rPr>
              <w:t>DI</w:t>
            </w:r>
            <w:r w:rsidR="00365335" w:rsidRPr="00CC705A">
              <w:rPr>
                <w:rFonts w:eastAsiaTheme="minorEastAsia"/>
                <w:color w:val="auto"/>
                <w:sz w:val="20"/>
                <w:szCs w:val="20"/>
                <w:lang w:val="en-IE" w:eastAsia="zh-CN"/>
              </w:rPr>
              <w:t>C</w:t>
            </w:r>
            <w:r w:rsidRPr="00CC705A">
              <w:rPr>
                <w:rFonts w:eastAsiaTheme="minorEastAsia"/>
                <w:color w:val="auto"/>
                <w:sz w:val="20"/>
                <w:szCs w:val="20"/>
                <w:lang w:val="en-IE" w:eastAsia="zh-CN"/>
              </w:rPr>
              <w:t xml:space="preserve">: </w:t>
            </w:r>
            <w:r w:rsidRPr="00CC705A">
              <w:rPr>
                <w:rFonts w:eastAsia="Times New Roman"/>
                <w:color w:val="auto"/>
                <w:sz w:val="20"/>
                <w:szCs w:val="20"/>
                <w:lang w:val="en-IE"/>
              </w:rPr>
              <w:t>Pump malfunctions trigger automatic feedback and alarms, and the program will halt simultaneously.</w:t>
            </w:r>
          </w:p>
          <w:p w14:paraId="06E08057" w14:textId="1D45548F" w:rsidR="00FE5589" w:rsidRPr="00CC705A" w:rsidRDefault="00FE5589" w:rsidP="00FE5589">
            <w:pPr>
              <w:pStyle w:val="a7"/>
              <w:numPr>
                <w:ilvl w:val="0"/>
                <w:numId w:val="10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DI</w:t>
            </w:r>
            <w:r w:rsidR="00365335" w:rsidRPr="00CC705A">
              <w:rPr>
                <w:rFonts w:eastAsia="Times New Roman"/>
                <w:color w:val="auto"/>
                <w:sz w:val="20"/>
                <w:szCs w:val="20"/>
                <w:lang w:val="en-IE"/>
              </w:rPr>
              <w:t>C</w:t>
            </w:r>
            <w:r w:rsidRPr="00CC705A">
              <w:rPr>
                <w:rFonts w:eastAsia="Times New Roman"/>
                <w:color w:val="auto"/>
                <w:sz w:val="20"/>
                <w:szCs w:val="20"/>
                <w:lang w:val="en-IE"/>
              </w:rPr>
              <w:t xml:space="preserve"> charging rate is automatically controlled by the system.</w:t>
            </w:r>
          </w:p>
          <w:p w14:paraId="6DA82DDF" w14:textId="77777777" w:rsidR="00FE5589" w:rsidRPr="00CC705A" w:rsidDel="001C2290" w:rsidRDefault="00FE5589" w:rsidP="00FE5589">
            <w:pPr>
              <w:pStyle w:val="a7"/>
              <w:numPr>
                <w:ilvl w:val="0"/>
                <w:numId w:val="10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weight of pre-divided materials will be recalculated and verified prior to charging.</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67F4A60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F9347D2"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03709DF"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DBA678" w14:textId="4B891126" w:rsidR="00141E73" w:rsidRPr="00CC705A" w:rsidRDefault="00141E73" w:rsidP="00141E73">
            <w:pPr>
              <w:pStyle w:val="a7"/>
              <w:numPr>
                <w:ilvl w:val="0"/>
                <w:numId w:val="136"/>
              </w:numPr>
              <w:ind w:firstLineChars="0"/>
              <w:rPr>
                <w:rFonts w:eastAsia="Times New Roman"/>
                <w:color w:val="auto"/>
                <w:sz w:val="20"/>
                <w:szCs w:val="20"/>
              </w:rPr>
            </w:pPr>
            <w:r w:rsidRPr="00CC705A">
              <w:rPr>
                <w:rFonts w:eastAsia="Times New Roman"/>
                <w:bCs w:val="0"/>
                <w:iCs/>
                <w:color w:val="0000FF"/>
                <w:kern w:val="0"/>
                <w:sz w:val="20"/>
                <w:szCs w:val="20"/>
                <w:lang w:val="en-IE" w:eastAsia="zh-CN"/>
              </w:rPr>
              <w:t xml:space="preserve">The PAR has been confirmed reference to the </w:t>
            </w:r>
            <w:r w:rsidRPr="00CC705A">
              <w:rPr>
                <w:bCs w:val="0"/>
                <w:iCs/>
                <w:color w:val="0000FF"/>
                <w:kern w:val="0"/>
                <w:sz w:val="20"/>
                <w:szCs w:val="20"/>
                <w:lang w:val="en-IE" w:eastAsia="zh-CN"/>
              </w:rPr>
              <w:t>PFD report &lt;</w:t>
            </w:r>
            <w:del w:id="180" w:author="Johan Granander" w:date="2026-10-27T18:58:00Z">
              <w:r w:rsidRPr="00CC705A" w:rsidDel="00B32AB9">
                <w:rPr>
                  <w:bCs w:val="0"/>
                  <w:iCs/>
                  <w:color w:val="0000FF"/>
                  <w:kern w:val="0"/>
                  <w:sz w:val="20"/>
                  <w:szCs w:val="20"/>
                  <w:lang w:val="en-IE" w:eastAsia="zh-CN"/>
                </w:rPr>
                <w:delText>QA706D</w:delText>
              </w:r>
            </w:del>
            <w:ins w:id="181" w:author="Johan Granander" w:date="2026-10-27T18:58:00Z">
              <w:r w:rsidR="00B32AB9">
                <w:rPr>
                  <w:bCs w:val="0"/>
                  <w:iCs/>
                  <w:color w:val="0000FF"/>
                  <w:kern w:val="0"/>
                  <w:sz w:val="20"/>
                  <w:szCs w:val="20"/>
                  <w:lang w:val="en-IE" w:eastAsia="zh-CN"/>
                </w:rPr>
                <w:t>WI-61120</w:t>
              </w:r>
            </w:ins>
            <w:r w:rsidRPr="00CC705A">
              <w:rPr>
                <w:bCs w:val="0"/>
                <w:iCs/>
                <w:color w:val="0000FF"/>
                <w:kern w:val="0"/>
                <w:sz w:val="20"/>
                <w:szCs w:val="20"/>
                <w:lang w:val="en-IE" w:eastAsia="zh-CN"/>
              </w:rPr>
              <w:t>&gt;</w:t>
            </w:r>
            <w:r w:rsidRPr="00CC705A">
              <w:rPr>
                <w:bCs w:val="0"/>
                <w:iCs/>
                <w:kern w:val="0"/>
                <w:sz w:val="20"/>
                <w:szCs w:val="20"/>
                <w:lang w:val="en-IE" w:eastAsia="zh-CN"/>
              </w:rPr>
              <w:t>.</w:t>
            </w:r>
          </w:p>
          <w:p w14:paraId="1D8A7AE3" w14:textId="77777777" w:rsidR="00FE5589" w:rsidRPr="00CC705A" w:rsidRDefault="00FE5589" w:rsidP="00141E73">
            <w:pPr>
              <w:pStyle w:val="a7"/>
              <w:numPr>
                <w:ilvl w:val="0"/>
                <w:numId w:val="136"/>
              </w:numPr>
              <w:shd w:val="clear" w:color="auto" w:fill="FFFFFF" w:themeFill="background1"/>
              <w:ind w:firstLineChars="0"/>
              <w:textAlignment w:val="baseline"/>
              <w:rPr>
                <w:rFonts w:eastAsia="Times New Roman"/>
                <w:color w:val="auto"/>
                <w:sz w:val="20"/>
                <w:szCs w:val="20"/>
              </w:rPr>
            </w:pPr>
            <w:r w:rsidRPr="00CC705A">
              <w:rPr>
                <w:rFonts w:eastAsia="Times New Roman"/>
                <w:color w:val="auto"/>
                <w:sz w:val="20"/>
                <w:szCs w:val="20"/>
                <w:lang w:val="en-IE"/>
              </w:rPr>
              <w:t xml:space="preserve">Prior to charging, material identification is performed using a handheld Raman spectrometer to prevent incorrect material usage. </w:t>
            </w:r>
          </w:p>
          <w:p w14:paraId="64991122" w14:textId="77777777" w:rsidR="00FE5589" w:rsidRPr="00CC705A" w:rsidRDefault="00FE5589" w:rsidP="00141E73">
            <w:pPr>
              <w:pStyle w:val="a7"/>
              <w:numPr>
                <w:ilvl w:val="0"/>
                <w:numId w:val="136"/>
              </w:numPr>
              <w:ind w:firstLineChars="0"/>
              <w:textAlignment w:val="baseline"/>
              <w:rPr>
                <w:rFonts w:eastAsia="Times New Roman"/>
                <w:color w:val="000000" w:themeColor="text1"/>
                <w:sz w:val="20"/>
                <w:szCs w:val="20"/>
              </w:rPr>
            </w:pPr>
            <w:r w:rsidRPr="00CC705A">
              <w:rPr>
                <w:rFonts w:eastAsia="Times New Roman"/>
                <w:color w:val="000000" w:themeColor="text1"/>
                <w:sz w:val="20"/>
                <w:szCs w:val="20"/>
                <w:lang w:val="en-IE"/>
              </w:rPr>
              <w:t xml:space="preserve">DIC addition pump equipped with backup pump for </w:t>
            </w:r>
            <w:r w:rsidRPr="00CC705A">
              <w:rPr>
                <w:rFonts w:eastAsia="Times New Roman"/>
                <w:color w:val="000000" w:themeColor="text1"/>
                <w:sz w:val="20"/>
                <w:szCs w:val="20"/>
                <w:lang w:val="en-IE"/>
              </w:rPr>
              <w:lastRenderedPageBreak/>
              <w:t>timely replacement upon malfunction.</w:t>
            </w:r>
          </w:p>
          <w:p w14:paraId="5F3327CE" w14:textId="77777777" w:rsidR="00FE5589" w:rsidRPr="00CC705A" w:rsidRDefault="00FE5589" w:rsidP="00141E73">
            <w:pPr>
              <w:pStyle w:val="a7"/>
              <w:numPr>
                <w:ilvl w:val="0"/>
                <w:numId w:val="136"/>
              </w:numPr>
              <w:ind w:firstLineChars="0"/>
              <w:textAlignment w:val="baseline"/>
              <w:rPr>
                <w:rFonts w:eastAsia="Times New Roman"/>
                <w:color w:val="000000" w:themeColor="text1"/>
                <w:sz w:val="20"/>
                <w:szCs w:val="20"/>
              </w:rPr>
            </w:pPr>
            <w:r w:rsidRPr="00CC705A">
              <w:rPr>
                <w:rFonts w:eastAsia="Times New Roman"/>
                <w:color w:val="000000" w:themeColor="text1"/>
                <w:sz w:val="20"/>
                <w:szCs w:val="20"/>
                <w:lang w:val="en-IE"/>
              </w:rPr>
              <w:t>Spare addition lines available for immediate replacement upon malfunction;</w:t>
            </w:r>
          </w:p>
          <w:p w14:paraId="488AFD9A" w14:textId="77777777" w:rsidR="00FE5589" w:rsidRPr="00CC705A" w:rsidRDefault="00FE5589" w:rsidP="00141E73">
            <w:pPr>
              <w:pStyle w:val="a7"/>
              <w:numPr>
                <w:ilvl w:val="0"/>
                <w:numId w:val="136"/>
              </w:numPr>
              <w:ind w:firstLineChars="0"/>
              <w:textAlignment w:val="baseline"/>
              <w:rPr>
                <w:rFonts w:eastAsia="Times New Roman"/>
                <w:color w:val="auto"/>
                <w:sz w:val="20"/>
                <w:szCs w:val="20"/>
              </w:rPr>
            </w:pPr>
            <w:r w:rsidRPr="00CC705A">
              <w:rPr>
                <w:rFonts w:eastAsia="Times New Roman"/>
                <w:color w:val="000000" w:themeColor="text1"/>
                <w:sz w:val="20"/>
                <w:szCs w:val="20"/>
                <w:lang w:val="en-IE"/>
              </w:rPr>
              <w:t>The tubing shall be replaced upon comple</w:t>
            </w:r>
            <w:r w:rsidRPr="00CC705A">
              <w:rPr>
                <w:rFonts w:eastAsia="Times New Roman"/>
                <w:color w:val="auto"/>
                <w:sz w:val="20"/>
                <w:szCs w:val="20"/>
                <w:lang w:val="en-IE"/>
              </w:rPr>
              <w:t>tion of each amino acid reaction cycle.</w:t>
            </w:r>
          </w:p>
          <w:p w14:paraId="172FC8C7" w14:textId="77777777" w:rsidR="00FE5589" w:rsidRPr="00CC705A" w:rsidRDefault="00FE5589" w:rsidP="00C4741D">
            <w:pPr>
              <w:pStyle w:val="a7"/>
              <w:shd w:val="clear" w:color="auto" w:fill="FFFFFF" w:themeFill="background1"/>
              <w:ind w:left="284" w:firstLineChars="0" w:firstLine="0"/>
              <w:textAlignment w:val="baseline"/>
              <w:rPr>
                <w:rFonts w:eastAsia="Times New Roman"/>
                <w:color w:val="auto"/>
                <w:sz w:val="20"/>
                <w:szCs w:val="20"/>
              </w:rPr>
            </w:pPr>
          </w:p>
          <w:p w14:paraId="1F3626E1" w14:textId="77777777" w:rsidR="00FE5589" w:rsidRPr="00CC705A" w:rsidRDefault="00FE5589" w:rsidP="00FE5589">
            <w:pPr>
              <w:pStyle w:val="a7"/>
              <w:shd w:val="clear" w:color="auto" w:fill="FFFFFF" w:themeFill="background1"/>
              <w:ind w:left="284" w:firstLineChars="0" w:firstLine="0"/>
              <w:rPr>
                <w:rFonts w:eastAsia="Times New Roman"/>
                <w:iCs/>
                <w:color w:val="auto"/>
                <w:sz w:val="20"/>
                <w:szCs w:val="20"/>
                <w:lang w:val="en-IE"/>
              </w:rPr>
            </w:pPr>
          </w:p>
          <w:p w14:paraId="7B7E3C22" w14:textId="29855E9C" w:rsidR="00FE5589" w:rsidRPr="00CC705A" w:rsidDel="00492D11" w:rsidRDefault="00587396" w:rsidP="00FE5589">
            <w:pPr>
              <w:pStyle w:val="a7"/>
              <w:shd w:val="clear" w:color="auto" w:fill="FFFFFF" w:themeFill="background1"/>
              <w:ind w:left="284" w:firstLineChars="0" w:firstLine="0"/>
              <w:textAlignment w:val="baseline"/>
              <w:rPr>
                <w:rFonts w:eastAsia="Times New Roman"/>
                <w:iCs/>
                <w:color w:val="auto"/>
                <w:sz w:val="20"/>
                <w:szCs w:val="20"/>
                <w:lang w:val="en-IE"/>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4D5DF9C"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4BE35667"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194F6975"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lastRenderedPageBreak/>
              <w:t>5.4</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168D5EE2"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Activation</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487DD27A" w14:textId="3CC00821" w:rsidR="00FE5589" w:rsidRPr="00CC705A" w:rsidRDefault="00CF40D2">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Amino acid</w:t>
            </w:r>
            <w:r w:rsidR="00FE5589" w:rsidRPr="00CC705A">
              <w:rPr>
                <w:rFonts w:ascii="Arial" w:eastAsia="Times New Roman" w:hAnsi="Arial" w:cs="Arial"/>
                <w:iCs/>
                <w:sz w:val="20"/>
                <w:szCs w:val="20"/>
                <w:lang w:val="en-IE"/>
              </w:rPr>
              <w:t xml:space="preserve">/ </w:t>
            </w:r>
            <w:proofErr w:type="spellStart"/>
            <w:r w:rsidR="00FE5589" w:rsidRPr="00CC705A">
              <w:rPr>
                <w:rFonts w:ascii="Arial" w:eastAsia="Times New Roman" w:hAnsi="Arial" w:cs="Arial"/>
                <w:iCs/>
                <w:sz w:val="20"/>
                <w:szCs w:val="20"/>
                <w:lang w:val="en-IE"/>
              </w:rPr>
              <w:t>P</w:t>
            </w:r>
            <w:r w:rsidR="00FE5589" w:rsidRPr="00CC705A">
              <w:rPr>
                <w:rFonts w:ascii="Arial" w:hAnsi="Arial" w:cs="Arial"/>
                <w:iCs/>
                <w:sz w:val="20"/>
                <w:szCs w:val="20"/>
                <w:lang w:val="en-IE"/>
              </w:rPr>
              <w:t>y</w:t>
            </w:r>
            <w:r w:rsidR="00FE5589" w:rsidRPr="00CC705A">
              <w:rPr>
                <w:rFonts w:ascii="Arial" w:eastAsia="Times New Roman" w:hAnsi="Arial" w:cs="Arial"/>
                <w:iCs/>
                <w:sz w:val="20"/>
                <w:szCs w:val="20"/>
                <w:lang w:val="en-IE"/>
              </w:rPr>
              <w:t>BOP</w:t>
            </w:r>
            <w:proofErr w:type="spellEnd"/>
            <w:r w:rsidR="00FE5589" w:rsidRPr="00CC705A">
              <w:rPr>
                <w:rFonts w:ascii="Arial" w:eastAsia="Times New Roman" w:hAnsi="Arial" w:cs="Arial"/>
                <w:iCs/>
                <w:sz w:val="20"/>
                <w:szCs w:val="20"/>
                <w:lang w:val="en-IE"/>
              </w:rPr>
              <w:t xml:space="preserve">/charge quantity outside </w:t>
            </w:r>
            <w:r w:rsidR="00A307AC" w:rsidRPr="00CC705A">
              <w:rPr>
                <w:rFonts w:ascii="Arial" w:eastAsia="Times New Roman" w:hAnsi="Arial" w:cs="Arial"/>
                <w:iCs/>
                <w:sz w:val="20"/>
                <w:szCs w:val="20"/>
                <w:lang w:val="en-IE"/>
              </w:rPr>
              <w:t>PAR</w:t>
            </w:r>
            <w:r w:rsidR="00FE5589" w:rsidRPr="00CC705A">
              <w:rPr>
                <w:rFonts w:ascii="Arial" w:eastAsia="Times New Roman" w:hAnsi="Arial" w:cs="Arial"/>
                <w:iCs/>
                <w:sz w:val="20"/>
                <w:szCs w:val="20"/>
                <w:lang w:val="en-IE"/>
              </w:rPr>
              <w:t xml:space="preserve"> (over- or under-charge)</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1E006C0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Coupling efficiency reduction or side reactions; impurity formation</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113C72D4"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570DEA4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4BE1BFFF"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Dispensing error; </w:t>
            </w:r>
          </w:p>
          <w:p w14:paraId="2E8F6C6F"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 xml:space="preserve">charging bags, material loss due to spills, materials sticking to SPPS walls and top base, </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4F3FAD26" w14:textId="77777777" w:rsidR="00FE5589" w:rsidRPr="00CC705A" w:rsidRDefault="00FE5589" w:rsidP="00FE5589">
            <w:pPr>
              <w:pStyle w:val="a7"/>
              <w:numPr>
                <w:ilvl w:val="0"/>
                <w:numId w:val="23"/>
              </w:numPr>
              <w:ind w:firstLineChars="0"/>
              <w:textAlignment w:val="baseline"/>
              <w:rPr>
                <w:rFonts w:eastAsia="Times New Roman"/>
                <w:color w:val="auto"/>
                <w:sz w:val="20"/>
                <w:szCs w:val="20"/>
              </w:rPr>
            </w:pPr>
            <w:r w:rsidRPr="00CC705A">
              <w:rPr>
                <w:rFonts w:eastAsia="Times New Roman"/>
                <w:color w:val="auto"/>
                <w:sz w:val="20"/>
                <w:szCs w:val="20"/>
                <w:lang w:val="en-IE"/>
              </w:rPr>
              <w:t>Two-person manual charge check for amino acids/</w:t>
            </w:r>
            <w:proofErr w:type="spellStart"/>
            <w:r w:rsidRPr="00CC705A">
              <w:rPr>
                <w:rFonts w:eastAsia="Times New Roman"/>
                <w:color w:val="auto"/>
                <w:sz w:val="20"/>
                <w:szCs w:val="20"/>
                <w:lang w:val="en-IE"/>
              </w:rPr>
              <w:t>Oxyma</w:t>
            </w:r>
            <w:proofErr w:type="spellEnd"/>
            <w:r w:rsidRPr="00CC705A">
              <w:rPr>
                <w:rFonts w:eastAsia="Times New Roman"/>
                <w:color w:val="auto"/>
                <w:sz w:val="20"/>
                <w:szCs w:val="20"/>
                <w:lang w:val="en-IE"/>
              </w:rPr>
              <w:t>/</w:t>
            </w:r>
            <w:r w:rsidRPr="00CC705A">
              <w:rPr>
                <w:rFonts w:eastAsia="Times New Roman"/>
                <w:iCs/>
                <w:sz w:val="20"/>
                <w:szCs w:val="20"/>
                <w:lang w:val="en-IE"/>
              </w:rPr>
              <w:t xml:space="preserve"> </w:t>
            </w:r>
            <w:proofErr w:type="spellStart"/>
            <w:r w:rsidRPr="00CC705A">
              <w:rPr>
                <w:rFonts w:eastAsia="Times New Roman"/>
                <w:iCs/>
                <w:sz w:val="20"/>
                <w:szCs w:val="20"/>
                <w:lang w:val="en-IE"/>
              </w:rPr>
              <w:t>P</w:t>
            </w:r>
            <w:r w:rsidRPr="00CC705A">
              <w:rPr>
                <w:iCs/>
                <w:sz w:val="20"/>
                <w:szCs w:val="20"/>
                <w:lang w:val="en-IE"/>
              </w:rPr>
              <w:t>y</w:t>
            </w:r>
            <w:r w:rsidRPr="00CC705A">
              <w:rPr>
                <w:rFonts w:eastAsia="Times New Roman"/>
                <w:iCs/>
                <w:sz w:val="20"/>
                <w:szCs w:val="20"/>
                <w:lang w:val="en-IE"/>
              </w:rPr>
              <w:t>BOP</w:t>
            </w:r>
            <w:proofErr w:type="spellEnd"/>
            <w:r w:rsidRPr="00CC705A">
              <w:rPr>
                <w:rFonts w:eastAsia="Times New Roman"/>
                <w:color w:val="auto"/>
                <w:sz w:val="20"/>
                <w:szCs w:val="20"/>
                <w:lang w:val="en-IE"/>
              </w:rPr>
              <w:t>. The weight of pre-divided materials will be recalculated and verified prior to charging.</w:t>
            </w:r>
          </w:p>
          <w:p w14:paraId="58E267F0" w14:textId="77777777" w:rsidR="00FE5589" w:rsidRPr="00CC705A" w:rsidRDefault="00FE5589" w:rsidP="00FE5589">
            <w:pPr>
              <w:pStyle w:val="a7"/>
              <w:numPr>
                <w:ilvl w:val="0"/>
                <w:numId w:val="23"/>
              </w:numPr>
              <w:ind w:firstLineChars="0"/>
              <w:textAlignment w:val="baseline"/>
              <w:rPr>
                <w:rFonts w:eastAsia="Times New Roman"/>
                <w:bCs w:val="0"/>
                <w:iCs/>
                <w:color w:val="auto"/>
                <w:kern w:val="0"/>
                <w:sz w:val="20"/>
                <w:szCs w:val="20"/>
                <w:lang w:val="en-IE" w:eastAsia="zh-CN"/>
              </w:rPr>
            </w:pPr>
            <w:r w:rsidRPr="00CC705A">
              <w:rPr>
                <w:rFonts w:eastAsia="Times New Roman"/>
                <w:color w:val="auto"/>
                <w:sz w:val="20"/>
                <w:szCs w:val="20"/>
                <w:lang w:val="en-IE"/>
              </w:rPr>
              <w:t xml:space="preserve">Charging bags are applied, and tight sealing is maintained between charging ports and bags to minimize spillage risk. </w:t>
            </w:r>
          </w:p>
          <w:p w14:paraId="00BA59ED" w14:textId="77777777" w:rsidR="00FE5589" w:rsidRPr="00CC705A" w:rsidRDefault="00FE5589" w:rsidP="00FE5589">
            <w:pPr>
              <w:pStyle w:val="a7"/>
              <w:numPr>
                <w:ilvl w:val="0"/>
                <w:numId w:val="2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Charging bags are transparent for visual inspection. </w:t>
            </w:r>
          </w:p>
          <w:p w14:paraId="0818969E" w14:textId="77777777" w:rsidR="00FE5589" w:rsidRPr="00CC705A" w:rsidRDefault="00FE5589" w:rsidP="00FE5589">
            <w:pPr>
              <w:pStyle w:val="a7"/>
              <w:numPr>
                <w:ilvl w:val="0"/>
                <w:numId w:val="2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Charging bags are applied, and tight sealing is maintained between </w:t>
            </w:r>
            <w:r w:rsidRPr="00CC705A">
              <w:rPr>
                <w:rFonts w:eastAsia="Times New Roman"/>
                <w:color w:val="auto"/>
                <w:sz w:val="20"/>
                <w:szCs w:val="20"/>
                <w:lang w:val="en-IE"/>
              </w:rPr>
              <w:lastRenderedPageBreak/>
              <w:t xml:space="preserve">charging ports and bags to minimize spillage risk. </w:t>
            </w:r>
          </w:p>
          <w:p w14:paraId="3256E3BF" w14:textId="77777777" w:rsidR="00FE5589" w:rsidRPr="00CC705A" w:rsidRDefault="00FE5589" w:rsidP="00FE5589">
            <w:pPr>
              <w:pStyle w:val="a7"/>
              <w:numPr>
                <w:ilvl w:val="0"/>
                <w:numId w:val="2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Any spillage shall trigger an abnormality investigation, and corresponding corrective actions will be implemented based on risk assessment results. </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4A6BEC24"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294F09CB"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8377155"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r w:rsidRPr="00CC705A" w:rsidDel="00DA6E4A">
              <w:rPr>
                <w:rFonts w:ascii="Arial" w:eastAsia="Times New Roman" w:hAnsi="Arial" w:cs="Arial"/>
                <w:b/>
                <w:bCs/>
                <w:sz w:val="20"/>
                <w:szCs w:val="20"/>
                <w:lang w:val="en-IE"/>
              </w:rPr>
              <w:t xml:space="preserve"> </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6203B9BF" w14:textId="77777777" w:rsidR="00FE5589" w:rsidRPr="00CC705A" w:rsidRDefault="00FE5589" w:rsidP="00FE5589">
            <w:pPr>
              <w:pStyle w:val="a7"/>
              <w:numPr>
                <w:ilvl w:val="0"/>
                <w:numId w:val="61"/>
              </w:numPr>
              <w:ind w:firstLineChars="0"/>
              <w:textAlignment w:val="baseline"/>
              <w:rPr>
                <w:rFonts w:eastAsia="Times New Roman"/>
                <w:color w:val="auto"/>
                <w:sz w:val="20"/>
                <w:szCs w:val="20"/>
              </w:rPr>
            </w:pPr>
            <w:r w:rsidRPr="00CC705A">
              <w:rPr>
                <w:rFonts w:eastAsia="Times New Roman"/>
                <w:color w:val="auto"/>
                <w:sz w:val="20"/>
                <w:szCs w:val="20"/>
                <w:lang w:val="en-IE"/>
              </w:rPr>
              <w:t>Solid charging is followed by solvent rinsing. Coverage testing has been performed to guarantee effective rinsing performance.</w:t>
            </w:r>
          </w:p>
          <w:p w14:paraId="43F9B57E" w14:textId="77777777" w:rsidR="00FE5589" w:rsidRPr="00CC705A" w:rsidRDefault="00FE5589" w:rsidP="00FE5589">
            <w:pPr>
              <w:pStyle w:val="a7"/>
              <w:ind w:left="284" w:firstLineChars="0" w:firstLine="0"/>
              <w:rPr>
                <w:rFonts w:eastAsia="Times New Roman"/>
                <w:iCs/>
                <w:color w:val="auto"/>
                <w:sz w:val="20"/>
                <w:szCs w:val="20"/>
                <w:lang w:val="en-IE"/>
              </w:rPr>
            </w:pPr>
          </w:p>
          <w:p w14:paraId="5DB48C32" w14:textId="41EA220F" w:rsidR="00FE5589" w:rsidRPr="00CC705A" w:rsidRDefault="00587396" w:rsidP="00FE5589">
            <w:pPr>
              <w:pStyle w:val="a7"/>
              <w:ind w:left="284" w:firstLineChars="0" w:firstLine="0"/>
              <w:textAlignment w:val="baseline"/>
              <w:rPr>
                <w:rFonts w:eastAsia="Times New Roman"/>
                <w:color w:val="auto"/>
                <w:sz w:val="20"/>
                <w:szCs w:val="20"/>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727349C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r>
      <w:tr w:rsidR="00C4741D" w:rsidRPr="00CC705A" w14:paraId="15550526"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B767CEA"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lastRenderedPageBreak/>
              <w:t>5.5</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BA3127F"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Activation</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A0964C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Activation failure (premature DIC/</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DIPEA, </w:t>
            </w:r>
            <w:proofErr w:type="spellStart"/>
            <w:r w:rsidRPr="00CC705A">
              <w:rPr>
                <w:rFonts w:ascii="Arial" w:eastAsia="Times New Roman" w:hAnsi="Arial" w:cs="Arial"/>
                <w:iCs/>
                <w:sz w:val="20"/>
                <w:szCs w:val="20"/>
                <w:lang w:val="en-IE"/>
              </w:rPr>
              <w:t>PyBOP</w:t>
            </w:r>
            <w:proofErr w:type="spellEnd"/>
            <w:r w:rsidRPr="00CC705A">
              <w:rPr>
                <w:rFonts w:ascii="Arial" w:eastAsia="Times New Roman" w:hAnsi="Arial" w:cs="Arial"/>
                <w:iCs/>
                <w:sz w:val="20"/>
                <w:szCs w:val="20"/>
                <w:lang w:val="en-IE"/>
              </w:rPr>
              <w:t xml:space="preserve"> </w:t>
            </w:r>
            <w:proofErr w:type="spellStart"/>
            <w:r w:rsidRPr="00CC705A">
              <w:rPr>
                <w:rFonts w:ascii="Arial" w:eastAsia="Times New Roman" w:hAnsi="Arial" w:cs="Arial"/>
                <w:iCs/>
                <w:sz w:val="20"/>
                <w:szCs w:val="20"/>
                <w:lang w:val="en-IE"/>
              </w:rPr>
              <w:t>oxyma</w:t>
            </w:r>
            <w:proofErr w:type="spellEnd"/>
            <w:r w:rsidRPr="00CC705A">
              <w:rPr>
                <w:rFonts w:ascii="Arial" w:hAnsi="Arial" w:cs="Arial"/>
                <w:iCs/>
                <w:sz w:val="20"/>
                <w:szCs w:val="20"/>
                <w:lang w:val="en-IE"/>
              </w:rPr>
              <w:t>/</w:t>
            </w:r>
            <w:r w:rsidRPr="00CC705A">
              <w:rPr>
                <w:rFonts w:ascii="Arial" w:eastAsia="Times New Roman" w:hAnsi="Arial" w:cs="Arial"/>
                <w:iCs/>
                <w:sz w:val="20"/>
                <w:szCs w:val="20"/>
                <w:lang w:val="en-IE"/>
              </w:rPr>
              <w:t xml:space="preserve"> DIPEA hydrolysis or incorrect activation pH/conditions)</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56C33E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Active ester not formed; amino acid not coupled; deletion sequence impurity</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31030CF"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hideMark/>
          </w:tcPr>
          <w:p w14:paraId="0F2D53C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8F31C2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 xml:space="preserve">Water contamination of DMF or amino acid; </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18C0CD7" w14:textId="77777777" w:rsidR="00FE5589" w:rsidRPr="00CC705A" w:rsidRDefault="00FE5589" w:rsidP="00FE5589">
            <w:pPr>
              <w:pStyle w:val="a7"/>
              <w:numPr>
                <w:ilvl w:val="0"/>
                <w:numId w:val="24"/>
              </w:numPr>
              <w:ind w:firstLineChars="0"/>
              <w:textAlignment w:val="baseline"/>
              <w:rPr>
                <w:rFonts w:eastAsia="Times New Roman"/>
                <w:color w:val="auto"/>
                <w:sz w:val="20"/>
                <w:szCs w:val="20"/>
                <w:lang w:val="en-IE"/>
              </w:rPr>
            </w:pPr>
            <w:proofErr w:type="spellStart"/>
            <w:r w:rsidRPr="00CC705A">
              <w:rPr>
                <w:rFonts w:eastAsia="Times New Roman"/>
                <w:color w:val="auto"/>
                <w:sz w:val="20"/>
                <w:szCs w:val="20"/>
                <w:lang w:val="en-IE"/>
              </w:rPr>
              <w:t>Oxyma</w:t>
            </w:r>
            <w:proofErr w:type="spellEnd"/>
            <w:r w:rsidRPr="00CC705A">
              <w:rPr>
                <w:rFonts w:eastAsia="Times New Roman"/>
                <w:color w:val="auto"/>
                <w:sz w:val="20"/>
                <w:szCs w:val="20"/>
                <w:lang w:val="en-IE"/>
              </w:rPr>
              <w:t xml:space="preserve"> quantity defined to ensure complete </w:t>
            </w:r>
            <w:proofErr w:type="spellStart"/>
            <w:r w:rsidRPr="00CC705A">
              <w:rPr>
                <w:rFonts w:eastAsia="Times New Roman"/>
                <w:color w:val="auto"/>
                <w:sz w:val="20"/>
                <w:szCs w:val="20"/>
                <w:lang w:val="en-IE"/>
              </w:rPr>
              <w:t>OBt</w:t>
            </w:r>
            <w:proofErr w:type="spellEnd"/>
            <w:r w:rsidRPr="00CC705A">
              <w:rPr>
                <w:rFonts w:eastAsia="Times New Roman"/>
                <w:color w:val="auto"/>
                <w:sz w:val="20"/>
                <w:szCs w:val="20"/>
                <w:lang w:val="en-IE"/>
              </w:rPr>
              <w:t> ester formation.</w:t>
            </w:r>
          </w:p>
          <w:p w14:paraId="74D55391" w14:textId="77777777" w:rsidR="00FE5589" w:rsidRPr="00CC705A" w:rsidRDefault="00FE5589" w:rsidP="00FE5589">
            <w:pPr>
              <w:pStyle w:val="a7"/>
              <w:numPr>
                <w:ilvl w:val="0"/>
                <w:numId w:val="24"/>
              </w:numPr>
              <w:ind w:firstLineChars="0"/>
              <w:textAlignment w:val="baseline"/>
              <w:rPr>
                <w:rFonts w:eastAsia="Times New Roman"/>
                <w:color w:val="auto"/>
                <w:sz w:val="20"/>
                <w:szCs w:val="20"/>
              </w:rPr>
            </w:pPr>
            <w:r w:rsidRPr="00CC705A">
              <w:rPr>
                <w:rFonts w:eastAsia="Times New Roman"/>
                <w:color w:val="auto"/>
                <w:sz w:val="20"/>
                <w:szCs w:val="20"/>
                <w:lang w:val="en-IE"/>
              </w:rPr>
              <w:t>Both the DMF storage tank and activation tank are protected with nitrogen.</w:t>
            </w:r>
          </w:p>
          <w:p w14:paraId="36F3DC1C" w14:textId="77777777" w:rsidR="00FE5589" w:rsidRPr="00CC705A" w:rsidRDefault="00FE5589" w:rsidP="00FE5589">
            <w:pPr>
              <w:pStyle w:val="a7"/>
              <w:numPr>
                <w:ilvl w:val="0"/>
                <w:numId w:val="24"/>
              </w:numPr>
              <w:ind w:firstLineChars="0"/>
              <w:textAlignment w:val="baseline"/>
              <w:rPr>
                <w:rFonts w:eastAsia="Times New Roman"/>
                <w:bCs w:val="0"/>
                <w:iCs/>
                <w:color w:val="auto"/>
                <w:kern w:val="0"/>
                <w:sz w:val="20"/>
                <w:szCs w:val="20"/>
                <w:lang w:val="en-IE" w:eastAsia="zh-CN"/>
              </w:rPr>
            </w:pPr>
            <w:r w:rsidRPr="00CC705A">
              <w:rPr>
                <w:rFonts w:eastAsia="Times New Roman"/>
                <w:color w:val="auto"/>
                <w:sz w:val="20"/>
                <w:szCs w:val="20"/>
                <w:lang w:val="en-IE"/>
              </w:rPr>
              <w:t xml:space="preserve">Charging bags are applied, and tight sealing is maintained between charging ports and bags to minimize </w:t>
            </w:r>
            <w:r w:rsidRPr="00CC705A">
              <w:rPr>
                <w:rFonts w:eastAsia="Times New Roman"/>
                <w:iCs/>
                <w:color w:val="auto"/>
                <w:sz w:val="20"/>
                <w:szCs w:val="20"/>
                <w:lang w:val="en-IE"/>
              </w:rPr>
              <w:t>contamination</w:t>
            </w:r>
            <w:r w:rsidRPr="00CC705A">
              <w:rPr>
                <w:rFonts w:eastAsia="Times New Roman"/>
                <w:color w:val="auto"/>
                <w:sz w:val="20"/>
                <w:szCs w:val="20"/>
                <w:lang w:val="en-IE"/>
              </w:rPr>
              <w:t xml:space="preserve"> risk. </w:t>
            </w:r>
          </w:p>
          <w:p w14:paraId="444FFBE8" w14:textId="77777777" w:rsidR="00FE5589" w:rsidRPr="00CC705A" w:rsidRDefault="00FE5589" w:rsidP="00FE5589">
            <w:pPr>
              <w:pStyle w:val="a7"/>
              <w:numPr>
                <w:ilvl w:val="0"/>
                <w:numId w:val="24"/>
              </w:numPr>
              <w:ind w:firstLineChars="0"/>
              <w:textAlignment w:val="baseline"/>
              <w:rPr>
                <w:rFonts w:eastAsia="Times New Roman"/>
                <w:color w:val="auto"/>
                <w:sz w:val="20"/>
                <w:szCs w:val="20"/>
              </w:rPr>
            </w:pPr>
            <w:r w:rsidRPr="00CC705A">
              <w:rPr>
                <w:rFonts w:eastAsia="Times New Roman"/>
                <w:bCs w:val="0"/>
                <w:iCs/>
                <w:color w:val="auto"/>
                <w:kern w:val="0"/>
                <w:sz w:val="20"/>
                <w:szCs w:val="20"/>
                <w:lang w:val="en-IE" w:eastAsia="zh-CN"/>
              </w:rPr>
              <w:t xml:space="preserve">Supplier Certificates of Analysis (CoA) shall be verified upon material receipt, and incoming inspection and release shall be performed in accordance with approved specifications. Ensure water content </w:t>
            </w:r>
            <w:r w:rsidRPr="00CC705A">
              <w:rPr>
                <w:rFonts w:eastAsia="Times New Roman"/>
                <w:bCs w:val="0"/>
                <w:iCs/>
                <w:color w:val="auto"/>
                <w:kern w:val="0"/>
                <w:sz w:val="20"/>
                <w:szCs w:val="20"/>
                <w:lang w:val="en-IE" w:eastAsia="zh-CN"/>
              </w:rPr>
              <w:lastRenderedPageBreak/>
              <w:t>complies with the quality specification.</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4B7FD609"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0243008C"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5F78B63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4F2BD57" w14:textId="77777777" w:rsidR="00FE5589" w:rsidRPr="00CC705A" w:rsidRDefault="00FE5589" w:rsidP="00FE5589">
            <w:pPr>
              <w:pStyle w:val="a7"/>
              <w:numPr>
                <w:ilvl w:val="0"/>
                <w:numId w:val="63"/>
              </w:numPr>
              <w:ind w:firstLineChars="0"/>
              <w:textAlignment w:val="baseline"/>
              <w:rPr>
                <w:rFonts w:eastAsia="Times New Roman"/>
                <w:color w:val="auto"/>
                <w:sz w:val="20"/>
                <w:szCs w:val="20"/>
              </w:rPr>
            </w:pPr>
            <w:r w:rsidRPr="00CC705A">
              <w:rPr>
                <w:rFonts w:eastAsia="Times New Roman"/>
                <w:color w:val="auto"/>
                <w:sz w:val="20"/>
                <w:szCs w:val="20"/>
              </w:rPr>
              <w:t>Check the integrity of packaging bags before and after charging to prevent contamination caused by bag breakage.</w:t>
            </w:r>
          </w:p>
          <w:p w14:paraId="5F5671EB" w14:textId="77777777" w:rsidR="00FE5589" w:rsidRPr="00CC705A" w:rsidRDefault="00FE5589" w:rsidP="00FE5589">
            <w:pPr>
              <w:pStyle w:val="a7"/>
              <w:numPr>
                <w:ilvl w:val="0"/>
                <w:numId w:val="63"/>
              </w:numPr>
              <w:ind w:firstLineChars="0"/>
              <w:textAlignment w:val="baseline"/>
              <w:rPr>
                <w:rFonts w:eastAsia="Times New Roman"/>
                <w:color w:val="auto"/>
                <w:sz w:val="20"/>
                <w:szCs w:val="20"/>
              </w:rPr>
            </w:pPr>
            <w:r w:rsidRPr="00CC705A">
              <w:rPr>
                <w:rFonts w:eastAsia="Times New Roman"/>
                <w:color w:val="auto"/>
                <w:sz w:val="20"/>
                <w:szCs w:val="20"/>
              </w:rPr>
              <w:t>Dual-person confirmation is required upon complete transfer of activation solution, and the confirmation shall be documented in the MOR.</w:t>
            </w:r>
          </w:p>
          <w:p w14:paraId="125D30DF" w14:textId="77777777" w:rsidR="00FE5589" w:rsidRPr="00CC705A" w:rsidRDefault="00FE5589" w:rsidP="00FE5589">
            <w:pPr>
              <w:pStyle w:val="a7"/>
              <w:ind w:left="284" w:firstLineChars="0" w:firstLine="0"/>
              <w:rPr>
                <w:rFonts w:eastAsia="Times New Roman"/>
                <w:iCs/>
                <w:color w:val="auto"/>
                <w:sz w:val="20"/>
                <w:szCs w:val="20"/>
                <w:lang w:val="en-IE"/>
              </w:rPr>
            </w:pPr>
          </w:p>
          <w:p w14:paraId="1C288F17" w14:textId="2AB12B3C" w:rsidR="00FE5589" w:rsidRPr="00CC705A" w:rsidRDefault="00587396" w:rsidP="00FE5589">
            <w:pPr>
              <w:pStyle w:val="a7"/>
              <w:ind w:firstLineChars="0" w:firstLine="0"/>
              <w:jc w:val="center"/>
              <w:textAlignment w:val="baseline"/>
              <w:rPr>
                <w:rFonts w:eastAsia="Times New Roman"/>
                <w:color w:val="auto"/>
                <w:sz w:val="20"/>
                <w:szCs w:val="20"/>
              </w:rPr>
            </w:pPr>
            <w:r w:rsidRPr="00CC705A">
              <w:rPr>
                <w:rFonts w:eastAsia="Times New Roman"/>
                <w:bCs w:val="0"/>
                <w:iCs/>
                <w:color w:val="auto"/>
                <w:kern w:val="0"/>
                <w:sz w:val="20"/>
                <w:szCs w:val="20"/>
                <w:lang w:val="en-IE" w:eastAsia="zh-CN"/>
              </w:rPr>
              <w:t>Production department</w:t>
            </w:r>
            <w:r w:rsidR="00FE5589" w:rsidRPr="00CC705A">
              <w:rPr>
                <w:rFonts w:eastAsia="Times New Roman"/>
                <w:iCs/>
                <w:color w:val="auto"/>
                <w:sz w:val="20"/>
                <w:szCs w:val="20"/>
                <w:lang w:val="en-IE"/>
              </w:rPr>
              <w:t>, CMMD</w:t>
            </w:r>
            <w:r w:rsidR="00FE5589" w:rsidRPr="00CC705A" w:rsidDel="00FF22EB">
              <w:rPr>
                <w:rFonts w:eastAsia="Times New Roman"/>
                <w:iCs/>
                <w:color w:val="auto"/>
                <w:sz w:val="20"/>
                <w:szCs w:val="20"/>
                <w:lang w:val="en-IE"/>
              </w:rPr>
              <w:t xml:space="preserve"> </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B06220C"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r>
      <w:tr w:rsidR="00C4741D" w:rsidRPr="00CC705A" w14:paraId="2589E119"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9B32DA9"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5.6</w:t>
            </w:r>
          </w:p>
        </w:tc>
        <w:tc>
          <w:tcPr>
            <w:tcW w:w="85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9EBA8B3"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Activation</w:t>
            </w:r>
          </w:p>
        </w:tc>
        <w:tc>
          <w:tcPr>
            <w:tcW w:w="11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0B3C20F"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Amino acid/</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w:t>
            </w:r>
            <w:r w:rsidRPr="00CC705A">
              <w:rPr>
                <w:rFonts w:ascii="Arial" w:hAnsi="Arial" w:cs="Arial"/>
                <w:iCs/>
                <w:sz w:val="20"/>
                <w:szCs w:val="20"/>
                <w:lang w:val="en-IE"/>
              </w:rPr>
              <w:t>/</w:t>
            </w:r>
            <w:r w:rsidRPr="00CC705A">
              <w:rPr>
                <w:rFonts w:ascii="Arial" w:eastAsia="Times New Roman" w:hAnsi="Arial" w:cs="Arial"/>
                <w:iCs/>
                <w:sz w:val="20"/>
                <w:szCs w:val="20"/>
                <w:lang w:val="en-IE"/>
              </w:rPr>
              <w:t xml:space="preserve"> </w:t>
            </w:r>
            <w:proofErr w:type="spellStart"/>
            <w:r w:rsidRPr="00CC705A">
              <w:rPr>
                <w:rFonts w:ascii="Arial" w:eastAsia="Times New Roman" w:hAnsi="Arial" w:cs="Arial"/>
                <w:iCs/>
                <w:sz w:val="20"/>
                <w:szCs w:val="20"/>
                <w:lang w:val="en-IE"/>
              </w:rPr>
              <w:t>PyBOP</w:t>
            </w:r>
            <w:proofErr w:type="spellEnd"/>
            <w:r w:rsidRPr="00CC705A">
              <w:rPr>
                <w:rFonts w:ascii="Arial" w:eastAsia="Times New Roman" w:hAnsi="Arial" w:cs="Arial"/>
                <w:iCs/>
                <w:sz w:val="20"/>
                <w:szCs w:val="20"/>
                <w:lang w:val="en-IE"/>
              </w:rPr>
              <w:t xml:space="preserve"> charge error</w:t>
            </w:r>
          </w:p>
        </w:tc>
        <w:tc>
          <w:tcPr>
            <w:tcW w:w="178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B28638F"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Active ester not formed; amino acid not coupled; deletion sequence impurity</w:t>
            </w:r>
          </w:p>
        </w:tc>
        <w:tc>
          <w:tcPr>
            <w:tcW w:w="85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78041F0"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4E6E579F"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A245AE1"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Incorrect material charging</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p w14:paraId="5FBF6E0F" w14:textId="77777777" w:rsidR="00FE5589" w:rsidRPr="00CC705A" w:rsidRDefault="00FE5589" w:rsidP="00FE5589">
            <w:pPr>
              <w:pStyle w:val="a7"/>
              <w:numPr>
                <w:ilvl w:val="0"/>
                <w:numId w:val="10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Two-person manual charge check for amino acids/</w:t>
            </w:r>
            <w:proofErr w:type="spellStart"/>
            <w:r w:rsidRPr="00CC705A">
              <w:rPr>
                <w:rFonts w:eastAsia="Times New Roman"/>
                <w:color w:val="auto"/>
                <w:sz w:val="20"/>
                <w:szCs w:val="20"/>
                <w:lang w:val="en-IE"/>
              </w:rPr>
              <w:t>Oxyma</w:t>
            </w:r>
            <w:proofErr w:type="spellEnd"/>
            <w:r w:rsidRPr="00CC705A">
              <w:rPr>
                <w:rFonts w:eastAsiaTheme="minorEastAsia"/>
                <w:color w:val="auto"/>
                <w:sz w:val="20"/>
                <w:szCs w:val="20"/>
                <w:lang w:val="en-IE" w:eastAsia="zh-CN"/>
              </w:rPr>
              <w:t>/</w:t>
            </w:r>
            <w:r w:rsidRPr="00CC705A">
              <w:rPr>
                <w:rFonts w:eastAsia="Times New Roman"/>
                <w:iCs/>
                <w:sz w:val="20"/>
                <w:szCs w:val="20"/>
                <w:lang w:val="en-IE"/>
              </w:rPr>
              <w:t xml:space="preserve"> </w:t>
            </w:r>
            <w:proofErr w:type="spellStart"/>
            <w:r w:rsidRPr="00CC705A">
              <w:rPr>
                <w:rFonts w:eastAsia="Times New Roman"/>
                <w:iCs/>
                <w:sz w:val="20"/>
                <w:szCs w:val="20"/>
                <w:lang w:val="en-IE"/>
              </w:rPr>
              <w:t>P</w:t>
            </w:r>
            <w:r w:rsidRPr="00CC705A">
              <w:rPr>
                <w:iCs/>
                <w:sz w:val="20"/>
                <w:szCs w:val="20"/>
                <w:lang w:val="en-IE"/>
              </w:rPr>
              <w:t>y</w:t>
            </w:r>
            <w:r w:rsidRPr="00CC705A">
              <w:rPr>
                <w:rFonts w:eastAsia="Times New Roman"/>
                <w:iCs/>
                <w:sz w:val="20"/>
                <w:szCs w:val="20"/>
                <w:lang w:val="en-IE"/>
              </w:rPr>
              <w:t>BOP</w:t>
            </w:r>
            <w:proofErr w:type="spellEnd"/>
          </w:p>
          <w:p w14:paraId="4DEE2D42" w14:textId="77777777" w:rsidR="00FE5589" w:rsidRPr="00CC705A" w:rsidRDefault="00FE5589" w:rsidP="00FE5589">
            <w:pPr>
              <w:pStyle w:val="a7"/>
              <w:numPr>
                <w:ilvl w:val="0"/>
                <w:numId w:val="101"/>
              </w:numPr>
              <w:ind w:firstLineChars="0"/>
              <w:textAlignment w:val="baseline"/>
              <w:rPr>
                <w:rFonts w:eastAsia="Times New Roman"/>
                <w:color w:val="auto"/>
                <w:sz w:val="20"/>
                <w:szCs w:val="20"/>
                <w:lang w:val="en-IE"/>
              </w:rPr>
            </w:pPr>
            <w:r w:rsidRPr="00CC705A">
              <w:rPr>
                <w:rFonts w:eastAsia="Times New Roman"/>
                <w:bCs w:val="0"/>
                <w:iCs/>
                <w:color w:val="auto"/>
                <w:kern w:val="0"/>
                <w:sz w:val="20"/>
                <w:szCs w:val="20"/>
                <w:lang w:val="en-IE" w:eastAsia="zh-CN"/>
              </w:rPr>
              <w:t>Prior to dispensing, material identification is performed using a handheld Raman spectrometer to prevent incorrect material usage.</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54B27D3"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t>1</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F43A43D"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1100A92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16613B5" w14:textId="77777777" w:rsidR="00FE5589" w:rsidRPr="00CC705A" w:rsidRDefault="00FE5589" w:rsidP="00FE5589">
            <w:pPr>
              <w:pStyle w:val="a7"/>
              <w:numPr>
                <w:ilvl w:val="0"/>
                <w:numId w:val="10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Only materials for current charging may be stored within the same production area.</w:t>
            </w:r>
          </w:p>
          <w:p w14:paraId="240EFF17" w14:textId="77777777" w:rsidR="00FE5589" w:rsidRPr="00CC705A" w:rsidRDefault="00FE5589" w:rsidP="00FE5589">
            <w:pPr>
              <w:pStyle w:val="a7"/>
              <w:ind w:left="284" w:firstLineChars="0" w:firstLine="0"/>
              <w:textAlignment w:val="baseline"/>
              <w:rPr>
                <w:rFonts w:eastAsia="Times New Roman"/>
                <w:color w:val="auto"/>
                <w:sz w:val="20"/>
                <w:szCs w:val="20"/>
                <w:lang w:val="en-IE"/>
              </w:rPr>
            </w:pPr>
          </w:p>
          <w:p w14:paraId="6E5CE441" w14:textId="77777777" w:rsidR="00FE5589" w:rsidRPr="00CC705A" w:rsidRDefault="00FE5589" w:rsidP="00FE5589">
            <w:pPr>
              <w:pStyle w:val="a7"/>
              <w:ind w:left="284" w:firstLineChars="0" w:firstLine="0"/>
              <w:textAlignment w:val="baseline"/>
              <w:rPr>
                <w:rFonts w:eastAsia="Times New Roman"/>
                <w:color w:val="auto"/>
                <w:sz w:val="20"/>
                <w:szCs w:val="20"/>
                <w:lang w:val="en-IE"/>
              </w:rPr>
            </w:pPr>
            <w:r w:rsidRPr="00CC705A">
              <w:rPr>
                <w:rFonts w:eastAsia="Times New Roman"/>
                <w:bCs w:val="0"/>
                <w:iCs/>
                <w:color w:val="auto"/>
                <w:kern w:val="0"/>
                <w:sz w:val="20"/>
                <w:szCs w:val="20"/>
                <w:lang w:val="en-IE" w:eastAsia="zh-CN"/>
              </w:rPr>
              <w:t>Production Dept.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CAD75B7"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8E240F" w:rsidRPr="00CC705A" w14:paraId="2827F820"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38A39D" w14:textId="57194446" w:rsidR="004D7758" w:rsidRPr="00CC705A" w:rsidRDefault="004D7758">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5.7</w:t>
            </w:r>
          </w:p>
        </w:tc>
        <w:tc>
          <w:tcPr>
            <w:tcW w:w="85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0E9BBEB" w14:textId="22464DC5" w:rsidR="004D7758" w:rsidRPr="00CC705A" w:rsidRDefault="004D7758" w:rsidP="004D7758">
            <w:pPr>
              <w:spacing w:after="0" w:line="240" w:lineRule="auto"/>
              <w:jc w:val="center"/>
              <w:textAlignment w:val="baseline"/>
              <w:rPr>
                <w:rFonts w:ascii="Arial" w:eastAsia="Times New Roman" w:hAnsi="Arial" w:cs="Arial"/>
                <w:color w:val="0000FF"/>
                <w:sz w:val="20"/>
                <w:szCs w:val="20"/>
                <w:lang w:val="en-IE"/>
              </w:rPr>
            </w:pPr>
            <w:r w:rsidRPr="00CC705A">
              <w:rPr>
                <w:rFonts w:ascii="Arial" w:eastAsia="Times New Roman" w:hAnsi="Arial" w:cs="Arial"/>
                <w:color w:val="0000FF"/>
                <w:sz w:val="20"/>
                <w:szCs w:val="20"/>
                <w:lang w:val="en-IE"/>
              </w:rPr>
              <w:t>Activation</w:t>
            </w:r>
          </w:p>
        </w:tc>
        <w:tc>
          <w:tcPr>
            <w:tcW w:w="11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639688A" w14:textId="318B1EA0" w:rsidR="004D7758" w:rsidRPr="00CC705A" w:rsidRDefault="004D7758">
            <w:pPr>
              <w:spacing w:after="0" w:line="240" w:lineRule="auto"/>
              <w:jc w:val="center"/>
              <w:textAlignment w:val="baseline"/>
              <w:rPr>
                <w:rFonts w:ascii="Arial" w:eastAsia="Times New Roman" w:hAnsi="Arial" w:cs="Arial"/>
                <w:iCs/>
                <w:color w:val="0000FF"/>
                <w:sz w:val="20"/>
                <w:szCs w:val="20"/>
                <w:lang w:val="en-IE"/>
              </w:rPr>
            </w:pPr>
            <w:proofErr w:type="spellStart"/>
            <w:r w:rsidRPr="00CC705A">
              <w:rPr>
                <w:rFonts w:ascii="Arial" w:eastAsia="Times New Roman" w:hAnsi="Arial" w:cs="Arial"/>
                <w:iCs/>
                <w:color w:val="0000FF"/>
                <w:sz w:val="20"/>
                <w:szCs w:val="20"/>
                <w:lang w:val="en-IE"/>
              </w:rPr>
              <w:t>Oxyma</w:t>
            </w:r>
            <w:proofErr w:type="spellEnd"/>
            <w:r w:rsidRPr="00CC705A">
              <w:rPr>
                <w:rFonts w:ascii="Arial" w:eastAsia="Times New Roman" w:hAnsi="Arial" w:cs="Arial"/>
                <w:iCs/>
                <w:color w:val="0000FF"/>
                <w:sz w:val="20"/>
                <w:szCs w:val="20"/>
                <w:lang w:val="en-IE"/>
              </w:rPr>
              <w:t xml:space="preserve"> </w:t>
            </w:r>
            <w:r w:rsidRPr="00CC705A">
              <w:rPr>
                <w:rFonts w:ascii="Arial" w:hAnsi="Arial" w:cs="Arial"/>
                <w:iCs/>
                <w:color w:val="0000FF"/>
                <w:sz w:val="20"/>
                <w:szCs w:val="20"/>
                <w:lang w:val="en-IE"/>
              </w:rPr>
              <w:t>(</w:t>
            </w:r>
            <w:r w:rsidR="00FF759F" w:rsidRPr="00CC705A">
              <w:rPr>
                <w:rFonts w:ascii="Arial" w:hAnsi="Arial" w:cs="Arial"/>
                <w:color w:val="0000FF"/>
                <w:sz w:val="20"/>
                <w:szCs w:val="20"/>
              </w:rPr>
              <w:t>NMeAsn22</w:t>
            </w:r>
            <w:r w:rsidRPr="00CC705A">
              <w:rPr>
                <w:rFonts w:ascii="Arial" w:hAnsi="Arial" w:cs="Arial"/>
                <w:color w:val="0000FF"/>
                <w:sz w:val="20"/>
                <w:szCs w:val="20"/>
              </w:rPr>
              <w:t>- Orn11</w:t>
            </w:r>
            <w:r w:rsidRPr="00CC705A">
              <w:rPr>
                <w:rFonts w:ascii="Arial" w:hAnsi="Arial" w:cs="Arial"/>
                <w:iCs/>
                <w:color w:val="0000FF"/>
                <w:sz w:val="20"/>
                <w:szCs w:val="20"/>
                <w:lang w:val="en-IE"/>
              </w:rPr>
              <w:t>)</w:t>
            </w:r>
            <w:r w:rsidRPr="00CC705A">
              <w:rPr>
                <w:rFonts w:ascii="Arial" w:eastAsia="Times New Roman" w:hAnsi="Arial" w:cs="Arial"/>
                <w:iCs/>
                <w:color w:val="0000FF"/>
                <w:sz w:val="20"/>
                <w:szCs w:val="20"/>
                <w:lang w:val="en-IE"/>
              </w:rPr>
              <w:t xml:space="preserve"> charge quantity outside </w:t>
            </w:r>
            <w:r w:rsidR="00F42D54" w:rsidRPr="00CC705A">
              <w:rPr>
                <w:rFonts w:ascii="Arial" w:eastAsia="Times New Roman" w:hAnsi="Arial" w:cs="Arial"/>
                <w:iCs/>
                <w:color w:val="0000FF"/>
                <w:sz w:val="20"/>
                <w:szCs w:val="20"/>
                <w:lang w:val="en-IE"/>
              </w:rPr>
              <w:t>PAR</w:t>
            </w:r>
            <w:r w:rsidRPr="00CC705A">
              <w:rPr>
                <w:rFonts w:ascii="Arial" w:eastAsia="Times New Roman" w:hAnsi="Arial" w:cs="Arial"/>
                <w:iCs/>
                <w:color w:val="0000FF"/>
                <w:sz w:val="20"/>
                <w:szCs w:val="20"/>
                <w:lang w:val="en-IE"/>
              </w:rPr>
              <w:t xml:space="preserve"> (over- or under-charge)</w:t>
            </w:r>
          </w:p>
          <w:p w14:paraId="21DADFD8" w14:textId="6251F9CC" w:rsidR="004D7758" w:rsidRPr="00CC705A" w:rsidRDefault="004D7758">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sz w:val="20"/>
                <w:szCs w:val="20"/>
                <w:lang w:val="en-IE"/>
              </w:rPr>
              <w:t>(CPP excursion)</w:t>
            </w:r>
          </w:p>
        </w:tc>
        <w:tc>
          <w:tcPr>
            <w:tcW w:w="178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4CA2128" w14:textId="7789975C" w:rsidR="004D7758" w:rsidRPr="00CC705A" w:rsidRDefault="004D7758" w:rsidP="004D7758">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Coupling efficiency reduction or side reactions; impurity formation</w:t>
            </w:r>
          </w:p>
        </w:tc>
        <w:tc>
          <w:tcPr>
            <w:tcW w:w="85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66F002" w14:textId="7480A4EC" w:rsidR="004D7758" w:rsidRPr="00CC705A" w:rsidRDefault="004D7758" w:rsidP="004D7758">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3D12513F" w14:textId="0643DF5C" w:rsidR="004D7758" w:rsidRPr="00CC705A" w:rsidRDefault="004D7758" w:rsidP="004D7758">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4DC7601" w14:textId="77777777" w:rsidR="004D7758" w:rsidRPr="00CC705A" w:rsidRDefault="004D7758" w:rsidP="004D7758">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Dispensing error; </w:t>
            </w:r>
          </w:p>
          <w:p w14:paraId="02C3B389" w14:textId="48A7FD4C" w:rsidR="004D7758" w:rsidRPr="00CC705A" w:rsidRDefault="004D7758" w:rsidP="004D7758">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charging bags, material loss due to spills, materials sticking to SPPS walls and top base, </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p w14:paraId="58DC8B12" w14:textId="06308D60" w:rsidR="004D7758" w:rsidRPr="00CC705A" w:rsidRDefault="0058676C" w:rsidP="00C4741D">
            <w:pPr>
              <w:pStyle w:val="a7"/>
              <w:numPr>
                <w:ilvl w:val="0"/>
                <w:numId w:val="212"/>
              </w:numPr>
              <w:ind w:firstLineChars="0"/>
              <w:textAlignment w:val="baseline"/>
              <w:rPr>
                <w:rFonts w:eastAsia="Times New Roman"/>
                <w:color w:val="auto"/>
                <w:sz w:val="20"/>
                <w:szCs w:val="20"/>
              </w:rPr>
            </w:pPr>
            <w:proofErr w:type="spellStart"/>
            <w:r w:rsidRPr="00CC705A">
              <w:rPr>
                <w:rFonts w:eastAsia="Times New Roman"/>
                <w:iCs/>
                <w:color w:val="0000FF"/>
                <w:sz w:val="20"/>
                <w:szCs w:val="20"/>
                <w:lang w:val="en-IE"/>
              </w:rPr>
              <w:t>Oxyma</w:t>
            </w:r>
            <w:proofErr w:type="spellEnd"/>
            <w:r w:rsidR="004D7758" w:rsidRPr="00CC705A">
              <w:rPr>
                <w:rFonts w:eastAsia="Times New Roman"/>
                <w:iCs/>
                <w:color w:val="0000FF"/>
                <w:sz w:val="20"/>
                <w:szCs w:val="20"/>
                <w:lang w:val="en-IE"/>
              </w:rPr>
              <w:t xml:space="preserve"> charge quantity is defined as a CPP in MOR.</w:t>
            </w:r>
          </w:p>
          <w:p w14:paraId="6FAD2D0A" w14:textId="7929FD49" w:rsidR="004D7758" w:rsidRPr="00CC705A" w:rsidRDefault="004D7758" w:rsidP="00C4741D">
            <w:pPr>
              <w:pStyle w:val="a7"/>
              <w:numPr>
                <w:ilvl w:val="0"/>
                <w:numId w:val="212"/>
              </w:numPr>
              <w:ind w:firstLineChars="0"/>
              <w:textAlignment w:val="baseline"/>
              <w:rPr>
                <w:rFonts w:eastAsia="Times New Roman"/>
                <w:color w:val="auto"/>
                <w:sz w:val="20"/>
                <w:szCs w:val="20"/>
              </w:rPr>
            </w:pPr>
            <w:r w:rsidRPr="00CC705A">
              <w:rPr>
                <w:rFonts w:eastAsia="Times New Roman"/>
                <w:color w:val="auto"/>
                <w:sz w:val="20"/>
                <w:szCs w:val="20"/>
                <w:lang w:val="en-IE"/>
              </w:rPr>
              <w:t xml:space="preserve">Two-person manual charge check for </w:t>
            </w:r>
            <w:proofErr w:type="spellStart"/>
            <w:r w:rsidRPr="00CC705A">
              <w:rPr>
                <w:rFonts w:eastAsia="Times New Roman"/>
                <w:color w:val="auto"/>
                <w:sz w:val="20"/>
                <w:szCs w:val="20"/>
                <w:lang w:val="en-IE"/>
              </w:rPr>
              <w:t>Oxyma</w:t>
            </w:r>
            <w:proofErr w:type="spellEnd"/>
            <w:r w:rsidR="006278ED" w:rsidRPr="00CC705A">
              <w:rPr>
                <w:rFonts w:eastAsia="Times New Roman"/>
                <w:color w:val="auto"/>
                <w:sz w:val="20"/>
                <w:szCs w:val="20"/>
                <w:lang w:val="en-IE"/>
              </w:rPr>
              <w:t xml:space="preserve">. </w:t>
            </w:r>
            <w:r w:rsidRPr="00CC705A">
              <w:rPr>
                <w:rFonts w:eastAsia="Times New Roman"/>
                <w:color w:val="auto"/>
                <w:sz w:val="20"/>
                <w:szCs w:val="20"/>
                <w:lang w:val="en-IE"/>
              </w:rPr>
              <w:t>The weight of pre-divided materials will be recalculated and verified prior to charging.</w:t>
            </w:r>
          </w:p>
          <w:p w14:paraId="61A5D011" w14:textId="77777777" w:rsidR="004D7758" w:rsidRPr="00CC705A" w:rsidRDefault="004D7758" w:rsidP="00C4741D">
            <w:pPr>
              <w:pStyle w:val="a7"/>
              <w:numPr>
                <w:ilvl w:val="0"/>
                <w:numId w:val="212"/>
              </w:numPr>
              <w:ind w:firstLineChars="0"/>
              <w:textAlignment w:val="baseline"/>
              <w:rPr>
                <w:rFonts w:eastAsia="Times New Roman"/>
                <w:bCs w:val="0"/>
                <w:iCs/>
                <w:color w:val="auto"/>
                <w:kern w:val="0"/>
                <w:sz w:val="20"/>
                <w:szCs w:val="20"/>
                <w:lang w:val="en-IE" w:eastAsia="zh-CN"/>
              </w:rPr>
            </w:pPr>
            <w:r w:rsidRPr="00CC705A">
              <w:rPr>
                <w:rFonts w:eastAsia="Times New Roman"/>
                <w:color w:val="auto"/>
                <w:sz w:val="20"/>
                <w:szCs w:val="20"/>
                <w:lang w:val="en-IE"/>
              </w:rPr>
              <w:t xml:space="preserve">Charging bags are applied, and tight sealing is maintained between charging ports and bags to minimize spillage risk. </w:t>
            </w:r>
          </w:p>
          <w:p w14:paraId="312C0AB2" w14:textId="77777777" w:rsidR="004D7758" w:rsidRPr="00CC705A" w:rsidRDefault="004D7758" w:rsidP="00C4741D">
            <w:pPr>
              <w:pStyle w:val="a7"/>
              <w:numPr>
                <w:ilvl w:val="0"/>
                <w:numId w:val="21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Charging bags are transparent for visual inspection. </w:t>
            </w:r>
          </w:p>
          <w:p w14:paraId="01A3256F" w14:textId="77777777" w:rsidR="004D7758" w:rsidRPr="00CC705A" w:rsidRDefault="004D7758" w:rsidP="00C4741D">
            <w:pPr>
              <w:pStyle w:val="a7"/>
              <w:numPr>
                <w:ilvl w:val="0"/>
                <w:numId w:val="21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Charging bags are applied, and tight sealing is maintained between </w:t>
            </w:r>
            <w:r w:rsidRPr="00CC705A">
              <w:rPr>
                <w:rFonts w:eastAsia="Times New Roman"/>
                <w:color w:val="auto"/>
                <w:sz w:val="20"/>
                <w:szCs w:val="20"/>
                <w:lang w:val="en-IE"/>
              </w:rPr>
              <w:lastRenderedPageBreak/>
              <w:t xml:space="preserve">charging ports and bags to minimize spillage risk. </w:t>
            </w:r>
          </w:p>
          <w:p w14:paraId="28CB337C" w14:textId="6ADFD3D6" w:rsidR="004D7758" w:rsidRPr="00CC705A" w:rsidRDefault="004D7758" w:rsidP="00C4741D">
            <w:pPr>
              <w:pStyle w:val="a7"/>
              <w:numPr>
                <w:ilvl w:val="0"/>
                <w:numId w:val="21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Any spillage shall trigger an abnormality investigation, and corresponding corrective actions will be implemented based on risk assessment results. </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682F60A" w14:textId="27CEA1A5" w:rsidR="004D7758" w:rsidRPr="00CC705A" w:rsidRDefault="004D7758" w:rsidP="004D7758">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925ADE2" w14:textId="3D1C0159" w:rsidR="004D7758" w:rsidRPr="00CC705A" w:rsidRDefault="004D7758" w:rsidP="004D7758">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758C7F2E" w14:textId="766C74F7" w:rsidR="004D7758" w:rsidRPr="00CC705A" w:rsidRDefault="004D7758" w:rsidP="004D7758">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r w:rsidRPr="00CC705A" w:rsidDel="00DA6E4A">
              <w:rPr>
                <w:rFonts w:ascii="Arial" w:eastAsia="Times New Roman" w:hAnsi="Arial" w:cs="Arial"/>
                <w:b/>
                <w:bCs/>
                <w:sz w:val="20"/>
                <w:szCs w:val="20"/>
                <w:lang w:val="en-IE"/>
              </w:rPr>
              <w:t xml:space="preserve"> </w:t>
            </w:r>
          </w:p>
        </w:tc>
        <w:tc>
          <w:tcPr>
            <w:tcW w:w="198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C5A94A4" w14:textId="092E5960" w:rsidR="004D7758" w:rsidRPr="00CC705A" w:rsidRDefault="004D7758" w:rsidP="004D7758">
            <w:pPr>
              <w:pStyle w:val="a7"/>
              <w:numPr>
                <w:ilvl w:val="0"/>
                <w:numId w:val="211"/>
              </w:numPr>
              <w:ind w:firstLineChars="0"/>
              <w:rPr>
                <w:rFonts w:eastAsia="Times New Roman"/>
                <w:color w:val="auto"/>
                <w:sz w:val="20"/>
                <w:szCs w:val="20"/>
              </w:rPr>
            </w:pPr>
            <w:r w:rsidRPr="00CC705A">
              <w:rPr>
                <w:rFonts w:eastAsia="Times New Roman"/>
                <w:bCs w:val="0"/>
                <w:iCs/>
                <w:color w:val="0000FF"/>
                <w:kern w:val="0"/>
                <w:sz w:val="20"/>
                <w:szCs w:val="20"/>
                <w:lang w:val="en-IE" w:eastAsia="zh-CN"/>
              </w:rPr>
              <w:t xml:space="preserve">The PAR has been confirmed reference to the </w:t>
            </w:r>
            <w:r w:rsidRPr="00CC705A">
              <w:rPr>
                <w:bCs w:val="0"/>
                <w:iCs/>
                <w:color w:val="0000FF"/>
                <w:kern w:val="0"/>
                <w:sz w:val="20"/>
                <w:szCs w:val="20"/>
                <w:lang w:val="en-IE" w:eastAsia="zh-CN"/>
              </w:rPr>
              <w:t>PFD report &lt;</w:t>
            </w:r>
            <w:del w:id="182" w:author="Johan Granander" w:date="2026-10-27T18:58:00Z">
              <w:r w:rsidRPr="00CC705A" w:rsidDel="00B32AB9">
                <w:rPr>
                  <w:bCs w:val="0"/>
                  <w:iCs/>
                  <w:color w:val="0000FF"/>
                  <w:kern w:val="0"/>
                  <w:sz w:val="20"/>
                  <w:szCs w:val="20"/>
                  <w:lang w:val="en-IE" w:eastAsia="zh-CN"/>
                </w:rPr>
                <w:delText>QA706D</w:delText>
              </w:r>
            </w:del>
            <w:ins w:id="183" w:author="Johan Granander" w:date="2026-10-27T18:58:00Z">
              <w:r w:rsidR="00B32AB9">
                <w:rPr>
                  <w:bCs w:val="0"/>
                  <w:iCs/>
                  <w:color w:val="0000FF"/>
                  <w:kern w:val="0"/>
                  <w:sz w:val="20"/>
                  <w:szCs w:val="20"/>
                  <w:lang w:val="en-IE" w:eastAsia="zh-CN"/>
                </w:rPr>
                <w:t>WI-61120</w:t>
              </w:r>
            </w:ins>
            <w:r w:rsidRPr="00CC705A">
              <w:rPr>
                <w:bCs w:val="0"/>
                <w:iCs/>
                <w:color w:val="0000FF"/>
                <w:kern w:val="0"/>
                <w:sz w:val="20"/>
                <w:szCs w:val="20"/>
                <w:lang w:val="en-IE" w:eastAsia="zh-CN"/>
              </w:rPr>
              <w:t>&gt;</w:t>
            </w:r>
            <w:r w:rsidRPr="00CC705A">
              <w:rPr>
                <w:bCs w:val="0"/>
                <w:iCs/>
                <w:kern w:val="0"/>
                <w:sz w:val="20"/>
                <w:szCs w:val="20"/>
                <w:lang w:val="en-IE" w:eastAsia="zh-CN"/>
              </w:rPr>
              <w:t>.</w:t>
            </w:r>
          </w:p>
          <w:p w14:paraId="39D02C6E" w14:textId="77777777" w:rsidR="004D7758" w:rsidRPr="00CC705A" w:rsidRDefault="004D7758" w:rsidP="00C4741D">
            <w:pPr>
              <w:pStyle w:val="a7"/>
              <w:numPr>
                <w:ilvl w:val="0"/>
                <w:numId w:val="211"/>
              </w:numPr>
              <w:ind w:firstLineChars="0"/>
              <w:textAlignment w:val="baseline"/>
              <w:rPr>
                <w:rFonts w:eastAsia="Times New Roman"/>
                <w:color w:val="auto"/>
                <w:sz w:val="20"/>
                <w:szCs w:val="20"/>
              </w:rPr>
            </w:pPr>
            <w:r w:rsidRPr="00CC705A">
              <w:rPr>
                <w:rFonts w:eastAsia="Times New Roman"/>
                <w:color w:val="auto"/>
                <w:sz w:val="20"/>
                <w:szCs w:val="20"/>
                <w:lang w:val="en-IE"/>
              </w:rPr>
              <w:t>Solid charging is followed by solvent rinsing. Coverage testing has been performed to guarantee effective rinsing performance.</w:t>
            </w:r>
          </w:p>
          <w:p w14:paraId="024545D1" w14:textId="77777777" w:rsidR="004D7758" w:rsidRPr="00CC705A" w:rsidRDefault="004D7758" w:rsidP="004D7758">
            <w:pPr>
              <w:pStyle w:val="a7"/>
              <w:ind w:left="284" w:firstLineChars="0" w:firstLine="0"/>
              <w:rPr>
                <w:rFonts w:eastAsia="Times New Roman"/>
                <w:iCs/>
                <w:color w:val="auto"/>
                <w:sz w:val="20"/>
                <w:szCs w:val="20"/>
                <w:lang w:val="en-IE"/>
              </w:rPr>
            </w:pPr>
          </w:p>
          <w:p w14:paraId="29F7FDE0" w14:textId="36940BD6" w:rsidR="004D7758" w:rsidRPr="00CC705A" w:rsidRDefault="004D7758" w:rsidP="00C4741D">
            <w:pPr>
              <w:pStyle w:val="a7"/>
              <w:ind w:left="284" w:firstLineChars="0" w:firstLine="0"/>
              <w:textAlignment w:val="baseline"/>
              <w:rPr>
                <w:rFonts w:eastAsia="Times New Roman"/>
                <w:color w:val="auto"/>
                <w:sz w:val="20"/>
                <w:szCs w:val="20"/>
                <w:lang w:val="en-IE"/>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9D33F16" w14:textId="6896F153" w:rsidR="004D7758" w:rsidRPr="00CC705A" w:rsidRDefault="004D7758" w:rsidP="004D7758">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8E240F" w:rsidRPr="00CC705A" w14:paraId="5649E568"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05409A3" w14:textId="7DDB2761" w:rsidR="0058676C" w:rsidRPr="00CC705A" w:rsidRDefault="0058676C">
            <w:pPr>
              <w:spacing w:after="0" w:line="240" w:lineRule="auto"/>
              <w:jc w:val="center"/>
              <w:textAlignment w:val="baseline"/>
              <w:rPr>
                <w:rFonts w:ascii="Arial" w:eastAsia="Times New Roman" w:hAnsi="Arial" w:cs="Arial"/>
                <w:color w:val="0000FF"/>
                <w:sz w:val="20"/>
                <w:szCs w:val="20"/>
                <w:lang w:val="en-IE"/>
              </w:rPr>
            </w:pPr>
            <w:r w:rsidRPr="00CC705A">
              <w:rPr>
                <w:rFonts w:ascii="Arial" w:eastAsia="Times New Roman" w:hAnsi="Arial" w:cs="Arial"/>
                <w:color w:val="0000FF"/>
                <w:sz w:val="20"/>
                <w:szCs w:val="20"/>
                <w:lang w:val="en-IE"/>
              </w:rPr>
              <w:lastRenderedPageBreak/>
              <w:t>5.8</w:t>
            </w:r>
          </w:p>
        </w:tc>
        <w:tc>
          <w:tcPr>
            <w:tcW w:w="85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3027368" w14:textId="755A838B" w:rsidR="0058676C" w:rsidRPr="00CC705A" w:rsidRDefault="0058676C" w:rsidP="0058676C">
            <w:pPr>
              <w:spacing w:after="0" w:line="240" w:lineRule="auto"/>
              <w:jc w:val="center"/>
              <w:textAlignment w:val="baseline"/>
              <w:rPr>
                <w:rFonts w:ascii="Arial" w:eastAsia="Times New Roman" w:hAnsi="Arial" w:cs="Arial"/>
                <w:color w:val="0000FF"/>
                <w:sz w:val="20"/>
                <w:szCs w:val="20"/>
                <w:lang w:val="en-IE"/>
              </w:rPr>
            </w:pPr>
            <w:r w:rsidRPr="00CC705A">
              <w:rPr>
                <w:rFonts w:ascii="Arial" w:eastAsia="Times New Roman" w:hAnsi="Arial" w:cs="Arial"/>
                <w:color w:val="0000FF"/>
                <w:sz w:val="20"/>
                <w:szCs w:val="20"/>
                <w:lang w:val="en-IE"/>
              </w:rPr>
              <w:t>Activation</w:t>
            </w:r>
          </w:p>
        </w:tc>
        <w:tc>
          <w:tcPr>
            <w:tcW w:w="11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A0570A8" w14:textId="77777777" w:rsidR="00AB5B4A" w:rsidRPr="00CC705A" w:rsidRDefault="0058676C" w:rsidP="0058676C">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Dissolution</w:t>
            </w:r>
          </w:p>
          <w:p w14:paraId="59CBCFFA" w14:textId="0210689D" w:rsidR="0058676C" w:rsidRPr="00CC705A" w:rsidRDefault="00AB5B4A" w:rsidP="0058676C">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 xml:space="preserve">(jacket) </w:t>
            </w:r>
            <w:r w:rsidRPr="00CC705A">
              <w:rPr>
                <w:rFonts w:ascii="Arial" w:hAnsi="Arial" w:cs="Arial"/>
                <w:iCs/>
                <w:color w:val="0000FF"/>
                <w:sz w:val="20"/>
                <w:szCs w:val="20"/>
                <w:lang w:val="en-IE"/>
              </w:rPr>
              <w:t>and</w:t>
            </w:r>
            <w:r w:rsidRPr="00CC705A">
              <w:rPr>
                <w:rFonts w:ascii="Arial" w:eastAsia="Times New Roman" w:hAnsi="Arial" w:cs="Arial"/>
                <w:iCs/>
                <w:color w:val="0000FF"/>
                <w:sz w:val="20"/>
                <w:szCs w:val="20"/>
                <w:lang w:val="en-IE"/>
              </w:rPr>
              <w:t xml:space="preserve"> Activation</w:t>
            </w:r>
            <w:r w:rsidR="0058676C" w:rsidRPr="00CC705A">
              <w:rPr>
                <w:rFonts w:ascii="Arial" w:eastAsia="Times New Roman" w:hAnsi="Arial" w:cs="Arial"/>
                <w:iCs/>
                <w:color w:val="0000FF"/>
                <w:sz w:val="20"/>
                <w:szCs w:val="20"/>
                <w:lang w:val="en-IE"/>
              </w:rPr>
              <w:t xml:space="preserve"> temperature</w:t>
            </w:r>
            <w:r w:rsidRPr="00CC705A">
              <w:rPr>
                <w:rFonts w:ascii="Arial" w:eastAsia="Times New Roman" w:hAnsi="Arial" w:cs="Arial"/>
                <w:iCs/>
                <w:color w:val="0000FF"/>
                <w:sz w:val="20"/>
                <w:szCs w:val="20"/>
                <w:lang w:val="en-IE"/>
              </w:rPr>
              <w:t xml:space="preserve"> and </w:t>
            </w:r>
            <w:r w:rsidR="0058676C" w:rsidRPr="00CC705A">
              <w:rPr>
                <w:rFonts w:ascii="Arial" w:eastAsia="Times New Roman" w:hAnsi="Arial" w:cs="Arial"/>
                <w:iCs/>
                <w:color w:val="0000FF"/>
                <w:sz w:val="20"/>
                <w:szCs w:val="20"/>
                <w:lang w:val="en-IE"/>
              </w:rPr>
              <w:t xml:space="preserve">(Gly24- Orn11) outside </w:t>
            </w:r>
            <w:r w:rsidR="00963254" w:rsidRPr="00CC705A">
              <w:rPr>
                <w:rFonts w:ascii="Arial" w:eastAsia="Times New Roman" w:hAnsi="Arial" w:cs="Arial"/>
                <w:iCs/>
                <w:color w:val="0000FF"/>
                <w:sz w:val="20"/>
                <w:szCs w:val="20"/>
                <w:lang w:val="en-IE"/>
              </w:rPr>
              <w:t>PA</w:t>
            </w:r>
            <w:r w:rsidR="0058676C" w:rsidRPr="00CC705A">
              <w:rPr>
                <w:rFonts w:ascii="Arial" w:eastAsia="Times New Roman" w:hAnsi="Arial" w:cs="Arial"/>
                <w:iCs/>
                <w:color w:val="0000FF"/>
                <w:sz w:val="20"/>
                <w:szCs w:val="20"/>
                <w:lang w:val="en-IE"/>
              </w:rPr>
              <w:t>R (over- or under-charge)</w:t>
            </w:r>
          </w:p>
          <w:p w14:paraId="3012114F" w14:textId="7AF69497" w:rsidR="0058676C" w:rsidRPr="00CC705A" w:rsidRDefault="0058676C" w:rsidP="0058676C">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(CPP excursion)</w:t>
            </w:r>
          </w:p>
        </w:tc>
        <w:tc>
          <w:tcPr>
            <w:tcW w:w="178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02EC3D7" w14:textId="30DC7653" w:rsidR="0058676C" w:rsidRPr="00CC705A" w:rsidRDefault="0058676C" w:rsidP="0058676C">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Deletion peptide formed (amino acid missing from sequence); product fails purity/sequence specification</w:t>
            </w:r>
          </w:p>
        </w:tc>
        <w:tc>
          <w:tcPr>
            <w:tcW w:w="85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D1BD529" w14:textId="14B427EB" w:rsidR="0058676C" w:rsidRPr="00CC705A" w:rsidRDefault="0058676C" w:rsidP="0058676C">
            <w:pPr>
              <w:spacing w:after="0" w:line="240" w:lineRule="auto"/>
              <w:jc w:val="center"/>
              <w:textAlignment w:val="baseline"/>
              <w:rPr>
                <w:rFonts w:ascii="Arial" w:hAnsi="Arial" w:cs="Arial"/>
                <w:iCs/>
                <w:color w:val="0000FF"/>
                <w:sz w:val="20"/>
                <w:szCs w:val="20"/>
                <w:lang w:val="en-IE"/>
              </w:rPr>
            </w:pPr>
            <w:r w:rsidRPr="00CC705A">
              <w:rPr>
                <w:rFonts w:ascii="Arial" w:eastAsia="Times New Roman" w:hAnsi="Arial" w:cs="Arial"/>
                <w:iCs/>
                <w:color w:val="0000FF"/>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0FCD7FBB" w14:textId="3DE2C0B4" w:rsidR="0058676C" w:rsidRPr="00CC705A" w:rsidRDefault="0058676C" w:rsidP="0058676C">
            <w:pPr>
              <w:spacing w:after="0" w:line="240" w:lineRule="auto"/>
              <w:jc w:val="center"/>
              <w:textAlignment w:val="baseline"/>
              <w:rPr>
                <w:rFonts w:ascii="Arial" w:hAnsi="Arial" w:cs="Arial"/>
                <w:b/>
                <w:bCs/>
                <w:color w:val="0000FF"/>
                <w:sz w:val="20"/>
                <w:szCs w:val="20"/>
                <w:lang w:val="en-IE"/>
              </w:rPr>
            </w:pPr>
            <w:r w:rsidRPr="00CC705A">
              <w:rPr>
                <w:rFonts w:ascii="Arial" w:eastAsia="Times New Roman" w:hAnsi="Arial" w:cs="Arial"/>
                <w:b/>
                <w:i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9A9E9BF" w14:textId="0C9DBA48" w:rsidR="0058676C" w:rsidRPr="00CC705A" w:rsidRDefault="0058676C" w:rsidP="0058676C">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sz w:val="20"/>
                <w:szCs w:val="20"/>
                <w:lang w:val="en-IE"/>
              </w:rPr>
              <w:t>Chiller / heating system failure; jacket fluid leak; temperature sensor malfunction; TCU and heat transfer capability not meeting the process requirement; recipe error; jacket fouling; valve failure; air locks</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p w14:paraId="2220CDA3" w14:textId="6B8E6A77" w:rsidR="0058676C" w:rsidRPr="00CC705A" w:rsidRDefault="0058676C" w:rsidP="0058676C">
            <w:pPr>
              <w:pStyle w:val="a7"/>
              <w:numPr>
                <w:ilvl w:val="0"/>
                <w:numId w:val="21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reactor and the activation tank are jacketed and temperature-controlled via PLC, with high and low temperature alarms and interlock.</w:t>
            </w:r>
          </w:p>
          <w:p w14:paraId="5F7DB21E" w14:textId="77777777" w:rsidR="0058676C" w:rsidRPr="00CC705A" w:rsidRDefault="0058676C" w:rsidP="0058676C">
            <w:pPr>
              <w:pStyle w:val="a7"/>
              <w:numPr>
                <w:ilvl w:val="0"/>
                <w:numId w:val="21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automated control system confirms that the temperature has reached the process range before proceeding to the next step.</w:t>
            </w:r>
          </w:p>
          <w:p w14:paraId="742702CF" w14:textId="77777777" w:rsidR="0058676C" w:rsidRPr="00CC705A" w:rsidRDefault="0058676C" w:rsidP="0058676C">
            <w:pPr>
              <w:pStyle w:val="a7"/>
              <w:numPr>
                <w:ilvl w:val="0"/>
                <w:numId w:val="21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Any valve or pump fault triggers an alarm and halts the program automatically.</w:t>
            </w:r>
          </w:p>
          <w:p w14:paraId="17A3BE35" w14:textId="77777777" w:rsidR="0058676C" w:rsidRPr="00CC705A" w:rsidRDefault="0058676C" w:rsidP="0058676C">
            <w:pPr>
              <w:pStyle w:val="a7"/>
              <w:numPr>
                <w:ilvl w:val="0"/>
                <w:numId w:val="21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Calibration of temperature transmitters is managed by CMS and performed every year.</w:t>
            </w:r>
          </w:p>
          <w:p w14:paraId="667922CB" w14:textId="7FC4A63B" w:rsidR="0058676C" w:rsidRPr="00CC705A" w:rsidRDefault="0058676C" w:rsidP="0058676C">
            <w:pPr>
              <w:pStyle w:val="a7"/>
              <w:numPr>
                <w:ilvl w:val="0"/>
                <w:numId w:val="213"/>
              </w:numPr>
              <w:ind w:firstLineChars="0"/>
              <w:textAlignment w:val="baseline"/>
              <w:rPr>
                <w:rFonts w:eastAsia="Times New Roman"/>
                <w:color w:val="0000FF"/>
                <w:sz w:val="20"/>
                <w:szCs w:val="20"/>
                <w:lang w:val="en-IE"/>
              </w:rPr>
            </w:pPr>
            <w:r w:rsidRPr="00CC705A">
              <w:rPr>
                <w:rFonts w:eastAsia="Times New Roman"/>
                <w:color w:val="auto"/>
                <w:sz w:val="20"/>
                <w:szCs w:val="20"/>
                <w:lang w:val="en-IE"/>
              </w:rPr>
              <w:t xml:space="preserve">Operators are trained to respond to temperature </w:t>
            </w:r>
            <w:r w:rsidRPr="00CC705A">
              <w:rPr>
                <w:rFonts w:eastAsia="Times New Roman"/>
                <w:color w:val="auto"/>
                <w:sz w:val="20"/>
                <w:szCs w:val="20"/>
                <w:lang w:val="en-IE"/>
              </w:rPr>
              <w:lastRenderedPageBreak/>
              <w:t>alarms and the response is documented in the MOR.</w:t>
            </w:r>
          </w:p>
        </w:tc>
        <w:tc>
          <w:tcPr>
            <w:tcW w:w="426" w:type="dxa"/>
            <w:tcBorders>
              <w:top w:val="single" w:sz="6" w:space="0" w:color="AAAAAA"/>
              <w:left w:val="single" w:sz="6" w:space="0" w:color="AAAAAA"/>
              <w:bottom w:val="single" w:sz="6" w:space="0" w:color="AAAAAA"/>
              <w:right w:val="single" w:sz="6" w:space="0" w:color="AAAAAA"/>
            </w:tcBorders>
            <w:shd w:val="clear" w:color="auto" w:fill="ED7D31" w:themeFill="accent2"/>
            <w:vAlign w:val="center"/>
          </w:tcPr>
          <w:p w14:paraId="5038C0DA" w14:textId="094ED769" w:rsidR="0058676C" w:rsidRPr="00CC705A" w:rsidRDefault="0058676C" w:rsidP="0058676C">
            <w:pPr>
              <w:spacing w:after="0" w:line="240" w:lineRule="auto"/>
              <w:jc w:val="center"/>
              <w:textAlignment w:val="baseline"/>
              <w:rPr>
                <w:rFonts w:ascii="Arial" w:hAnsi="Arial" w:cs="Arial"/>
                <w:b/>
                <w:bCs/>
                <w:color w:val="0000FF"/>
                <w:sz w:val="20"/>
                <w:szCs w:val="20"/>
                <w:lang w:val="en-IE"/>
              </w:rPr>
            </w:pPr>
            <w:r w:rsidRPr="00CC705A">
              <w:rPr>
                <w:rFonts w:ascii="Arial" w:eastAsia="Times New Roman" w:hAnsi="Arial" w:cs="Arial"/>
                <w:b/>
                <w:iCs/>
                <w:sz w:val="20"/>
                <w:szCs w:val="20"/>
                <w:lang w:val="en-IE"/>
              </w:rPr>
              <w:lastRenderedPageBreak/>
              <w:t>3</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2C4B55BF" w14:textId="1C4F4803" w:rsidR="0058676C" w:rsidRPr="00CC705A" w:rsidRDefault="0058676C" w:rsidP="0058676C">
            <w:pPr>
              <w:spacing w:after="0" w:line="240" w:lineRule="auto"/>
              <w:jc w:val="center"/>
              <w:textAlignment w:val="baseline"/>
              <w:rPr>
                <w:rFonts w:ascii="Arial" w:hAnsi="Arial" w:cs="Arial"/>
                <w:b/>
                <w:bCs/>
                <w:color w:val="0000FF"/>
                <w:sz w:val="20"/>
                <w:szCs w:val="20"/>
                <w:lang w:val="en-IE"/>
              </w:rPr>
            </w:pPr>
            <w:r w:rsidRPr="00CC705A">
              <w:rPr>
                <w:rFonts w:ascii="Arial" w:hAnsi="Arial" w:cs="Arial"/>
                <w:b/>
                <w:i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61253F1A" w14:textId="5C4B49FA" w:rsidR="0058676C" w:rsidRPr="00CC705A" w:rsidRDefault="0058676C" w:rsidP="0058676C">
            <w:pPr>
              <w:spacing w:after="0" w:line="240" w:lineRule="auto"/>
              <w:jc w:val="center"/>
              <w:textAlignment w:val="baseline"/>
              <w:rPr>
                <w:rFonts w:ascii="Arial" w:eastAsia="Times New Roman" w:hAnsi="Arial" w:cs="Arial"/>
                <w:b/>
                <w:bCs/>
                <w:color w:val="0000FF"/>
                <w:sz w:val="20"/>
                <w:szCs w:val="20"/>
                <w:lang w:val="en-IE"/>
              </w:rPr>
            </w:pPr>
            <w:r w:rsidRPr="00CC705A">
              <w:rPr>
                <w:rFonts w:ascii="Arial" w:eastAsia="Times New Roman" w:hAnsi="Arial" w:cs="Arial"/>
                <w:b/>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A69274F" w14:textId="29AFA8F4" w:rsidR="0058676C" w:rsidRPr="00CC705A" w:rsidRDefault="0058676C" w:rsidP="0058676C">
            <w:pPr>
              <w:pStyle w:val="a7"/>
              <w:numPr>
                <w:ilvl w:val="0"/>
                <w:numId w:val="180"/>
              </w:numPr>
              <w:ind w:firstLineChars="0"/>
              <w:rPr>
                <w:bCs w:val="0"/>
                <w:iCs/>
                <w:color w:val="0000FF"/>
                <w:kern w:val="0"/>
                <w:sz w:val="20"/>
                <w:szCs w:val="20"/>
                <w:lang w:val="en-IE" w:eastAsia="zh-CN"/>
              </w:rPr>
            </w:pPr>
            <w:r w:rsidRPr="00CC705A">
              <w:rPr>
                <w:rFonts w:eastAsia="Times New Roman"/>
                <w:bCs w:val="0"/>
                <w:iCs/>
                <w:color w:val="0000FF"/>
                <w:kern w:val="0"/>
                <w:sz w:val="20"/>
                <w:szCs w:val="20"/>
                <w:lang w:val="en-IE" w:eastAsia="zh-CN"/>
              </w:rPr>
              <w:t xml:space="preserve">The PAR has been confirmed reference to the </w:t>
            </w:r>
            <w:r w:rsidRPr="00CC705A">
              <w:rPr>
                <w:bCs w:val="0"/>
                <w:iCs/>
                <w:color w:val="0000FF"/>
                <w:kern w:val="0"/>
                <w:sz w:val="20"/>
                <w:szCs w:val="20"/>
                <w:lang w:val="en-IE" w:eastAsia="zh-CN"/>
              </w:rPr>
              <w:t xml:space="preserve">PFD report </w:t>
            </w:r>
            <w:del w:id="184" w:author="Johan Granander" w:date="2026-10-27T18:57:00Z">
              <w:r w:rsidRPr="00CC705A" w:rsidDel="00B32AB9">
                <w:rPr>
                  <w:bCs w:val="0"/>
                  <w:iCs/>
                  <w:color w:val="0000FF"/>
                  <w:kern w:val="0"/>
                  <w:sz w:val="20"/>
                  <w:szCs w:val="20"/>
                  <w:lang w:val="en-IE" w:eastAsia="zh-CN"/>
                </w:rPr>
                <w:delText>&lt; QA706D &gt;</w:delText>
              </w:r>
            </w:del>
            <w:ins w:id="185" w:author="Johan Granander" w:date="2026-10-27T18:57:00Z">
              <w:r w:rsidR="00B32AB9">
                <w:rPr>
                  <w:bCs w:val="0"/>
                  <w:iCs/>
                  <w:color w:val="0000FF"/>
                  <w:kern w:val="0"/>
                  <w:sz w:val="20"/>
                  <w:szCs w:val="20"/>
                  <w:lang w:val="en-IE" w:eastAsia="zh-CN"/>
                </w:rPr>
                <w:t>&lt; WI-61120 &gt;</w:t>
              </w:r>
            </w:ins>
            <w:r w:rsidRPr="00CC705A">
              <w:rPr>
                <w:bCs w:val="0"/>
                <w:iCs/>
                <w:color w:val="0000FF"/>
                <w:kern w:val="0"/>
                <w:sz w:val="20"/>
                <w:szCs w:val="20"/>
                <w:lang w:val="en-IE" w:eastAsia="zh-CN"/>
              </w:rPr>
              <w:t>.</w:t>
            </w:r>
            <w:r w:rsidRPr="00CC705A" w:rsidDel="00191C91">
              <w:rPr>
                <w:bCs w:val="0"/>
                <w:iCs/>
                <w:color w:val="0000FF"/>
                <w:kern w:val="0"/>
                <w:sz w:val="20"/>
                <w:szCs w:val="20"/>
                <w:lang w:val="en-IE" w:eastAsia="zh-CN"/>
              </w:rPr>
              <w:t xml:space="preserve"> </w:t>
            </w:r>
          </w:p>
          <w:p w14:paraId="7F15C1C2" w14:textId="77777777" w:rsidR="0058676C" w:rsidRPr="00CC705A" w:rsidRDefault="0058676C" w:rsidP="0058676C">
            <w:pPr>
              <w:pStyle w:val="a7"/>
              <w:numPr>
                <w:ilvl w:val="0"/>
                <w:numId w:val="180"/>
              </w:numPr>
              <w:ind w:firstLineChars="0"/>
              <w:rPr>
                <w:rStyle w:val="CommentReference1"/>
                <w:rFonts w:eastAsia="Times New Roman"/>
                <w:color w:val="auto"/>
                <w:sz w:val="20"/>
                <w:szCs w:val="20"/>
              </w:rPr>
            </w:pPr>
            <w:r w:rsidRPr="00CC705A">
              <w:rPr>
                <w:rStyle w:val="CommentReference1"/>
                <w:rFonts w:eastAsia="Times New Roman"/>
                <w:color w:val="auto"/>
                <w:sz w:val="20"/>
                <w:szCs w:val="20"/>
              </w:rPr>
              <w:t>Configure the recipe so that the step is automatically paused / held when the batch or jacket temperature deviates outside the NOR;</w:t>
            </w:r>
          </w:p>
          <w:p w14:paraId="00B73B4C" w14:textId="77777777" w:rsidR="0058676C" w:rsidRPr="00CC705A" w:rsidRDefault="0058676C" w:rsidP="0058676C">
            <w:pPr>
              <w:pStyle w:val="a7"/>
              <w:numPr>
                <w:ilvl w:val="0"/>
                <w:numId w:val="180"/>
              </w:numPr>
              <w:ind w:firstLineChars="0"/>
              <w:rPr>
                <w:rStyle w:val="CommentReference1"/>
                <w:rFonts w:eastAsia="Times New Roman"/>
                <w:color w:val="auto"/>
                <w:sz w:val="20"/>
                <w:szCs w:val="20"/>
              </w:rPr>
            </w:pPr>
            <w:r w:rsidRPr="00CC705A">
              <w:rPr>
                <w:rStyle w:val="CommentReference1"/>
                <w:rFonts w:eastAsia="Times New Roman"/>
                <w:color w:val="auto"/>
                <w:sz w:val="20"/>
                <w:szCs w:val="20"/>
              </w:rPr>
              <w:t>Verify temperature uniformity of the activation tank at the minimum working volume.</w:t>
            </w:r>
          </w:p>
          <w:p w14:paraId="106A83FE" w14:textId="77777777" w:rsidR="0058676C" w:rsidRPr="00CC705A" w:rsidRDefault="0058676C" w:rsidP="0058676C">
            <w:pPr>
              <w:pStyle w:val="a7"/>
              <w:numPr>
                <w:ilvl w:val="0"/>
                <w:numId w:val="180"/>
              </w:numPr>
              <w:ind w:firstLineChars="0"/>
              <w:rPr>
                <w:rStyle w:val="CommentReference1"/>
                <w:rFonts w:eastAsia="Times New Roman"/>
                <w:color w:val="auto"/>
                <w:sz w:val="20"/>
                <w:szCs w:val="20"/>
              </w:rPr>
            </w:pPr>
            <w:r w:rsidRPr="00CC705A">
              <w:rPr>
                <w:rStyle w:val="CommentReference1"/>
                <w:rFonts w:eastAsia="Times New Roman"/>
                <w:color w:val="auto"/>
                <w:sz w:val="20"/>
                <w:szCs w:val="20"/>
              </w:rPr>
              <w:t xml:space="preserve">Recipe interlock/hold: confirm it is </w:t>
            </w:r>
            <w:r w:rsidRPr="00CC705A">
              <w:rPr>
                <w:rStyle w:val="CommentReference1"/>
                <w:rFonts w:eastAsia="Times New Roman"/>
                <w:color w:val="auto"/>
                <w:sz w:val="20"/>
                <w:szCs w:val="20"/>
              </w:rPr>
              <w:lastRenderedPageBreak/>
              <w:t>implemented and tested before the first PPQ batch.</w:t>
            </w:r>
          </w:p>
          <w:p w14:paraId="6CF2A38E" w14:textId="66F877B0" w:rsidR="0058676C" w:rsidRPr="00CC705A" w:rsidRDefault="0058676C" w:rsidP="00C4741D">
            <w:pPr>
              <w:pStyle w:val="a7"/>
              <w:ind w:left="284" w:firstLineChars="0" w:firstLine="0"/>
              <w:textAlignment w:val="baseline"/>
              <w:rPr>
                <w:rFonts w:eastAsia="Times New Roman"/>
                <w:color w:val="0000FF"/>
                <w:sz w:val="20"/>
                <w:szCs w:val="20"/>
                <w:lang w:val="en-IE"/>
              </w:rPr>
            </w:pPr>
            <w:r w:rsidRPr="00CC705A">
              <w:rPr>
                <w:rStyle w:val="CommentReference1"/>
                <w:rFonts w:eastAsia="Times New Roman"/>
                <w:color w:val="auto"/>
                <w:sz w:val="20"/>
                <w:szCs w:val="20"/>
              </w:rPr>
              <w:t xml:space="preserve">CMMD; </w:t>
            </w:r>
            <w:r w:rsidR="002A2301"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37979FE" w14:textId="1285808B" w:rsidR="0058676C" w:rsidRPr="00CC705A" w:rsidRDefault="0058676C" w:rsidP="0058676C">
            <w:pPr>
              <w:spacing w:after="0" w:line="240" w:lineRule="auto"/>
              <w:jc w:val="center"/>
              <w:textAlignment w:val="baseline"/>
              <w:rPr>
                <w:rFonts w:ascii="Arial" w:eastAsia="Times New Roman" w:hAnsi="Arial" w:cs="Arial"/>
                <w:b/>
                <w:bCs/>
                <w:color w:val="0000FF"/>
                <w:sz w:val="20"/>
                <w:szCs w:val="20"/>
                <w:lang w:val="en-IE"/>
              </w:rPr>
            </w:pPr>
            <w:r w:rsidRPr="00CC705A">
              <w:rPr>
                <w:rFonts w:ascii="Arial" w:eastAsia="Times New Roman" w:hAnsi="Arial" w:cs="Arial"/>
                <w:b/>
                <w:sz w:val="20"/>
                <w:szCs w:val="20"/>
                <w:lang w:val="en-IE"/>
              </w:rPr>
              <w:lastRenderedPageBreak/>
              <w:t>Low</w:t>
            </w:r>
          </w:p>
        </w:tc>
      </w:tr>
      <w:tr w:rsidR="00FE5589" w:rsidRPr="00CC705A" w14:paraId="05F8C085" w14:textId="77777777" w:rsidTr="00FE5589">
        <w:trPr>
          <w:trHeight w:val="300"/>
        </w:trPr>
        <w:tc>
          <w:tcPr>
            <w:tcW w:w="14451" w:type="dxa"/>
            <w:gridSpan w:val="14"/>
            <w:tcBorders>
              <w:top w:val="single" w:sz="6" w:space="0" w:color="AAAAAA"/>
              <w:left w:val="single" w:sz="6" w:space="0" w:color="AAAAAA"/>
              <w:bottom w:val="single" w:sz="6" w:space="0" w:color="AAAAAA"/>
              <w:right w:val="single" w:sz="6" w:space="0" w:color="AAAAAA"/>
            </w:tcBorders>
            <w:vAlign w:val="center"/>
          </w:tcPr>
          <w:p w14:paraId="358D3A0C" w14:textId="2B5E8590" w:rsidR="00FE5589" w:rsidRPr="00CC705A" w:rsidRDefault="00FE5589" w:rsidP="00FE5589">
            <w:pPr>
              <w:spacing w:after="0" w:line="240" w:lineRule="auto"/>
              <w:textAlignment w:val="baseline"/>
              <w:rPr>
                <w:rFonts w:ascii="Arial" w:hAnsi="Arial" w:cs="Arial"/>
                <w:b/>
                <w:bCs/>
                <w:sz w:val="20"/>
                <w:szCs w:val="20"/>
                <w:lang w:val="en-IE"/>
              </w:rPr>
            </w:pPr>
            <w:r w:rsidRPr="00CC705A">
              <w:rPr>
                <w:rFonts w:ascii="Arial" w:hAnsi="Arial" w:cs="Arial"/>
                <w:b/>
                <w:bCs/>
                <w:sz w:val="20"/>
                <w:szCs w:val="20"/>
                <w:lang w:val="en-IE"/>
              </w:rPr>
              <w:lastRenderedPageBreak/>
              <w:t>6. Coup</w:t>
            </w:r>
            <w:r w:rsidR="009C6E14" w:rsidRPr="00CC705A">
              <w:rPr>
                <w:rFonts w:ascii="Arial" w:hAnsi="Arial" w:cs="Arial"/>
                <w:b/>
                <w:bCs/>
                <w:sz w:val="20"/>
                <w:szCs w:val="20"/>
                <w:lang w:val="en-IE"/>
              </w:rPr>
              <w:t>lin</w:t>
            </w:r>
            <w:r w:rsidRPr="00CC705A">
              <w:rPr>
                <w:rFonts w:ascii="Arial" w:hAnsi="Arial" w:cs="Arial"/>
                <w:b/>
                <w:bCs/>
                <w:sz w:val="20"/>
                <w:szCs w:val="20"/>
                <w:lang w:val="en-IE"/>
              </w:rPr>
              <w:t>g</w:t>
            </w:r>
          </w:p>
        </w:tc>
      </w:tr>
      <w:tr w:rsidR="00C4741D" w:rsidRPr="00CC705A" w14:paraId="35CC0B69"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vAlign w:val="center"/>
          </w:tcPr>
          <w:p w14:paraId="32FE5FD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6.1</w:t>
            </w:r>
          </w:p>
        </w:tc>
        <w:tc>
          <w:tcPr>
            <w:tcW w:w="850" w:type="dxa"/>
            <w:tcBorders>
              <w:top w:val="single" w:sz="6" w:space="0" w:color="AAAAAA"/>
              <w:left w:val="single" w:sz="6" w:space="0" w:color="AAAAAA"/>
              <w:bottom w:val="single" w:sz="6" w:space="0" w:color="AAAAAA"/>
              <w:right w:val="single" w:sz="6" w:space="0" w:color="AAAAAA"/>
            </w:tcBorders>
            <w:vAlign w:val="center"/>
          </w:tcPr>
          <w:p w14:paraId="63AFBDC7" w14:textId="63A8CCA9"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Coupling</w:t>
            </w:r>
          </w:p>
        </w:tc>
        <w:tc>
          <w:tcPr>
            <w:tcW w:w="1192" w:type="dxa"/>
            <w:tcBorders>
              <w:top w:val="single" w:sz="6" w:space="0" w:color="AAAAAA"/>
              <w:left w:val="single" w:sz="6" w:space="0" w:color="AAAAAA"/>
              <w:bottom w:val="single" w:sz="6" w:space="0" w:color="AAAAAA"/>
              <w:right w:val="single" w:sz="6" w:space="0" w:color="AAAAAA"/>
            </w:tcBorders>
            <w:vAlign w:val="center"/>
          </w:tcPr>
          <w:p w14:paraId="6810731A"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IPC endpoint error</w:t>
            </w:r>
          </w:p>
        </w:tc>
        <w:tc>
          <w:tcPr>
            <w:tcW w:w="1785" w:type="dxa"/>
            <w:tcBorders>
              <w:top w:val="single" w:sz="6" w:space="0" w:color="AAAAAA"/>
              <w:left w:val="single" w:sz="6" w:space="0" w:color="AAAAAA"/>
              <w:bottom w:val="single" w:sz="6" w:space="0" w:color="AAAAAA"/>
              <w:right w:val="single" w:sz="6" w:space="0" w:color="AAAAAA"/>
            </w:tcBorders>
            <w:vAlign w:val="center"/>
          </w:tcPr>
          <w:p w14:paraId="5A1C974B"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Incomplete reaction</w:t>
            </w:r>
          </w:p>
          <w:p w14:paraId="15E4F2D6"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rPr>
              <w:t>impact the purity</w:t>
            </w:r>
          </w:p>
        </w:tc>
        <w:tc>
          <w:tcPr>
            <w:tcW w:w="850" w:type="dxa"/>
            <w:tcBorders>
              <w:top w:val="single" w:sz="6" w:space="0" w:color="AAAAAA"/>
              <w:left w:val="single" w:sz="6" w:space="0" w:color="AAAAAA"/>
              <w:bottom w:val="single" w:sz="6" w:space="0" w:color="AAAAAA"/>
              <w:right w:val="single" w:sz="6" w:space="0" w:color="AAAAAA"/>
            </w:tcBorders>
            <w:vAlign w:val="center"/>
          </w:tcPr>
          <w:p w14:paraId="0B44C660"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Y</w:t>
            </w:r>
            <w:r w:rsidRPr="00CC705A">
              <w:rPr>
                <w:rFonts w:ascii="Arial" w:hAnsi="Arial" w:cs="Arial"/>
                <w:iCs/>
                <w:sz w:val="20"/>
                <w:szCs w:val="20"/>
                <w:lang w:val="en-IE"/>
              </w:rPr>
              <w:t>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687B010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vAlign w:val="center"/>
          </w:tcPr>
          <w:p w14:paraId="51E4480F"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Report error; Test method edit error; Sample contamination; Human error</w:t>
            </w:r>
          </w:p>
        </w:tc>
        <w:tc>
          <w:tcPr>
            <w:tcW w:w="2562" w:type="dxa"/>
            <w:gridSpan w:val="2"/>
            <w:tcBorders>
              <w:top w:val="single" w:sz="6" w:space="0" w:color="AAAAAA"/>
              <w:left w:val="single" w:sz="6" w:space="0" w:color="AAAAAA"/>
              <w:bottom w:val="single" w:sz="6" w:space="0" w:color="AAAAAA"/>
              <w:right w:val="single" w:sz="6" w:space="0" w:color="AAAAAA"/>
            </w:tcBorders>
            <w:vAlign w:val="center"/>
          </w:tcPr>
          <w:p w14:paraId="3DAD3659" w14:textId="77777777" w:rsidR="00FE5589" w:rsidRPr="00CC705A" w:rsidRDefault="00FE5589" w:rsidP="00FE5589">
            <w:pPr>
              <w:pStyle w:val="a7"/>
              <w:numPr>
                <w:ilvl w:val="0"/>
                <w:numId w:val="25"/>
              </w:numPr>
              <w:ind w:firstLineChars="0"/>
              <w:textAlignment w:val="baseline"/>
              <w:rPr>
                <w:rFonts w:eastAsia="Times New Roman"/>
                <w:color w:val="auto"/>
                <w:sz w:val="20"/>
                <w:szCs w:val="20"/>
                <w:lang w:val="en-IE"/>
              </w:rPr>
            </w:pPr>
            <w:r w:rsidRPr="00CC705A">
              <w:rPr>
                <w:rFonts w:eastAsia="Times New Roman"/>
                <w:iCs/>
                <w:color w:val="auto"/>
                <w:sz w:val="20"/>
                <w:szCs w:val="20"/>
                <w:lang w:val="en-IE"/>
              </w:rPr>
              <w:t>Test method</w:t>
            </w:r>
            <w:r w:rsidRPr="00CC705A">
              <w:rPr>
                <w:rFonts w:eastAsia="Times New Roman"/>
                <w:color w:val="auto"/>
                <w:sz w:val="20"/>
                <w:szCs w:val="20"/>
                <w:lang w:val="en-IE"/>
              </w:rPr>
              <w:t xml:space="preserve"> will be reviewed and approved to avoid errors before it is effective.</w:t>
            </w:r>
          </w:p>
          <w:p w14:paraId="390AD870" w14:textId="77777777" w:rsidR="00FE5589" w:rsidRPr="00CC705A" w:rsidRDefault="00FE5589" w:rsidP="00FE5589">
            <w:pPr>
              <w:pStyle w:val="a7"/>
              <w:numPr>
                <w:ilvl w:val="0"/>
                <w:numId w:val="2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IPC endpoint will be presented in the MOR.</w:t>
            </w:r>
          </w:p>
          <w:p w14:paraId="701E0DF0" w14:textId="77777777" w:rsidR="00FE5589" w:rsidRPr="00CC705A" w:rsidRDefault="00FE5589" w:rsidP="00FE5589">
            <w:pPr>
              <w:pStyle w:val="a7"/>
              <w:numPr>
                <w:ilvl w:val="0"/>
                <w:numId w:val="2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Before sampling, the online sampler shall be rinsed twice with the current reaction system, and the third sample shall be taken for testing. This ensures that the system has been completely displaced by the current reaction system, preventing inaccurate detection.</w:t>
            </w:r>
          </w:p>
          <w:p w14:paraId="4C099471" w14:textId="77777777" w:rsidR="00FE5589" w:rsidRPr="00CC705A" w:rsidRDefault="00FE5589" w:rsidP="00FE5589">
            <w:pPr>
              <w:pStyle w:val="a7"/>
              <w:numPr>
                <w:ilvl w:val="0"/>
                <w:numId w:val="2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The material from the sampler rinses is discarded and is not returned to the equipment, thereby </w:t>
            </w:r>
            <w:r w:rsidRPr="00CC705A">
              <w:rPr>
                <w:rFonts w:eastAsia="Times New Roman"/>
                <w:color w:val="auto"/>
                <w:sz w:val="20"/>
                <w:szCs w:val="20"/>
                <w:lang w:val="en-IE"/>
              </w:rPr>
              <w:lastRenderedPageBreak/>
              <w:t>avoiding cross-contamination.</w:t>
            </w:r>
          </w:p>
          <w:p w14:paraId="26908E64" w14:textId="77777777" w:rsidR="00FE5589" w:rsidRPr="00CC705A" w:rsidRDefault="00FE5589" w:rsidP="00FE5589">
            <w:pPr>
              <w:pStyle w:val="a7"/>
              <w:numPr>
                <w:ilvl w:val="0"/>
                <w:numId w:val="2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next step shall only be initiated after two consecutive passing IPC samples confirm the reaction endpoint.</w:t>
            </w:r>
          </w:p>
          <w:p w14:paraId="12B355EB" w14:textId="77777777" w:rsidR="00FE5589" w:rsidRPr="00CC705A" w:rsidRDefault="00FE5589" w:rsidP="00FE5589">
            <w:pPr>
              <w:pStyle w:val="a7"/>
              <w:numPr>
                <w:ilvl w:val="0"/>
                <w:numId w:val="2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Approved test records are available.</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04F3C5B5"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6F4601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3817E43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vAlign w:val="center"/>
          </w:tcPr>
          <w:p w14:paraId="079B0E37" w14:textId="77777777" w:rsidR="00FE5589" w:rsidRPr="00CC705A" w:rsidRDefault="00FE5589" w:rsidP="00FE5589">
            <w:pPr>
              <w:pStyle w:val="a7"/>
              <w:numPr>
                <w:ilvl w:val="0"/>
                <w:numId w:val="6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trained and qualified project personnel analyse the samples.</w:t>
            </w:r>
          </w:p>
          <w:p w14:paraId="627D0D99" w14:textId="77777777" w:rsidR="00FE5589" w:rsidRPr="00CC705A" w:rsidRDefault="00FE5589" w:rsidP="00FE5589">
            <w:pPr>
              <w:pStyle w:val="a7"/>
              <w:numPr>
                <w:ilvl w:val="0"/>
                <w:numId w:val="6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analysis results need to be reviewed by the second person before be reported to ensure the accuracy of the results.</w:t>
            </w:r>
          </w:p>
          <w:p w14:paraId="727F9A91" w14:textId="77777777" w:rsidR="00FE5589" w:rsidRPr="00CC705A" w:rsidRDefault="00FE5589" w:rsidP="00FE5589">
            <w:pPr>
              <w:pStyle w:val="a7"/>
              <w:numPr>
                <w:ilvl w:val="0"/>
                <w:numId w:val="6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A maximum of two samples may be tested simultaneously in the sample processing room. If two samples are processed concurrently, physical isolation shall be implemented </w:t>
            </w:r>
            <w:r w:rsidRPr="00CC705A">
              <w:rPr>
                <w:rFonts w:eastAsia="Times New Roman"/>
                <w:color w:val="auto"/>
                <w:sz w:val="20"/>
                <w:szCs w:val="20"/>
                <w:lang w:val="en-IE"/>
              </w:rPr>
              <w:lastRenderedPageBreak/>
              <w:t xml:space="preserve">throughout the sample treatment process to prevent sample </w:t>
            </w:r>
            <w:proofErr w:type="spellStart"/>
            <w:r w:rsidRPr="00CC705A">
              <w:rPr>
                <w:rFonts w:eastAsia="Times New Roman"/>
                <w:color w:val="auto"/>
                <w:sz w:val="20"/>
                <w:szCs w:val="20"/>
                <w:lang w:val="en-IE"/>
              </w:rPr>
              <w:t>contaminatio</w:t>
            </w:r>
            <w:proofErr w:type="spellEnd"/>
          </w:p>
          <w:p w14:paraId="2459B3C6" w14:textId="77777777" w:rsidR="00FE5589" w:rsidRPr="00CC705A" w:rsidRDefault="00FE5589" w:rsidP="00FE5589">
            <w:pPr>
              <w:pStyle w:val="a7"/>
              <w:numPr>
                <w:ilvl w:val="0"/>
                <w:numId w:val="6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Perform testing using validated analytical methods</w:t>
            </w:r>
          </w:p>
          <w:p w14:paraId="20527997" w14:textId="77777777" w:rsidR="00FE5589" w:rsidRPr="00CC705A" w:rsidRDefault="00FE5589" w:rsidP="00FE5589">
            <w:pPr>
              <w:pStyle w:val="a7"/>
              <w:numPr>
                <w:ilvl w:val="0"/>
                <w:numId w:val="6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Operators shall receive relevant training</w:t>
            </w:r>
          </w:p>
          <w:p w14:paraId="170F5459" w14:textId="77777777" w:rsidR="00FE5589" w:rsidRPr="00CC705A" w:rsidRDefault="00FE5589" w:rsidP="00FE5589">
            <w:pPr>
              <w:pStyle w:val="a7"/>
              <w:numPr>
                <w:ilvl w:val="0"/>
                <w:numId w:val="6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Use brand-new sample vials for each test.</w:t>
            </w:r>
          </w:p>
          <w:p w14:paraId="4223A08A" w14:textId="77777777" w:rsidR="00FE5589" w:rsidRPr="00CC705A" w:rsidRDefault="00FE5589" w:rsidP="00FE5589">
            <w:pPr>
              <w:pStyle w:val="a7"/>
              <w:ind w:left="284" w:firstLineChars="0" w:firstLine="0"/>
              <w:rPr>
                <w:rFonts w:eastAsia="Times New Roman"/>
                <w:iCs/>
                <w:color w:val="auto"/>
                <w:sz w:val="20"/>
                <w:szCs w:val="20"/>
                <w:lang w:val="en-IE"/>
              </w:rPr>
            </w:pPr>
          </w:p>
          <w:p w14:paraId="6BD2AF8A" w14:textId="6AA3FDCF" w:rsidR="00FE5589" w:rsidRPr="00CC705A" w:rsidRDefault="00587396"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bCs/>
                <w:iCs/>
                <w:sz w:val="20"/>
                <w:szCs w:val="20"/>
                <w:lang w:val="en-IE"/>
              </w:rPr>
              <w:t>Production department</w:t>
            </w:r>
            <w:r w:rsidRPr="00CC705A">
              <w:rPr>
                <w:rFonts w:ascii="Arial" w:hAnsi="Arial" w:cs="Arial"/>
                <w:bCs/>
                <w:iCs/>
                <w:sz w:val="20"/>
                <w:szCs w:val="20"/>
                <w:lang w:val="en-IE"/>
              </w:rPr>
              <w:t>;</w:t>
            </w:r>
            <w:r w:rsidR="00FE5589" w:rsidRPr="00CC705A">
              <w:rPr>
                <w:rFonts w:ascii="Arial" w:eastAsia="Times New Roman" w:hAnsi="Arial" w:cs="Arial"/>
                <w:bCs/>
                <w:iCs/>
                <w:kern w:val="32"/>
                <w:sz w:val="20"/>
                <w:szCs w:val="20"/>
                <w:lang w:val="en-IE" w:eastAsia="en-US"/>
              </w:rPr>
              <w:t xml:space="preserve"> 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CA52012"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8E240F" w:rsidRPr="00CC705A" w14:paraId="221F0EE5"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FDE8FD0"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6.2</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8400224"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Coupling</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A9F085A"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Incomplete </w:t>
            </w:r>
            <w:r w:rsidRPr="00CC705A">
              <w:rPr>
                <w:rFonts w:ascii="Arial" w:eastAsia="Times New Roman" w:hAnsi="Arial" w:cs="Arial"/>
                <w:sz w:val="20"/>
                <w:szCs w:val="20"/>
                <w:lang w:val="en-IE"/>
              </w:rPr>
              <w:t>Coupling</w:t>
            </w:r>
            <w:r w:rsidRPr="00CC705A">
              <w:rPr>
                <w:rFonts w:ascii="Arial" w:eastAsia="Times New Roman" w:hAnsi="Arial" w:cs="Arial"/>
                <w:iCs/>
                <w:sz w:val="20"/>
                <w:szCs w:val="20"/>
                <w:lang w:val="en-IE"/>
              </w:rPr>
              <w:t xml:space="preserve"> (low </w:t>
            </w:r>
            <w:r w:rsidRPr="00CC705A">
              <w:rPr>
                <w:rFonts w:ascii="Arial" w:eastAsia="Times New Roman" w:hAnsi="Arial" w:cs="Arial"/>
                <w:sz w:val="20"/>
                <w:szCs w:val="20"/>
                <w:lang w:val="en-IE"/>
              </w:rPr>
              <w:t>Coupling</w:t>
            </w:r>
            <w:r w:rsidRPr="00CC705A">
              <w:rPr>
                <w:rFonts w:ascii="Arial" w:eastAsia="Times New Roman" w:hAnsi="Arial" w:cs="Arial"/>
                <w:iCs/>
                <w:sz w:val="20"/>
                <w:szCs w:val="20"/>
                <w:lang w:val="en-IE"/>
              </w:rPr>
              <w:t xml:space="preserve"> efficiency)</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2104667"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Deletion peptide formed (amino acid missing from sequence); product fails purity/sequence specification</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569B1DC"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22D939F6"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2916192" w14:textId="58B2B535"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Coupling time too short; temperature outside </w:t>
            </w:r>
            <w:r w:rsidR="006542EA" w:rsidRPr="00CC705A">
              <w:rPr>
                <w:rFonts w:ascii="Arial" w:eastAsia="Times New Roman" w:hAnsi="Arial" w:cs="Arial"/>
                <w:iCs/>
                <w:sz w:val="20"/>
                <w:szCs w:val="20"/>
                <w:lang w:val="en-IE"/>
              </w:rPr>
              <w:t>PA</w:t>
            </w:r>
            <w:r w:rsidRPr="00CC705A">
              <w:rPr>
                <w:rFonts w:ascii="Arial" w:eastAsia="Times New Roman" w:hAnsi="Arial" w:cs="Arial"/>
                <w:iCs/>
                <w:sz w:val="20"/>
                <w:szCs w:val="20"/>
                <w:lang w:val="en-IE"/>
              </w:rPr>
              <w:t xml:space="preserve">R; </w:t>
            </w:r>
          </w:p>
          <w:p w14:paraId="1E58D14B"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Incomplete transfer of activation solution</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061E704" w14:textId="77777777" w:rsidR="00FE5589" w:rsidRPr="00CC705A" w:rsidRDefault="00FE5589" w:rsidP="00FE5589">
            <w:pPr>
              <w:pStyle w:val="a7"/>
              <w:numPr>
                <w:ilvl w:val="0"/>
                <w:numId w:val="92"/>
              </w:numPr>
              <w:ind w:firstLineChars="0"/>
              <w:textAlignment w:val="baseline"/>
              <w:rPr>
                <w:rFonts w:eastAsia="Times New Roman"/>
                <w:color w:val="auto"/>
                <w:sz w:val="20"/>
                <w:szCs w:val="20"/>
                <w:lang w:val="en-IE"/>
              </w:rPr>
            </w:pPr>
            <w:proofErr w:type="spellStart"/>
            <w:r w:rsidRPr="00CC705A">
              <w:rPr>
                <w:rFonts w:eastAsia="Times New Roman"/>
                <w:color w:val="auto"/>
                <w:sz w:val="20"/>
                <w:szCs w:val="20"/>
                <w:lang w:val="en-IE"/>
              </w:rPr>
              <w:t>Ninhydrin</w:t>
            </w:r>
            <w:proofErr w:type="spellEnd"/>
            <w:r w:rsidRPr="00CC705A">
              <w:rPr>
                <w:rFonts w:eastAsia="Times New Roman"/>
                <w:color w:val="auto"/>
                <w:sz w:val="20"/>
                <w:szCs w:val="20"/>
                <w:lang w:val="en-IE"/>
              </w:rPr>
              <w:t xml:space="preserve"> / Bromophenol Blue IPC after coupling (negative = complete coupling). The next step shall only be initiated after two consecutive passing IPC samples confirm the reaction endpoint.</w:t>
            </w:r>
          </w:p>
          <w:p w14:paraId="56E85AD8" w14:textId="77777777" w:rsidR="00FE5589" w:rsidRPr="00CC705A" w:rsidRDefault="00FE5589" w:rsidP="00FE5589">
            <w:pPr>
              <w:pStyle w:val="a7"/>
              <w:numPr>
                <w:ilvl w:val="0"/>
                <w:numId w:val="9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PLC automated control and data logging of coupling temperature.</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AF1FAD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031EDCB"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367C41B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7F2C3F4" w14:textId="77777777" w:rsidR="00FE5589" w:rsidRPr="00CC705A" w:rsidRDefault="00FE5589" w:rsidP="00FE5589">
            <w:pPr>
              <w:pStyle w:val="a7"/>
              <w:numPr>
                <w:ilvl w:val="0"/>
                <w:numId w:val="204"/>
              </w:numPr>
              <w:ind w:firstLineChars="0"/>
              <w:rPr>
                <w:rFonts w:eastAsia="Times New Roman"/>
                <w:bCs w:val="0"/>
                <w:iCs/>
                <w:color w:val="auto"/>
                <w:sz w:val="20"/>
                <w:szCs w:val="20"/>
                <w:lang w:val="en-IE"/>
              </w:rPr>
            </w:pPr>
            <w:r w:rsidRPr="00CC705A">
              <w:rPr>
                <w:rFonts w:eastAsia="Times New Roman"/>
                <w:bCs w:val="0"/>
                <w:iCs/>
                <w:color w:val="auto"/>
                <w:sz w:val="20"/>
                <w:szCs w:val="20"/>
              </w:rPr>
              <w:t>After transfer is completed, a two-person check shall be performed by personnel and documented in the MOR.</w:t>
            </w:r>
          </w:p>
          <w:p w14:paraId="17544EBF" w14:textId="77777777" w:rsidR="00FE5589" w:rsidRPr="00CC705A" w:rsidRDefault="00FE5589" w:rsidP="00FE5589">
            <w:pPr>
              <w:pStyle w:val="a7"/>
              <w:ind w:left="284" w:firstLineChars="0" w:firstLine="0"/>
              <w:rPr>
                <w:rFonts w:eastAsia="Times New Roman"/>
                <w:bCs w:val="0"/>
                <w:iCs/>
                <w:color w:val="auto"/>
                <w:sz w:val="20"/>
                <w:szCs w:val="20"/>
                <w:lang w:val="en-IE"/>
              </w:rPr>
            </w:pPr>
          </w:p>
          <w:p w14:paraId="185DA678" w14:textId="4F14B6D6" w:rsidR="00FE5589" w:rsidRPr="00CC705A" w:rsidRDefault="00587396" w:rsidP="00FE5589">
            <w:pPr>
              <w:pStyle w:val="a7"/>
              <w:ind w:left="284" w:firstLineChars="0" w:firstLine="0"/>
              <w:textAlignment w:val="baseline"/>
              <w:rPr>
                <w:rFonts w:eastAsia="Times New Roman"/>
                <w:color w:val="auto"/>
                <w:sz w:val="20"/>
                <w:szCs w:val="20"/>
                <w:lang w:val="en-IE"/>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BC7FC1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8E240F" w:rsidRPr="00CC705A" w14:paraId="1AD28C5E"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CF911C3" w14:textId="07534CE2" w:rsidR="0032437E" w:rsidRPr="00CC705A" w:rsidRDefault="0032437E" w:rsidP="0032437E">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color w:val="0000FF"/>
                <w:sz w:val="20"/>
                <w:szCs w:val="20"/>
                <w:lang w:val="en-IE"/>
              </w:rPr>
              <w:t>6.3</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A2B55B5" w14:textId="3AD50EC0" w:rsidR="0032437E" w:rsidRPr="00CC705A" w:rsidRDefault="00F3560E" w:rsidP="0032437E">
            <w:pPr>
              <w:spacing w:after="0" w:line="240" w:lineRule="auto"/>
              <w:jc w:val="center"/>
              <w:textAlignment w:val="baseline"/>
              <w:rPr>
                <w:rFonts w:ascii="Arial" w:eastAsia="Times New Roman" w:hAnsi="Arial" w:cs="Arial"/>
                <w:color w:val="0000FF"/>
                <w:sz w:val="20"/>
                <w:szCs w:val="20"/>
                <w:lang w:val="en-IE"/>
              </w:rPr>
            </w:pPr>
            <w:r w:rsidRPr="00CC705A">
              <w:rPr>
                <w:rFonts w:ascii="Arial" w:eastAsia="Times New Roman" w:hAnsi="Arial" w:cs="Arial"/>
                <w:color w:val="0000FF"/>
                <w:sz w:val="20"/>
                <w:szCs w:val="20"/>
                <w:lang w:val="en-IE"/>
              </w:rPr>
              <w:t>Coupling</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FC4BFE" w14:textId="0B63B5C4" w:rsidR="0032437E" w:rsidRPr="00CC705A" w:rsidRDefault="0009663D" w:rsidP="0032437E">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color w:val="0000FF"/>
                <w:sz w:val="20"/>
                <w:szCs w:val="20"/>
                <w:lang w:val="en-IE"/>
              </w:rPr>
              <w:t>Coupling</w:t>
            </w:r>
            <w:r w:rsidR="0032437E" w:rsidRPr="00CC705A">
              <w:rPr>
                <w:rFonts w:ascii="Arial" w:eastAsia="Times New Roman" w:hAnsi="Arial" w:cs="Arial"/>
                <w:iCs/>
                <w:color w:val="0000FF"/>
                <w:sz w:val="20"/>
                <w:szCs w:val="20"/>
                <w:lang w:val="en-IE"/>
              </w:rPr>
              <w:t xml:space="preserve"> temperature </w:t>
            </w:r>
            <w:r w:rsidR="00DA7819" w:rsidRPr="00CC705A">
              <w:rPr>
                <w:rFonts w:ascii="Arial" w:eastAsia="Times New Roman" w:hAnsi="Arial" w:cs="Arial"/>
                <w:iCs/>
                <w:color w:val="0000FF"/>
                <w:sz w:val="20"/>
                <w:szCs w:val="20"/>
                <w:lang w:val="en-IE"/>
              </w:rPr>
              <w:lastRenderedPageBreak/>
              <w:t xml:space="preserve">(Gly24- </w:t>
            </w:r>
            <w:r w:rsidR="0032437E" w:rsidRPr="00CC705A">
              <w:rPr>
                <w:rFonts w:ascii="Arial" w:eastAsia="Times New Roman" w:hAnsi="Arial" w:cs="Arial"/>
                <w:iCs/>
                <w:color w:val="0000FF"/>
                <w:sz w:val="20"/>
                <w:szCs w:val="20"/>
                <w:lang w:val="en-IE"/>
              </w:rPr>
              <w:t>Orn11) outside</w:t>
            </w:r>
            <w:r w:rsidR="00DA7819" w:rsidRPr="00CC705A">
              <w:rPr>
                <w:rFonts w:ascii="Arial" w:eastAsia="Times New Roman" w:hAnsi="Arial" w:cs="Arial"/>
                <w:iCs/>
                <w:color w:val="0000FF"/>
                <w:sz w:val="20"/>
                <w:szCs w:val="20"/>
                <w:lang w:val="en-IE"/>
              </w:rPr>
              <w:t xml:space="preserve"> PAR</w:t>
            </w:r>
            <w:r w:rsidR="0032437E" w:rsidRPr="00CC705A">
              <w:rPr>
                <w:rFonts w:ascii="Arial" w:eastAsia="Times New Roman" w:hAnsi="Arial" w:cs="Arial"/>
                <w:iCs/>
                <w:color w:val="0000FF"/>
                <w:sz w:val="20"/>
                <w:szCs w:val="20"/>
                <w:lang w:val="en-IE"/>
              </w:rPr>
              <w:t xml:space="preserve"> (over- or under-charge)</w:t>
            </w:r>
          </w:p>
          <w:p w14:paraId="4B83E1DC" w14:textId="3DFC3DA5" w:rsidR="0032437E" w:rsidRPr="00CC705A" w:rsidRDefault="0032437E" w:rsidP="0032437E">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(CPP excursion)</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D7C9E59" w14:textId="10D5ABC6" w:rsidR="0032437E" w:rsidRPr="00CC705A" w:rsidRDefault="0032437E" w:rsidP="0032437E">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lastRenderedPageBreak/>
              <w:t xml:space="preserve">Deletion peptide formed (amino acid </w:t>
            </w:r>
            <w:r w:rsidRPr="00CC705A">
              <w:rPr>
                <w:rFonts w:ascii="Arial" w:eastAsia="Times New Roman" w:hAnsi="Arial" w:cs="Arial"/>
                <w:iCs/>
                <w:color w:val="0000FF"/>
                <w:sz w:val="20"/>
                <w:szCs w:val="20"/>
                <w:lang w:val="en-IE"/>
              </w:rPr>
              <w:lastRenderedPageBreak/>
              <w:t>missing from sequence); product fails purity/sequence specification</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0D3859C" w14:textId="702B93AF" w:rsidR="0032437E" w:rsidRPr="00CC705A" w:rsidRDefault="0032437E" w:rsidP="0032437E">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lastRenderedPageBreak/>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5DB9A43C" w14:textId="52CD88B9" w:rsidR="0032437E" w:rsidRPr="00CC705A" w:rsidRDefault="0032437E" w:rsidP="0032437E">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i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5DE8796" w14:textId="32030DA1" w:rsidR="0032437E" w:rsidRPr="00CC705A" w:rsidRDefault="0032437E" w:rsidP="0032437E">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Chiller / heating system failure; </w:t>
            </w:r>
            <w:r w:rsidRPr="00CC705A">
              <w:rPr>
                <w:rFonts w:ascii="Arial" w:eastAsia="Times New Roman" w:hAnsi="Arial" w:cs="Arial"/>
                <w:iCs/>
                <w:sz w:val="20"/>
                <w:szCs w:val="20"/>
                <w:lang w:val="en-IE"/>
              </w:rPr>
              <w:lastRenderedPageBreak/>
              <w:t>jacket fluid leak; temperature sensor malfunction; TCU and heat transfer capability not meeting the process requirement; recipe error; jacket fouling; valve failure; air locks</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A2EACF6" w14:textId="77777777" w:rsidR="0032437E" w:rsidRPr="00CC705A" w:rsidRDefault="0032437E" w:rsidP="00C4741D">
            <w:pPr>
              <w:pStyle w:val="a7"/>
              <w:numPr>
                <w:ilvl w:val="0"/>
                <w:numId w:val="2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lastRenderedPageBreak/>
              <w:t xml:space="preserve">The reactor and the activation tank are </w:t>
            </w:r>
            <w:r w:rsidRPr="00CC705A">
              <w:rPr>
                <w:rFonts w:eastAsia="Times New Roman"/>
                <w:color w:val="auto"/>
                <w:sz w:val="20"/>
                <w:szCs w:val="20"/>
                <w:lang w:val="en-IE"/>
              </w:rPr>
              <w:lastRenderedPageBreak/>
              <w:t>jacketed and temperature-controlled via PLC, with high and low temperature alarms and interlock.</w:t>
            </w:r>
          </w:p>
          <w:p w14:paraId="2BAE1A2F" w14:textId="77777777" w:rsidR="0032437E" w:rsidRPr="00CC705A" w:rsidRDefault="0032437E" w:rsidP="00C4741D">
            <w:pPr>
              <w:pStyle w:val="a7"/>
              <w:numPr>
                <w:ilvl w:val="0"/>
                <w:numId w:val="2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automated control system confirms that the temperature has reached the process range before proceeding to the next step.</w:t>
            </w:r>
          </w:p>
          <w:p w14:paraId="512F351F" w14:textId="77777777" w:rsidR="0032437E" w:rsidRPr="00CC705A" w:rsidRDefault="0032437E" w:rsidP="00C4741D">
            <w:pPr>
              <w:pStyle w:val="a7"/>
              <w:numPr>
                <w:ilvl w:val="0"/>
                <w:numId w:val="2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Any valve or pump fault triggers an alarm and halts the program automatically.</w:t>
            </w:r>
          </w:p>
          <w:p w14:paraId="1B15BB02" w14:textId="76D00E71" w:rsidR="0032437E" w:rsidRPr="00CC705A" w:rsidRDefault="0032437E" w:rsidP="00C4741D">
            <w:pPr>
              <w:pStyle w:val="a7"/>
              <w:numPr>
                <w:ilvl w:val="0"/>
                <w:numId w:val="2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Calibration of temperature transmitters is managed by CMS and performed every year.</w:t>
            </w:r>
          </w:p>
          <w:p w14:paraId="35044DA6" w14:textId="1B6F56AE" w:rsidR="0032437E" w:rsidRPr="00CC705A" w:rsidRDefault="0032437E" w:rsidP="00C4741D">
            <w:pPr>
              <w:pStyle w:val="a7"/>
              <w:numPr>
                <w:ilvl w:val="0"/>
                <w:numId w:val="21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Operators are trained to respond to temperature alarms and the response is documented in the MOR.</w:t>
            </w:r>
          </w:p>
        </w:tc>
        <w:tc>
          <w:tcPr>
            <w:tcW w:w="426" w:type="dxa"/>
            <w:tcBorders>
              <w:top w:val="single" w:sz="6" w:space="0" w:color="AAAAAA"/>
              <w:left w:val="single" w:sz="6" w:space="0" w:color="AAAAAA"/>
              <w:bottom w:val="single" w:sz="6" w:space="0" w:color="AAAAAA"/>
              <w:right w:val="single" w:sz="6" w:space="0" w:color="AAAAAA"/>
            </w:tcBorders>
            <w:shd w:val="clear" w:color="auto" w:fill="ED7D31" w:themeFill="accent2"/>
            <w:vAlign w:val="center"/>
          </w:tcPr>
          <w:p w14:paraId="0123B013" w14:textId="336D72B9" w:rsidR="0032437E" w:rsidRPr="00CC705A" w:rsidRDefault="0032437E" w:rsidP="0032437E">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iCs/>
                <w:sz w:val="20"/>
                <w:szCs w:val="20"/>
                <w:lang w:val="en-IE"/>
              </w:rPr>
              <w:lastRenderedPageBreak/>
              <w:t>3</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5126896A" w14:textId="08D6FE53" w:rsidR="0032437E" w:rsidRPr="00CC705A" w:rsidRDefault="0032437E" w:rsidP="0032437E">
            <w:pPr>
              <w:spacing w:after="0" w:line="240" w:lineRule="auto"/>
              <w:jc w:val="center"/>
              <w:textAlignment w:val="baseline"/>
              <w:rPr>
                <w:rFonts w:ascii="Arial" w:eastAsia="Times New Roman" w:hAnsi="Arial" w:cs="Arial"/>
                <w:b/>
                <w:bCs/>
                <w:sz w:val="20"/>
                <w:szCs w:val="20"/>
                <w:lang w:val="en-IE"/>
              </w:rPr>
            </w:pPr>
            <w:r w:rsidRPr="00CC705A">
              <w:rPr>
                <w:rFonts w:ascii="Arial" w:hAnsi="Arial" w:cs="Arial"/>
                <w:b/>
                <w:i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4E729068" w14:textId="3AE764D5" w:rsidR="0032437E" w:rsidRPr="00CC705A" w:rsidRDefault="0032437E" w:rsidP="0032437E">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A141F70" w14:textId="77A4EBAC" w:rsidR="0032437E" w:rsidRPr="00CC705A" w:rsidRDefault="0032437E" w:rsidP="00C4741D">
            <w:pPr>
              <w:pStyle w:val="a7"/>
              <w:numPr>
                <w:ilvl w:val="0"/>
                <w:numId w:val="230"/>
              </w:numPr>
              <w:ind w:firstLineChars="0"/>
              <w:rPr>
                <w:bCs w:val="0"/>
                <w:iCs/>
                <w:color w:val="0000FF"/>
                <w:kern w:val="0"/>
                <w:sz w:val="20"/>
                <w:szCs w:val="20"/>
                <w:lang w:val="en-IE" w:eastAsia="zh-CN"/>
              </w:rPr>
            </w:pPr>
            <w:r w:rsidRPr="00CC705A">
              <w:rPr>
                <w:rFonts w:eastAsia="Times New Roman"/>
                <w:bCs w:val="0"/>
                <w:iCs/>
                <w:color w:val="0000FF"/>
                <w:kern w:val="0"/>
                <w:sz w:val="20"/>
                <w:szCs w:val="20"/>
                <w:lang w:val="en-IE" w:eastAsia="zh-CN"/>
              </w:rPr>
              <w:t xml:space="preserve">The PAR has been confirmed </w:t>
            </w:r>
            <w:r w:rsidRPr="00CC705A">
              <w:rPr>
                <w:rFonts w:eastAsia="Times New Roman"/>
                <w:bCs w:val="0"/>
                <w:iCs/>
                <w:color w:val="0000FF"/>
                <w:kern w:val="0"/>
                <w:sz w:val="20"/>
                <w:szCs w:val="20"/>
                <w:lang w:val="en-IE" w:eastAsia="zh-CN"/>
              </w:rPr>
              <w:lastRenderedPageBreak/>
              <w:t xml:space="preserve">reference to the </w:t>
            </w:r>
            <w:r w:rsidRPr="00CC705A">
              <w:rPr>
                <w:bCs w:val="0"/>
                <w:iCs/>
                <w:color w:val="0000FF"/>
                <w:kern w:val="0"/>
                <w:sz w:val="20"/>
                <w:szCs w:val="20"/>
                <w:lang w:val="en-IE" w:eastAsia="zh-CN"/>
              </w:rPr>
              <w:t xml:space="preserve">PFD report </w:t>
            </w:r>
            <w:del w:id="186" w:author="Johan Granander" w:date="2026-10-27T18:57:00Z">
              <w:r w:rsidRPr="00CC705A" w:rsidDel="00B32AB9">
                <w:rPr>
                  <w:bCs w:val="0"/>
                  <w:iCs/>
                  <w:color w:val="0000FF"/>
                  <w:kern w:val="0"/>
                  <w:sz w:val="20"/>
                  <w:szCs w:val="20"/>
                  <w:lang w:val="en-IE" w:eastAsia="zh-CN"/>
                </w:rPr>
                <w:delText>&lt; QA706D &gt;</w:delText>
              </w:r>
            </w:del>
            <w:ins w:id="187" w:author="Johan Granander" w:date="2026-10-27T18:57:00Z">
              <w:r w:rsidR="00B32AB9">
                <w:rPr>
                  <w:bCs w:val="0"/>
                  <w:iCs/>
                  <w:color w:val="0000FF"/>
                  <w:kern w:val="0"/>
                  <w:sz w:val="20"/>
                  <w:szCs w:val="20"/>
                  <w:lang w:val="en-IE" w:eastAsia="zh-CN"/>
                </w:rPr>
                <w:t>&lt; WI-61120 &gt;</w:t>
              </w:r>
            </w:ins>
            <w:r w:rsidRPr="00CC705A">
              <w:rPr>
                <w:bCs w:val="0"/>
                <w:iCs/>
                <w:color w:val="0000FF"/>
                <w:kern w:val="0"/>
                <w:sz w:val="20"/>
                <w:szCs w:val="20"/>
                <w:lang w:val="en-IE" w:eastAsia="zh-CN"/>
              </w:rPr>
              <w:t>.</w:t>
            </w:r>
            <w:r w:rsidRPr="00CC705A" w:rsidDel="00191C91">
              <w:rPr>
                <w:bCs w:val="0"/>
                <w:iCs/>
                <w:color w:val="0000FF"/>
                <w:kern w:val="0"/>
                <w:sz w:val="20"/>
                <w:szCs w:val="20"/>
                <w:lang w:val="en-IE" w:eastAsia="zh-CN"/>
              </w:rPr>
              <w:t xml:space="preserve"> </w:t>
            </w:r>
          </w:p>
          <w:p w14:paraId="5106E048" w14:textId="77777777" w:rsidR="0032437E" w:rsidRPr="00CC705A" w:rsidRDefault="0032437E" w:rsidP="00C4741D">
            <w:pPr>
              <w:pStyle w:val="a7"/>
              <w:numPr>
                <w:ilvl w:val="0"/>
                <w:numId w:val="230"/>
              </w:numPr>
              <w:ind w:firstLineChars="0"/>
              <w:rPr>
                <w:rStyle w:val="CommentReference1"/>
                <w:rFonts w:eastAsia="Times New Roman"/>
                <w:color w:val="auto"/>
                <w:sz w:val="20"/>
                <w:szCs w:val="20"/>
              </w:rPr>
            </w:pPr>
            <w:r w:rsidRPr="00CC705A">
              <w:rPr>
                <w:rStyle w:val="CommentReference1"/>
                <w:rFonts w:eastAsia="Times New Roman"/>
                <w:color w:val="auto"/>
                <w:sz w:val="20"/>
                <w:szCs w:val="20"/>
              </w:rPr>
              <w:t>Configure the recipe so that the step is automatically paused / held when the batch or jacket temperature deviates outside the NOR;</w:t>
            </w:r>
          </w:p>
          <w:p w14:paraId="0FD706C5" w14:textId="77777777" w:rsidR="0032437E" w:rsidRPr="00CC705A" w:rsidRDefault="0032437E" w:rsidP="00C4741D">
            <w:pPr>
              <w:pStyle w:val="a7"/>
              <w:numPr>
                <w:ilvl w:val="0"/>
                <w:numId w:val="230"/>
              </w:numPr>
              <w:ind w:firstLineChars="0"/>
              <w:rPr>
                <w:rStyle w:val="CommentReference1"/>
                <w:rFonts w:eastAsia="Times New Roman"/>
                <w:color w:val="auto"/>
                <w:sz w:val="20"/>
                <w:szCs w:val="20"/>
              </w:rPr>
            </w:pPr>
            <w:r w:rsidRPr="00CC705A">
              <w:rPr>
                <w:rStyle w:val="CommentReference1"/>
                <w:rFonts w:eastAsia="Times New Roman"/>
                <w:color w:val="auto"/>
                <w:sz w:val="20"/>
                <w:szCs w:val="20"/>
              </w:rPr>
              <w:t>Verify temperature uniformity of the activation tank at the minimum working volume.</w:t>
            </w:r>
          </w:p>
          <w:p w14:paraId="472B7A86" w14:textId="77777777" w:rsidR="0032437E" w:rsidRPr="00CC705A" w:rsidRDefault="0032437E" w:rsidP="00C4741D">
            <w:pPr>
              <w:pStyle w:val="a7"/>
              <w:numPr>
                <w:ilvl w:val="0"/>
                <w:numId w:val="230"/>
              </w:numPr>
              <w:ind w:firstLineChars="0"/>
              <w:rPr>
                <w:rStyle w:val="CommentReference1"/>
                <w:rFonts w:eastAsia="Times New Roman"/>
                <w:color w:val="auto"/>
                <w:sz w:val="20"/>
                <w:szCs w:val="20"/>
              </w:rPr>
            </w:pPr>
            <w:r w:rsidRPr="00CC705A">
              <w:rPr>
                <w:rStyle w:val="CommentReference1"/>
                <w:rFonts w:eastAsia="Times New Roman"/>
                <w:color w:val="auto"/>
                <w:sz w:val="20"/>
                <w:szCs w:val="20"/>
              </w:rPr>
              <w:t>Recipe interlock/hold: confirm it is implemented and tested before the first PPQ batch.</w:t>
            </w:r>
          </w:p>
          <w:p w14:paraId="1C1AD67A" w14:textId="6A08410A" w:rsidR="0032437E" w:rsidRPr="00CC705A" w:rsidRDefault="0032437E" w:rsidP="00C4741D">
            <w:pPr>
              <w:pStyle w:val="a7"/>
              <w:ind w:left="284" w:firstLineChars="0" w:firstLine="0"/>
              <w:rPr>
                <w:rFonts w:eastAsia="Times New Roman"/>
                <w:bCs w:val="0"/>
                <w:iCs/>
                <w:color w:val="auto"/>
                <w:sz w:val="20"/>
                <w:szCs w:val="20"/>
              </w:rPr>
            </w:pPr>
            <w:r w:rsidRPr="00CC705A">
              <w:rPr>
                <w:rStyle w:val="CommentReference1"/>
                <w:rFonts w:eastAsia="Times New Roman"/>
                <w:color w:val="auto"/>
                <w:sz w:val="20"/>
                <w:szCs w:val="20"/>
              </w:rPr>
              <w:t xml:space="preserve">CMMD; </w:t>
            </w: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CA2C0FD" w14:textId="59B41F15" w:rsidR="0032437E" w:rsidRPr="00CC705A" w:rsidRDefault="0032437E" w:rsidP="0032437E">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sz w:val="20"/>
                <w:szCs w:val="20"/>
                <w:lang w:val="en-IE"/>
              </w:rPr>
              <w:lastRenderedPageBreak/>
              <w:t>Low</w:t>
            </w:r>
          </w:p>
        </w:tc>
      </w:tr>
      <w:tr w:rsidR="00FE5589" w:rsidRPr="00CC705A" w14:paraId="21092F2C" w14:textId="77777777" w:rsidTr="00FE5589">
        <w:trPr>
          <w:trHeight w:val="300"/>
        </w:trPr>
        <w:tc>
          <w:tcPr>
            <w:tcW w:w="14451" w:type="dxa"/>
            <w:gridSpan w:val="14"/>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6BA3828" w14:textId="77777777" w:rsidR="00FE5589" w:rsidRPr="00CC705A" w:rsidRDefault="00FE5589" w:rsidP="00FE5589">
            <w:pPr>
              <w:spacing w:after="0" w:line="240" w:lineRule="auto"/>
              <w:textAlignment w:val="baseline"/>
              <w:rPr>
                <w:rFonts w:ascii="Arial" w:hAnsi="Arial" w:cs="Arial"/>
                <w:b/>
                <w:bCs/>
                <w:sz w:val="20"/>
                <w:szCs w:val="20"/>
                <w:lang w:val="en-IE"/>
              </w:rPr>
            </w:pPr>
            <w:r w:rsidRPr="00CC705A">
              <w:rPr>
                <w:rFonts w:ascii="Arial" w:hAnsi="Arial" w:cs="Arial"/>
                <w:b/>
                <w:bCs/>
                <w:sz w:val="20"/>
                <w:szCs w:val="20"/>
                <w:lang w:val="en-IE"/>
              </w:rPr>
              <w:lastRenderedPageBreak/>
              <w:t>7.</w:t>
            </w:r>
            <w:r w:rsidRPr="00CC705A">
              <w:rPr>
                <w:rFonts w:ascii="Arial" w:eastAsia="Times New Roman" w:hAnsi="Arial" w:cs="Arial"/>
                <w:b/>
                <w:sz w:val="20"/>
                <w:szCs w:val="20"/>
                <w:lang w:val="en-IE"/>
              </w:rPr>
              <w:t xml:space="preserve"> Capping</w:t>
            </w:r>
          </w:p>
        </w:tc>
      </w:tr>
      <w:tr w:rsidR="00C4741D" w:rsidRPr="00CC705A" w14:paraId="4E3AE4CC"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8638040"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t>7</w:t>
            </w:r>
            <w:r w:rsidRPr="00CC705A">
              <w:rPr>
                <w:rFonts w:ascii="Arial" w:eastAsia="Times New Roman" w:hAnsi="Arial" w:cs="Arial"/>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3C0C37"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 xml:space="preserve">Capping </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AD6249" w14:textId="126F9554" w:rsidR="00FE5589" w:rsidRPr="00CC705A" w:rsidRDefault="00FE5589" w:rsidP="00F54B83">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DMF/</w:t>
            </w:r>
            <w:proofErr w:type="spellStart"/>
            <w:r w:rsidRPr="00CC705A">
              <w:rPr>
                <w:rFonts w:ascii="Arial" w:eastAsia="Times New Roman" w:hAnsi="Arial" w:cs="Arial"/>
                <w:iCs/>
                <w:sz w:val="20"/>
                <w:szCs w:val="20"/>
                <w:lang w:val="en-IE"/>
              </w:rPr>
              <w:t>MeOH</w:t>
            </w:r>
            <w:proofErr w:type="spellEnd"/>
            <w:r w:rsidRPr="00CC705A">
              <w:rPr>
                <w:rFonts w:ascii="Arial" w:eastAsia="Times New Roman" w:hAnsi="Arial" w:cs="Arial"/>
                <w:iCs/>
                <w:sz w:val="20"/>
                <w:szCs w:val="20"/>
                <w:lang w:val="en-IE"/>
              </w:rPr>
              <w:t xml:space="preserve"> /DIPEA outside </w:t>
            </w:r>
            <w:r w:rsidR="00F54B83" w:rsidRPr="00CC705A">
              <w:rPr>
                <w:rFonts w:ascii="Arial" w:eastAsia="Times New Roman" w:hAnsi="Arial" w:cs="Arial"/>
                <w:iCs/>
                <w:sz w:val="20"/>
                <w:szCs w:val="20"/>
                <w:lang w:val="en-IE"/>
              </w:rPr>
              <w:t>PA</w:t>
            </w:r>
            <w:r w:rsidRPr="00CC705A">
              <w:rPr>
                <w:rFonts w:ascii="Arial" w:eastAsia="Times New Roman" w:hAnsi="Arial" w:cs="Arial"/>
                <w:iCs/>
                <w:sz w:val="20"/>
                <w:szCs w:val="20"/>
                <w:lang w:val="en-IE"/>
              </w:rPr>
              <w:t xml:space="preserve">R </w:t>
            </w:r>
            <w:r w:rsidRPr="00CC705A">
              <w:rPr>
                <w:rFonts w:ascii="Arial" w:eastAsia="Times New Roman" w:hAnsi="Arial" w:cs="Arial"/>
                <w:iCs/>
                <w:sz w:val="20"/>
                <w:szCs w:val="20"/>
                <w:lang w:val="en-IE"/>
              </w:rPr>
              <w:lastRenderedPageBreak/>
              <w:t>(over- or under-charge)</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4A06F3A"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lastRenderedPageBreak/>
              <w:t xml:space="preserve">Uncapped sequences proceed to </w:t>
            </w:r>
            <w:r w:rsidRPr="00CC705A">
              <w:rPr>
                <w:rFonts w:ascii="Arial" w:eastAsia="Times New Roman" w:hAnsi="Arial" w:cs="Arial"/>
                <w:iCs/>
                <w:sz w:val="20"/>
                <w:szCs w:val="20"/>
                <w:lang w:val="en-IE"/>
              </w:rPr>
              <w:lastRenderedPageBreak/>
              <w:t>next coupling; accumulation of deletion sequence impurities</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9D7BC58"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hAnsi="Arial" w:cs="Arial"/>
                <w:iCs/>
                <w:sz w:val="20"/>
                <w:szCs w:val="20"/>
                <w:lang w:val="en-IE"/>
              </w:rPr>
              <w:lastRenderedPageBreak/>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04613F42"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1C47EC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MOR recipe error; Using an </w:t>
            </w:r>
            <w:proofErr w:type="spellStart"/>
            <w:r w:rsidRPr="00CC705A">
              <w:rPr>
                <w:rFonts w:ascii="Arial" w:eastAsia="Times New Roman" w:hAnsi="Arial" w:cs="Arial"/>
                <w:iCs/>
                <w:sz w:val="20"/>
                <w:szCs w:val="20"/>
                <w:lang w:val="en-IE"/>
              </w:rPr>
              <w:t>uncalibrated</w:t>
            </w:r>
            <w:proofErr w:type="spellEnd"/>
            <w:r w:rsidRPr="00CC705A">
              <w:rPr>
                <w:rFonts w:ascii="Arial" w:eastAsia="Times New Roman" w:hAnsi="Arial" w:cs="Arial"/>
                <w:iCs/>
                <w:sz w:val="20"/>
                <w:szCs w:val="20"/>
                <w:lang w:val="en-IE"/>
              </w:rPr>
              <w:t xml:space="preserve"> </w:t>
            </w:r>
            <w:r w:rsidRPr="00CC705A">
              <w:rPr>
                <w:rFonts w:ascii="Arial" w:eastAsia="Times New Roman" w:hAnsi="Arial" w:cs="Arial"/>
                <w:iCs/>
                <w:sz w:val="20"/>
                <w:szCs w:val="20"/>
                <w:lang w:val="en-IE"/>
              </w:rPr>
              <w:lastRenderedPageBreak/>
              <w:t xml:space="preserve">scale; </w:t>
            </w:r>
            <w:r w:rsidRPr="00CC705A">
              <w:rPr>
                <w:rFonts w:ascii="Arial" w:eastAsia="Times New Roman" w:hAnsi="Arial" w:cs="Arial"/>
                <w:sz w:val="20"/>
                <w:szCs w:val="20"/>
              </w:rPr>
              <w:t>Calculation errors and inadequate rechecking; Incorrect numerical calculation, operation without double verification, Misread numerical values</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A413E51" w14:textId="77777777" w:rsidR="00FE5589" w:rsidRPr="00CC705A" w:rsidRDefault="00FE5589" w:rsidP="00FE5589">
            <w:pPr>
              <w:pStyle w:val="a7"/>
              <w:numPr>
                <w:ilvl w:val="0"/>
                <w:numId w:val="20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lastRenderedPageBreak/>
              <w:t xml:space="preserve">External Calibration: Calibration of scale is managed by CMS </w:t>
            </w:r>
            <w:r w:rsidRPr="00CC705A">
              <w:rPr>
                <w:rFonts w:eastAsia="Times New Roman"/>
                <w:color w:val="auto"/>
                <w:sz w:val="20"/>
                <w:szCs w:val="20"/>
                <w:lang w:val="en-IE"/>
              </w:rPr>
              <w:lastRenderedPageBreak/>
              <w:t>system and performed periodically every one year by a qualified calibration contractor.</w:t>
            </w:r>
          </w:p>
          <w:p w14:paraId="0400539D" w14:textId="77777777" w:rsidR="00FE5589" w:rsidRPr="00CC705A" w:rsidRDefault="00FE5589" w:rsidP="00FE5589">
            <w:pPr>
              <w:pStyle w:val="a7"/>
              <w:numPr>
                <w:ilvl w:val="0"/>
                <w:numId w:val="20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Internal calibration:  Designated calibration personnel who is trained and qualified according to internal SOP, check the scales every three months.</w:t>
            </w:r>
          </w:p>
          <w:p w14:paraId="1B946BA1" w14:textId="77777777" w:rsidR="00FE5589" w:rsidRPr="00CC705A" w:rsidRDefault="00FE5589" w:rsidP="00FE5589">
            <w:pPr>
              <w:pStyle w:val="a7"/>
              <w:numPr>
                <w:ilvl w:val="0"/>
                <w:numId w:val="20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For scales used for production, which are checked with standard weight before use.</w:t>
            </w:r>
          </w:p>
          <w:p w14:paraId="27F1BECE" w14:textId="77777777" w:rsidR="00FE5589" w:rsidRPr="00CC705A" w:rsidRDefault="00FE5589" w:rsidP="00FE5589">
            <w:pPr>
              <w:pStyle w:val="a7"/>
              <w:numPr>
                <w:ilvl w:val="0"/>
                <w:numId w:val="205"/>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Operator shall confirm that the scale is within calibration and suitable for charge quantity before use.</w:t>
            </w:r>
          </w:p>
          <w:p w14:paraId="0031AAF9" w14:textId="77777777" w:rsidR="00FE5589" w:rsidRPr="00CC705A" w:rsidRDefault="00FE5589" w:rsidP="00FE5589">
            <w:pPr>
              <w:pStyle w:val="a7"/>
              <w:numPr>
                <w:ilvl w:val="0"/>
                <w:numId w:val="205"/>
              </w:numPr>
              <w:ind w:firstLineChars="0"/>
              <w:textAlignment w:val="baseline"/>
              <w:rPr>
                <w:rFonts w:eastAsia="Times New Roman"/>
                <w:color w:val="auto"/>
                <w:sz w:val="20"/>
                <w:szCs w:val="20"/>
              </w:rPr>
            </w:pPr>
            <w:r w:rsidRPr="00CC705A">
              <w:rPr>
                <w:rFonts w:eastAsia="Times New Roman"/>
                <w:color w:val="auto"/>
                <w:sz w:val="20"/>
                <w:szCs w:val="20"/>
              </w:rPr>
              <w:t>Master operation record review and approval before processing.</w:t>
            </w:r>
          </w:p>
          <w:p w14:paraId="0C78C689" w14:textId="77777777" w:rsidR="00FE5589" w:rsidRPr="00CC705A" w:rsidRDefault="00FE5589" w:rsidP="00FE5589">
            <w:pPr>
              <w:pStyle w:val="a7"/>
              <w:numPr>
                <w:ilvl w:val="0"/>
                <w:numId w:val="205"/>
              </w:numPr>
              <w:ind w:firstLineChars="0"/>
              <w:textAlignment w:val="baseline"/>
              <w:rPr>
                <w:rFonts w:eastAsia="Times New Roman"/>
                <w:color w:val="auto"/>
                <w:sz w:val="20"/>
                <w:szCs w:val="20"/>
                <w:lang w:val="en-IE"/>
              </w:rPr>
            </w:pPr>
            <w:r w:rsidRPr="00CC705A">
              <w:rPr>
                <w:rFonts w:eastAsia="Times New Roman"/>
                <w:color w:val="auto"/>
                <w:sz w:val="20"/>
                <w:szCs w:val="20"/>
              </w:rPr>
              <w:t>Calculation check sign off and charge check sign off in log sheet by second person.</w:t>
            </w:r>
          </w:p>
          <w:p w14:paraId="10653277" w14:textId="77777777" w:rsidR="00FE5589" w:rsidRPr="00CC705A" w:rsidRDefault="00FE5589" w:rsidP="00FE5589">
            <w:pPr>
              <w:pStyle w:val="a7"/>
              <w:numPr>
                <w:ilvl w:val="0"/>
                <w:numId w:val="205"/>
              </w:numPr>
              <w:ind w:firstLineChars="0"/>
              <w:textAlignment w:val="baseline"/>
              <w:rPr>
                <w:rFonts w:eastAsia="Times New Roman"/>
                <w:color w:val="auto"/>
                <w:sz w:val="20"/>
                <w:szCs w:val="20"/>
                <w:lang w:val="en-IE"/>
              </w:rPr>
            </w:pPr>
            <w:r w:rsidRPr="00CC705A">
              <w:rPr>
                <w:rFonts w:eastAsia="Times New Roman"/>
                <w:color w:val="auto"/>
                <w:sz w:val="20"/>
                <w:szCs w:val="20"/>
              </w:rPr>
              <w:t xml:space="preserve">During dispensing operations, material calculations shall be verified by two operators, who shall sign for </w:t>
            </w:r>
            <w:r w:rsidRPr="00CC705A">
              <w:rPr>
                <w:rFonts w:eastAsia="Times New Roman"/>
                <w:color w:val="auto"/>
                <w:sz w:val="20"/>
                <w:szCs w:val="20"/>
              </w:rPr>
              <w:lastRenderedPageBreak/>
              <w:t xml:space="preserve">confirmation in the batch records. </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154DC608"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3B2DE15"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5FFEC486"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C6389F" w14:textId="77777777" w:rsidR="00FE5589" w:rsidRPr="00CC705A" w:rsidRDefault="00FE5589" w:rsidP="00FE5589">
            <w:pPr>
              <w:pStyle w:val="a7"/>
              <w:numPr>
                <w:ilvl w:val="0"/>
                <w:numId w:val="65"/>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 xml:space="preserve">The calculation sheets will complete </w:t>
            </w:r>
            <w:r w:rsidRPr="00CC705A">
              <w:rPr>
                <w:rFonts w:eastAsia="Times New Roman"/>
                <w:bCs w:val="0"/>
                <w:iCs/>
                <w:color w:val="auto"/>
                <w:kern w:val="0"/>
                <w:sz w:val="20"/>
                <w:szCs w:val="20"/>
                <w:lang w:val="en-IE" w:eastAsia="zh-CN"/>
              </w:rPr>
              <w:lastRenderedPageBreak/>
              <w:t>validation before use.</w:t>
            </w:r>
          </w:p>
          <w:p w14:paraId="0E7713D7" w14:textId="77777777" w:rsidR="00FE5589" w:rsidRPr="00CC705A" w:rsidRDefault="00FE5589" w:rsidP="00FE5589">
            <w:pPr>
              <w:pStyle w:val="a7"/>
              <w:numPr>
                <w:ilvl w:val="0"/>
                <w:numId w:val="65"/>
              </w:numPr>
              <w:ind w:firstLineChars="0"/>
              <w:rPr>
                <w:rFonts w:eastAsia="Times New Roman"/>
                <w:color w:val="auto"/>
                <w:sz w:val="20"/>
                <w:szCs w:val="20"/>
                <w:lang w:val="en-IE"/>
              </w:rPr>
            </w:pPr>
            <w:r w:rsidRPr="00CC705A">
              <w:rPr>
                <w:rFonts w:eastAsia="Times New Roman"/>
                <w:iCs/>
                <w:color w:val="auto"/>
                <w:sz w:val="20"/>
                <w:szCs w:val="20"/>
                <w:lang w:val="en-IE"/>
              </w:rPr>
              <w:t>Dua</w:t>
            </w:r>
            <w:r w:rsidRPr="00CC705A">
              <w:rPr>
                <w:rFonts w:eastAsia="Times New Roman"/>
                <w:color w:val="auto"/>
                <w:sz w:val="20"/>
                <w:szCs w:val="20"/>
                <w:lang w:val="en-IE"/>
              </w:rPr>
              <w:t>l-person verification is implemented during charging to guarantee accurate charging quantity.</w:t>
            </w:r>
          </w:p>
          <w:p w14:paraId="0940DE0D" w14:textId="77777777" w:rsidR="00FE5589" w:rsidRPr="00CC705A" w:rsidRDefault="00FE5589" w:rsidP="00FE5589">
            <w:pPr>
              <w:pStyle w:val="a7"/>
              <w:numPr>
                <w:ilvl w:val="0"/>
                <w:numId w:val="65"/>
              </w:numPr>
              <w:ind w:firstLineChars="0"/>
              <w:rPr>
                <w:rFonts w:eastAsia="Times New Roman"/>
                <w:color w:val="auto"/>
                <w:sz w:val="20"/>
                <w:szCs w:val="20"/>
                <w:lang w:val="en-IE"/>
              </w:rPr>
            </w:pPr>
            <w:r w:rsidRPr="00CC705A">
              <w:rPr>
                <w:rFonts w:eastAsia="Times New Roman"/>
                <w:color w:val="auto"/>
                <w:sz w:val="20"/>
                <w:szCs w:val="20"/>
                <w:lang w:val="en-IE"/>
              </w:rPr>
              <w:t>Validated spreadsheet is used to calculate quantity.</w:t>
            </w:r>
          </w:p>
          <w:p w14:paraId="18933C04" w14:textId="77777777" w:rsidR="00FE5589" w:rsidRPr="00CC705A" w:rsidRDefault="00FE5589" w:rsidP="00FE5589">
            <w:pPr>
              <w:pStyle w:val="a7"/>
              <w:ind w:left="284" w:firstLineChars="0" w:firstLine="0"/>
              <w:rPr>
                <w:rFonts w:eastAsia="Times New Roman"/>
                <w:color w:val="auto"/>
                <w:sz w:val="20"/>
                <w:szCs w:val="20"/>
                <w:lang w:val="en-IE"/>
              </w:rPr>
            </w:pPr>
          </w:p>
          <w:p w14:paraId="63722E22" w14:textId="40ED8D01" w:rsidR="00FE5589" w:rsidRPr="00CC705A" w:rsidRDefault="00587396" w:rsidP="00FE5589">
            <w:pPr>
              <w:pStyle w:val="a7"/>
              <w:ind w:left="284" w:firstLineChars="0" w:firstLine="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Production department</w:t>
            </w:r>
            <w:r w:rsidR="00FE5589" w:rsidRPr="00CC705A">
              <w:rPr>
                <w:rFonts w:eastAsia="Times New Roman"/>
                <w:iCs/>
                <w:color w:val="auto"/>
                <w:sz w:val="20"/>
                <w:szCs w:val="20"/>
                <w:lang w:val="en-IE"/>
              </w:rPr>
              <w:t>; 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E60AF8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1803348A"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47A7382"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lastRenderedPageBreak/>
              <w:t>7</w:t>
            </w:r>
            <w:r w:rsidRPr="00CC705A">
              <w:rPr>
                <w:rFonts w:ascii="Arial" w:eastAsia="Times New Roman" w:hAnsi="Arial" w:cs="Arial"/>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8ADEEF5"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sz w:val="20"/>
                <w:szCs w:val="20"/>
                <w:lang w:val="en-IE"/>
              </w:rPr>
              <w:t>Capping</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3B517B3"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Incomplete capping of unreacted amines</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55B210C"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Uncapped sequences proceed to next coupling; accumulation of deletion sequence impurities</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40F75F2"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302C7B50"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58380F5" w14:textId="4F824875" w:rsidR="00FE5589" w:rsidRPr="00CC705A" w:rsidRDefault="00FE5589" w:rsidP="00945921">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Capping time too short; temperature outside </w:t>
            </w:r>
            <w:r w:rsidR="00945921" w:rsidRPr="00CC705A">
              <w:rPr>
                <w:rFonts w:ascii="Arial" w:eastAsia="Times New Roman" w:hAnsi="Arial" w:cs="Arial"/>
                <w:iCs/>
                <w:sz w:val="20"/>
                <w:szCs w:val="20"/>
                <w:lang w:val="en-IE"/>
              </w:rPr>
              <w:t>PA</w:t>
            </w:r>
            <w:r w:rsidRPr="00CC705A">
              <w:rPr>
                <w:rFonts w:ascii="Arial" w:eastAsia="Times New Roman" w:hAnsi="Arial" w:cs="Arial"/>
                <w:iCs/>
                <w:sz w:val="20"/>
                <w:szCs w:val="20"/>
                <w:lang w:val="en-IE"/>
              </w:rPr>
              <w:t>R;</w:t>
            </w:r>
            <w:r w:rsidRPr="00CC705A">
              <w:rPr>
                <w:rFonts w:ascii="Arial" w:hAnsi="Arial" w:cs="Arial"/>
                <w:sz w:val="20"/>
                <w:szCs w:val="20"/>
              </w:rPr>
              <w:t xml:space="preserve"> </w:t>
            </w:r>
            <w:r w:rsidRPr="00CC705A">
              <w:rPr>
                <w:rFonts w:ascii="Arial" w:eastAsia="Times New Roman" w:hAnsi="Arial" w:cs="Arial"/>
                <w:iCs/>
                <w:sz w:val="20"/>
                <w:szCs w:val="20"/>
                <w:lang w:val="en-IE"/>
              </w:rPr>
              <w:t xml:space="preserve">Material hold up in transfer line; </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0F70921" w14:textId="77777777" w:rsidR="00FE5589" w:rsidRPr="00CC705A" w:rsidRDefault="00FE5589" w:rsidP="00FE5589">
            <w:pPr>
              <w:pStyle w:val="a7"/>
              <w:numPr>
                <w:ilvl w:val="0"/>
                <w:numId w:val="12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PLC automated control and data logging of capping temperature and time.</w:t>
            </w:r>
          </w:p>
          <w:p w14:paraId="7025ED75" w14:textId="77777777" w:rsidR="00FE5589" w:rsidRPr="00CC705A" w:rsidRDefault="00FE5589" w:rsidP="00FE5589">
            <w:pPr>
              <w:pStyle w:val="a7"/>
              <w:numPr>
                <w:ilvl w:val="0"/>
                <w:numId w:val="12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Transfer shall be performed by personnel. Upon completion of transfer, confirmation and signature are required.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7A13A3BA"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E7D0B15"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7E1F0FD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8AFF544" w14:textId="77777777" w:rsidR="00FE5589" w:rsidRPr="00CC705A" w:rsidRDefault="00FE5589" w:rsidP="00FE5589">
            <w:pPr>
              <w:pStyle w:val="a7"/>
              <w:numPr>
                <w:ilvl w:val="0"/>
                <w:numId w:val="121"/>
              </w:numPr>
              <w:ind w:firstLineChars="0"/>
              <w:rPr>
                <w:rFonts w:eastAsia="Times New Roman"/>
                <w:color w:val="auto"/>
                <w:sz w:val="20"/>
                <w:szCs w:val="20"/>
                <w:lang w:val="en-IE"/>
              </w:rPr>
            </w:pPr>
            <w:r w:rsidRPr="00CC705A">
              <w:rPr>
                <w:rFonts w:eastAsia="Times New Roman"/>
                <w:color w:val="auto"/>
                <w:sz w:val="20"/>
                <w:szCs w:val="20"/>
                <w:lang w:val="en-IE"/>
              </w:rPr>
              <w:t xml:space="preserve">After </w:t>
            </w:r>
            <w:r w:rsidRPr="00CC705A">
              <w:rPr>
                <w:rFonts w:eastAsia="Times New Roman"/>
                <w:iCs/>
                <w:color w:val="auto"/>
                <w:sz w:val="20"/>
                <w:szCs w:val="20"/>
                <w:lang w:val="en-IE"/>
              </w:rPr>
              <w:t xml:space="preserve">transfer </w:t>
            </w:r>
            <w:r w:rsidRPr="00CC705A">
              <w:rPr>
                <w:rFonts w:eastAsia="Times New Roman"/>
                <w:color w:val="auto"/>
                <w:sz w:val="20"/>
                <w:szCs w:val="20"/>
                <w:lang w:val="en-IE"/>
              </w:rPr>
              <w:t>is completed, residual materials in pipelines shall be purged with nitrogen to minimize the impact of pipeline residues.</w:t>
            </w:r>
          </w:p>
          <w:p w14:paraId="6160E7E0" w14:textId="77777777" w:rsidR="00FE5589" w:rsidRPr="00CC705A" w:rsidRDefault="00FE5589" w:rsidP="00FE5589">
            <w:pPr>
              <w:pStyle w:val="a7"/>
              <w:numPr>
                <w:ilvl w:val="0"/>
                <w:numId w:val="121"/>
              </w:numPr>
              <w:ind w:firstLineChars="0"/>
              <w:rPr>
                <w:rFonts w:eastAsia="Times New Roman"/>
                <w:color w:val="auto"/>
                <w:sz w:val="20"/>
                <w:szCs w:val="20"/>
                <w:lang w:val="en-IE"/>
              </w:rPr>
            </w:pPr>
            <w:r w:rsidRPr="00CC705A">
              <w:rPr>
                <w:rFonts w:eastAsia="Times New Roman"/>
                <w:color w:val="auto"/>
                <w:sz w:val="20"/>
                <w:szCs w:val="20"/>
                <w:lang w:val="en-IE"/>
              </w:rPr>
              <w:t>After transfer is completed, a two-person check shall be performed by personnel and documented in the MOR.</w:t>
            </w:r>
          </w:p>
          <w:p w14:paraId="5DAC62BA" w14:textId="77777777" w:rsidR="00FE5589" w:rsidRPr="00CC705A" w:rsidRDefault="00FE5589" w:rsidP="00FE5589">
            <w:pPr>
              <w:pStyle w:val="a7"/>
              <w:ind w:left="284" w:firstLineChars="0" w:firstLine="0"/>
              <w:rPr>
                <w:rFonts w:eastAsia="Times New Roman"/>
                <w:color w:val="auto"/>
                <w:sz w:val="20"/>
                <w:szCs w:val="20"/>
                <w:lang w:val="en-IE"/>
              </w:rPr>
            </w:pPr>
          </w:p>
          <w:p w14:paraId="3954580E" w14:textId="3A3D147C" w:rsidR="00FE5589" w:rsidRPr="00CC705A" w:rsidRDefault="00587396" w:rsidP="00FE5589">
            <w:pPr>
              <w:jc w:val="center"/>
              <w:rPr>
                <w:rFonts w:ascii="Arial" w:hAnsi="Arial" w:cs="Arial"/>
                <w:sz w:val="20"/>
                <w:szCs w:val="20"/>
                <w:lang w:val="en-IE"/>
              </w:rPr>
            </w:pPr>
            <w:r w:rsidRPr="00CC705A">
              <w:rPr>
                <w:rFonts w:ascii="Arial" w:eastAsia="Times New Roman" w:hAnsi="Arial" w:cs="Arial"/>
                <w:bCs/>
                <w:iCs/>
                <w:sz w:val="20"/>
                <w:szCs w:val="20"/>
                <w:lang w:val="en-IE"/>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3C2ECCC"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28B3EE1D"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03514C"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t>7</w:t>
            </w:r>
            <w:r w:rsidRPr="00CC705A">
              <w:rPr>
                <w:rFonts w:ascii="Arial" w:eastAsia="Times New Roman" w:hAnsi="Arial" w:cs="Arial"/>
                <w:sz w:val="20"/>
                <w:szCs w:val="20"/>
                <w:lang w:val="en-IE"/>
              </w:rPr>
              <w:t>.3</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52AF2B"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sz w:val="20"/>
                <w:szCs w:val="20"/>
                <w:lang w:val="en-IE"/>
              </w:rPr>
              <w:t>Capping</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F16E74E"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Excessive residual capping solution</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B4575B"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Accumulation of deletion sequence impurities</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D88047E"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762125B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B0FCC6"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Capping time too long; blocked sieve plate / drain</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0DE3EBA" w14:textId="77777777" w:rsidR="00FE5589" w:rsidRPr="00CC705A" w:rsidRDefault="00FE5589" w:rsidP="00FE5589">
            <w:pPr>
              <w:pStyle w:val="a7"/>
              <w:numPr>
                <w:ilvl w:val="0"/>
                <w:numId w:val="12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After completion of each batch, the equipment shall be disassembled and cleaned, and the sieve plate shall be inspected by QA and the production manager.</w:t>
            </w:r>
          </w:p>
          <w:p w14:paraId="791936B7" w14:textId="77777777" w:rsidR="00FE5589" w:rsidRPr="00CC705A" w:rsidRDefault="00FE5589" w:rsidP="00FE5589">
            <w:pPr>
              <w:pStyle w:val="a7"/>
              <w:numPr>
                <w:ilvl w:val="0"/>
                <w:numId w:val="12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Material pipeline is separate and dedicated.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5754FFD1"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hAnsi="Arial" w:cs="Arial"/>
                <w:b/>
                <w:bCs/>
                <w:sz w:val="20"/>
                <w:szCs w:val="20"/>
                <w:lang w:val="en-IE"/>
              </w:rPr>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2E6E025"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1E31E8E0"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BBF8F8B" w14:textId="77777777" w:rsidR="00FE5589" w:rsidRPr="00CC705A" w:rsidRDefault="00FE5589" w:rsidP="00FE5589">
            <w:pPr>
              <w:pStyle w:val="a7"/>
              <w:numPr>
                <w:ilvl w:val="0"/>
                <w:numId w:val="122"/>
              </w:numPr>
              <w:ind w:firstLineChars="0"/>
              <w:rPr>
                <w:rFonts w:eastAsia="Times New Roman"/>
                <w:color w:val="auto"/>
                <w:sz w:val="20"/>
                <w:szCs w:val="20"/>
                <w:lang w:val="en-IE"/>
              </w:rPr>
            </w:pPr>
            <w:r w:rsidRPr="00CC705A">
              <w:rPr>
                <w:rFonts w:eastAsia="Times New Roman"/>
                <w:color w:val="auto"/>
                <w:sz w:val="20"/>
                <w:szCs w:val="20"/>
                <w:lang w:val="en-IE"/>
              </w:rPr>
              <w:t xml:space="preserve">Waste discharge duration shall be monitored and recorded by operators in the manufacturing operation record. Tuning forks are used for auxiliary judgment, and the </w:t>
            </w:r>
            <w:r w:rsidRPr="00CC705A">
              <w:rPr>
                <w:rFonts w:eastAsia="Times New Roman"/>
                <w:color w:val="auto"/>
                <w:sz w:val="20"/>
                <w:szCs w:val="20"/>
                <w:lang w:val="en-IE"/>
              </w:rPr>
              <w:lastRenderedPageBreak/>
              <w:t>PLC system automatically records the waste discharge time.</w:t>
            </w:r>
          </w:p>
          <w:p w14:paraId="7EF2D435" w14:textId="77777777" w:rsidR="00FE5589" w:rsidRPr="00CC705A" w:rsidRDefault="00FE5589" w:rsidP="00FE5589">
            <w:pPr>
              <w:pStyle w:val="a7"/>
              <w:numPr>
                <w:ilvl w:val="0"/>
                <w:numId w:val="122"/>
              </w:numPr>
              <w:ind w:firstLineChars="0"/>
              <w:textAlignment w:val="baseline"/>
              <w:rPr>
                <w:rFonts w:eastAsia="Times New Roman"/>
                <w:color w:val="auto"/>
                <w:sz w:val="20"/>
                <w:szCs w:val="20"/>
              </w:rPr>
            </w:pPr>
            <w:r w:rsidRPr="00CC705A">
              <w:rPr>
                <w:rFonts w:eastAsia="Times New Roman"/>
                <w:color w:val="auto"/>
                <w:sz w:val="20"/>
                <w:szCs w:val="20"/>
                <w:lang w:val="en-IE"/>
              </w:rPr>
              <w:t>The recorded waste discharge time shall be double-checked by two personnel. Slow drain triggers operator check</w:t>
            </w:r>
          </w:p>
          <w:p w14:paraId="44C3FA40" w14:textId="77777777" w:rsidR="00FE5589" w:rsidRPr="00CC705A" w:rsidRDefault="00FE5589" w:rsidP="00FE5589">
            <w:pPr>
              <w:pStyle w:val="a7"/>
              <w:numPr>
                <w:ilvl w:val="0"/>
                <w:numId w:val="122"/>
              </w:numPr>
              <w:ind w:firstLineChars="0"/>
              <w:textAlignment w:val="baseline"/>
              <w:rPr>
                <w:rFonts w:eastAsia="Times New Roman"/>
                <w:color w:val="auto"/>
                <w:sz w:val="20"/>
                <w:szCs w:val="20"/>
              </w:rPr>
            </w:pPr>
            <w:r w:rsidRPr="00CC705A">
              <w:rPr>
                <w:rFonts w:eastAsia="Times New Roman"/>
                <w:color w:val="auto"/>
                <w:sz w:val="20"/>
                <w:szCs w:val="20"/>
                <w:lang w:val="en-IE"/>
              </w:rPr>
              <w:t>Sufficient spare parts for the equipment are stocked to enable timely replacement in case of faults.</w:t>
            </w:r>
          </w:p>
          <w:p w14:paraId="2D6452FA" w14:textId="77777777" w:rsidR="00FE5589" w:rsidRPr="00CC705A" w:rsidRDefault="00FE5589" w:rsidP="00FE5589">
            <w:pPr>
              <w:pStyle w:val="a7"/>
              <w:ind w:left="284" w:firstLineChars="0" w:firstLine="0"/>
              <w:rPr>
                <w:rFonts w:eastAsia="Times New Roman"/>
                <w:iCs/>
                <w:color w:val="auto"/>
                <w:sz w:val="20"/>
                <w:szCs w:val="20"/>
                <w:lang w:val="en-IE"/>
              </w:rPr>
            </w:pPr>
          </w:p>
          <w:p w14:paraId="7CCFFF9B" w14:textId="195443CF" w:rsidR="00FE5589" w:rsidRPr="00CC705A" w:rsidRDefault="00587396" w:rsidP="00FE5589">
            <w:pPr>
              <w:pStyle w:val="a7"/>
              <w:ind w:left="284" w:firstLineChars="0" w:firstLine="0"/>
              <w:rPr>
                <w:rFonts w:eastAsia="Times New Roman"/>
                <w:color w:val="auto"/>
                <w:sz w:val="20"/>
                <w:szCs w:val="20"/>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28DE5C1"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2690E7D3"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9C28F93"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lastRenderedPageBreak/>
              <w:t>7</w:t>
            </w:r>
            <w:r w:rsidRPr="00CC705A">
              <w:rPr>
                <w:rFonts w:ascii="Arial" w:eastAsia="Times New Roman" w:hAnsi="Arial" w:cs="Arial"/>
                <w:sz w:val="20"/>
                <w:szCs w:val="20"/>
                <w:lang w:val="en-IE"/>
              </w:rPr>
              <w:t>.4</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80AC75A"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sz w:val="20"/>
                <w:szCs w:val="20"/>
                <w:lang w:val="en-IE"/>
              </w:rPr>
              <w:t>Washing (Post- Capping)</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08EB671"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Incomplete removal of reagents/by-products between steps</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DF9D25B"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Carry-over of excess coupling reagents into next step; impurity formation</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407EDF0"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5F3FD3D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EAF067F"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Insufficient wash volumes; blocked sieve plate / drain; incorrect solvent used; PLC malfunction during wash cycle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B9907BD" w14:textId="77777777" w:rsidR="00FE5589" w:rsidRPr="00CC705A" w:rsidRDefault="00FE5589" w:rsidP="00FE5589">
            <w:pPr>
              <w:pStyle w:val="a7"/>
              <w:numPr>
                <w:ilvl w:val="0"/>
                <w:numId w:val="12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wash volumes and cycles defined in MOR.</w:t>
            </w:r>
          </w:p>
          <w:p w14:paraId="08CA89B9" w14:textId="77777777" w:rsidR="00FE5589" w:rsidRPr="00CC705A" w:rsidRDefault="00FE5589" w:rsidP="00FE5589">
            <w:pPr>
              <w:pStyle w:val="a7"/>
              <w:numPr>
                <w:ilvl w:val="0"/>
                <w:numId w:val="12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Equipment maintenance and electronic systems are equipped with dual hard disks to guarantee the integrity of operational data.</w:t>
            </w:r>
          </w:p>
          <w:p w14:paraId="5D122A30" w14:textId="77777777" w:rsidR="00FE5589" w:rsidRPr="00CC705A" w:rsidRDefault="00FE5589" w:rsidP="00FE5589">
            <w:pPr>
              <w:pStyle w:val="a7"/>
              <w:numPr>
                <w:ilvl w:val="0"/>
                <w:numId w:val="12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The system can resume operation from the interrupted point. </w:t>
            </w:r>
          </w:p>
          <w:p w14:paraId="1CE9652E" w14:textId="77777777" w:rsidR="00FE5589" w:rsidRPr="00CC705A" w:rsidRDefault="00FE5589" w:rsidP="00FE5589">
            <w:pPr>
              <w:pStyle w:val="a7"/>
              <w:numPr>
                <w:ilvl w:val="0"/>
                <w:numId w:val="12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lastRenderedPageBreak/>
              <w:t>After completion of each batch, the equipment shall be disassembled and cleaned, and the sieve plate shall be inspected by QA and the Production manager.</w:t>
            </w:r>
          </w:p>
          <w:p w14:paraId="40DB6536" w14:textId="77777777" w:rsidR="00FE5589" w:rsidRPr="00CC705A" w:rsidRDefault="00FE5589" w:rsidP="00FE5589">
            <w:pPr>
              <w:pStyle w:val="a7"/>
              <w:numPr>
                <w:ilvl w:val="0"/>
                <w:numId w:val="124"/>
              </w:numPr>
              <w:ind w:firstLineChars="0"/>
              <w:textAlignment w:val="baseline"/>
              <w:rPr>
                <w:rFonts w:eastAsia="Times New Roman"/>
                <w:color w:val="auto"/>
                <w:sz w:val="20"/>
                <w:szCs w:val="20"/>
              </w:rPr>
            </w:pPr>
            <w:r w:rsidRPr="00CC705A">
              <w:rPr>
                <w:rFonts w:eastAsia="Times New Roman"/>
                <w:color w:val="auto"/>
                <w:sz w:val="20"/>
                <w:szCs w:val="20"/>
                <w:lang w:val="en-IE"/>
              </w:rPr>
              <w:t>Material pipeline is separate and dedicated.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3BC697B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CB826AB"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4FB0555F"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AC802E4" w14:textId="77777777" w:rsidR="00FE5589" w:rsidRPr="00CC705A" w:rsidRDefault="00FE5589" w:rsidP="00FE5589">
            <w:pPr>
              <w:pStyle w:val="a7"/>
              <w:numPr>
                <w:ilvl w:val="0"/>
                <w:numId w:val="125"/>
              </w:numPr>
              <w:ind w:firstLineChars="0"/>
              <w:rPr>
                <w:rFonts w:eastAsia="Times New Roman"/>
                <w:color w:val="auto"/>
                <w:sz w:val="20"/>
                <w:szCs w:val="20"/>
                <w:lang w:val="en-IE"/>
              </w:rPr>
            </w:pPr>
            <w:r w:rsidRPr="00CC705A">
              <w:rPr>
                <w:rFonts w:eastAsia="Times New Roman"/>
                <w:color w:val="auto"/>
                <w:sz w:val="20"/>
                <w:szCs w:val="20"/>
                <w:lang w:val="en-IE"/>
              </w:rPr>
              <w:t xml:space="preserve">Waste discharge duration shall be monitored and recorded by operators in the manufacturing operation record. Tuning forks are used for auxiliary judgment, and the PLC system automatically </w:t>
            </w:r>
            <w:r w:rsidRPr="00CC705A">
              <w:rPr>
                <w:rFonts w:eastAsia="Times New Roman"/>
                <w:color w:val="auto"/>
                <w:sz w:val="20"/>
                <w:szCs w:val="20"/>
                <w:lang w:val="en-IE"/>
              </w:rPr>
              <w:lastRenderedPageBreak/>
              <w:t>records the waste discharge time.</w:t>
            </w:r>
          </w:p>
          <w:p w14:paraId="2623B574" w14:textId="77777777" w:rsidR="00FE5589" w:rsidRPr="00CC705A" w:rsidRDefault="00FE5589" w:rsidP="00FE5589">
            <w:pPr>
              <w:pStyle w:val="a7"/>
              <w:numPr>
                <w:ilvl w:val="0"/>
                <w:numId w:val="125"/>
              </w:numPr>
              <w:ind w:firstLineChars="0"/>
              <w:textAlignment w:val="baseline"/>
              <w:rPr>
                <w:rFonts w:eastAsia="Times New Roman"/>
                <w:color w:val="auto"/>
                <w:sz w:val="20"/>
                <w:szCs w:val="20"/>
              </w:rPr>
            </w:pPr>
            <w:r w:rsidRPr="00CC705A">
              <w:rPr>
                <w:rFonts w:eastAsia="Times New Roman"/>
                <w:color w:val="auto"/>
                <w:sz w:val="20"/>
                <w:szCs w:val="20"/>
                <w:lang w:val="en-IE"/>
              </w:rPr>
              <w:t>The recorded waste discharge time shall be double-checked by two personnel. Slow drain triggers operator check</w:t>
            </w:r>
          </w:p>
          <w:p w14:paraId="42F4E7B3" w14:textId="77777777" w:rsidR="00FE5589" w:rsidRPr="00CC705A" w:rsidRDefault="00FE5589" w:rsidP="00FE5589">
            <w:pPr>
              <w:pStyle w:val="a7"/>
              <w:numPr>
                <w:ilvl w:val="0"/>
                <w:numId w:val="125"/>
              </w:numPr>
              <w:ind w:firstLineChars="0"/>
              <w:textAlignment w:val="baseline"/>
              <w:rPr>
                <w:rFonts w:eastAsia="Times New Roman"/>
                <w:color w:val="auto"/>
                <w:sz w:val="20"/>
                <w:szCs w:val="20"/>
              </w:rPr>
            </w:pPr>
            <w:r w:rsidRPr="00CC705A">
              <w:rPr>
                <w:rFonts w:eastAsia="Times New Roman"/>
                <w:color w:val="auto"/>
                <w:sz w:val="20"/>
                <w:szCs w:val="20"/>
                <w:lang w:val="en-IE"/>
              </w:rPr>
              <w:t>Sufficient spare parts for the equipment are stocked to enable timely replacement in case of faults.</w:t>
            </w:r>
          </w:p>
          <w:p w14:paraId="48699F95" w14:textId="77777777" w:rsidR="00FE5589" w:rsidRPr="00CC705A" w:rsidRDefault="00FE5589" w:rsidP="00FE5589">
            <w:pPr>
              <w:pStyle w:val="a7"/>
              <w:ind w:left="284" w:firstLineChars="0" w:firstLine="0"/>
              <w:rPr>
                <w:rFonts w:eastAsia="Times New Roman"/>
                <w:iCs/>
                <w:color w:val="auto"/>
                <w:sz w:val="20"/>
                <w:szCs w:val="20"/>
                <w:lang w:val="en-IE"/>
              </w:rPr>
            </w:pPr>
          </w:p>
          <w:p w14:paraId="171C0401" w14:textId="4F2C8A22" w:rsidR="00FE5589" w:rsidRPr="00CC705A" w:rsidRDefault="00587396" w:rsidP="00FE5589">
            <w:pPr>
              <w:pStyle w:val="a7"/>
              <w:ind w:left="284" w:firstLineChars="0" w:firstLine="0"/>
              <w:rPr>
                <w:rFonts w:eastAsia="Times New Roman"/>
                <w:color w:val="auto"/>
                <w:sz w:val="20"/>
                <w:szCs w:val="20"/>
              </w:rPr>
            </w:pPr>
            <w:r w:rsidRPr="00CC705A">
              <w:rPr>
                <w:rFonts w:eastAsia="Times New Roman"/>
                <w:bCs w:val="0"/>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8D24AEB"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8E240F" w:rsidRPr="00CC705A" w14:paraId="27C5119F"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01A43F3"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lastRenderedPageBreak/>
              <w:t>7</w:t>
            </w:r>
            <w:r w:rsidRPr="00CC705A">
              <w:rPr>
                <w:rFonts w:ascii="Arial" w:eastAsia="Times New Roman" w:hAnsi="Arial" w:cs="Arial"/>
                <w:sz w:val="20"/>
                <w:szCs w:val="20"/>
                <w:lang w:val="en-IE"/>
              </w:rPr>
              <w:t>.5</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AAD80E5"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sz w:val="20"/>
                <w:szCs w:val="20"/>
                <w:lang w:val="en-IE"/>
              </w:rPr>
              <w:t>Washing (Post- Capping)</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D368CD5"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Solvent substitution / wrong solvent used for washing</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0C5B7B3"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Insufficient washing; impact on coupling in next step</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C250C39"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C000" w:themeFill="accent4"/>
            <w:vAlign w:val="center"/>
          </w:tcPr>
          <w:p w14:paraId="0452910C"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3</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E931E85" w14:textId="71EB3908"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Incorrect storage vessel selected on PLC; </w:t>
            </w:r>
            <w:r w:rsidRPr="00CC705A">
              <w:rPr>
                <w:rFonts w:ascii="Arial" w:eastAsia="Times New Roman" w:hAnsi="Arial" w:cs="Arial"/>
                <w:sz w:val="20"/>
                <w:szCs w:val="20"/>
                <w:lang w:val="en-IE"/>
              </w:rPr>
              <w:t>R</w:t>
            </w:r>
            <w:del w:id="188" w:author="Johan Granander" w:date="2026-10-27T18:38:00Z">
              <w:r w:rsidRPr="00CC705A" w:rsidDel="009777F6">
                <w:rPr>
                  <w:rFonts w:ascii="Arial" w:eastAsia="Times New Roman" w:hAnsi="Arial" w:cs="Arial"/>
                  <w:sz w:val="20"/>
                  <w:szCs w:val="20"/>
                </w:rPr>
                <w:delText>r</w:delText>
              </w:r>
            </w:del>
            <w:proofErr w:type="spellStart"/>
            <w:r w:rsidRPr="00CC705A">
              <w:rPr>
                <w:rFonts w:ascii="Arial" w:eastAsia="Times New Roman" w:hAnsi="Arial" w:cs="Arial"/>
                <w:sz w:val="20"/>
                <w:szCs w:val="20"/>
              </w:rPr>
              <w:t>ecipe</w:t>
            </w:r>
            <w:proofErr w:type="spellEnd"/>
            <w:r w:rsidRPr="00CC705A">
              <w:rPr>
                <w:rFonts w:ascii="Arial" w:eastAsia="Times New Roman" w:hAnsi="Arial" w:cs="Arial"/>
                <w:sz w:val="20"/>
                <w:szCs w:val="20"/>
              </w:rPr>
              <w:t xml:space="preserve"> error</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D06D81E" w14:textId="77777777" w:rsidR="00FE5589" w:rsidRPr="00CC705A" w:rsidRDefault="00FE5589" w:rsidP="00FE5589">
            <w:pPr>
              <w:pStyle w:val="a7"/>
              <w:numPr>
                <w:ilvl w:val="0"/>
                <w:numId w:val="11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Dedicated fixed pipelines for each solvent reduce cross-connection risk.</w:t>
            </w:r>
          </w:p>
          <w:p w14:paraId="2A9DBDDB" w14:textId="77777777" w:rsidR="00FE5589" w:rsidRPr="00CC705A" w:rsidRDefault="00FE5589" w:rsidP="00FE5589">
            <w:pPr>
              <w:pStyle w:val="a7"/>
              <w:numPr>
                <w:ilvl w:val="0"/>
                <w:numId w:val="11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SOP specifies recipe editing steps and parameter conversion rules.</w:t>
            </w:r>
          </w:p>
          <w:p w14:paraId="008954ED" w14:textId="77777777" w:rsidR="00FE5589" w:rsidRPr="00CC705A" w:rsidRDefault="00FE5589" w:rsidP="00FE5589">
            <w:pPr>
              <w:pStyle w:val="a7"/>
              <w:numPr>
                <w:ilvl w:val="0"/>
                <w:numId w:val="11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Two engineers shall edit the electronic recipe separately for the same project. Compare the electronic recipes edited by the two engineers, confirm each difference </w:t>
            </w:r>
            <w:r w:rsidRPr="00CC705A">
              <w:rPr>
                <w:rFonts w:eastAsia="Times New Roman"/>
                <w:color w:val="auto"/>
                <w:sz w:val="20"/>
                <w:szCs w:val="20"/>
                <w:lang w:val="en-IE"/>
              </w:rPr>
              <w:lastRenderedPageBreak/>
              <w:t>between them one by one, and correct any errors. To ensure the electronic recipe to be run is reviewed and accurate.</w:t>
            </w:r>
          </w:p>
          <w:p w14:paraId="2F8BBDD3" w14:textId="77777777" w:rsidR="00FE5589" w:rsidRPr="00CC705A" w:rsidRDefault="00FE5589" w:rsidP="00FE5589">
            <w:pPr>
              <w:pStyle w:val="a7"/>
              <w:numPr>
                <w:ilvl w:val="0"/>
                <w:numId w:val="11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1EFE0433"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1F3CE84"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1465FB4"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3D25200" w14:textId="77777777" w:rsidR="00FE5589" w:rsidRPr="00CC705A" w:rsidRDefault="00FE5589" w:rsidP="00FE5589">
            <w:pPr>
              <w:pStyle w:val="a7"/>
              <w:numPr>
                <w:ilvl w:val="0"/>
                <w:numId w:val="126"/>
              </w:numPr>
              <w:ind w:firstLineChars="0"/>
              <w:textAlignment w:val="baseline"/>
              <w:rPr>
                <w:rFonts w:eastAsia="Times New Roman"/>
                <w:color w:val="auto"/>
                <w:sz w:val="20"/>
                <w:szCs w:val="20"/>
              </w:rPr>
            </w:pPr>
            <w:r w:rsidRPr="00CC705A">
              <w:rPr>
                <w:rFonts w:eastAsia="Times New Roman"/>
                <w:color w:val="auto"/>
                <w:sz w:val="20"/>
                <w:szCs w:val="20"/>
              </w:rPr>
              <w:t>All materials are transferred via dedicated pumps.</w:t>
            </w:r>
          </w:p>
          <w:p w14:paraId="06A07E74" w14:textId="77777777" w:rsidR="00FE5589" w:rsidRPr="00CC705A" w:rsidRDefault="00FE5589" w:rsidP="00FE5589">
            <w:pPr>
              <w:pStyle w:val="a7"/>
              <w:ind w:left="284" w:firstLineChars="0" w:firstLine="0"/>
              <w:rPr>
                <w:rFonts w:eastAsia="Times New Roman"/>
                <w:iCs/>
                <w:color w:val="auto"/>
                <w:sz w:val="20"/>
                <w:szCs w:val="20"/>
                <w:lang w:val="en-IE"/>
              </w:rPr>
            </w:pPr>
          </w:p>
          <w:p w14:paraId="561FE14F" w14:textId="77777777" w:rsidR="00FE5589" w:rsidRPr="00CC705A" w:rsidRDefault="00FE5589" w:rsidP="00FE5589">
            <w:pPr>
              <w:pStyle w:val="a7"/>
              <w:ind w:left="284" w:firstLineChars="0" w:firstLine="0"/>
              <w:rPr>
                <w:rFonts w:eastAsia="Times New Roman"/>
                <w:color w:val="auto"/>
                <w:sz w:val="20"/>
                <w:szCs w:val="20"/>
              </w:rPr>
            </w:pPr>
            <w:r w:rsidRPr="00CC705A">
              <w:rPr>
                <w:rFonts w:eastAsia="Times New Roman"/>
                <w:iCs/>
                <w:color w:val="auto"/>
                <w:sz w:val="20"/>
                <w:szCs w:val="20"/>
                <w:lang w:val="en-IE"/>
              </w:rPr>
              <w:t xml:space="preserve">Production </w:t>
            </w:r>
            <w:proofErr w:type="spellStart"/>
            <w:r w:rsidRPr="00CC705A">
              <w:rPr>
                <w:rFonts w:eastAsia="Times New Roman"/>
                <w:iCs/>
                <w:color w:val="auto"/>
                <w:sz w:val="20"/>
                <w:szCs w:val="20"/>
                <w:lang w:val="en-IE"/>
              </w:rPr>
              <w:t>Dept</w:t>
            </w:r>
            <w:proofErr w:type="spellEnd"/>
            <w:r w:rsidRPr="00CC705A" w:rsidDel="00771DE6">
              <w:rPr>
                <w:rFonts w:eastAsia="Times New Roman"/>
                <w:iCs/>
                <w:color w:val="auto"/>
                <w:sz w:val="20"/>
                <w:szCs w:val="20"/>
                <w:lang w:val="en-IE"/>
              </w:rPr>
              <w:t xml:space="preserve"> </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013843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8E240F" w:rsidRPr="00CC705A" w14:paraId="423761FD"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0E1B4CE" w14:textId="1198F096" w:rsidR="006B4A5F" w:rsidRPr="00CC705A" w:rsidRDefault="006B4A5F">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lastRenderedPageBreak/>
              <w:t>7</w:t>
            </w:r>
            <w:r w:rsidRPr="00CC705A">
              <w:rPr>
                <w:rFonts w:ascii="Arial" w:eastAsia="Times New Roman" w:hAnsi="Arial" w:cs="Arial"/>
                <w:sz w:val="20"/>
                <w:szCs w:val="20"/>
                <w:lang w:val="en-IE"/>
              </w:rPr>
              <w:t>.6</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DE1F6B0" w14:textId="37EC1AC3" w:rsidR="006B4A5F" w:rsidRPr="00CC705A" w:rsidRDefault="006B4A5F" w:rsidP="006B4A5F">
            <w:pPr>
              <w:spacing w:after="0" w:line="240" w:lineRule="auto"/>
              <w:jc w:val="center"/>
              <w:textAlignment w:val="baseline"/>
              <w:rPr>
                <w:rFonts w:ascii="Arial" w:eastAsia="Times New Roman" w:hAnsi="Arial" w:cs="Arial"/>
                <w:color w:val="0000FF"/>
                <w:sz w:val="20"/>
                <w:szCs w:val="20"/>
                <w:lang w:val="en-IE"/>
              </w:rPr>
            </w:pPr>
            <w:r w:rsidRPr="00CC705A">
              <w:rPr>
                <w:rFonts w:ascii="Arial" w:eastAsia="Times New Roman" w:hAnsi="Arial" w:cs="Arial"/>
                <w:color w:val="0000FF"/>
                <w:sz w:val="20"/>
                <w:szCs w:val="20"/>
                <w:lang w:val="en-IE"/>
              </w:rPr>
              <w:t>Washing (Post- Capping)</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62C48C8" w14:textId="1DE29E1F" w:rsidR="006B4A5F" w:rsidRPr="00CC705A" w:rsidRDefault="006B4A5F" w:rsidP="006B4A5F">
            <w:pPr>
              <w:spacing w:after="0" w:line="240" w:lineRule="auto"/>
              <w:jc w:val="center"/>
              <w:textAlignment w:val="baseline"/>
              <w:rPr>
                <w:rFonts w:ascii="Arial" w:eastAsia="Times New Roman" w:hAnsi="Arial" w:cs="Arial"/>
                <w:color w:val="0000FF"/>
                <w:sz w:val="20"/>
                <w:szCs w:val="20"/>
                <w:lang w:val="en-IE"/>
              </w:rPr>
            </w:pPr>
            <w:r w:rsidRPr="00CC705A">
              <w:rPr>
                <w:rFonts w:ascii="Arial" w:eastAsia="Times New Roman" w:hAnsi="Arial" w:cs="Arial"/>
                <w:color w:val="0000FF"/>
                <w:sz w:val="20"/>
                <w:szCs w:val="20"/>
                <w:lang w:val="en-IE"/>
              </w:rPr>
              <w:t>DMF</w:t>
            </w:r>
            <w:r w:rsidR="00DC4EFC" w:rsidRPr="00CC705A">
              <w:rPr>
                <w:rFonts w:ascii="Arial" w:eastAsia="微软雅黑" w:hAnsi="Arial" w:cs="Arial"/>
                <w:color w:val="0000FF"/>
                <w:sz w:val="20"/>
                <w:szCs w:val="20"/>
                <w:lang w:val="en-IE"/>
              </w:rPr>
              <w:t>（</w:t>
            </w:r>
            <w:r w:rsidR="0055200B" w:rsidRPr="00CC705A">
              <w:rPr>
                <w:rFonts w:ascii="Arial" w:eastAsia="Times New Roman" w:hAnsi="Arial" w:cs="Arial"/>
                <w:color w:val="0000FF"/>
                <w:sz w:val="20"/>
                <w:szCs w:val="20"/>
                <w:lang w:val="en-IE"/>
              </w:rPr>
              <w:t xml:space="preserve">post- Gly24 and </w:t>
            </w:r>
            <w:r w:rsidR="00DC4EFC" w:rsidRPr="00CC705A">
              <w:rPr>
                <w:rFonts w:ascii="Arial" w:eastAsia="Times New Roman" w:hAnsi="Arial" w:cs="Arial"/>
                <w:color w:val="0000FF"/>
                <w:sz w:val="20"/>
                <w:szCs w:val="20"/>
                <w:lang w:val="en-IE"/>
              </w:rPr>
              <w:t xml:space="preserve"> </w:t>
            </w:r>
            <w:r w:rsidR="0055200B" w:rsidRPr="00CC705A">
              <w:rPr>
                <w:rFonts w:ascii="Arial" w:eastAsia="Times New Roman" w:hAnsi="Arial" w:cs="Arial"/>
                <w:color w:val="0000FF"/>
                <w:sz w:val="20"/>
                <w:szCs w:val="20"/>
                <w:lang w:val="en-IE"/>
              </w:rPr>
              <w:t>Asn21</w:t>
            </w:r>
            <w:r w:rsidR="00DC4EFC" w:rsidRPr="00CC705A">
              <w:rPr>
                <w:rFonts w:ascii="Arial" w:eastAsia="微软雅黑" w:hAnsi="Arial" w:cs="Arial"/>
                <w:color w:val="0000FF"/>
                <w:sz w:val="20"/>
                <w:szCs w:val="20"/>
                <w:lang w:val="en-IE"/>
              </w:rPr>
              <w:t>）</w:t>
            </w:r>
            <w:r w:rsidRPr="00CC705A">
              <w:rPr>
                <w:rFonts w:ascii="Arial" w:eastAsia="Times New Roman" w:hAnsi="Arial" w:cs="Arial"/>
                <w:color w:val="0000FF"/>
                <w:sz w:val="20"/>
                <w:szCs w:val="20"/>
                <w:lang w:val="en-IE"/>
              </w:rPr>
              <w:t xml:space="preserve"> wash quantity outside </w:t>
            </w:r>
            <w:r w:rsidR="005A1777" w:rsidRPr="00CC705A">
              <w:rPr>
                <w:rFonts w:ascii="Arial" w:eastAsia="Times New Roman" w:hAnsi="Arial" w:cs="Arial"/>
                <w:color w:val="0000FF"/>
                <w:sz w:val="20"/>
                <w:szCs w:val="20"/>
                <w:lang w:val="en-IE"/>
              </w:rPr>
              <w:t>P</w:t>
            </w:r>
            <w:r w:rsidR="003914D9" w:rsidRPr="00CC705A">
              <w:rPr>
                <w:rFonts w:ascii="Arial" w:eastAsia="Times New Roman" w:hAnsi="Arial" w:cs="Arial"/>
                <w:color w:val="0000FF"/>
                <w:sz w:val="20"/>
                <w:szCs w:val="20"/>
                <w:lang w:val="en-IE"/>
              </w:rPr>
              <w:t>A</w:t>
            </w:r>
            <w:r w:rsidRPr="00CC705A">
              <w:rPr>
                <w:rFonts w:ascii="Arial" w:eastAsia="Times New Roman" w:hAnsi="Arial" w:cs="Arial"/>
                <w:color w:val="0000FF"/>
                <w:sz w:val="20"/>
                <w:szCs w:val="20"/>
                <w:lang w:val="en-IE"/>
              </w:rPr>
              <w:t>R (over- or under-charge)</w:t>
            </w:r>
          </w:p>
          <w:p w14:paraId="20C18C17" w14:textId="0BF0F5EE" w:rsidR="006B4A5F" w:rsidRPr="00CC705A" w:rsidRDefault="006B4A5F" w:rsidP="006B4A5F">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color w:val="0000FF"/>
                <w:sz w:val="20"/>
                <w:szCs w:val="20"/>
                <w:lang w:val="en-IE"/>
              </w:rPr>
              <w:t>(CPP excursion</w:t>
            </w:r>
            <w:r w:rsidRPr="00CC705A">
              <w:rPr>
                <w:rFonts w:ascii="Arial" w:eastAsia="Times New Roman" w:hAnsi="Arial" w:cs="Arial"/>
                <w:iCs/>
                <w:color w:val="0000FF"/>
                <w:sz w:val="20"/>
                <w:szCs w:val="20"/>
                <w:lang w:val="en-IE"/>
              </w:rPr>
              <w:t>)</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C281324" w14:textId="0B904037" w:rsidR="006B4A5F" w:rsidRPr="00CC705A" w:rsidRDefault="006B4A5F" w:rsidP="006B4A5F">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Deletion peptide formed (amino acid missing from sequence); product fails purity/sequence specification</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8731C2D" w14:textId="61D11DDD" w:rsidR="006B4A5F" w:rsidRPr="00CC705A" w:rsidRDefault="006B4A5F" w:rsidP="006B4A5F">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230CCADB" w14:textId="21A3297D" w:rsidR="006B4A5F" w:rsidRPr="00CC705A" w:rsidRDefault="006B4A5F" w:rsidP="006B4A5F">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CCF0B9A" w14:textId="58CBF977" w:rsidR="006B4A5F" w:rsidRPr="00CC705A" w:rsidRDefault="006B4A5F">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valve failures leading to liquid drain or over charge from solvent line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0A7D3C4" w14:textId="77777777" w:rsidR="006B4A5F" w:rsidRPr="00CC705A" w:rsidRDefault="006B4A5F" w:rsidP="006B4A5F">
            <w:pPr>
              <w:pStyle w:val="a7"/>
              <w:numPr>
                <w:ilvl w:val="0"/>
                <w:numId w:val="217"/>
              </w:numPr>
              <w:ind w:firstLineChars="0"/>
              <w:textAlignment w:val="baseline"/>
              <w:rPr>
                <w:rFonts w:eastAsia="Times New Roman"/>
                <w:bCs w:val="0"/>
                <w:iCs/>
                <w:color w:val="0000FF"/>
                <w:kern w:val="0"/>
                <w:sz w:val="20"/>
                <w:szCs w:val="20"/>
                <w:lang w:val="en-IE" w:eastAsia="zh-CN"/>
              </w:rPr>
            </w:pPr>
            <w:r w:rsidRPr="00CC705A">
              <w:rPr>
                <w:rFonts w:eastAsia="Times New Roman"/>
                <w:bCs w:val="0"/>
                <w:iCs/>
                <w:color w:val="0000FF"/>
                <w:kern w:val="0"/>
                <w:sz w:val="20"/>
                <w:szCs w:val="20"/>
                <w:lang w:val="en-IE" w:eastAsia="zh-CN"/>
              </w:rPr>
              <w:t>PLC automated control and data logging of activation parameters, temperature, activation time, liquid charging volumes and charging time are automatically logged by the PLC system; solid charging quantities and charging time are recorded manually.</w:t>
            </w:r>
          </w:p>
          <w:p w14:paraId="4173A839" w14:textId="77777777" w:rsidR="006B4A5F" w:rsidRPr="00CC705A" w:rsidRDefault="006B4A5F" w:rsidP="006B4A5F">
            <w:pPr>
              <w:pStyle w:val="a7"/>
              <w:numPr>
                <w:ilvl w:val="0"/>
                <w:numId w:val="217"/>
              </w:numPr>
              <w:ind w:firstLineChars="0"/>
              <w:textAlignment w:val="baseline"/>
              <w:rPr>
                <w:rFonts w:eastAsia="Times New Roman"/>
                <w:bCs w:val="0"/>
                <w:iCs/>
                <w:color w:val="0000FF"/>
                <w:kern w:val="0"/>
                <w:sz w:val="20"/>
                <w:szCs w:val="20"/>
                <w:lang w:val="en-IE" w:eastAsia="zh-CN"/>
              </w:rPr>
            </w:pPr>
            <w:r w:rsidRPr="00CC705A">
              <w:rPr>
                <w:rFonts w:eastAsia="Times New Roman"/>
                <w:bCs w:val="0"/>
                <w:iCs/>
                <w:color w:val="0000FF"/>
                <w:kern w:val="0"/>
                <w:sz w:val="20"/>
                <w:szCs w:val="20"/>
                <w:lang w:val="en-IE" w:eastAsia="zh-CN"/>
              </w:rPr>
              <w:t xml:space="preserve">Calibration of scale is managed by CMS system and performed periodically every one </w:t>
            </w:r>
            <w:r w:rsidRPr="00CC705A">
              <w:rPr>
                <w:rFonts w:eastAsia="Times New Roman"/>
                <w:bCs w:val="0"/>
                <w:iCs/>
                <w:color w:val="0000FF"/>
                <w:kern w:val="0"/>
                <w:sz w:val="20"/>
                <w:szCs w:val="20"/>
                <w:lang w:val="en-IE" w:eastAsia="zh-CN"/>
              </w:rPr>
              <w:lastRenderedPageBreak/>
              <w:t>year by a qualified calibration contractor.</w:t>
            </w:r>
          </w:p>
          <w:p w14:paraId="0D095805" w14:textId="77777777" w:rsidR="006B4A5F" w:rsidRPr="00CC705A" w:rsidRDefault="006B4A5F" w:rsidP="006B4A5F">
            <w:pPr>
              <w:pStyle w:val="a7"/>
              <w:numPr>
                <w:ilvl w:val="0"/>
                <w:numId w:val="217"/>
              </w:numPr>
              <w:ind w:firstLineChars="0"/>
              <w:textAlignment w:val="baseline"/>
              <w:rPr>
                <w:rFonts w:eastAsia="Times New Roman"/>
                <w:bCs w:val="0"/>
                <w:iCs/>
                <w:color w:val="0000FF"/>
                <w:kern w:val="0"/>
                <w:sz w:val="20"/>
                <w:szCs w:val="20"/>
                <w:lang w:val="en-IE" w:eastAsia="zh-CN"/>
              </w:rPr>
            </w:pPr>
            <w:r w:rsidRPr="00CC705A">
              <w:rPr>
                <w:rFonts w:eastAsia="Times New Roman"/>
                <w:bCs w:val="0"/>
                <w:iCs/>
                <w:color w:val="0000FF"/>
                <w:kern w:val="0"/>
                <w:sz w:val="20"/>
                <w:szCs w:val="20"/>
                <w:lang w:val="en-IE" w:eastAsia="zh-CN"/>
              </w:rPr>
              <w:t>Designated calibration personnel who is trained and qualified according to internal SOP, check the scales every three months.</w:t>
            </w:r>
          </w:p>
          <w:p w14:paraId="3A82776E" w14:textId="662BE309" w:rsidR="006B4A5F" w:rsidRPr="00CC705A" w:rsidRDefault="006B4A5F" w:rsidP="006B4A5F">
            <w:pPr>
              <w:pStyle w:val="a7"/>
              <w:numPr>
                <w:ilvl w:val="0"/>
                <w:numId w:val="217"/>
              </w:numPr>
              <w:ind w:firstLineChars="0"/>
              <w:textAlignment w:val="baseline"/>
              <w:rPr>
                <w:rFonts w:eastAsia="Times New Roman"/>
                <w:bCs w:val="0"/>
                <w:iCs/>
                <w:color w:val="0000FF"/>
                <w:kern w:val="0"/>
                <w:sz w:val="20"/>
                <w:szCs w:val="20"/>
                <w:lang w:val="en-IE" w:eastAsia="zh-CN"/>
              </w:rPr>
            </w:pPr>
            <w:r w:rsidRPr="00CC705A">
              <w:rPr>
                <w:rFonts w:eastAsia="Times New Roman"/>
                <w:bCs w:val="0"/>
                <w:iCs/>
                <w:color w:val="0000FF"/>
                <w:kern w:val="0"/>
                <w:sz w:val="20"/>
                <w:szCs w:val="20"/>
                <w:lang w:val="en-IE" w:eastAsia="zh-CN"/>
              </w:rPr>
              <w:t>For scales used for production, which are checked with standard weight before use.</w:t>
            </w:r>
          </w:p>
          <w:p w14:paraId="6DFCD6D4" w14:textId="1FE80ECE" w:rsidR="006B4A5F" w:rsidRPr="00CC705A" w:rsidRDefault="006B4A5F" w:rsidP="00C4741D">
            <w:pPr>
              <w:pStyle w:val="a7"/>
              <w:numPr>
                <w:ilvl w:val="0"/>
                <w:numId w:val="217"/>
              </w:numPr>
              <w:ind w:firstLineChars="0"/>
              <w:textAlignment w:val="baseline"/>
              <w:rPr>
                <w:rFonts w:eastAsia="Times New Roman"/>
                <w:bCs w:val="0"/>
                <w:iCs/>
                <w:color w:val="0000FF"/>
                <w:kern w:val="0"/>
                <w:sz w:val="20"/>
                <w:szCs w:val="20"/>
                <w:lang w:val="en-IE" w:eastAsia="zh-CN"/>
              </w:rPr>
            </w:pPr>
            <w:r w:rsidRPr="00CC705A">
              <w:rPr>
                <w:rFonts w:eastAsia="Times New Roman"/>
                <w:iCs/>
                <w:color w:val="0000FF"/>
                <w:kern w:val="0"/>
                <w:sz w:val="20"/>
                <w:szCs w:val="20"/>
                <w:lang w:val="en-IE" w:eastAsia="zh-CN"/>
              </w:rPr>
              <w:t>The DMF activation total quantity, the DMF quantity and the DMF rinse quantity are identified as CPPs for this unit operation they are controlled within the PAR and NOR defined in the MOR, and the charged quantities are automatically logged by the PLC system and verified against the NOR.</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17CA7296" w14:textId="67A7ACE9" w:rsidR="006B4A5F" w:rsidRPr="00CC705A" w:rsidRDefault="006B4A5F" w:rsidP="006B4A5F">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C9AA9CD" w14:textId="1794B449" w:rsidR="006B4A5F" w:rsidRPr="00CC705A" w:rsidRDefault="006B4A5F" w:rsidP="006B4A5F">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E19900"/>
            <w:vAlign w:val="center"/>
          </w:tcPr>
          <w:p w14:paraId="6470F7FC" w14:textId="0E2A8D1B" w:rsidR="006B4A5F" w:rsidRPr="00CC705A" w:rsidRDefault="006B4A5F" w:rsidP="006B4A5F">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851F2A2" w14:textId="6FE5451F" w:rsidR="006B4A5F" w:rsidRPr="00CC705A" w:rsidRDefault="006B4A5F" w:rsidP="00C4741D">
            <w:pPr>
              <w:pStyle w:val="a7"/>
              <w:numPr>
                <w:ilvl w:val="0"/>
                <w:numId w:val="220"/>
              </w:numPr>
              <w:ind w:firstLineChars="0"/>
              <w:textAlignment w:val="baseline"/>
              <w:rPr>
                <w:rFonts w:eastAsia="Times New Roman"/>
                <w:color w:val="0000FF"/>
                <w:sz w:val="20"/>
                <w:szCs w:val="20"/>
              </w:rPr>
            </w:pPr>
            <w:r w:rsidRPr="00CC705A">
              <w:rPr>
                <w:rFonts w:eastAsia="Times New Roman"/>
                <w:color w:val="0000FF"/>
                <w:sz w:val="20"/>
                <w:szCs w:val="20"/>
              </w:rPr>
              <w:t>The PAR has been confirmed reference to the PFD report &lt;</w:t>
            </w:r>
            <w:r w:rsidR="00925855" w:rsidRPr="00CC705A">
              <w:rPr>
                <w:rFonts w:eastAsia="Times New Roman"/>
                <w:color w:val="0000FF"/>
                <w:sz w:val="20"/>
                <w:szCs w:val="20"/>
              </w:rPr>
              <w:t xml:space="preserve"> </w:t>
            </w:r>
            <w:del w:id="189" w:author="Johan Granander" w:date="2026-10-27T18:58:00Z">
              <w:r w:rsidR="00925855" w:rsidRPr="00CC705A" w:rsidDel="00B32AB9">
                <w:rPr>
                  <w:rFonts w:eastAsia="Times New Roman"/>
                  <w:color w:val="0000FF"/>
                  <w:sz w:val="20"/>
                  <w:szCs w:val="20"/>
                </w:rPr>
                <w:delText>QA706D</w:delText>
              </w:r>
            </w:del>
            <w:ins w:id="190" w:author="Johan Granander" w:date="2026-10-27T18:58:00Z">
              <w:r w:rsidR="00B32AB9">
                <w:rPr>
                  <w:rFonts w:eastAsia="Times New Roman"/>
                  <w:color w:val="0000FF"/>
                  <w:sz w:val="20"/>
                  <w:szCs w:val="20"/>
                </w:rPr>
                <w:t>WI-61120</w:t>
              </w:r>
            </w:ins>
            <w:r w:rsidRPr="00CC705A">
              <w:rPr>
                <w:rFonts w:eastAsia="Times New Roman"/>
                <w:color w:val="0000FF"/>
                <w:sz w:val="20"/>
                <w:szCs w:val="20"/>
              </w:rPr>
              <w:t>&gt;.</w:t>
            </w:r>
          </w:p>
          <w:p w14:paraId="6AD60A17" w14:textId="1A8660AF" w:rsidR="006B4A5F" w:rsidRPr="00CC705A" w:rsidRDefault="00D139CC" w:rsidP="00C4741D">
            <w:pPr>
              <w:pStyle w:val="a7"/>
              <w:numPr>
                <w:ilvl w:val="0"/>
                <w:numId w:val="220"/>
              </w:numPr>
              <w:ind w:firstLineChars="0"/>
              <w:textAlignment w:val="baseline"/>
              <w:rPr>
                <w:rFonts w:eastAsia="Times New Roman"/>
                <w:color w:val="auto"/>
                <w:sz w:val="20"/>
                <w:szCs w:val="20"/>
              </w:rPr>
            </w:pPr>
            <w:ins w:id="191" w:author="fuzhonghua" w:date="2026-10-28T11:26:00Z">
              <w:r w:rsidRPr="00802323">
                <w:rPr>
                  <w:rFonts w:eastAsia="Times New Roman"/>
                  <w:color w:val="auto"/>
                  <w:sz w:val="20"/>
                  <w:szCs w:val="20"/>
                </w:rPr>
                <w:t>DMF</w:t>
              </w:r>
              <w:r>
                <w:rPr>
                  <w:rFonts w:eastAsia="Times New Roman"/>
                  <w:color w:val="auto"/>
                  <w:sz w:val="20"/>
                  <w:szCs w:val="20"/>
                </w:rPr>
                <w:t xml:space="preserve"> wash </w:t>
              </w:r>
              <w:r w:rsidRPr="00802323">
                <w:rPr>
                  <w:rFonts w:eastAsia="Times New Roman"/>
                  <w:color w:val="auto"/>
                  <w:sz w:val="20"/>
                  <w:szCs w:val="20"/>
                </w:rPr>
                <w:t>quantity</w:t>
              </w:r>
              <w:r>
                <w:rPr>
                  <w:rFonts w:eastAsia="Times New Roman"/>
                  <w:color w:val="auto"/>
                  <w:sz w:val="20"/>
                  <w:szCs w:val="20"/>
                </w:rPr>
                <w:t xml:space="preserve"> of</w:t>
              </w:r>
              <w:r w:rsidRPr="00802323">
                <w:rPr>
                  <w:rFonts w:eastAsia="Times New Roman"/>
                  <w:color w:val="auto"/>
                  <w:sz w:val="20"/>
                  <w:szCs w:val="20"/>
                </w:rPr>
                <w:t xml:space="preserve"> </w:t>
              </w:r>
              <w:r w:rsidRPr="00122D21">
                <w:rPr>
                  <w:rFonts w:eastAsia="Times New Roman"/>
                  <w:color w:val="auto"/>
                  <w:sz w:val="20"/>
                  <w:szCs w:val="20"/>
                </w:rPr>
                <w:t>post- Gly24 and  Asn21</w:t>
              </w:r>
              <w:r w:rsidRPr="00802323">
                <w:rPr>
                  <w:rFonts w:eastAsia="Times New Roman"/>
                  <w:color w:val="auto"/>
                  <w:sz w:val="20"/>
                  <w:szCs w:val="20"/>
                </w:rPr>
                <w:t>, as a CPP in MOR</w:t>
              </w:r>
            </w:ins>
            <w:del w:id="192" w:author="fuzhonghua" w:date="2026-10-28T11:26:00Z">
              <w:r w:rsidR="006B4A5F" w:rsidRPr="00CC705A" w:rsidDel="00D139CC">
                <w:rPr>
                  <w:rFonts w:eastAsia="Times New Roman"/>
                  <w:color w:val="auto"/>
                  <w:sz w:val="20"/>
                  <w:szCs w:val="20"/>
                </w:rPr>
                <w:delText>DMF activation total quantity Thr9 to Cys2, as a CPP in MOR</w:delText>
              </w:r>
            </w:del>
            <w:r w:rsidR="006B4A5F" w:rsidRPr="00CC705A">
              <w:rPr>
                <w:rFonts w:eastAsia="Times New Roman"/>
                <w:color w:val="auto"/>
                <w:sz w:val="20"/>
                <w:szCs w:val="20"/>
              </w:rPr>
              <w:t>.</w:t>
            </w:r>
          </w:p>
          <w:p w14:paraId="304DFB02" w14:textId="77777777" w:rsidR="006B4A5F" w:rsidRPr="00CC705A" w:rsidRDefault="006B4A5F" w:rsidP="00C4741D">
            <w:pPr>
              <w:pStyle w:val="a7"/>
              <w:numPr>
                <w:ilvl w:val="0"/>
                <w:numId w:val="220"/>
              </w:numPr>
              <w:ind w:firstLineChars="0"/>
              <w:textAlignment w:val="baseline"/>
              <w:rPr>
                <w:rFonts w:eastAsia="Times New Roman"/>
                <w:color w:val="auto"/>
                <w:sz w:val="20"/>
                <w:szCs w:val="20"/>
              </w:rPr>
            </w:pPr>
            <w:r w:rsidRPr="00CC705A">
              <w:rPr>
                <w:rFonts w:eastAsia="Times New Roman"/>
                <w:color w:val="auto"/>
                <w:sz w:val="20"/>
                <w:szCs w:val="20"/>
              </w:rPr>
              <w:t xml:space="preserve">Pressure tightness test shall be </w:t>
            </w:r>
            <w:r w:rsidRPr="00CC705A">
              <w:rPr>
                <w:rFonts w:eastAsia="Times New Roman"/>
                <w:color w:val="auto"/>
                <w:sz w:val="20"/>
                <w:szCs w:val="20"/>
              </w:rPr>
              <w:lastRenderedPageBreak/>
              <w:t>performed on pipelines prior to use to ensure no material leakage occurs.</w:t>
            </w:r>
          </w:p>
          <w:p w14:paraId="5CE66892" w14:textId="6960EA7A" w:rsidR="006B4A5F" w:rsidRPr="00CC705A" w:rsidRDefault="006B4A5F" w:rsidP="00C4741D">
            <w:pPr>
              <w:pStyle w:val="a7"/>
              <w:ind w:left="284" w:firstLineChars="0" w:firstLine="0"/>
              <w:textAlignment w:val="baseline"/>
              <w:rPr>
                <w:rFonts w:eastAsia="Times New Roman"/>
                <w:bCs w:val="0"/>
                <w:iCs/>
                <w:color w:val="0000FF"/>
                <w:kern w:val="0"/>
                <w:sz w:val="20"/>
                <w:szCs w:val="20"/>
                <w:lang w:val="en-IE" w:eastAsia="zh-CN"/>
              </w:rPr>
            </w:pPr>
            <w:proofErr w:type="spellStart"/>
            <w:r w:rsidRPr="00CC705A">
              <w:rPr>
                <w:rFonts w:eastAsia="Times New Roman"/>
                <w:color w:val="auto"/>
                <w:sz w:val="20"/>
                <w:szCs w:val="20"/>
              </w:rPr>
              <w:t>CMMD&amp;Production</w:t>
            </w:r>
            <w:proofErr w:type="spellEnd"/>
            <w:r w:rsidRPr="00CC705A">
              <w:rPr>
                <w:rFonts w:eastAsia="Times New Roman"/>
                <w:color w:val="auto"/>
                <w:sz w:val="20"/>
                <w:szCs w:val="20"/>
              </w:rPr>
              <w:t xml:space="preserve"> </w:t>
            </w:r>
            <w:r w:rsidRPr="00CC705A">
              <w:rPr>
                <w:rFonts w:eastAsia="Times New Roman"/>
                <w:iCs/>
                <w:color w:val="auto"/>
                <w:sz w:val="20"/>
                <w:szCs w:val="20"/>
                <w:lang w:val="en-IE"/>
              </w:rPr>
              <w:t xml:space="preserve">Production </w:t>
            </w:r>
            <w:proofErr w:type="spellStart"/>
            <w:r w:rsidRPr="00CC705A">
              <w:rPr>
                <w:rFonts w:eastAsia="Times New Roman"/>
                <w:iCs/>
                <w:color w:val="auto"/>
                <w:sz w:val="20"/>
                <w:szCs w:val="20"/>
                <w:lang w:val="en-IE"/>
              </w:rPr>
              <w:t>Dept</w:t>
            </w:r>
            <w:proofErr w:type="spellEnd"/>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E4683B5" w14:textId="0FDB2E00" w:rsidR="006B4A5F" w:rsidRPr="00CC705A" w:rsidRDefault="006B4A5F" w:rsidP="006B4A5F">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76F7C1C1"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41C519" w14:textId="281DFD9E" w:rsidR="00FE5589" w:rsidRPr="00CC705A" w:rsidDel="008F7C6D" w:rsidRDefault="00FE5589">
            <w:pPr>
              <w:spacing w:after="0" w:line="240" w:lineRule="auto"/>
              <w:jc w:val="center"/>
              <w:textAlignment w:val="baseline"/>
              <w:rPr>
                <w:rFonts w:ascii="Arial" w:hAnsi="Arial" w:cs="Arial"/>
                <w:sz w:val="20"/>
                <w:szCs w:val="20"/>
                <w:lang w:val="en-IE"/>
              </w:rPr>
            </w:pPr>
            <w:r w:rsidRPr="00CC705A">
              <w:rPr>
                <w:rFonts w:ascii="Arial" w:eastAsia="Times New Roman" w:hAnsi="Arial" w:cs="Arial"/>
                <w:sz w:val="20"/>
                <w:szCs w:val="20"/>
                <w:lang w:val="en-IE"/>
              </w:rPr>
              <w:lastRenderedPageBreak/>
              <w:t>7.</w:t>
            </w:r>
            <w:r w:rsidR="006B4A5F" w:rsidRPr="00CC705A">
              <w:rPr>
                <w:rFonts w:ascii="Arial" w:eastAsia="Times New Roman" w:hAnsi="Arial" w:cs="Arial"/>
                <w:sz w:val="20"/>
                <w:szCs w:val="20"/>
                <w:lang w:val="en-IE"/>
              </w:rPr>
              <w:t>7</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331CBC"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Capping</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FE22B2A" w14:textId="24EB8567" w:rsidR="00FE5589" w:rsidRPr="00CC705A" w:rsidRDefault="00FE5589" w:rsidP="006344AA">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Acetic anhydride/pyridine charge quantity outside </w:t>
            </w:r>
            <w:r w:rsidR="006344AA" w:rsidRPr="00CC705A">
              <w:rPr>
                <w:rFonts w:ascii="Arial" w:eastAsia="Times New Roman" w:hAnsi="Arial" w:cs="Arial"/>
                <w:iCs/>
                <w:sz w:val="20"/>
                <w:szCs w:val="20"/>
                <w:lang w:val="en-IE"/>
              </w:rPr>
              <w:t>PA</w:t>
            </w:r>
            <w:r w:rsidRPr="00CC705A">
              <w:rPr>
                <w:rFonts w:ascii="Arial" w:eastAsia="Times New Roman" w:hAnsi="Arial" w:cs="Arial"/>
                <w:iCs/>
                <w:sz w:val="20"/>
                <w:szCs w:val="20"/>
                <w:lang w:val="en-IE"/>
              </w:rPr>
              <w:t>R (over- or under-charge)</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29EE66B"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Uncapped sequences proceed to next coupling; accumulation of deletion sequence impurities</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4FA4986"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30E36B6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F9D2BF6"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MOR recipe error; Using an </w:t>
            </w:r>
            <w:proofErr w:type="spellStart"/>
            <w:r w:rsidRPr="00CC705A">
              <w:rPr>
                <w:rFonts w:ascii="Arial" w:eastAsia="Times New Roman" w:hAnsi="Arial" w:cs="Arial"/>
                <w:iCs/>
                <w:sz w:val="20"/>
                <w:szCs w:val="20"/>
                <w:lang w:val="en-IE"/>
              </w:rPr>
              <w:t>uncalibrated</w:t>
            </w:r>
            <w:proofErr w:type="spellEnd"/>
            <w:r w:rsidRPr="00CC705A">
              <w:rPr>
                <w:rFonts w:ascii="Arial" w:eastAsia="Times New Roman" w:hAnsi="Arial" w:cs="Arial"/>
                <w:iCs/>
                <w:sz w:val="20"/>
                <w:szCs w:val="20"/>
                <w:lang w:val="en-IE"/>
              </w:rPr>
              <w:t xml:space="preserve"> scale; </w:t>
            </w:r>
            <w:r w:rsidRPr="00CC705A">
              <w:rPr>
                <w:rFonts w:ascii="Arial" w:eastAsia="Times New Roman" w:hAnsi="Arial" w:cs="Arial"/>
                <w:sz w:val="20"/>
                <w:szCs w:val="20"/>
              </w:rPr>
              <w:t>Calculation errors and inadequate rechecking; Incorrect numerical calculation, operation without double verification, Misread numerical values</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BAC3D67" w14:textId="77777777" w:rsidR="00FE5589" w:rsidRPr="00CC705A" w:rsidRDefault="00FE5589" w:rsidP="00FE5589">
            <w:pPr>
              <w:pStyle w:val="a7"/>
              <w:numPr>
                <w:ilvl w:val="0"/>
                <w:numId w:val="206"/>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External Calibration: Calibration of scale is managed by CMS system and performed periodically every one year by a qualified calibration contractor.</w:t>
            </w:r>
          </w:p>
          <w:p w14:paraId="49BC8BBB" w14:textId="77777777" w:rsidR="00FE5589" w:rsidRPr="00CC705A" w:rsidRDefault="00FE5589" w:rsidP="00FE5589">
            <w:pPr>
              <w:pStyle w:val="a7"/>
              <w:numPr>
                <w:ilvl w:val="0"/>
                <w:numId w:val="206"/>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Internal calibration:  Designated calibration personnel who is trained and qualified according to internal SOP, check the scales every three months.</w:t>
            </w:r>
          </w:p>
          <w:p w14:paraId="614973C0" w14:textId="77777777" w:rsidR="00FE5589" w:rsidRPr="00CC705A" w:rsidRDefault="00FE5589" w:rsidP="00FE5589">
            <w:pPr>
              <w:pStyle w:val="a7"/>
              <w:numPr>
                <w:ilvl w:val="0"/>
                <w:numId w:val="206"/>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For scales used for production, which are checked with standard weight before use.</w:t>
            </w:r>
          </w:p>
          <w:p w14:paraId="59EA7F64" w14:textId="77777777" w:rsidR="00FE5589" w:rsidRPr="00CC705A" w:rsidRDefault="00FE5589" w:rsidP="00FE5589">
            <w:pPr>
              <w:pStyle w:val="a7"/>
              <w:numPr>
                <w:ilvl w:val="0"/>
                <w:numId w:val="206"/>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Operator shall confirm that the scale is within calibration and suitable for charge quantity before use.</w:t>
            </w:r>
          </w:p>
          <w:p w14:paraId="1425F5B9" w14:textId="77777777" w:rsidR="00FE5589" w:rsidRPr="00CC705A" w:rsidRDefault="00FE5589" w:rsidP="00FE5589">
            <w:pPr>
              <w:pStyle w:val="a7"/>
              <w:numPr>
                <w:ilvl w:val="0"/>
                <w:numId w:val="206"/>
              </w:numPr>
              <w:ind w:firstLineChars="0"/>
              <w:textAlignment w:val="baseline"/>
              <w:rPr>
                <w:rFonts w:eastAsia="Times New Roman"/>
                <w:color w:val="auto"/>
                <w:sz w:val="20"/>
                <w:szCs w:val="20"/>
              </w:rPr>
            </w:pPr>
            <w:r w:rsidRPr="00CC705A">
              <w:rPr>
                <w:rFonts w:eastAsia="Times New Roman"/>
                <w:color w:val="auto"/>
                <w:sz w:val="20"/>
                <w:szCs w:val="20"/>
              </w:rPr>
              <w:t>Master operation record review and approval before processing.</w:t>
            </w:r>
          </w:p>
          <w:p w14:paraId="0F507E3F" w14:textId="1B0AFDAE" w:rsidR="00FE5589" w:rsidRPr="00CC705A" w:rsidRDefault="00FE5589" w:rsidP="00FE5589">
            <w:pPr>
              <w:pStyle w:val="a7"/>
              <w:numPr>
                <w:ilvl w:val="0"/>
                <w:numId w:val="206"/>
              </w:numPr>
              <w:ind w:firstLineChars="0"/>
              <w:textAlignment w:val="baseline"/>
              <w:rPr>
                <w:rFonts w:eastAsia="Times New Roman"/>
                <w:color w:val="auto"/>
                <w:sz w:val="20"/>
                <w:szCs w:val="20"/>
                <w:lang w:val="en-IE"/>
              </w:rPr>
            </w:pPr>
            <w:r w:rsidRPr="00CC705A">
              <w:rPr>
                <w:rFonts w:eastAsia="Times New Roman"/>
                <w:color w:val="auto"/>
                <w:sz w:val="20"/>
                <w:szCs w:val="20"/>
              </w:rPr>
              <w:t>Calculation check sign off and charge check sign off in log sheet by second person.</w:t>
            </w:r>
          </w:p>
          <w:p w14:paraId="1E07E7AB" w14:textId="1B447382" w:rsidR="00FE5589" w:rsidRPr="00CC705A" w:rsidRDefault="00FE5589" w:rsidP="00C4741D">
            <w:pPr>
              <w:pStyle w:val="a7"/>
              <w:numPr>
                <w:ilvl w:val="0"/>
                <w:numId w:val="206"/>
              </w:numPr>
              <w:ind w:firstLineChars="0"/>
              <w:textAlignment w:val="baseline"/>
              <w:rPr>
                <w:rFonts w:eastAsia="Times New Roman"/>
                <w:color w:val="auto"/>
                <w:sz w:val="20"/>
                <w:szCs w:val="20"/>
                <w:lang w:val="en-IE"/>
              </w:rPr>
            </w:pPr>
            <w:r w:rsidRPr="00CC705A">
              <w:rPr>
                <w:rFonts w:eastAsia="Times New Roman"/>
                <w:color w:val="auto"/>
                <w:sz w:val="20"/>
                <w:szCs w:val="20"/>
              </w:rPr>
              <w:t xml:space="preserve">During dispensing operations, material </w:t>
            </w:r>
            <w:r w:rsidRPr="00CC705A">
              <w:rPr>
                <w:rFonts w:eastAsia="Times New Roman"/>
                <w:color w:val="auto"/>
                <w:sz w:val="20"/>
                <w:szCs w:val="20"/>
              </w:rPr>
              <w:lastRenderedPageBreak/>
              <w:t xml:space="preserve">calculations shall be verified by two operators, who shall sign for confirmation in the batch records. </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304F481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C8E54D4"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B59301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797C658" w14:textId="77777777" w:rsidR="00FE5589" w:rsidRPr="00CC705A" w:rsidRDefault="00FE5589" w:rsidP="00FE5589">
            <w:pPr>
              <w:pStyle w:val="a7"/>
              <w:numPr>
                <w:ilvl w:val="0"/>
                <w:numId w:val="137"/>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The calculation sheets will complete validation before use.</w:t>
            </w:r>
          </w:p>
          <w:p w14:paraId="34A0D079" w14:textId="77777777" w:rsidR="00FE5589" w:rsidRPr="00CC705A" w:rsidRDefault="00FE5589" w:rsidP="00FE5589">
            <w:pPr>
              <w:pStyle w:val="a7"/>
              <w:numPr>
                <w:ilvl w:val="0"/>
                <w:numId w:val="137"/>
              </w:numPr>
              <w:ind w:firstLineChars="0"/>
              <w:rPr>
                <w:rFonts w:eastAsia="Times New Roman"/>
                <w:color w:val="auto"/>
                <w:sz w:val="20"/>
                <w:szCs w:val="20"/>
                <w:lang w:val="en-IE"/>
              </w:rPr>
            </w:pPr>
            <w:r w:rsidRPr="00CC705A">
              <w:rPr>
                <w:rFonts w:eastAsia="Times New Roman"/>
                <w:color w:val="auto"/>
                <w:sz w:val="20"/>
                <w:szCs w:val="20"/>
                <w:lang w:val="en-IE"/>
              </w:rPr>
              <w:t>After charging is completed, residual materials in pipelines shall be purged with nitrogen to minimize the impact of pipeline residues.</w:t>
            </w:r>
          </w:p>
          <w:p w14:paraId="186A75C5" w14:textId="77777777" w:rsidR="00FE5589" w:rsidRPr="00CC705A" w:rsidRDefault="00FE5589" w:rsidP="00FE5589">
            <w:pPr>
              <w:pStyle w:val="a7"/>
              <w:numPr>
                <w:ilvl w:val="0"/>
                <w:numId w:val="137"/>
              </w:numPr>
              <w:ind w:firstLineChars="0"/>
              <w:rPr>
                <w:rFonts w:eastAsia="Times New Roman"/>
                <w:color w:val="auto"/>
                <w:sz w:val="20"/>
                <w:szCs w:val="20"/>
                <w:lang w:val="en-IE"/>
              </w:rPr>
            </w:pPr>
            <w:r w:rsidRPr="00CC705A">
              <w:rPr>
                <w:rFonts w:eastAsia="Times New Roman"/>
                <w:color w:val="auto"/>
                <w:sz w:val="20"/>
                <w:szCs w:val="20"/>
                <w:lang w:val="en-IE"/>
              </w:rPr>
              <w:t>Use a dedicated capping solution preparation reactor</w:t>
            </w:r>
          </w:p>
          <w:p w14:paraId="4734C8CE" w14:textId="77777777" w:rsidR="00FE5589" w:rsidRPr="00CC705A" w:rsidRDefault="00FE5589" w:rsidP="00FE5589">
            <w:pPr>
              <w:pStyle w:val="a7"/>
              <w:numPr>
                <w:ilvl w:val="0"/>
                <w:numId w:val="137"/>
              </w:numPr>
              <w:ind w:firstLineChars="0"/>
              <w:rPr>
                <w:rFonts w:eastAsia="Times New Roman"/>
                <w:color w:val="auto"/>
                <w:sz w:val="20"/>
                <w:szCs w:val="20"/>
                <w:lang w:val="en-IE"/>
              </w:rPr>
            </w:pPr>
            <w:r w:rsidRPr="00CC705A">
              <w:rPr>
                <w:rFonts w:eastAsia="Times New Roman"/>
                <w:iCs/>
                <w:color w:val="auto"/>
                <w:sz w:val="20"/>
                <w:szCs w:val="20"/>
                <w:lang w:val="en-IE"/>
              </w:rPr>
              <w:t>Dua</w:t>
            </w:r>
            <w:r w:rsidRPr="00CC705A">
              <w:rPr>
                <w:rFonts w:eastAsia="Times New Roman"/>
                <w:color w:val="auto"/>
                <w:sz w:val="20"/>
                <w:szCs w:val="20"/>
                <w:lang w:val="en-IE"/>
              </w:rPr>
              <w:t>l-person verification is implemented during charging to guarantee accurate charging quantity.</w:t>
            </w:r>
          </w:p>
          <w:p w14:paraId="4F085031" w14:textId="77777777" w:rsidR="00FE5589" w:rsidRPr="00CC705A" w:rsidRDefault="00FE5589" w:rsidP="00FE5589">
            <w:pPr>
              <w:pStyle w:val="a7"/>
              <w:numPr>
                <w:ilvl w:val="0"/>
                <w:numId w:val="137"/>
              </w:numPr>
              <w:ind w:firstLineChars="0"/>
              <w:rPr>
                <w:rFonts w:eastAsia="Times New Roman"/>
                <w:color w:val="auto"/>
                <w:sz w:val="20"/>
                <w:szCs w:val="20"/>
                <w:lang w:val="en-IE"/>
              </w:rPr>
            </w:pPr>
            <w:r w:rsidRPr="00CC705A">
              <w:rPr>
                <w:rFonts w:eastAsia="Times New Roman"/>
                <w:color w:val="auto"/>
                <w:sz w:val="20"/>
                <w:szCs w:val="20"/>
                <w:lang w:val="en-IE"/>
              </w:rPr>
              <w:t>Validated spreadsheet is used to calculate quantity.</w:t>
            </w:r>
          </w:p>
          <w:p w14:paraId="0CF93AFA" w14:textId="77777777" w:rsidR="00FE5589" w:rsidRPr="00CC705A" w:rsidRDefault="00FE5589" w:rsidP="00FE5589">
            <w:pPr>
              <w:pStyle w:val="a7"/>
              <w:ind w:left="284" w:firstLineChars="0" w:firstLine="0"/>
              <w:rPr>
                <w:rFonts w:eastAsia="Times New Roman"/>
                <w:color w:val="auto"/>
                <w:sz w:val="20"/>
                <w:szCs w:val="20"/>
                <w:lang w:val="en-IE"/>
              </w:rPr>
            </w:pPr>
          </w:p>
          <w:p w14:paraId="50582DC2" w14:textId="669546F3" w:rsidR="00FE5589" w:rsidRPr="00CC705A" w:rsidRDefault="00587396" w:rsidP="00C4741D">
            <w:pPr>
              <w:pStyle w:val="a7"/>
              <w:ind w:left="284" w:firstLineChars="0" w:firstLine="0"/>
              <w:textAlignment w:val="baseline"/>
              <w:rPr>
                <w:rFonts w:eastAsia="Times New Roman"/>
                <w:color w:val="auto"/>
                <w:sz w:val="20"/>
                <w:szCs w:val="20"/>
              </w:rPr>
            </w:pPr>
            <w:r w:rsidRPr="00CC705A">
              <w:rPr>
                <w:rFonts w:eastAsia="Times New Roman"/>
                <w:bCs w:val="0"/>
                <w:iCs/>
                <w:color w:val="auto"/>
                <w:kern w:val="0"/>
                <w:sz w:val="20"/>
                <w:szCs w:val="20"/>
                <w:lang w:val="en-IE" w:eastAsia="zh-CN"/>
              </w:rPr>
              <w:lastRenderedPageBreak/>
              <w:t>Production department</w:t>
            </w:r>
            <w:r w:rsidR="00FE5589" w:rsidRPr="00CC705A">
              <w:rPr>
                <w:rFonts w:eastAsia="Times New Roman"/>
                <w:iCs/>
                <w:color w:val="auto"/>
                <w:sz w:val="20"/>
                <w:szCs w:val="20"/>
                <w:lang w:val="en-IE"/>
              </w:rPr>
              <w:t>.; 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1E05A5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FE5589" w:rsidRPr="00CC705A" w14:paraId="023CE750" w14:textId="77777777" w:rsidTr="00FE5589">
        <w:trPr>
          <w:trHeight w:val="85"/>
        </w:trPr>
        <w:tc>
          <w:tcPr>
            <w:tcW w:w="14451" w:type="dxa"/>
            <w:gridSpan w:val="14"/>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9D101C0" w14:textId="71E09072" w:rsidR="00FE5589" w:rsidRPr="00CC705A" w:rsidRDefault="005A1777" w:rsidP="00FE5589">
            <w:pPr>
              <w:spacing w:after="0" w:line="240" w:lineRule="auto"/>
              <w:ind w:left="113"/>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 xml:space="preserve">8. </w:t>
            </w:r>
            <w:proofErr w:type="spellStart"/>
            <w:r w:rsidRPr="00CC705A">
              <w:rPr>
                <w:rFonts w:ascii="Arial" w:eastAsia="Times New Roman" w:hAnsi="Arial" w:cs="Arial"/>
                <w:b/>
                <w:bCs/>
                <w:sz w:val="20"/>
                <w:szCs w:val="20"/>
                <w:lang w:val="en-IE"/>
              </w:rPr>
              <w:t>Fmoc</w:t>
            </w:r>
            <w:proofErr w:type="spellEnd"/>
            <w:r w:rsidRPr="00CC705A">
              <w:rPr>
                <w:rFonts w:ascii="Arial" w:eastAsia="Times New Roman" w:hAnsi="Arial" w:cs="Arial"/>
                <w:b/>
                <w:bCs/>
                <w:sz w:val="20"/>
                <w:szCs w:val="20"/>
                <w:lang w:val="en-IE"/>
              </w:rPr>
              <w:t xml:space="preserve"> </w:t>
            </w:r>
            <w:proofErr w:type="spellStart"/>
            <w:r w:rsidRPr="00CC705A">
              <w:rPr>
                <w:rFonts w:ascii="Arial" w:eastAsia="Times New Roman" w:hAnsi="Arial" w:cs="Arial"/>
                <w:b/>
                <w:bCs/>
                <w:sz w:val="20"/>
                <w:szCs w:val="20"/>
                <w:lang w:val="en-IE"/>
              </w:rPr>
              <w:t>De</w:t>
            </w:r>
            <w:r w:rsidR="00FE5589" w:rsidRPr="00CC705A">
              <w:rPr>
                <w:rFonts w:ascii="Arial" w:eastAsia="Times New Roman" w:hAnsi="Arial" w:cs="Arial"/>
                <w:b/>
                <w:bCs/>
                <w:sz w:val="20"/>
                <w:szCs w:val="20"/>
                <w:lang w:val="en-IE"/>
              </w:rPr>
              <w:t>protection</w:t>
            </w:r>
            <w:proofErr w:type="spellEnd"/>
          </w:p>
        </w:tc>
      </w:tr>
      <w:tr w:rsidR="00C4741D" w:rsidRPr="00CC705A" w14:paraId="2F8DDA48"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582A341"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8.1</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FBDE17D"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proofErr w:type="spellStart"/>
            <w:r w:rsidRPr="00CC705A">
              <w:rPr>
                <w:rFonts w:ascii="Arial" w:eastAsia="Times New Roman" w:hAnsi="Arial" w:cs="Arial"/>
                <w:sz w:val="20"/>
                <w:szCs w:val="20"/>
                <w:lang w:val="en-IE"/>
              </w:rPr>
              <w:t>Fmoc</w:t>
            </w:r>
            <w:proofErr w:type="spellEnd"/>
            <w:r w:rsidRPr="00CC705A">
              <w:rPr>
                <w:rFonts w:ascii="Arial" w:eastAsia="Times New Roman" w:hAnsi="Arial" w:cs="Arial"/>
                <w:sz w:val="20"/>
                <w:szCs w:val="20"/>
                <w:lang w:val="en-IE"/>
              </w:rPr>
              <w:t xml:space="preserve"> </w:t>
            </w:r>
            <w:proofErr w:type="spellStart"/>
            <w:r w:rsidRPr="00CC705A">
              <w:rPr>
                <w:rFonts w:ascii="Arial" w:eastAsia="Times New Roman" w:hAnsi="Arial" w:cs="Arial"/>
                <w:sz w:val="20"/>
                <w:szCs w:val="20"/>
                <w:lang w:val="en-IE"/>
              </w:rPr>
              <w:t>Deprotection</w:t>
            </w:r>
            <w:proofErr w:type="spellEnd"/>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2803FF8"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Incomplete </w:t>
            </w:r>
            <w:proofErr w:type="spellStart"/>
            <w:r w:rsidRPr="00CC705A">
              <w:rPr>
                <w:rFonts w:ascii="Arial" w:eastAsia="Times New Roman" w:hAnsi="Arial" w:cs="Arial"/>
                <w:iCs/>
                <w:sz w:val="20"/>
                <w:szCs w:val="20"/>
                <w:lang w:val="en-IE"/>
              </w:rPr>
              <w:t>Fmoc</w:t>
            </w:r>
            <w:proofErr w:type="spellEnd"/>
            <w:r w:rsidRPr="00CC705A">
              <w:rPr>
                <w:rFonts w:ascii="Arial" w:eastAsia="Times New Roman" w:hAnsi="Arial" w:cs="Arial"/>
                <w:iCs/>
                <w:sz w:val="20"/>
                <w:szCs w:val="20"/>
                <w:lang w:val="en-IE"/>
              </w:rPr>
              <w:t xml:space="preserve"> </w:t>
            </w:r>
            <w:proofErr w:type="spellStart"/>
            <w:r w:rsidRPr="00CC705A">
              <w:rPr>
                <w:rFonts w:ascii="Arial" w:eastAsia="Times New Roman" w:hAnsi="Arial" w:cs="Arial"/>
                <w:iCs/>
                <w:sz w:val="20"/>
                <w:szCs w:val="20"/>
                <w:lang w:val="en-IE"/>
              </w:rPr>
              <w:t>deprotection</w:t>
            </w:r>
            <w:proofErr w:type="spellEnd"/>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D22D27B"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proofErr w:type="spellStart"/>
            <w:r w:rsidRPr="00CC705A">
              <w:rPr>
                <w:rFonts w:ascii="Arial" w:eastAsia="Times New Roman" w:hAnsi="Arial" w:cs="Arial"/>
                <w:iCs/>
                <w:sz w:val="20"/>
                <w:szCs w:val="20"/>
                <w:lang w:val="en-IE"/>
              </w:rPr>
              <w:t>Fmoc</w:t>
            </w:r>
            <w:proofErr w:type="spellEnd"/>
            <w:r w:rsidRPr="00CC705A">
              <w:rPr>
                <w:rFonts w:ascii="Arial" w:eastAsia="Times New Roman" w:hAnsi="Arial" w:cs="Arial"/>
                <w:iCs/>
                <w:sz w:val="20"/>
                <w:szCs w:val="20"/>
                <w:lang w:val="en-IE"/>
              </w:rPr>
              <w:t xml:space="preserve"> group remains on chain; coupling of next amino acid blocked; sequence deletion impurity</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BF173CE"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68F4655F"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2E1EEEB" w14:textId="747994C3" w:rsidR="00FE5589" w:rsidRPr="00CC705A" w:rsidRDefault="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Insufficient </w:t>
            </w: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xml:space="preserve"> concentration; using </w:t>
            </w:r>
            <w:proofErr w:type="spellStart"/>
            <w:r w:rsidRPr="00CC705A">
              <w:rPr>
                <w:rFonts w:ascii="Arial" w:eastAsia="Times New Roman" w:hAnsi="Arial" w:cs="Arial"/>
                <w:iCs/>
                <w:sz w:val="20"/>
                <w:szCs w:val="20"/>
                <w:lang w:val="en-IE"/>
              </w:rPr>
              <w:t>uncalibrated</w:t>
            </w:r>
            <w:proofErr w:type="spellEnd"/>
            <w:r w:rsidRPr="00CC705A">
              <w:rPr>
                <w:rFonts w:ascii="Arial" w:eastAsia="Times New Roman" w:hAnsi="Arial" w:cs="Arial"/>
                <w:iCs/>
                <w:sz w:val="20"/>
                <w:szCs w:val="20"/>
                <w:lang w:val="en-IE"/>
              </w:rPr>
              <w:t xml:space="preserve"> flowmeter; short contact time; temperature outside </w:t>
            </w:r>
            <w:r w:rsidR="005477D1" w:rsidRPr="00CC705A">
              <w:rPr>
                <w:rFonts w:ascii="Arial" w:eastAsia="Times New Roman" w:hAnsi="Arial" w:cs="Arial"/>
                <w:iCs/>
                <w:sz w:val="20"/>
                <w:szCs w:val="20"/>
                <w:lang w:val="en-IE"/>
              </w:rPr>
              <w:t>PA</w:t>
            </w:r>
            <w:r w:rsidRPr="00CC705A">
              <w:rPr>
                <w:rFonts w:ascii="Arial" w:eastAsia="Times New Roman" w:hAnsi="Arial" w:cs="Arial"/>
                <w:iCs/>
                <w:sz w:val="20"/>
                <w:szCs w:val="20"/>
                <w:lang w:val="en-IE"/>
              </w:rPr>
              <w:t>R; poor mixing, material blockage in the transfer line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0975516" w14:textId="77777777" w:rsidR="00FE5589" w:rsidRPr="00CC705A" w:rsidRDefault="00FE5589" w:rsidP="00FE5589">
            <w:pPr>
              <w:pStyle w:val="a7"/>
              <w:numPr>
                <w:ilvl w:val="0"/>
                <w:numId w:val="1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20% </w:t>
            </w:r>
            <w:proofErr w:type="spellStart"/>
            <w:r w:rsidRPr="00CC705A">
              <w:rPr>
                <w:rFonts w:eastAsia="Times New Roman"/>
                <w:color w:val="auto"/>
                <w:sz w:val="20"/>
                <w:szCs w:val="20"/>
                <w:lang w:val="en-IE"/>
              </w:rPr>
              <w:t>piperidine</w:t>
            </w:r>
            <w:proofErr w:type="spellEnd"/>
            <w:r w:rsidRPr="00CC705A">
              <w:rPr>
                <w:rFonts w:eastAsia="Times New Roman"/>
                <w:color w:val="auto"/>
                <w:sz w:val="20"/>
                <w:szCs w:val="20"/>
                <w:lang w:val="en-IE"/>
              </w:rPr>
              <w:t>/DMF concentration defined in MOR.</w:t>
            </w:r>
          </w:p>
          <w:p w14:paraId="38A7EAD0" w14:textId="77777777" w:rsidR="00FE5589" w:rsidRPr="00CC705A" w:rsidRDefault="00FE5589" w:rsidP="00FE5589">
            <w:pPr>
              <w:pStyle w:val="a7"/>
              <w:numPr>
                <w:ilvl w:val="0"/>
                <w:numId w:val="1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Calibration of flowmeter is managed by CMS system and performed periodically every one year by a qualified calibration contractor.</w:t>
            </w:r>
          </w:p>
          <w:p w14:paraId="1CE7F26D" w14:textId="77777777" w:rsidR="00FE5589" w:rsidRPr="00CC705A" w:rsidRDefault="00FE5589" w:rsidP="00FE5589">
            <w:pPr>
              <w:pStyle w:val="a7"/>
              <w:numPr>
                <w:ilvl w:val="0"/>
                <w:numId w:val="1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PLC automated control of temperature and reaction time.</w:t>
            </w:r>
          </w:p>
          <w:p w14:paraId="094BF04E" w14:textId="77777777" w:rsidR="00FE5589" w:rsidRPr="00CC705A" w:rsidRDefault="00FE5589" w:rsidP="00FE5589">
            <w:pPr>
              <w:pStyle w:val="a7"/>
              <w:numPr>
                <w:ilvl w:val="0"/>
                <w:numId w:val="1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Maintenance schedules are in place for reactor </w:t>
            </w:r>
            <w:r w:rsidRPr="00CC705A">
              <w:rPr>
                <w:rFonts w:eastAsia="Times New Roman"/>
                <w:color w:val="auto"/>
                <w:sz w:val="20"/>
                <w:szCs w:val="20"/>
                <w:lang w:val="en-IE"/>
              </w:rPr>
              <w:lastRenderedPageBreak/>
              <w:t>with servicing conducted every three months.</w:t>
            </w:r>
          </w:p>
          <w:p w14:paraId="414E965C" w14:textId="77777777" w:rsidR="00FE5589" w:rsidRPr="00CC705A" w:rsidRDefault="00FE5589" w:rsidP="00FE5589">
            <w:pPr>
              <w:pStyle w:val="a7"/>
              <w:numPr>
                <w:ilvl w:val="0"/>
                <w:numId w:val="18"/>
              </w:numPr>
              <w:ind w:firstLineChars="0"/>
              <w:textAlignment w:val="baseline"/>
              <w:rPr>
                <w:rFonts w:eastAsia="Times New Roman"/>
                <w:iCs/>
                <w:color w:val="auto"/>
                <w:sz w:val="20"/>
                <w:szCs w:val="20"/>
                <w:lang w:val="en-IE"/>
              </w:rPr>
            </w:pPr>
            <w:r w:rsidRPr="00CC705A">
              <w:rPr>
                <w:rFonts w:eastAsia="Times New Roman"/>
                <w:iCs/>
                <w:color w:val="auto"/>
                <w:sz w:val="20"/>
                <w:szCs w:val="20"/>
                <w:lang w:val="en-IE"/>
              </w:rPr>
              <w:t>Flowmeter</w:t>
            </w:r>
            <w:r w:rsidRPr="00CC705A">
              <w:rPr>
                <w:rFonts w:eastAsia="Times New Roman"/>
                <w:color w:val="auto"/>
                <w:sz w:val="20"/>
                <w:szCs w:val="20"/>
              </w:rPr>
              <w:t xml:space="preserve">s shall complete </w:t>
            </w:r>
            <w:proofErr w:type="spellStart"/>
            <w:r w:rsidRPr="00CC705A">
              <w:rPr>
                <w:rFonts w:eastAsia="Times New Roman"/>
                <w:color w:val="auto"/>
                <w:sz w:val="20"/>
                <w:szCs w:val="20"/>
              </w:rPr>
              <w:t>ext</w:t>
            </w:r>
            <w:r w:rsidRPr="00CC705A">
              <w:rPr>
                <w:rFonts w:eastAsia="Times New Roman"/>
                <w:iCs/>
                <w:color w:val="auto"/>
                <w:sz w:val="20"/>
                <w:szCs w:val="20"/>
                <w:lang w:val="en-IE"/>
              </w:rPr>
              <w:t>ernal</w:t>
            </w:r>
            <w:proofErr w:type="spellEnd"/>
            <w:r w:rsidRPr="00CC705A">
              <w:rPr>
                <w:rFonts w:eastAsia="Times New Roman"/>
                <w:iCs/>
                <w:color w:val="auto"/>
                <w:sz w:val="20"/>
                <w:szCs w:val="20"/>
                <w:lang w:val="en-IE"/>
              </w:rPr>
              <w:t xml:space="preserve"> calibration once per year.</w:t>
            </w:r>
          </w:p>
          <w:p w14:paraId="7EEB1FD5" w14:textId="6A5E905F" w:rsidR="00FE5589" w:rsidRPr="00CC705A" w:rsidRDefault="00FE5589" w:rsidP="00FE5589">
            <w:pPr>
              <w:pStyle w:val="a7"/>
              <w:numPr>
                <w:ilvl w:val="0"/>
                <w:numId w:val="18"/>
              </w:numPr>
              <w:ind w:firstLineChars="0"/>
              <w:textAlignment w:val="baseline"/>
              <w:rPr>
                <w:rFonts w:eastAsia="Times New Roman"/>
                <w:color w:val="auto"/>
                <w:sz w:val="20"/>
                <w:szCs w:val="20"/>
                <w:lang w:val="en-IE"/>
              </w:rPr>
            </w:pPr>
            <w:r w:rsidRPr="00CC705A">
              <w:rPr>
                <w:rFonts w:eastAsia="Times New Roman"/>
                <w:iCs/>
                <w:color w:val="auto"/>
                <w:sz w:val="20"/>
                <w:szCs w:val="20"/>
                <w:lang w:val="en-IE"/>
              </w:rPr>
              <w:t xml:space="preserve">Continuous nitrogen </w:t>
            </w:r>
            <w:proofErr w:type="spellStart"/>
            <w:r w:rsidRPr="00CC705A">
              <w:rPr>
                <w:rFonts w:eastAsia="Times New Roman"/>
                <w:iCs/>
                <w:color w:val="auto"/>
                <w:sz w:val="20"/>
                <w:szCs w:val="20"/>
                <w:lang w:val="en-IE"/>
              </w:rPr>
              <w:t>sparging</w:t>
            </w:r>
            <w:proofErr w:type="spellEnd"/>
            <w:r w:rsidRPr="00CC705A">
              <w:rPr>
                <w:rFonts w:eastAsia="Times New Roman"/>
                <w:iCs/>
                <w:color w:val="auto"/>
                <w:sz w:val="20"/>
                <w:szCs w:val="20"/>
                <w:lang w:val="en-IE"/>
              </w:rPr>
              <w:t xml:space="preserve"> is applied during </w:t>
            </w:r>
            <w:proofErr w:type="spellStart"/>
            <w:r w:rsidRPr="00CC705A">
              <w:rPr>
                <w:rFonts w:eastAsia="Times New Roman"/>
                <w:iCs/>
                <w:color w:val="auto"/>
                <w:sz w:val="20"/>
                <w:szCs w:val="20"/>
                <w:lang w:val="en-IE"/>
              </w:rPr>
              <w:t>deprotection</w:t>
            </w:r>
            <w:proofErr w:type="spellEnd"/>
            <w:r w:rsidRPr="00CC705A">
              <w:rPr>
                <w:rFonts w:eastAsia="Times New Roman"/>
                <w:iCs/>
                <w:color w:val="auto"/>
                <w:sz w:val="20"/>
                <w:szCs w:val="20"/>
                <w:lang w:val="en-IE"/>
              </w:rPr>
              <w:t xml:space="preserve"> to prevent uneven mixing of the mixture.</w:t>
            </w:r>
          </w:p>
          <w:p w14:paraId="1D313B79" w14:textId="527A436E" w:rsidR="00FE5589" w:rsidRPr="00CC705A" w:rsidRDefault="00FE5589" w:rsidP="00C4741D">
            <w:pPr>
              <w:pStyle w:val="a7"/>
              <w:numPr>
                <w:ilvl w:val="0"/>
                <w:numId w:val="1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The 20% </w:t>
            </w:r>
            <w:proofErr w:type="spellStart"/>
            <w:r w:rsidRPr="00CC705A">
              <w:rPr>
                <w:rFonts w:eastAsia="Times New Roman"/>
                <w:color w:val="auto"/>
                <w:sz w:val="20"/>
                <w:szCs w:val="20"/>
                <w:lang w:val="en-IE"/>
              </w:rPr>
              <w:t>piperidine</w:t>
            </w:r>
            <w:proofErr w:type="spellEnd"/>
            <w:r w:rsidRPr="00CC705A">
              <w:rPr>
                <w:rFonts w:eastAsia="Times New Roman"/>
                <w:color w:val="auto"/>
                <w:sz w:val="20"/>
                <w:szCs w:val="20"/>
                <w:lang w:val="en-IE"/>
              </w:rPr>
              <w:t xml:space="preserve"> charge and the total De-</w:t>
            </w:r>
            <w:proofErr w:type="spellStart"/>
            <w:r w:rsidRPr="00CC705A">
              <w:rPr>
                <w:rFonts w:eastAsia="Times New Roman"/>
                <w:color w:val="auto"/>
                <w:sz w:val="20"/>
                <w:szCs w:val="20"/>
                <w:lang w:val="en-IE"/>
              </w:rPr>
              <w:t>Fmoc</w:t>
            </w:r>
            <w:proofErr w:type="spellEnd"/>
            <w:r w:rsidRPr="00CC705A">
              <w:rPr>
                <w:rFonts w:eastAsia="Times New Roman"/>
                <w:color w:val="auto"/>
                <w:sz w:val="20"/>
                <w:szCs w:val="20"/>
                <w:lang w:val="en-IE"/>
              </w:rPr>
              <w:t xml:space="preserve"> time are identified as CPPs for this unit operation they are controlled within the PAR and NOR defined in the MOR, and the charged quantity and the De-</w:t>
            </w:r>
            <w:proofErr w:type="spellStart"/>
            <w:r w:rsidRPr="00CC705A">
              <w:rPr>
                <w:rFonts w:eastAsia="Times New Roman"/>
                <w:color w:val="auto"/>
                <w:sz w:val="20"/>
                <w:szCs w:val="20"/>
                <w:lang w:val="en-IE"/>
              </w:rPr>
              <w:t>Fmoc</w:t>
            </w:r>
            <w:proofErr w:type="spellEnd"/>
            <w:r w:rsidRPr="00CC705A">
              <w:rPr>
                <w:rFonts w:eastAsia="Times New Roman"/>
                <w:color w:val="auto"/>
                <w:sz w:val="20"/>
                <w:szCs w:val="20"/>
                <w:lang w:val="en-IE"/>
              </w:rPr>
              <w:t xml:space="preserve"> time are automatically logged by the PLC system.</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04C345A3"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25325ED"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5AE2D947"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B64D03" w14:textId="2F9F47EF" w:rsidR="00FE5589" w:rsidRPr="00CC705A" w:rsidRDefault="00FE5589" w:rsidP="00FE5589">
            <w:pPr>
              <w:pStyle w:val="a7"/>
              <w:numPr>
                <w:ilvl w:val="0"/>
                <w:numId w:val="207"/>
              </w:numPr>
              <w:ind w:firstLineChars="0"/>
              <w:textAlignment w:val="baseline"/>
              <w:rPr>
                <w:rFonts w:eastAsia="Times New Roman"/>
                <w:color w:val="auto"/>
                <w:sz w:val="20"/>
                <w:szCs w:val="20"/>
              </w:rPr>
            </w:pPr>
            <w:r w:rsidRPr="00CC705A">
              <w:rPr>
                <w:rFonts w:eastAsia="Times New Roman"/>
                <w:color w:val="auto"/>
                <w:sz w:val="20"/>
                <w:szCs w:val="20"/>
              </w:rPr>
              <w:t xml:space="preserve">After the preparation of 20% </w:t>
            </w:r>
            <w:proofErr w:type="spellStart"/>
            <w:r w:rsidRPr="00CC705A">
              <w:rPr>
                <w:rFonts w:eastAsia="Times New Roman"/>
                <w:color w:val="auto"/>
                <w:sz w:val="20"/>
                <w:szCs w:val="20"/>
              </w:rPr>
              <w:t>piperidine</w:t>
            </w:r>
            <w:proofErr w:type="spellEnd"/>
            <w:r w:rsidRPr="00CC705A">
              <w:rPr>
                <w:rFonts w:eastAsia="Times New Roman"/>
                <w:color w:val="auto"/>
                <w:sz w:val="20"/>
                <w:szCs w:val="20"/>
              </w:rPr>
              <w:t xml:space="preserve"> solution, stir for at least 0.5 hours to ensure uniform mixing.</w:t>
            </w:r>
          </w:p>
          <w:p w14:paraId="2553AD00" w14:textId="77777777" w:rsidR="00587396" w:rsidRPr="00CC705A" w:rsidRDefault="00587396" w:rsidP="00C4741D">
            <w:pPr>
              <w:pStyle w:val="a7"/>
              <w:ind w:left="284" w:firstLineChars="0" w:firstLine="0"/>
              <w:textAlignment w:val="baseline"/>
              <w:rPr>
                <w:rFonts w:eastAsia="Times New Roman"/>
                <w:iCs/>
                <w:sz w:val="20"/>
                <w:szCs w:val="20"/>
                <w:lang w:val="en-IE"/>
              </w:rPr>
            </w:pPr>
          </w:p>
          <w:p w14:paraId="653A0244" w14:textId="594E20F8" w:rsidR="00FE5589" w:rsidRPr="00CC705A" w:rsidRDefault="00587396" w:rsidP="00C4741D">
            <w:pPr>
              <w:pStyle w:val="a7"/>
              <w:ind w:left="284" w:firstLineChars="0" w:firstLine="0"/>
              <w:textAlignment w:val="baseline"/>
              <w:rPr>
                <w:rFonts w:eastAsia="Times New Roman"/>
                <w:sz w:val="20"/>
                <w:szCs w:val="20"/>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D75E98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74A5F7B9"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FFBD2FF"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8.2</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ADA6E7C"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proofErr w:type="spellStart"/>
            <w:r w:rsidRPr="00CC705A">
              <w:rPr>
                <w:rFonts w:ascii="Arial" w:eastAsia="Times New Roman" w:hAnsi="Arial" w:cs="Arial"/>
                <w:sz w:val="20"/>
                <w:szCs w:val="20"/>
                <w:lang w:val="en-IE"/>
              </w:rPr>
              <w:t>Fmoc</w:t>
            </w:r>
            <w:proofErr w:type="spellEnd"/>
            <w:r w:rsidRPr="00CC705A">
              <w:rPr>
                <w:rFonts w:ascii="Arial" w:eastAsia="Times New Roman" w:hAnsi="Arial" w:cs="Arial"/>
                <w:sz w:val="20"/>
                <w:szCs w:val="20"/>
                <w:lang w:val="en-IE"/>
              </w:rPr>
              <w:t xml:space="preserve"> </w:t>
            </w:r>
            <w:proofErr w:type="spellStart"/>
            <w:r w:rsidRPr="00CC705A">
              <w:rPr>
                <w:rFonts w:ascii="Arial" w:eastAsia="Times New Roman" w:hAnsi="Arial" w:cs="Arial"/>
                <w:sz w:val="20"/>
                <w:szCs w:val="20"/>
                <w:lang w:val="en-IE"/>
              </w:rPr>
              <w:t>Deprotection</w:t>
            </w:r>
            <w:proofErr w:type="spellEnd"/>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8CD499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sz w:val="20"/>
                <w:szCs w:val="20"/>
              </w:rPr>
              <w:t>Introduce foreign substances</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68DD937"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proofErr w:type="spellStart"/>
            <w:r w:rsidRPr="00CC705A">
              <w:rPr>
                <w:rFonts w:ascii="Arial" w:eastAsia="Times New Roman" w:hAnsi="Arial" w:cs="Arial"/>
                <w:iCs/>
                <w:sz w:val="20"/>
                <w:szCs w:val="20"/>
                <w:lang w:val="en-IE"/>
              </w:rPr>
              <w:t>Fmoc</w:t>
            </w:r>
            <w:proofErr w:type="spellEnd"/>
            <w:r w:rsidRPr="00CC705A">
              <w:rPr>
                <w:rFonts w:ascii="Arial" w:eastAsia="Times New Roman" w:hAnsi="Arial" w:cs="Arial"/>
                <w:iCs/>
                <w:sz w:val="20"/>
                <w:szCs w:val="20"/>
                <w:lang w:val="en-IE"/>
              </w:rPr>
              <w:t xml:space="preserve"> group remains on chain; coupling of next amino acid blocked; sequence truncation impurity</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AD2C9E7"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6398823A"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CC8C6B5"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sz w:val="20"/>
                <w:szCs w:val="20"/>
              </w:rPr>
              <w:t>Cross-use of pipelines</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D7BED36" w14:textId="77777777" w:rsidR="00FE5589" w:rsidRPr="00CC705A" w:rsidRDefault="00FE5589" w:rsidP="00FE5589">
            <w:pPr>
              <w:pStyle w:val="a7"/>
              <w:ind w:left="284" w:firstLineChars="0" w:firstLine="0"/>
              <w:textAlignment w:val="baseline"/>
              <w:rPr>
                <w:rFonts w:eastAsia="Times New Roman"/>
                <w:color w:val="auto"/>
                <w:sz w:val="20"/>
                <w:szCs w:val="20"/>
                <w:lang w:val="en-IE"/>
              </w:rPr>
            </w:pPr>
            <w:r w:rsidRPr="00CC705A">
              <w:rPr>
                <w:rFonts w:eastAsia="Times New Roman"/>
                <w:color w:val="auto"/>
                <w:sz w:val="20"/>
                <w:szCs w:val="20"/>
                <w:lang w:val="en-IE"/>
              </w:rPr>
              <w:t>Material pipeline is separate and dedicated.</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6481A57"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1</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572760D5"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CBAB46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1A8ACC3" w14:textId="77777777" w:rsidR="00FE5589" w:rsidRPr="00CC705A" w:rsidRDefault="00FE5589" w:rsidP="00FE5589">
            <w:pPr>
              <w:pStyle w:val="a7"/>
              <w:numPr>
                <w:ilvl w:val="0"/>
                <w:numId w:val="59"/>
              </w:numPr>
              <w:ind w:firstLineChars="0"/>
              <w:jc w:val="both"/>
              <w:textAlignment w:val="baseline"/>
              <w:rPr>
                <w:rFonts w:eastAsia="Times New Roman"/>
                <w:color w:val="auto"/>
                <w:sz w:val="20"/>
                <w:szCs w:val="20"/>
                <w:lang w:val="en-IE"/>
              </w:rPr>
            </w:pPr>
            <w:r w:rsidRPr="00CC705A">
              <w:rPr>
                <w:rFonts w:eastAsia="Times New Roman"/>
                <w:color w:val="auto"/>
                <w:sz w:val="20"/>
                <w:szCs w:val="20"/>
                <w:lang w:val="en-IE"/>
              </w:rPr>
              <w:t xml:space="preserve">Dedicated transfer pumps are used, and all pipelines and pumps are clearly </w:t>
            </w:r>
            <w:proofErr w:type="spellStart"/>
            <w:r w:rsidRPr="00CC705A">
              <w:rPr>
                <w:rFonts w:eastAsia="Times New Roman"/>
                <w:color w:val="auto"/>
                <w:sz w:val="20"/>
                <w:szCs w:val="20"/>
                <w:lang w:val="en-IE"/>
              </w:rPr>
              <w:t>labeled</w:t>
            </w:r>
            <w:proofErr w:type="spellEnd"/>
            <w:r w:rsidRPr="00CC705A">
              <w:rPr>
                <w:rFonts w:eastAsia="Times New Roman"/>
                <w:color w:val="auto"/>
                <w:sz w:val="20"/>
                <w:szCs w:val="20"/>
                <w:lang w:val="en-IE"/>
              </w:rPr>
              <w:t>.</w:t>
            </w:r>
          </w:p>
          <w:p w14:paraId="7EF895A5" w14:textId="77777777" w:rsidR="00FE5589" w:rsidRPr="00CC705A" w:rsidRDefault="00FE5589" w:rsidP="00FE5589">
            <w:pPr>
              <w:pStyle w:val="a7"/>
              <w:ind w:left="284" w:firstLineChars="0" w:firstLine="0"/>
              <w:jc w:val="center"/>
              <w:rPr>
                <w:rFonts w:eastAsia="Times New Roman"/>
                <w:iCs/>
                <w:color w:val="auto"/>
                <w:sz w:val="20"/>
                <w:szCs w:val="20"/>
                <w:lang w:val="en-IE"/>
              </w:rPr>
            </w:pPr>
          </w:p>
          <w:p w14:paraId="2191CEDC" w14:textId="2AC59A23" w:rsidR="00FE5589" w:rsidRPr="00CC705A" w:rsidRDefault="00587396" w:rsidP="00FE5589">
            <w:pPr>
              <w:jc w:val="center"/>
              <w:rPr>
                <w:rFonts w:ascii="Arial" w:hAnsi="Arial" w:cs="Arial"/>
                <w:iCs/>
                <w:sz w:val="20"/>
                <w:szCs w:val="20"/>
                <w:lang w:val="en-IE"/>
              </w:rPr>
            </w:pPr>
            <w:r w:rsidRPr="00CC705A">
              <w:rPr>
                <w:rFonts w:ascii="Arial" w:eastAsia="Times New Roman" w:hAnsi="Arial" w:cs="Arial"/>
                <w:bCs/>
                <w:iCs/>
                <w:sz w:val="20"/>
                <w:szCs w:val="20"/>
                <w:lang w:val="en-IE"/>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1B98165"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02956CEB"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E1D741D"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8.3</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FC3268"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proofErr w:type="spellStart"/>
            <w:r w:rsidRPr="00CC705A">
              <w:rPr>
                <w:rFonts w:ascii="Arial" w:eastAsia="Times New Roman" w:hAnsi="Arial" w:cs="Arial"/>
                <w:sz w:val="20"/>
                <w:szCs w:val="20"/>
                <w:lang w:val="en-IE"/>
              </w:rPr>
              <w:t>Fmoc</w:t>
            </w:r>
            <w:proofErr w:type="spellEnd"/>
            <w:r w:rsidRPr="00CC705A">
              <w:rPr>
                <w:rFonts w:ascii="Arial" w:eastAsia="Times New Roman" w:hAnsi="Arial" w:cs="Arial"/>
                <w:sz w:val="20"/>
                <w:szCs w:val="20"/>
                <w:lang w:val="en-IE"/>
              </w:rPr>
              <w:t xml:space="preserve"> </w:t>
            </w:r>
            <w:proofErr w:type="spellStart"/>
            <w:r w:rsidRPr="00CC705A">
              <w:rPr>
                <w:rFonts w:ascii="Arial" w:eastAsia="Times New Roman" w:hAnsi="Arial" w:cs="Arial"/>
                <w:sz w:val="20"/>
                <w:szCs w:val="20"/>
                <w:lang w:val="en-IE"/>
              </w:rPr>
              <w:t>Deprotection</w:t>
            </w:r>
            <w:proofErr w:type="spellEnd"/>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826B09F"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bCs/>
                <w:kern w:val="32"/>
                <w:sz w:val="20"/>
                <w:szCs w:val="20"/>
                <w:lang w:val="en-IE" w:eastAsia="en-US"/>
              </w:rPr>
              <w:t>Excessively high</w:t>
            </w:r>
            <w:r w:rsidRPr="00CC705A">
              <w:rPr>
                <w:rFonts w:ascii="Arial" w:eastAsia="Times New Roman" w:hAnsi="Arial" w:cs="Arial"/>
                <w:iCs/>
                <w:sz w:val="20"/>
                <w:szCs w:val="20"/>
                <w:lang w:val="en-IE"/>
              </w:rPr>
              <w:t xml:space="preserve"> </w:t>
            </w: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xml:space="preserve"> residual above </w:t>
            </w:r>
            <w:r w:rsidRPr="00CC705A">
              <w:rPr>
                <w:rFonts w:ascii="Arial" w:hAnsi="Arial" w:cs="Arial"/>
                <w:sz w:val="20"/>
                <w:szCs w:val="20"/>
              </w:rPr>
              <w:t xml:space="preserve"> </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F52B2E2"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xml:space="preserve"> causes side reactions in subsequent steps; potential impurity formation</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2A549E4"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6A1075BC"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3</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4819932"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Insufficient washing volume or cycles; wash solvent quality issue; blocked filter/drain; Washing durations</w:t>
            </w:r>
            <w:r w:rsidRPr="00CC705A">
              <w:rPr>
                <w:rFonts w:ascii="Arial" w:eastAsia="微软雅黑" w:hAnsi="Arial" w:cs="Arial"/>
                <w:iCs/>
                <w:sz w:val="20"/>
                <w:szCs w:val="20"/>
                <w:lang w:val="en-IE"/>
              </w:rPr>
              <w:t>；</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ADEDC38" w14:textId="24EC3E95" w:rsidR="00FE5589" w:rsidRPr="00CC705A" w:rsidRDefault="00FE5589" w:rsidP="00FE5589">
            <w:pPr>
              <w:pStyle w:val="a7"/>
              <w:numPr>
                <w:ilvl w:val="0"/>
                <w:numId w:val="49"/>
              </w:numPr>
              <w:ind w:firstLineChars="0"/>
              <w:textAlignment w:val="baseline"/>
              <w:rPr>
                <w:rFonts w:eastAsia="Times New Roman"/>
                <w:color w:val="auto"/>
                <w:sz w:val="20"/>
                <w:szCs w:val="20"/>
              </w:rPr>
            </w:pPr>
            <w:r w:rsidRPr="00CC705A">
              <w:rPr>
                <w:rFonts w:eastAsia="Times New Roman"/>
                <w:color w:val="auto"/>
                <w:sz w:val="20"/>
                <w:szCs w:val="20"/>
                <w:lang w:val="en-IE"/>
              </w:rPr>
              <w:t>Washing steps defined with DMF volumes and number of cycles in M</w:t>
            </w:r>
            <w:r w:rsidR="00830AE4" w:rsidRPr="00CC705A">
              <w:rPr>
                <w:rFonts w:eastAsia="Times New Roman"/>
                <w:color w:val="auto"/>
                <w:sz w:val="20"/>
                <w:szCs w:val="20"/>
                <w:lang w:val="en-IE"/>
              </w:rPr>
              <w:t>O</w:t>
            </w:r>
            <w:r w:rsidRPr="00CC705A">
              <w:rPr>
                <w:rFonts w:eastAsia="Times New Roman"/>
                <w:color w:val="auto"/>
                <w:sz w:val="20"/>
                <w:szCs w:val="20"/>
                <w:lang w:val="en-IE"/>
              </w:rPr>
              <w:t>R and PAR</w:t>
            </w:r>
            <w:r w:rsidRPr="00CC705A">
              <w:rPr>
                <w:rFonts w:eastAsia="Times New Roman"/>
                <w:color w:val="auto"/>
                <w:sz w:val="20"/>
                <w:szCs w:val="20"/>
              </w:rPr>
              <w:t>.</w:t>
            </w:r>
          </w:p>
          <w:p w14:paraId="62B32E01" w14:textId="77777777" w:rsidR="00FE5589" w:rsidRPr="00CC705A" w:rsidRDefault="00FE5589" w:rsidP="00FE5589">
            <w:pPr>
              <w:pStyle w:val="a7"/>
              <w:numPr>
                <w:ilvl w:val="0"/>
                <w:numId w:val="49"/>
              </w:numPr>
              <w:ind w:firstLineChars="0"/>
              <w:textAlignment w:val="baseline"/>
              <w:rPr>
                <w:rFonts w:eastAsia="Times New Roman"/>
                <w:color w:val="auto"/>
                <w:sz w:val="20"/>
                <w:szCs w:val="20"/>
              </w:rPr>
            </w:pPr>
            <w:r w:rsidRPr="00CC705A">
              <w:rPr>
                <w:rFonts w:eastAsia="Times New Roman"/>
                <w:color w:val="auto"/>
                <w:sz w:val="20"/>
                <w:szCs w:val="20"/>
                <w:lang w:val="en-IE"/>
              </w:rPr>
              <w:t>The number of washing cycles is controlled via the recipe.</w:t>
            </w:r>
          </w:p>
          <w:p w14:paraId="0EF8B827" w14:textId="77777777" w:rsidR="00FE5589" w:rsidRPr="00CC705A" w:rsidRDefault="00FE5589" w:rsidP="00FE5589">
            <w:pPr>
              <w:pStyle w:val="a7"/>
              <w:numPr>
                <w:ilvl w:val="0"/>
                <w:numId w:val="49"/>
              </w:numPr>
              <w:ind w:firstLineChars="0"/>
              <w:textAlignment w:val="baseline"/>
              <w:rPr>
                <w:rFonts w:eastAsia="Times New Roman"/>
                <w:color w:val="auto"/>
                <w:sz w:val="20"/>
                <w:szCs w:val="20"/>
              </w:rPr>
            </w:pPr>
            <w:r w:rsidRPr="00CC705A">
              <w:rPr>
                <w:rFonts w:eastAsia="Times New Roman"/>
                <w:color w:val="auto"/>
                <w:sz w:val="20"/>
                <w:szCs w:val="20"/>
              </w:rPr>
              <w:t>SOP specifies recipe editing steps and parameter conversion rules.</w:t>
            </w:r>
          </w:p>
          <w:p w14:paraId="76BD7732" w14:textId="77777777" w:rsidR="00FE5589" w:rsidRPr="00CC705A" w:rsidRDefault="00FE5589" w:rsidP="00FE5589">
            <w:pPr>
              <w:pStyle w:val="a7"/>
              <w:numPr>
                <w:ilvl w:val="0"/>
                <w:numId w:val="49"/>
              </w:numPr>
              <w:ind w:firstLineChars="0"/>
              <w:textAlignment w:val="baseline"/>
              <w:rPr>
                <w:rFonts w:eastAsia="Times New Roman"/>
                <w:color w:val="auto"/>
                <w:sz w:val="20"/>
                <w:szCs w:val="20"/>
              </w:rPr>
            </w:pPr>
            <w:r w:rsidRPr="00CC705A">
              <w:rPr>
                <w:rFonts w:eastAsia="Times New Roman"/>
                <w:color w:val="auto"/>
                <w:sz w:val="20"/>
                <w:szCs w:val="20"/>
              </w:rPr>
              <w:t xml:space="preserve">Two engineers shall edit the electronic recipe separately for the same project. Compare the electronic recipes edited </w:t>
            </w:r>
            <w:r w:rsidRPr="00CC705A">
              <w:rPr>
                <w:rFonts w:eastAsia="Times New Roman"/>
                <w:color w:val="auto"/>
                <w:sz w:val="20"/>
                <w:szCs w:val="20"/>
              </w:rPr>
              <w:lastRenderedPageBreak/>
              <w:t>by the two engineers, confirm each difference between them one by one, and correct any errors. To ensure the electronic recipe to be run is reviewed and accurate.</w:t>
            </w:r>
          </w:p>
          <w:p w14:paraId="5D92C0DC" w14:textId="77777777" w:rsidR="00FE5589" w:rsidRPr="00CC705A" w:rsidRDefault="00FE5589" w:rsidP="00FE5589">
            <w:pPr>
              <w:pStyle w:val="a7"/>
              <w:ind w:left="284" w:firstLineChars="0" w:firstLine="0"/>
              <w:textAlignment w:val="baseline"/>
              <w:rPr>
                <w:rFonts w:eastAsia="Times New Roman"/>
                <w:color w:val="auto"/>
                <w:sz w:val="20"/>
                <w:szCs w:val="20"/>
                <w:lang w:val="en-IE"/>
              </w:rPr>
            </w:pPr>
            <w:r w:rsidRPr="00CC705A">
              <w:rPr>
                <w:rFonts w:eastAsia="Times New Roman"/>
                <w:color w:val="auto"/>
                <w:sz w:val="20"/>
                <w:szCs w:val="20"/>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61FD8FF6"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788BA9D"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36C089B"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292E78B" w14:textId="77777777" w:rsidR="00FE5589" w:rsidRPr="00CC705A" w:rsidRDefault="00FE5589" w:rsidP="00FE5589">
            <w:pPr>
              <w:pStyle w:val="a7"/>
              <w:numPr>
                <w:ilvl w:val="0"/>
                <w:numId w:val="60"/>
              </w:numPr>
              <w:ind w:firstLineChars="0"/>
              <w:rPr>
                <w:rFonts w:eastAsia="Times New Roman"/>
                <w:color w:val="auto"/>
                <w:sz w:val="20"/>
                <w:szCs w:val="20"/>
                <w:lang w:val="en-IE"/>
              </w:rPr>
            </w:pPr>
            <w:r w:rsidRPr="00CC705A">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68C9930A" w14:textId="566307A2" w:rsidR="00FE5589" w:rsidRPr="00CC705A" w:rsidRDefault="00FE5589" w:rsidP="00FE5589">
            <w:pPr>
              <w:pStyle w:val="a7"/>
              <w:numPr>
                <w:ilvl w:val="0"/>
                <w:numId w:val="60"/>
              </w:numPr>
              <w:ind w:firstLineChars="0"/>
              <w:rPr>
                <w:rFonts w:eastAsia="Times New Roman"/>
                <w:color w:val="auto"/>
                <w:sz w:val="20"/>
                <w:szCs w:val="20"/>
                <w:lang w:val="en-IE"/>
              </w:rPr>
            </w:pPr>
            <w:r w:rsidRPr="00CC705A">
              <w:rPr>
                <w:rFonts w:eastAsia="Times New Roman"/>
                <w:color w:val="auto"/>
                <w:sz w:val="20"/>
                <w:szCs w:val="20"/>
                <w:lang w:val="en-IE"/>
              </w:rPr>
              <w:t xml:space="preserve">The recorded waste discharge </w:t>
            </w:r>
            <w:r w:rsidRPr="00CC705A">
              <w:rPr>
                <w:rFonts w:eastAsia="Times New Roman"/>
                <w:color w:val="auto"/>
                <w:sz w:val="20"/>
                <w:szCs w:val="20"/>
                <w:lang w:val="en-IE"/>
              </w:rPr>
              <w:lastRenderedPageBreak/>
              <w:t xml:space="preserve">time shall be double-checked by two personnel. Slow drain triggers operator </w:t>
            </w:r>
            <w:proofErr w:type="gramStart"/>
            <w:r w:rsidRPr="00CC705A">
              <w:rPr>
                <w:rFonts w:eastAsia="Times New Roman"/>
                <w:color w:val="auto"/>
                <w:sz w:val="20"/>
                <w:szCs w:val="20"/>
                <w:lang w:val="en-IE"/>
              </w:rPr>
              <w:t>check</w:t>
            </w:r>
            <w:proofErr w:type="gramEnd"/>
            <w:r w:rsidRPr="00CC705A">
              <w:rPr>
                <w:rFonts w:eastAsia="Times New Roman"/>
                <w:color w:val="auto"/>
                <w:sz w:val="20"/>
                <w:szCs w:val="20"/>
                <w:lang w:val="en-IE"/>
              </w:rPr>
              <w:t>.</w:t>
            </w:r>
          </w:p>
          <w:p w14:paraId="3D612D85" w14:textId="77777777" w:rsidR="00587396" w:rsidRPr="00CC705A" w:rsidRDefault="00587396" w:rsidP="00C4741D">
            <w:pPr>
              <w:pStyle w:val="a7"/>
              <w:ind w:left="284" w:firstLineChars="0" w:firstLine="0"/>
              <w:rPr>
                <w:rFonts w:eastAsia="Times New Roman"/>
                <w:iCs/>
                <w:sz w:val="20"/>
                <w:szCs w:val="20"/>
                <w:lang w:val="en-IE"/>
              </w:rPr>
            </w:pPr>
          </w:p>
          <w:p w14:paraId="5861B095" w14:textId="1B6CF0DE" w:rsidR="00FE5589" w:rsidRPr="00CC705A" w:rsidRDefault="00587396" w:rsidP="00C4741D">
            <w:pPr>
              <w:pStyle w:val="a7"/>
              <w:ind w:left="284" w:firstLineChars="0" w:firstLine="0"/>
              <w:rPr>
                <w:rFonts w:eastAsia="Times New Roman"/>
                <w:sz w:val="20"/>
                <w:szCs w:val="20"/>
                <w:lang w:val="en-IE"/>
              </w:rPr>
            </w:pPr>
            <w:r w:rsidRPr="00CC705A">
              <w:rPr>
                <w:rFonts w:eastAsia="Times New Roman"/>
                <w:iCs/>
                <w:color w:val="auto"/>
                <w:kern w:val="0"/>
                <w:sz w:val="20"/>
                <w:szCs w:val="20"/>
                <w:lang w:val="en-IE" w:eastAsia="zh-CN"/>
              </w:rPr>
              <w:t>Production department</w:t>
            </w:r>
            <w:r w:rsidRPr="00CC705A">
              <w:rPr>
                <w:rFonts w:eastAsia="Times New Roman"/>
                <w:iCs/>
                <w:sz w:val="20"/>
                <w:szCs w:val="20"/>
                <w:lang w:val="en-IE"/>
              </w:rPr>
              <w:t xml:space="preserve"> </w:t>
            </w:r>
            <w:r w:rsidR="00FE5589" w:rsidRPr="00CC705A">
              <w:rPr>
                <w:rFonts w:eastAsia="Times New Roman"/>
                <w:iCs/>
                <w:sz w:val="20"/>
                <w:szCs w:val="20"/>
                <w:lang w:val="en-IE"/>
              </w:rPr>
              <w:t xml:space="preserve">&amp; </w:t>
            </w:r>
            <w:r w:rsidRPr="00CC705A">
              <w:rPr>
                <w:rFonts w:eastAsia="Times New Roman"/>
                <w:iCs/>
                <w:sz w:val="20"/>
                <w:szCs w:val="20"/>
                <w:lang w:val="en-IE"/>
              </w:rPr>
              <w:t>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6C01940"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8E240F" w:rsidRPr="00CC705A" w14:paraId="5CC23291"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9801D7B"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8.4</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2F7D4AD"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proofErr w:type="spellStart"/>
            <w:r w:rsidRPr="00CC705A">
              <w:rPr>
                <w:rFonts w:ascii="Arial" w:eastAsia="Times New Roman" w:hAnsi="Arial" w:cs="Arial"/>
                <w:color w:val="0000FF"/>
                <w:sz w:val="20"/>
                <w:szCs w:val="20"/>
                <w:lang w:val="en-IE"/>
              </w:rPr>
              <w:t>Fmoc</w:t>
            </w:r>
            <w:proofErr w:type="spellEnd"/>
            <w:r w:rsidRPr="00CC705A">
              <w:rPr>
                <w:rFonts w:ascii="Arial" w:eastAsia="Times New Roman" w:hAnsi="Arial" w:cs="Arial"/>
                <w:color w:val="0000FF"/>
                <w:sz w:val="20"/>
                <w:szCs w:val="20"/>
                <w:lang w:val="en-IE"/>
              </w:rPr>
              <w:t xml:space="preserve"> </w:t>
            </w:r>
            <w:proofErr w:type="spellStart"/>
            <w:r w:rsidRPr="00CC705A">
              <w:rPr>
                <w:rFonts w:ascii="Arial" w:eastAsia="Times New Roman" w:hAnsi="Arial" w:cs="Arial"/>
                <w:color w:val="0000FF"/>
                <w:sz w:val="20"/>
                <w:szCs w:val="20"/>
                <w:lang w:val="en-IE"/>
              </w:rPr>
              <w:t>Deprotection</w:t>
            </w:r>
            <w:proofErr w:type="spellEnd"/>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8A6A4EB" w14:textId="77777777" w:rsidR="00FE5589" w:rsidRPr="00CC705A" w:rsidRDefault="00FE5589" w:rsidP="00FE5589">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Temperature excursion outside PAR</w:t>
            </w:r>
          </w:p>
          <w:p w14:paraId="2C11D4CB" w14:textId="544AB0D0" w:rsidR="00FE5589" w:rsidRPr="00CC705A" w:rsidRDefault="005A1777"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color w:val="0000FF"/>
                <w:sz w:val="20"/>
                <w:szCs w:val="20"/>
                <w:lang w:val="en-IE"/>
              </w:rPr>
              <w:t>(CPP excursion</w:t>
            </w:r>
            <w:r w:rsidRPr="00CC705A">
              <w:rPr>
                <w:rFonts w:ascii="Arial" w:eastAsia="Times New Roman" w:hAnsi="Arial" w:cs="Arial"/>
                <w:iCs/>
                <w:color w:val="0000FF"/>
                <w:sz w:val="20"/>
                <w:szCs w:val="20"/>
                <w:lang w:val="en-IE"/>
              </w:rPr>
              <w:t>)</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31D3F3F"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color w:val="0000FF"/>
                <w:sz w:val="20"/>
                <w:szCs w:val="20"/>
                <w:lang w:val="en-IE"/>
              </w:rPr>
              <w:t xml:space="preserve">Incomplete </w:t>
            </w:r>
            <w:proofErr w:type="spellStart"/>
            <w:r w:rsidRPr="00CC705A">
              <w:rPr>
                <w:rFonts w:ascii="Arial" w:eastAsia="Times New Roman" w:hAnsi="Arial" w:cs="Arial"/>
                <w:iCs/>
                <w:color w:val="0000FF"/>
                <w:sz w:val="20"/>
                <w:szCs w:val="20"/>
                <w:lang w:val="en-IE"/>
              </w:rPr>
              <w:t>Fmoc</w:t>
            </w:r>
            <w:proofErr w:type="spellEnd"/>
            <w:r w:rsidRPr="00CC705A">
              <w:rPr>
                <w:rFonts w:ascii="Arial" w:eastAsia="Times New Roman" w:hAnsi="Arial" w:cs="Arial"/>
                <w:iCs/>
                <w:color w:val="0000FF"/>
                <w:sz w:val="20"/>
                <w:szCs w:val="20"/>
                <w:lang w:val="en-IE"/>
              </w:rPr>
              <w:t xml:space="preserve"> </w:t>
            </w:r>
            <w:proofErr w:type="spellStart"/>
            <w:r w:rsidRPr="00CC705A">
              <w:rPr>
                <w:rFonts w:ascii="Arial" w:eastAsia="Times New Roman" w:hAnsi="Arial" w:cs="Arial"/>
                <w:iCs/>
                <w:color w:val="0000FF"/>
                <w:sz w:val="20"/>
                <w:szCs w:val="20"/>
                <w:lang w:val="en-IE"/>
              </w:rPr>
              <w:t>deprotection</w:t>
            </w:r>
            <w:proofErr w:type="spellEnd"/>
            <w:r w:rsidRPr="00CC705A">
              <w:rPr>
                <w:rFonts w:ascii="Arial" w:eastAsia="Times New Roman" w:hAnsi="Arial" w:cs="Arial"/>
                <w:iCs/>
                <w:color w:val="0000FF"/>
                <w:sz w:val="20"/>
                <w:szCs w:val="20"/>
                <w:lang w:val="en-IE"/>
              </w:rPr>
              <w:t xml:space="preserve">; </w:t>
            </w:r>
            <w:proofErr w:type="spellStart"/>
            <w:r w:rsidRPr="00CC705A">
              <w:rPr>
                <w:rFonts w:ascii="Arial" w:eastAsia="Times New Roman" w:hAnsi="Arial" w:cs="Arial"/>
                <w:iCs/>
                <w:color w:val="0000FF"/>
                <w:sz w:val="20"/>
                <w:szCs w:val="20"/>
                <w:lang w:val="en-IE"/>
              </w:rPr>
              <w:t>Fmoc</w:t>
            </w:r>
            <w:proofErr w:type="spellEnd"/>
            <w:r w:rsidRPr="00CC705A">
              <w:rPr>
                <w:rFonts w:ascii="Arial" w:eastAsia="Times New Roman" w:hAnsi="Arial" w:cs="Arial"/>
                <w:iCs/>
                <w:color w:val="0000FF"/>
                <w:sz w:val="20"/>
                <w:szCs w:val="20"/>
                <w:lang w:val="en-IE"/>
              </w:rPr>
              <w:t xml:space="preserve"> group remains on chain; coupling of the next amino acid blocked; sequence deletion impurity</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4102303"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color w:val="0000FF"/>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0A1BFCBD"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EBB9F8C"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color w:val="0000FF"/>
                <w:sz w:val="20"/>
                <w:szCs w:val="20"/>
                <w:lang w:val="en-IE"/>
              </w:rPr>
              <w:t>Chiller / heating system failure; jacket fluid leak; temperature sensor malfunction; TCU and heat transfer capability not meeting the process requirement; recipe error; jacket fouling; valve failure; air locks</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EE4A33D" w14:textId="77777777" w:rsidR="00FE5589" w:rsidRPr="00CC705A" w:rsidRDefault="00FE5589" w:rsidP="00FE5589">
            <w:pPr>
              <w:pStyle w:val="a7"/>
              <w:ind w:left="284" w:firstLineChars="0"/>
              <w:textAlignment w:val="baseline"/>
              <w:rPr>
                <w:rFonts w:eastAsia="Times New Roman"/>
                <w:color w:val="0000FF"/>
                <w:sz w:val="20"/>
                <w:szCs w:val="20"/>
                <w:lang w:val="en-IE"/>
              </w:rPr>
            </w:pPr>
          </w:p>
          <w:p w14:paraId="14572BDC" w14:textId="77777777" w:rsidR="00FE5589" w:rsidRPr="00CC705A" w:rsidRDefault="00FE5589" w:rsidP="00FE5589">
            <w:pPr>
              <w:pStyle w:val="a7"/>
              <w:numPr>
                <w:ilvl w:val="0"/>
                <w:numId w:val="191"/>
              </w:numPr>
              <w:ind w:firstLineChars="0"/>
              <w:textAlignment w:val="baseline"/>
              <w:rPr>
                <w:rFonts w:eastAsia="Times New Roman"/>
                <w:color w:val="0000FF"/>
                <w:sz w:val="20"/>
                <w:szCs w:val="20"/>
                <w:lang w:val="en-IE"/>
              </w:rPr>
            </w:pPr>
            <w:r w:rsidRPr="00CC705A">
              <w:rPr>
                <w:rFonts w:eastAsia="Times New Roman"/>
                <w:color w:val="0000FF"/>
                <w:sz w:val="20"/>
                <w:szCs w:val="20"/>
                <w:lang w:val="en-IE"/>
              </w:rPr>
              <w:t>The temperature is controlled by the recipe program with alarm functions and interlock; an alarm is triggered when the temperature reaches the upper or lower limits set in the recipe and operators respond and take corrective actions.</w:t>
            </w:r>
          </w:p>
          <w:p w14:paraId="6F3A6272" w14:textId="77777777" w:rsidR="00FE5589" w:rsidRPr="00CC705A" w:rsidRDefault="00FE5589" w:rsidP="00FE5589">
            <w:pPr>
              <w:pStyle w:val="a7"/>
              <w:numPr>
                <w:ilvl w:val="0"/>
                <w:numId w:val="191"/>
              </w:numPr>
              <w:ind w:firstLineChars="0"/>
              <w:textAlignment w:val="baseline"/>
              <w:rPr>
                <w:rFonts w:eastAsia="Times New Roman"/>
                <w:color w:val="0000FF"/>
                <w:sz w:val="20"/>
                <w:szCs w:val="20"/>
                <w:lang w:val="en-IE"/>
              </w:rPr>
            </w:pPr>
            <w:proofErr w:type="spellStart"/>
            <w:r w:rsidRPr="00CC705A">
              <w:rPr>
                <w:rFonts w:eastAsia="Times New Roman"/>
                <w:color w:val="0000FF"/>
                <w:sz w:val="20"/>
                <w:szCs w:val="20"/>
                <w:lang w:val="en-IE"/>
              </w:rPr>
              <w:t>Deprotection</w:t>
            </w:r>
            <w:proofErr w:type="spellEnd"/>
            <w:r w:rsidRPr="00CC705A">
              <w:rPr>
                <w:rFonts w:eastAsia="Times New Roman"/>
                <w:color w:val="0000FF"/>
                <w:sz w:val="20"/>
                <w:szCs w:val="20"/>
                <w:lang w:val="en-IE"/>
              </w:rPr>
              <w:t xml:space="preserve"> temperature and time are automatically logged by the PLC.</w:t>
            </w:r>
          </w:p>
          <w:p w14:paraId="2DDFB337" w14:textId="77777777" w:rsidR="00FE5589" w:rsidRPr="00CC705A" w:rsidRDefault="00FE5589" w:rsidP="00FE5589">
            <w:pPr>
              <w:pStyle w:val="a7"/>
              <w:ind w:left="284" w:firstLineChars="0" w:firstLine="0"/>
              <w:textAlignment w:val="baseline"/>
              <w:rPr>
                <w:rFonts w:eastAsia="Times New Roman"/>
                <w:color w:val="auto"/>
                <w:sz w:val="20"/>
                <w:szCs w:val="20"/>
                <w:lang w:val="en-IE"/>
              </w:rPr>
            </w:pPr>
            <w:r w:rsidRPr="00CC705A">
              <w:rPr>
                <w:rFonts w:eastAsia="Times New Roman"/>
                <w:color w:val="0000FF"/>
                <w:sz w:val="20"/>
                <w:szCs w:val="20"/>
                <w:lang w:val="en-IE"/>
              </w:rPr>
              <w:t>Before solvents enter the reactor, they pass through a heat exchanger to adjust the temperature to approximately 20</w:t>
            </w:r>
            <w:r w:rsidRPr="00CC705A">
              <w:rPr>
                <w:rStyle w:val="normaltextrun"/>
                <w:color w:val="0000FF"/>
                <w:sz w:val="20"/>
                <w:szCs w:val="20"/>
                <w:bdr w:val="none" w:sz="0" w:space="0" w:color="auto" w:frame="1"/>
                <w:lang w:val="en-IE"/>
              </w:rPr>
              <w:t>°C</w:t>
            </w:r>
            <w:r w:rsidRPr="00CC705A">
              <w:rPr>
                <w:rFonts w:eastAsia="Times New Roman"/>
                <w:color w:val="0000FF"/>
                <w:sz w:val="20"/>
                <w:szCs w:val="20"/>
                <w:lang w:val="en-IE"/>
              </w:rPr>
              <w:t>. Calibration of temperature transmitters is managed by CMS and performed every year.</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79EB0BEF"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iCs/>
                <w:sz w:val="20"/>
                <w:szCs w:val="20"/>
                <w:lang w:val="en-IE"/>
              </w:rPr>
              <w:t>3</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4935D08D"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i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308E8D76"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040D7BF" w14:textId="67EE7D82" w:rsidR="005A1777" w:rsidRPr="00CC705A" w:rsidRDefault="005A1777" w:rsidP="005A1777">
            <w:pPr>
              <w:pStyle w:val="a7"/>
              <w:numPr>
                <w:ilvl w:val="0"/>
                <w:numId w:val="192"/>
              </w:numPr>
              <w:ind w:firstLineChars="0"/>
              <w:textAlignment w:val="baseline"/>
              <w:rPr>
                <w:rFonts w:eastAsia="Times New Roman"/>
                <w:color w:val="0000FF"/>
                <w:sz w:val="20"/>
                <w:szCs w:val="20"/>
              </w:rPr>
            </w:pPr>
            <w:r w:rsidRPr="00CC705A">
              <w:rPr>
                <w:rFonts w:eastAsia="Times New Roman"/>
                <w:color w:val="0000FF"/>
                <w:sz w:val="20"/>
                <w:szCs w:val="20"/>
              </w:rPr>
              <w:t xml:space="preserve">The PAR has been confirmed reference to the PFD report &lt; </w:t>
            </w:r>
            <w:del w:id="193" w:author="Johan Granander" w:date="2026-10-27T18:58:00Z">
              <w:r w:rsidRPr="00CC705A" w:rsidDel="00B32AB9">
                <w:rPr>
                  <w:rFonts w:eastAsia="Times New Roman"/>
                  <w:color w:val="0000FF"/>
                  <w:sz w:val="20"/>
                  <w:szCs w:val="20"/>
                </w:rPr>
                <w:delText>QA706D</w:delText>
              </w:r>
            </w:del>
            <w:ins w:id="194" w:author="Johan Granander" w:date="2026-10-27T18:58:00Z">
              <w:r w:rsidR="00B32AB9">
                <w:rPr>
                  <w:rFonts w:eastAsia="Times New Roman"/>
                  <w:color w:val="0000FF"/>
                  <w:sz w:val="20"/>
                  <w:szCs w:val="20"/>
                </w:rPr>
                <w:t>WI-61120</w:t>
              </w:r>
            </w:ins>
            <w:r w:rsidRPr="00CC705A">
              <w:rPr>
                <w:rFonts w:eastAsia="Times New Roman"/>
                <w:color w:val="0000FF"/>
                <w:sz w:val="20"/>
                <w:szCs w:val="20"/>
              </w:rPr>
              <w:t>&gt;.</w:t>
            </w:r>
          </w:p>
          <w:p w14:paraId="67D5B258" w14:textId="748A951F" w:rsidR="00FE5589" w:rsidRPr="00CC705A" w:rsidRDefault="00FE5589" w:rsidP="005A1777">
            <w:pPr>
              <w:pStyle w:val="a7"/>
              <w:numPr>
                <w:ilvl w:val="0"/>
                <w:numId w:val="192"/>
              </w:numPr>
              <w:ind w:firstLineChars="0"/>
              <w:rPr>
                <w:rStyle w:val="CommentReference1"/>
                <w:rFonts w:eastAsia="Times New Roman"/>
                <w:color w:val="auto"/>
                <w:sz w:val="20"/>
                <w:szCs w:val="20"/>
              </w:rPr>
            </w:pPr>
            <w:r w:rsidRPr="00CC705A">
              <w:rPr>
                <w:rStyle w:val="CommentReference1"/>
                <w:rFonts w:eastAsia="Times New Roman"/>
                <w:color w:val="auto"/>
                <w:sz w:val="20"/>
                <w:szCs w:val="20"/>
              </w:rPr>
              <w:t>Verify temperature uniformity of the reactor at the minimum working volume.</w:t>
            </w:r>
          </w:p>
          <w:p w14:paraId="0E22DC49" w14:textId="77777777" w:rsidR="00587396" w:rsidRPr="00CC705A" w:rsidRDefault="00587396" w:rsidP="00C4741D">
            <w:pPr>
              <w:pStyle w:val="a7"/>
              <w:ind w:left="284" w:firstLineChars="0" w:firstLine="0"/>
              <w:rPr>
                <w:rStyle w:val="CommentReference1"/>
                <w:rFonts w:eastAsia="Times New Roman"/>
                <w:bCs w:val="0"/>
                <w:sz w:val="20"/>
                <w:szCs w:val="20"/>
              </w:rPr>
            </w:pPr>
          </w:p>
          <w:p w14:paraId="0C27C8F1" w14:textId="208E4CBE" w:rsidR="00FE5589" w:rsidRPr="00CC705A" w:rsidRDefault="00FE5589" w:rsidP="00C4741D">
            <w:pPr>
              <w:pStyle w:val="a7"/>
              <w:ind w:left="284" w:firstLineChars="0" w:firstLine="0"/>
              <w:rPr>
                <w:rFonts w:eastAsia="Times New Roman"/>
                <w:sz w:val="20"/>
                <w:szCs w:val="20"/>
              </w:rPr>
            </w:pPr>
            <w:r w:rsidRPr="00CC705A">
              <w:rPr>
                <w:rStyle w:val="CommentReference1"/>
                <w:rFonts w:eastAsia="Times New Roman"/>
                <w:sz w:val="20"/>
                <w:szCs w:val="20"/>
              </w:rPr>
              <w:t>CMMD;</w:t>
            </w:r>
            <w:r w:rsidR="00587396" w:rsidRPr="00CC705A">
              <w:rPr>
                <w:rFonts w:eastAsia="Times New Roman"/>
                <w:iCs/>
                <w:sz w:val="20"/>
                <w:szCs w:val="20"/>
                <w:lang w:val="en-IE"/>
              </w:rPr>
              <w:t xml:space="preserve"> </w:t>
            </w:r>
            <w:r w:rsidR="00587396"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D547966"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8E240F" w:rsidRPr="00CC705A" w14:paraId="3B7A3CDE"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9FD1BA4" w14:textId="0E792E22" w:rsidR="00DF1A93" w:rsidRPr="00CC705A" w:rsidRDefault="00DF1A93">
            <w:pPr>
              <w:spacing w:after="0" w:line="240" w:lineRule="auto"/>
              <w:jc w:val="center"/>
              <w:textAlignment w:val="baseline"/>
              <w:rPr>
                <w:rFonts w:ascii="Arial" w:eastAsia="Times New Roman" w:hAnsi="Arial" w:cs="Arial"/>
                <w:color w:val="0000FF"/>
                <w:sz w:val="20"/>
                <w:szCs w:val="20"/>
                <w:lang w:val="en-IE"/>
              </w:rPr>
            </w:pPr>
            <w:r w:rsidRPr="00CC705A">
              <w:rPr>
                <w:rFonts w:ascii="Arial" w:eastAsia="Times New Roman" w:hAnsi="Arial" w:cs="Arial"/>
                <w:color w:val="0000FF"/>
                <w:sz w:val="20"/>
                <w:szCs w:val="20"/>
                <w:lang w:val="en-IE"/>
              </w:rPr>
              <w:lastRenderedPageBreak/>
              <w:t>8.</w:t>
            </w:r>
            <w:r w:rsidR="00830AE4" w:rsidRPr="00CC705A">
              <w:rPr>
                <w:rFonts w:ascii="Arial" w:hAnsi="Arial" w:cs="Arial"/>
                <w:color w:val="0000FF"/>
                <w:sz w:val="20"/>
                <w:szCs w:val="20"/>
                <w:lang w:val="en-IE"/>
              </w:rPr>
              <w:t>5</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E1A28B5" w14:textId="29F58B6C" w:rsidR="00DF1A93" w:rsidRPr="00CC705A" w:rsidRDefault="00DF1A93" w:rsidP="00DF1A93">
            <w:pPr>
              <w:spacing w:after="0" w:line="240" w:lineRule="auto"/>
              <w:jc w:val="center"/>
              <w:textAlignment w:val="baseline"/>
              <w:rPr>
                <w:rFonts w:ascii="Arial" w:eastAsia="Times New Roman" w:hAnsi="Arial" w:cs="Arial"/>
                <w:color w:val="0000FF"/>
                <w:sz w:val="20"/>
                <w:szCs w:val="20"/>
                <w:lang w:val="en-IE"/>
              </w:rPr>
            </w:pPr>
            <w:proofErr w:type="spellStart"/>
            <w:r w:rsidRPr="00CC705A">
              <w:rPr>
                <w:rFonts w:ascii="Arial" w:eastAsia="Times New Roman" w:hAnsi="Arial" w:cs="Arial"/>
                <w:color w:val="0000FF"/>
                <w:sz w:val="20"/>
                <w:szCs w:val="20"/>
                <w:lang w:val="en-IE"/>
              </w:rPr>
              <w:t>Fmoc</w:t>
            </w:r>
            <w:proofErr w:type="spellEnd"/>
            <w:r w:rsidRPr="00CC705A">
              <w:rPr>
                <w:rFonts w:ascii="Arial" w:eastAsia="Times New Roman" w:hAnsi="Arial" w:cs="Arial"/>
                <w:color w:val="0000FF"/>
                <w:sz w:val="20"/>
                <w:szCs w:val="20"/>
                <w:lang w:val="en-IE"/>
              </w:rPr>
              <w:t xml:space="preserve"> </w:t>
            </w:r>
            <w:proofErr w:type="spellStart"/>
            <w:r w:rsidRPr="00CC705A">
              <w:rPr>
                <w:rFonts w:ascii="Arial" w:eastAsia="Times New Roman" w:hAnsi="Arial" w:cs="Arial"/>
                <w:color w:val="0000FF"/>
                <w:sz w:val="20"/>
                <w:szCs w:val="20"/>
                <w:lang w:val="en-IE"/>
              </w:rPr>
              <w:t>Deprotection</w:t>
            </w:r>
            <w:proofErr w:type="spellEnd"/>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99F2328" w14:textId="410FEA3F" w:rsidR="00164432" w:rsidRPr="00CC705A" w:rsidRDefault="00164432" w:rsidP="00164432">
            <w:pPr>
              <w:spacing w:after="0" w:line="240" w:lineRule="auto"/>
              <w:jc w:val="center"/>
              <w:textAlignment w:val="baseline"/>
              <w:rPr>
                <w:rFonts w:ascii="Arial" w:eastAsia="Times New Roman" w:hAnsi="Arial" w:cs="Arial"/>
                <w:iCs/>
                <w:color w:val="0000FF"/>
                <w:sz w:val="20"/>
                <w:szCs w:val="20"/>
                <w:lang w:val="en-IE"/>
              </w:rPr>
            </w:pPr>
            <w:proofErr w:type="spellStart"/>
            <w:r w:rsidRPr="00CC705A">
              <w:rPr>
                <w:rFonts w:ascii="Arial" w:eastAsia="Times New Roman" w:hAnsi="Arial" w:cs="Arial"/>
                <w:iCs/>
                <w:color w:val="0000FF"/>
                <w:sz w:val="20"/>
                <w:szCs w:val="20"/>
                <w:lang w:val="en-IE"/>
              </w:rPr>
              <w:t>Piperidine</w:t>
            </w:r>
            <w:proofErr w:type="spellEnd"/>
            <w:r w:rsidRPr="00CC705A">
              <w:rPr>
                <w:rFonts w:ascii="Arial" w:eastAsia="Times New Roman" w:hAnsi="Arial" w:cs="Arial"/>
                <w:iCs/>
                <w:color w:val="0000FF"/>
                <w:sz w:val="20"/>
                <w:szCs w:val="20"/>
                <w:lang w:val="en-IE"/>
              </w:rPr>
              <w:t>/DMF exposure time (Pre-Ser20 Treatment 1&amp;2) outside PAR</w:t>
            </w:r>
          </w:p>
          <w:p w14:paraId="7C98A88D" w14:textId="7914A4CC" w:rsidR="00DF1A93" w:rsidRPr="00CC705A" w:rsidRDefault="00164432" w:rsidP="00164432">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color w:val="0000FF"/>
                <w:sz w:val="20"/>
                <w:szCs w:val="20"/>
                <w:lang w:val="en-IE"/>
              </w:rPr>
              <w:t>(CPP excursion</w:t>
            </w:r>
            <w:r w:rsidRPr="00CC705A">
              <w:rPr>
                <w:rFonts w:ascii="Arial" w:eastAsia="Times New Roman" w:hAnsi="Arial" w:cs="Arial"/>
                <w:iCs/>
                <w:color w:val="0000FF"/>
                <w:sz w:val="20"/>
                <w:szCs w:val="20"/>
                <w:lang w:val="en-IE"/>
              </w:rPr>
              <w:t>)</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8732B8" w14:textId="2E224334" w:rsidR="00DF1A93" w:rsidRPr="00CC705A" w:rsidRDefault="00DF1A93" w:rsidP="00DF1A93">
            <w:pPr>
              <w:spacing w:after="0" w:line="240" w:lineRule="auto"/>
              <w:jc w:val="center"/>
              <w:textAlignment w:val="baseline"/>
              <w:rPr>
                <w:rFonts w:ascii="Arial" w:eastAsia="Times New Roman" w:hAnsi="Arial" w:cs="Arial"/>
                <w:iCs/>
                <w:color w:val="0000FF"/>
                <w:sz w:val="20"/>
                <w:szCs w:val="20"/>
                <w:lang w:val="en-IE"/>
              </w:rPr>
            </w:pPr>
            <w:proofErr w:type="spellStart"/>
            <w:r w:rsidRPr="00CC705A">
              <w:rPr>
                <w:rFonts w:ascii="Arial" w:eastAsia="Times New Roman" w:hAnsi="Arial" w:cs="Arial"/>
                <w:iCs/>
                <w:sz w:val="20"/>
                <w:szCs w:val="20"/>
                <w:lang w:val="en-IE"/>
              </w:rPr>
              <w:t>Fmoc</w:t>
            </w:r>
            <w:proofErr w:type="spellEnd"/>
            <w:r w:rsidRPr="00CC705A">
              <w:rPr>
                <w:rFonts w:ascii="Arial" w:eastAsia="Times New Roman" w:hAnsi="Arial" w:cs="Arial"/>
                <w:iCs/>
                <w:sz w:val="20"/>
                <w:szCs w:val="20"/>
                <w:lang w:val="en-IE"/>
              </w:rPr>
              <w:t xml:space="preserve"> group remains on chain; coupling of next amino acid blocked; sequence deletion impurity</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8B17C4E" w14:textId="7378E3E6" w:rsidR="00DF1A93" w:rsidRPr="00CC705A" w:rsidRDefault="00DF1A93" w:rsidP="00DF1A93">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7BFAB6C4" w14:textId="7FCBEFBA" w:rsidR="00DF1A93" w:rsidRPr="00CC705A" w:rsidRDefault="00DF1A93" w:rsidP="00DF1A93">
            <w:pPr>
              <w:spacing w:after="0" w:line="240" w:lineRule="auto"/>
              <w:jc w:val="center"/>
              <w:textAlignment w:val="baseline"/>
              <w:rPr>
                <w:rFonts w:ascii="Arial" w:eastAsia="Times New Roman" w:hAnsi="Arial" w:cs="Arial"/>
                <w:b/>
                <w:bCs/>
                <w:color w:val="FFFFFF" w:themeColor="background1"/>
                <w:sz w:val="20"/>
                <w:szCs w:val="20"/>
                <w:lang w:val="en-IE"/>
              </w:rPr>
            </w:pPr>
            <w:r w:rsidRPr="00CC705A">
              <w:rPr>
                <w:rFonts w:ascii="Arial" w:eastAsia="Times New Roman" w:hAnsi="Arial" w:cs="Arial"/>
                <w:b/>
                <w:bCs/>
                <w:color w:val="FFFFFF" w:themeColor="background1"/>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C4275C3" w14:textId="4DB8B877" w:rsidR="00DF1A93" w:rsidRPr="00CC705A" w:rsidRDefault="00DF1A93" w:rsidP="00DF1A93">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sz w:val="20"/>
                <w:szCs w:val="20"/>
                <w:lang w:val="en-IE"/>
              </w:rPr>
              <w:t xml:space="preserve">Insufficient </w:t>
            </w: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xml:space="preserve"> concentration; using </w:t>
            </w:r>
            <w:proofErr w:type="spellStart"/>
            <w:r w:rsidRPr="00CC705A">
              <w:rPr>
                <w:rFonts w:ascii="Arial" w:eastAsia="Times New Roman" w:hAnsi="Arial" w:cs="Arial"/>
                <w:iCs/>
                <w:sz w:val="20"/>
                <w:szCs w:val="20"/>
                <w:lang w:val="en-IE"/>
              </w:rPr>
              <w:t>uncalibrated</w:t>
            </w:r>
            <w:proofErr w:type="spellEnd"/>
            <w:r w:rsidRPr="00CC705A">
              <w:rPr>
                <w:rFonts w:ascii="Arial" w:eastAsia="Times New Roman" w:hAnsi="Arial" w:cs="Arial"/>
                <w:iCs/>
                <w:sz w:val="20"/>
                <w:szCs w:val="20"/>
                <w:lang w:val="en-IE"/>
              </w:rPr>
              <w:t xml:space="preserve"> flowmeter; short contact time; temperature outside PAR; poor mixing, material blockage in the transfer line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2899DD9" w14:textId="77777777" w:rsidR="00DF1A93" w:rsidRPr="00CC705A" w:rsidRDefault="00DF1A93" w:rsidP="00C4741D">
            <w:pPr>
              <w:pStyle w:val="a7"/>
              <w:numPr>
                <w:ilvl w:val="0"/>
                <w:numId w:val="22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20% </w:t>
            </w:r>
            <w:proofErr w:type="spellStart"/>
            <w:r w:rsidRPr="00CC705A">
              <w:rPr>
                <w:rFonts w:eastAsia="Times New Roman"/>
                <w:color w:val="auto"/>
                <w:sz w:val="20"/>
                <w:szCs w:val="20"/>
                <w:lang w:val="en-IE"/>
              </w:rPr>
              <w:t>piperidine</w:t>
            </w:r>
            <w:proofErr w:type="spellEnd"/>
            <w:r w:rsidRPr="00CC705A">
              <w:rPr>
                <w:rFonts w:eastAsia="Times New Roman"/>
                <w:color w:val="auto"/>
                <w:sz w:val="20"/>
                <w:szCs w:val="20"/>
                <w:lang w:val="en-IE"/>
              </w:rPr>
              <w:t>/DMF concentration defined in MOR.</w:t>
            </w:r>
          </w:p>
          <w:p w14:paraId="347967E6" w14:textId="77777777" w:rsidR="00DF1A93" w:rsidRPr="00CC705A" w:rsidRDefault="00DF1A93" w:rsidP="00C4741D">
            <w:pPr>
              <w:pStyle w:val="a7"/>
              <w:numPr>
                <w:ilvl w:val="0"/>
                <w:numId w:val="22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Calibration of flowmeter is managed by CMS system and performed periodically every one year by a qualified calibration contractor.</w:t>
            </w:r>
          </w:p>
          <w:p w14:paraId="3093A2C5" w14:textId="77777777" w:rsidR="00DF1A93" w:rsidRPr="00CC705A" w:rsidRDefault="00DF1A93" w:rsidP="00C4741D">
            <w:pPr>
              <w:pStyle w:val="a7"/>
              <w:numPr>
                <w:ilvl w:val="0"/>
                <w:numId w:val="22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PLC automated control of temperature and reaction time.</w:t>
            </w:r>
          </w:p>
          <w:p w14:paraId="2AD82C98" w14:textId="77777777" w:rsidR="00DF1A93" w:rsidRPr="00CC705A" w:rsidRDefault="00DF1A93" w:rsidP="00C4741D">
            <w:pPr>
              <w:pStyle w:val="a7"/>
              <w:numPr>
                <w:ilvl w:val="0"/>
                <w:numId w:val="22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Maintenance schedules are in place for reactor with servicing conducted every three months.</w:t>
            </w:r>
          </w:p>
          <w:p w14:paraId="42339291" w14:textId="77777777" w:rsidR="00DF1A93" w:rsidRPr="00CC705A" w:rsidRDefault="00DF1A93" w:rsidP="00C4741D">
            <w:pPr>
              <w:pStyle w:val="a7"/>
              <w:numPr>
                <w:ilvl w:val="0"/>
                <w:numId w:val="222"/>
              </w:numPr>
              <w:ind w:firstLineChars="0"/>
              <w:textAlignment w:val="baseline"/>
              <w:rPr>
                <w:rFonts w:eastAsia="Times New Roman"/>
                <w:iCs/>
                <w:color w:val="auto"/>
                <w:sz w:val="20"/>
                <w:szCs w:val="20"/>
                <w:lang w:val="en-IE"/>
              </w:rPr>
            </w:pPr>
            <w:r w:rsidRPr="00CC705A">
              <w:rPr>
                <w:rFonts w:eastAsia="Times New Roman"/>
                <w:iCs/>
                <w:color w:val="auto"/>
                <w:sz w:val="20"/>
                <w:szCs w:val="20"/>
                <w:lang w:val="en-IE"/>
              </w:rPr>
              <w:t>Flowmeter</w:t>
            </w:r>
            <w:r w:rsidRPr="00CC705A">
              <w:rPr>
                <w:rFonts w:eastAsia="Times New Roman"/>
                <w:color w:val="auto"/>
                <w:sz w:val="20"/>
                <w:szCs w:val="20"/>
              </w:rPr>
              <w:t xml:space="preserve">s shall complete </w:t>
            </w:r>
            <w:proofErr w:type="spellStart"/>
            <w:r w:rsidRPr="00CC705A">
              <w:rPr>
                <w:rFonts w:eastAsia="Times New Roman"/>
                <w:color w:val="auto"/>
                <w:sz w:val="20"/>
                <w:szCs w:val="20"/>
              </w:rPr>
              <w:t>ext</w:t>
            </w:r>
            <w:r w:rsidRPr="00CC705A">
              <w:rPr>
                <w:rFonts w:eastAsia="Times New Roman"/>
                <w:iCs/>
                <w:color w:val="auto"/>
                <w:sz w:val="20"/>
                <w:szCs w:val="20"/>
                <w:lang w:val="en-IE"/>
              </w:rPr>
              <w:t>ernal</w:t>
            </w:r>
            <w:proofErr w:type="spellEnd"/>
            <w:r w:rsidRPr="00CC705A">
              <w:rPr>
                <w:rFonts w:eastAsia="Times New Roman"/>
                <w:iCs/>
                <w:color w:val="auto"/>
                <w:sz w:val="20"/>
                <w:szCs w:val="20"/>
                <w:lang w:val="en-IE"/>
              </w:rPr>
              <w:t xml:space="preserve"> calibration once per year.</w:t>
            </w:r>
          </w:p>
          <w:p w14:paraId="4F8AAC3A" w14:textId="7BC9206C" w:rsidR="00DF1A93" w:rsidRPr="00CC705A" w:rsidRDefault="00DF1A93" w:rsidP="00C4741D">
            <w:pPr>
              <w:pStyle w:val="a7"/>
              <w:numPr>
                <w:ilvl w:val="0"/>
                <w:numId w:val="222"/>
              </w:numPr>
              <w:ind w:firstLineChars="0"/>
              <w:textAlignment w:val="baseline"/>
              <w:rPr>
                <w:rFonts w:eastAsia="Times New Roman"/>
                <w:color w:val="auto"/>
                <w:sz w:val="20"/>
                <w:szCs w:val="20"/>
                <w:lang w:val="en-IE"/>
              </w:rPr>
            </w:pPr>
            <w:r w:rsidRPr="00CC705A">
              <w:rPr>
                <w:rFonts w:eastAsia="Times New Roman"/>
                <w:iCs/>
                <w:color w:val="auto"/>
                <w:sz w:val="20"/>
                <w:szCs w:val="20"/>
                <w:lang w:val="en-IE"/>
              </w:rPr>
              <w:t xml:space="preserve">Continuous nitrogen </w:t>
            </w:r>
            <w:proofErr w:type="spellStart"/>
            <w:r w:rsidRPr="00CC705A">
              <w:rPr>
                <w:rFonts w:eastAsia="Times New Roman"/>
                <w:iCs/>
                <w:color w:val="auto"/>
                <w:sz w:val="20"/>
                <w:szCs w:val="20"/>
                <w:lang w:val="en-IE"/>
              </w:rPr>
              <w:t>sparging</w:t>
            </w:r>
            <w:proofErr w:type="spellEnd"/>
            <w:r w:rsidRPr="00CC705A">
              <w:rPr>
                <w:rFonts w:eastAsia="Times New Roman"/>
                <w:iCs/>
                <w:color w:val="auto"/>
                <w:sz w:val="20"/>
                <w:szCs w:val="20"/>
                <w:lang w:val="en-IE"/>
              </w:rPr>
              <w:t xml:space="preserve"> is applied during </w:t>
            </w:r>
            <w:proofErr w:type="spellStart"/>
            <w:r w:rsidRPr="00CC705A">
              <w:rPr>
                <w:rFonts w:eastAsia="Times New Roman"/>
                <w:iCs/>
                <w:color w:val="auto"/>
                <w:sz w:val="20"/>
                <w:szCs w:val="20"/>
                <w:lang w:val="en-IE"/>
              </w:rPr>
              <w:t>deprotection</w:t>
            </w:r>
            <w:proofErr w:type="spellEnd"/>
            <w:r w:rsidRPr="00CC705A">
              <w:rPr>
                <w:rFonts w:eastAsia="Times New Roman"/>
                <w:iCs/>
                <w:color w:val="auto"/>
                <w:sz w:val="20"/>
                <w:szCs w:val="20"/>
                <w:lang w:val="en-IE"/>
              </w:rPr>
              <w:t xml:space="preserve"> to prevent uneven mixing of the mixture.</w:t>
            </w:r>
          </w:p>
          <w:p w14:paraId="7CAC9DB7" w14:textId="78BEA1CA" w:rsidR="00DF1A93" w:rsidRPr="00CC705A" w:rsidRDefault="00DF1A93" w:rsidP="00C4741D">
            <w:pPr>
              <w:pStyle w:val="a7"/>
              <w:numPr>
                <w:ilvl w:val="0"/>
                <w:numId w:val="22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The 20% </w:t>
            </w:r>
            <w:proofErr w:type="spellStart"/>
            <w:r w:rsidRPr="00CC705A">
              <w:rPr>
                <w:rFonts w:eastAsia="Times New Roman"/>
                <w:color w:val="auto"/>
                <w:sz w:val="20"/>
                <w:szCs w:val="20"/>
                <w:lang w:val="en-IE"/>
              </w:rPr>
              <w:t>piperidine</w:t>
            </w:r>
            <w:proofErr w:type="spellEnd"/>
            <w:r w:rsidRPr="00CC705A">
              <w:rPr>
                <w:rFonts w:eastAsia="Times New Roman"/>
                <w:color w:val="auto"/>
                <w:sz w:val="20"/>
                <w:szCs w:val="20"/>
                <w:lang w:val="en-IE"/>
              </w:rPr>
              <w:t xml:space="preserve"> charge and the total De-</w:t>
            </w:r>
            <w:proofErr w:type="spellStart"/>
            <w:r w:rsidRPr="00CC705A">
              <w:rPr>
                <w:rFonts w:eastAsia="Times New Roman"/>
                <w:color w:val="auto"/>
                <w:sz w:val="20"/>
                <w:szCs w:val="20"/>
                <w:lang w:val="en-IE"/>
              </w:rPr>
              <w:t>Fmoc</w:t>
            </w:r>
            <w:proofErr w:type="spellEnd"/>
            <w:r w:rsidRPr="00CC705A">
              <w:rPr>
                <w:rFonts w:eastAsia="Times New Roman"/>
                <w:color w:val="auto"/>
                <w:sz w:val="20"/>
                <w:szCs w:val="20"/>
                <w:lang w:val="en-IE"/>
              </w:rPr>
              <w:t xml:space="preserve"> time are identified as CPPs for this unit operation they are controlled within the PAR and NOR defined in the MOR, and the charged </w:t>
            </w:r>
            <w:r w:rsidRPr="00CC705A">
              <w:rPr>
                <w:rFonts w:eastAsia="Times New Roman"/>
                <w:color w:val="auto"/>
                <w:sz w:val="20"/>
                <w:szCs w:val="20"/>
                <w:lang w:val="en-IE"/>
              </w:rPr>
              <w:lastRenderedPageBreak/>
              <w:t>quantity and the De-</w:t>
            </w:r>
            <w:proofErr w:type="spellStart"/>
            <w:r w:rsidRPr="00CC705A">
              <w:rPr>
                <w:rFonts w:eastAsia="Times New Roman"/>
                <w:color w:val="auto"/>
                <w:sz w:val="20"/>
                <w:szCs w:val="20"/>
                <w:lang w:val="en-IE"/>
              </w:rPr>
              <w:t>Fmoc</w:t>
            </w:r>
            <w:proofErr w:type="spellEnd"/>
            <w:r w:rsidRPr="00CC705A">
              <w:rPr>
                <w:rFonts w:eastAsia="Times New Roman"/>
                <w:color w:val="auto"/>
                <w:sz w:val="20"/>
                <w:szCs w:val="20"/>
                <w:lang w:val="en-IE"/>
              </w:rPr>
              <w:t xml:space="preserve"> time are automatically logged by the PLC system.</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052B7A8F" w14:textId="4D842881" w:rsidR="00DF1A93" w:rsidRPr="00CC705A" w:rsidRDefault="00DF1A93" w:rsidP="00DF1A93">
            <w:pPr>
              <w:spacing w:after="0" w:line="240" w:lineRule="auto"/>
              <w:jc w:val="center"/>
              <w:textAlignment w:val="baseline"/>
              <w:rPr>
                <w:rFonts w:ascii="Arial" w:eastAsia="Times New Roman" w:hAnsi="Arial" w:cs="Arial"/>
                <w:b/>
                <w:i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700963D6" w14:textId="6212C948" w:rsidR="00DF1A93" w:rsidRPr="00CC705A" w:rsidRDefault="00DF1A93" w:rsidP="00DF1A93">
            <w:pPr>
              <w:spacing w:after="0" w:line="240" w:lineRule="auto"/>
              <w:jc w:val="center"/>
              <w:textAlignment w:val="baseline"/>
              <w:rPr>
                <w:rFonts w:ascii="Arial" w:eastAsia="Times New Roman" w:hAnsi="Arial" w:cs="Arial"/>
                <w:b/>
                <w:i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3348092C" w14:textId="05C0C8FE" w:rsidR="00DF1A93" w:rsidRPr="00CC705A" w:rsidRDefault="00DF1A93" w:rsidP="00DF1A93">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4072AD" w14:textId="4DB5FCAF" w:rsidR="00190693" w:rsidRPr="00346A9D" w:rsidRDefault="00190693" w:rsidP="00190693">
            <w:pPr>
              <w:pStyle w:val="a7"/>
              <w:numPr>
                <w:ilvl w:val="0"/>
                <w:numId w:val="221"/>
              </w:numPr>
              <w:ind w:firstLineChars="0"/>
              <w:textAlignment w:val="baseline"/>
              <w:rPr>
                <w:rFonts w:eastAsia="Times New Roman"/>
                <w:color w:val="0000FF"/>
                <w:sz w:val="20"/>
                <w:szCs w:val="20"/>
              </w:rPr>
            </w:pPr>
            <w:r w:rsidRPr="00346A9D">
              <w:rPr>
                <w:rFonts w:eastAsia="Times New Roman"/>
                <w:color w:val="0000FF"/>
                <w:sz w:val="20"/>
                <w:szCs w:val="20"/>
              </w:rPr>
              <w:t xml:space="preserve">The PAR has been confirmed reference to the PFD report &lt; </w:t>
            </w:r>
            <w:commentRangeStart w:id="195"/>
            <w:commentRangeStart w:id="196"/>
            <w:del w:id="197" w:author="Johan Granander" w:date="2026-10-27T18:58:00Z">
              <w:r w:rsidRPr="00346A9D" w:rsidDel="00B32AB9">
                <w:rPr>
                  <w:rFonts w:eastAsia="Times New Roman"/>
                  <w:color w:val="0000FF"/>
                  <w:sz w:val="20"/>
                  <w:szCs w:val="20"/>
                </w:rPr>
                <w:delText>QA706D</w:delText>
              </w:r>
              <w:commentRangeEnd w:id="195"/>
              <w:r w:rsidR="005B7AAB" w:rsidDel="00B32AB9">
                <w:rPr>
                  <w:rStyle w:val="af4"/>
                  <w:rFonts w:eastAsia="Times New Roman"/>
                  <w:color w:val="0000FF"/>
                  <w:sz w:val="20"/>
                  <w:szCs w:val="20"/>
                </w:rPr>
                <w:commentReference w:id="195"/>
              </w:r>
            </w:del>
            <w:commentRangeEnd w:id="196"/>
            <w:r w:rsidR="00225A10">
              <w:rPr>
                <w:rStyle w:val="af4"/>
                <w:rFonts w:asciiTheme="minorHAnsi" w:eastAsiaTheme="minorEastAsia" w:hAnsiTheme="minorHAnsi" w:cstheme="minorBidi"/>
                <w:bCs w:val="0"/>
                <w:color w:val="auto"/>
                <w:kern w:val="0"/>
                <w:lang w:eastAsia="zh-CN"/>
              </w:rPr>
              <w:commentReference w:id="196"/>
            </w:r>
            <w:ins w:id="198" w:author="Johan Granander" w:date="2026-10-27T18:58:00Z">
              <w:r w:rsidR="00B32AB9">
                <w:rPr>
                  <w:rFonts w:eastAsia="Times New Roman"/>
                  <w:color w:val="0000FF"/>
                  <w:sz w:val="20"/>
                  <w:szCs w:val="20"/>
                </w:rPr>
                <w:t>WI-61120</w:t>
              </w:r>
            </w:ins>
            <w:r w:rsidRPr="00346A9D">
              <w:rPr>
                <w:rFonts w:eastAsia="Times New Roman"/>
                <w:color w:val="0000FF"/>
                <w:sz w:val="20"/>
                <w:szCs w:val="20"/>
              </w:rPr>
              <w:t>&gt;.</w:t>
            </w:r>
          </w:p>
          <w:p w14:paraId="4FEB7916" w14:textId="77777777" w:rsidR="00DF1A93" w:rsidRPr="00CC705A" w:rsidRDefault="00DF1A93" w:rsidP="00C4741D">
            <w:pPr>
              <w:pStyle w:val="a7"/>
              <w:numPr>
                <w:ilvl w:val="0"/>
                <w:numId w:val="221"/>
              </w:numPr>
              <w:ind w:firstLineChars="0"/>
              <w:textAlignment w:val="baseline"/>
              <w:rPr>
                <w:rFonts w:eastAsia="Times New Roman"/>
                <w:color w:val="auto"/>
                <w:sz w:val="20"/>
                <w:szCs w:val="20"/>
              </w:rPr>
            </w:pPr>
            <w:r w:rsidRPr="00CC705A">
              <w:rPr>
                <w:rFonts w:eastAsia="Times New Roman"/>
                <w:color w:val="auto"/>
                <w:sz w:val="20"/>
                <w:szCs w:val="20"/>
              </w:rPr>
              <w:t xml:space="preserve">After the preparation of 20% </w:t>
            </w:r>
            <w:proofErr w:type="spellStart"/>
            <w:r w:rsidRPr="00CC705A">
              <w:rPr>
                <w:rFonts w:eastAsia="Times New Roman"/>
                <w:color w:val="auto"/>
                <w:sz w:val="20"/>
                <w:szCs w:val="20"/>
              </w:rPr>
              <w:t>piperidine</w:t>
            </w:r>
            <w:proofErr w:type="spellEnd"/>
            <w:r w:rsidRPr="00CC705A">
              <w:rPr>
                <w:rFonts w:eastAsia="Times New Roman"/>
                <w:color w:val="auto"/>
                <w:sz w:val="20"/>
                <w:szCs w:val="20"/>
              </w:rPr>
              <w:t xml:space="preserve"> solution, stir for at least 0.5 hours to ensure uniform mixing.</w:t>
            </w:r>
          </w:p>
          <w:p w14:paraId="17911F68" w14:textId="77777777" w:rsidR="00DF1A93" w:rsidRPr="00CC705A" w:rsidRDefault="00DF1A93" w:rsidP="00DF1A93">
            <w:pPr>
              <w:pStyle w:val="a7"/>
              <w:ind w:left="284" w:firstLineChars="0" w:firstLine="0"/>
              <w:textAlignment w:val="baseline"/>
              <w:rPr>
                <w:rFonts w:eastAsia="Times New Roman"/>
                <w:iCs/>
                <w:sz w:val="20"/>
                <w:szCs w:val="20"/>
                <w:lang w:val="en-IE"/>
              </w:rPr>
            </w:pPr>
          </w:p>
          <w:p w14:paraId="6D949D58" w14:textId="356E872A" w:rsidR="00DF1A93" w:rsidRPr="00CC705A" w:rsidRDefault="00DF1A93" w:rsidP="00C4741D">
            <w:pPr>
              <w:pStyle w:val="a7"/>
              <w:ind w:left="284" w:firstLineChars="0" w:firstLine="0"/>
              <w:textAlignment w:val="baseline"/>
              <w:rPr>
                <w:rFonts w:eastAsia="Times New Roman"/>
                <w:color w:val="0000FF"/>
                <w:sz w:val="20"/>
                <w:szCs w:val="20"/>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9653A4B" w14:textId="6C441A71" w:rsidR="00DF1A93" w:rsidRPr="00CC705A" w:rsidRDefault="00DF1A93" w:rsidP="00DF1A93">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FE5589" w:rsidRPr="00CC705A" w14:paraId="6FBF070B" w14:textId="77777777" w:rsidTr="00FE5589">
        <w:trPr>
          <w:trHeight w:val="539"/>
        </w:trPr>
        <w:tc>
          <w:tcPr>
            <w:tcW w:w="14451" w:type="dxa"/>
            <w:gridSpan w:val="14"/>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C1E4161" w14:textId="77777777" w:rsidR="00FE5589" w:rsidRPr="00CC705A" w:rsidRDefault="00FE5589" w:rsidP="00FE5589">
            <w:pPr>
              <w:spacing w:after="0" w:line="240" w:lineRule="auto"/>
              <w:textAlignment w:val="baseline"/>
              <w:rPr>
                <w:rFonts w:ascii="Arial" w:eastAsia="Times New Roman" w:hAnsi="Arial" w:cs="Arial"/>
                <w:b/>
                <w:bCs/>
                <w:sz w:val="20"/>
                <w:szCs w:val="20"/>
                <w:lang w:val="en-IE"/>
              </w:rPr>
            </w:pPr>
            <w:r w:rsidRPr="00CC705A">
              <w:rPr>
                <w:rFonts w:ascii="Arial" w:eastAsia="Times New Roman" w:hAnsi="Arial" w:cs="Arial"/>
                <w:b/>
                <w:sz w:val="20"/>
                <w:szCs w:val="20"/>
                <w:lang w:val="en-IE"/>
              </w:rPr>
              <w:lastRenderedPageBreak/>
              <w:t>9. Washing (Post-</w:t>
            </w:r>
            <w:proofErr w:type="spellStart"/>
            <w:r w:rsidRPr="00CC705A">
              <w:rPr>
                <w:rFonts w:ascii="Arial" w:eastAsia="Times New Roman" w:hAnsi="Arial" w:cs="Arial"/>
                <w:b/>
                <w:sz w:val="20"/>
                <w:szCs w:val="20"/>
                <w:lang w:val="en-IE"/>
              </w:rPr>
              <w:t>Deprotection</w:t>
            </w:r>
            <w:proofErr w:type="spellEnd"/>
            <w:r w:rsidRPr="00CC705A">
              <w:rPr>
                <w:rFonts w:ascii="Arial" w:eastAsia="Times New Roman" w:hAnsi="Arial" w:cs="Arial"/>
                <w:b/>
                <w:sz w:val="20"/>
                <w:szCs w:val="20"/>
                <w:lang w:val="en-IE"/>
              </w:rPr>
              <w:t xml:space="preserve"> and Post-Coupling)</w:t>
            </w:r>
          </w:p>
        </w:tc>
      </w:tr>
      <w:tr w:rsidR="00C4741D" w:rsidRPr="00CC705A" w14:paraId="012E1B0E"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E7E24EA"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9.1</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85AD87C"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w:t>
            </w:r>
          </w:p>
          <w:p w14:paraId="702FDEB7"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(Post-De-protection)</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80123B" w14:textId="631492DC" w:rsidR="00FE5589" w:rsidRPr="00CC705A" w:rsidRDefault="00FE5589" w:rsidP="00FE5589">
            <w:pPr>
              <w:spacing w:after="0" w:line="240" w:lineRule="auto"/>
              <w:jc w:val="center"/>
              <w:textAlignment w:val="baseline"/>
              <w:rPr>
                <w:rFonts w:ascii="Arial" w:eastAsia="Times New Roman" w:hAnsi="Arial" w:cs="Arial"/>
                <w:iCs/>
                <w:color w:val="0000FF"/>
                <w:sz w:val="20"/>
                <w:szCs w:val="20"/>
                <w:lang w:val="en-IE"/>
              </w:rPr>
            </w:pPr>
            <w:commentRangeStart w:id="199"/>
            <w:del w:id="200" w:author="Johan Granander" w:date="2026-10-27T19:01:00Z">
              <w:r w:rsidRPr="00CC705A" w:rsidDel="00E63F15">
                <w:rPr>
                  <w:rFonts w:ascii="Arial" w:eastAsia="Times New Roman" w:hAnsi="Arial" w:cs="Arial"/>
                  <w:iCs/>
                  <w:color w:val="0000FF"/>
                  <w:sz w:val="20"/>
                  <w:szCs w:val="20"/>
                  <w:lang w:val="en-IE"/>
                </w:rPr>
                <w:delText>IPAC</w:delText>
              </w:r>
              <w:commentRangeEnd w:id="199"/>
              <w:r w:rsidR="005B7AAB" w:rsidDel="00E63F15">
                <w:rPr>
                  <w:rStyle w:val="af4"/>
                  <w:rFonts w:ascii="Arial" w:eastAsia="Times New Roman" w:hAnsi="Arial" w:cs="Arial"/>
                  <w:iCs/>
                  <w:color w:val="0000FF"/>
                  <w:sz w:val="20"/>
                  <w:szCs w:val="20"/>
                  <w:lang w:val="en-IE"/>
                </w:rPr>
                <w:commentReference w:id="199"/>
              </w:r>
            </w:del>
            <w:ins w:id="201" w:author="Johan Granander" w:date="2026-10-27T19:01:00Z">
              <w:r w:rsidR="00E63F15">
                <w:rPr>
                  <w:rFonts w:ascii="Arial" w:eastAsia="Times New Roman" w:hAnsi="Arial" w:cs="Arial"/>
                  <w:iCs/>
                  <w:color w:val="0000FF"/>
                  <w:sz w:val="20"/>
                  <w:szCs w:val="20"/>
                  <w:lang w:val="en-IE"/>
                </w:rPr>
                <w:t>IPAC</w:t>
              </w:r>
            </w:ins>
            <w:r w:rsidRPr="00CC705A">
              <w:rPr>
                <w:rFonts w:ascii="Arial" w:eastAsia="Times New Roman" w:hAnsi="Arial" w:cs="Arial"/>
                <w:iCs/>
                <w:color w:val="0000FF"/>
                <w:sz w:val="20"/>
                <w:szCs w:val="20"/>
                <w:lang w:val="en-IE"/>
              </w:rPr>
              <w:t xml:space="preserve"> quantity excursion outside PAR (CPP excursion)</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48561A" w14:textId="77777777" w:rsidR="00FE5589" w:rsidRPr="00CC705A" w:rsidRDefault="00FE5589" w:rsidP="00FE5589">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color w:val="0000FF"/>
                <w:sz w:val="20"/>
                <w:szCs w:val="20"/>
                <w:lang w:val="en-IE"/>
              </w:rPr>
              <w:t xml:space="preserve">Carry-over of </w:t>
            </w:r>
            <w:proofErr w:type="spellStart"/>
            <w:r w:rsidRPr="00CC705A">
              <w:rPr>
                <w:rFonts w:ascii="Arial" w:eastAsia="Times New Roman" w:hAnsi="Arial" w:cs="Arial"/>
                <w:iCs/>
                <w:color w:val="0000FF"/>
                <w:sz w:val="20"/>
                <w:szCs w:val="20"/>
                <w:lang w:val="en-IE"/>
              </w:rPr>
              <w:t>piperidine</w:t>
            </w:r>
            <w:proofErr w:type="spellEnd"/>
            <w:r w:rsidRPr="00CC705A">
              <w:rPr>
                <w:rFonts w:ascii="Arial" w:eastAsia="Times New Roman" w:hAnsi="Arial" w:cs="Arial"/>
                <w:iCs/>
                <w:color w:val="0000FF"/>
                <w:sz w:val="20"/>
                <w:szCs w:val="20"/>
                <w:lang w:val="en-IE"/>
              </w:rPr>
              <w:t>, impurity formation</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1BCFE0"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2F02B990"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95A674"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Insufficient wash volumes; blocked sieve plate / drain; incorrect solvent used; PLC malfunction during wash cycle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61F5B27" w14:textId="77777777" w:rsidR="00FE5589" w:rsidRPr="00CC705A" w:rsidRDefault="00FE5589" w:rsidP="00FE5589">
            <w:pPr>
              <w:pStyle w:val="a7"/>
              <w:numPr>
                <w:ilvl w:val="0"/>
                <w:numId w:val="2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Washing IPAC quantity are defined as CPPs with NOR / PAR in the MOR.</w:t>
            </w:r>
          </w:p>
          <w:p w14:paraId="7BF8A4AE" w14:textId="77777777" w:rsidR="00FE5589" w:rsidRPr="00CC705A" w:rsidRDefault="00FE5589" w:rsidP="00FE5589">
            <w:pPr>
              <w:pStyle w:val="a7"/>
              <w:numPr>
                <w:ilvl w:val="0"/>
                <w:numId w:val="2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wash volumes and cycles defined in MOR.</w:t>
            </w:r>
          </w:p>
          <w:p w14:paraId="0CD2AC49" w14:textId="77777777" w:rsidR="00FE5589" w:rsidRPr="00CC705A" w:rsidRDefault="00FE5589" w:rsidP="00FE5589">
            <w:pPr>
              <w:pStyle w:val="a7"/>
              <w:numPr>
                <w:ilvl w:val="0"/>
                <w:numId w:val="2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Equipment maintenance and electronic systems are equipped with dual hard disks to guarantee the integrity of operational data.</w:t>
            </w:r>
          </w:p>
          <w:p w14:paraId="092836C7" w14:textId="77777777" w:rsidR="00FE5589" w:rsidRPr="00CC705A" w:rsidRDefault="00FE5589" w:rsidP="00FE5589">
            <w:pPr>
              <w:pStyle w:val="a7"/>
              <w:numPr>
                <w:ilvl w:val="0"/>
                <w:numId w:val="2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The system can resume operation from the interrupted point. </w:t>
            </w:r>
          </w:p>
          <w:p w14:paraId="66CA23FE" w14:textId="77777777" w:rsidR="00FE5589" w:rsidRPr="00CC705A" w:rsidRDefault="00FE5589" w:rsidP="00FE5589">
            <w:pPr>
              <w:pStyle w:val="a7"/>
              <w:numPr>
                <w:ilvl w:val="0"/>
                <w:numId w:val="2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After completion of each batch, the equipment shall be disassembled and cleaned, and the sieve plate shall be inspected by QA and the production manager.</w:t>
            </w:r>
          </w:p>
          <w:p w14:paraId="73D3ADD9" w14:textId="77777777" w:rsidR="00FE5589" w:rsidRPr="00CC705A" w:rsidRDefault="00FE5589" w:rsidP="00FE5589">
            <w:pPr>
              <w:pStyle w:val="a7"/>
              <w:ind w:left="284" w:firstLineChars="0" w:firstLine="0"/>
              <w:textAlignment w:val="baseline"/>
              <w:rPr>
                <w:rFonts w:eastAsia="Times New Roman"/>
                <w:color w:val="auto"/>
                <w:sz w:val="20"/>
                <w:szCs w:val="20"/>
                <w:lang w:val="en-IE"/>
              </w:rPr>
            </w:pPr>
            <w:r w:rsidRPr="00CC705A">
              <w:rPr>
                <w:rFonts w:eastAsia="Times New Roman"/>
                <w:color w:val="auto"/>
                <w:sz w:val="20"/>
                <w:szCs w:val="20"/>
                <w:lang w:val="en-IE"/>
              </w:rPr>
              <w:t>Material pipeline is separate and dedicated.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1AC15139"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0555C70F"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6C24BA3"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r w:rsidRPr="00CC705A" w:rsidDel="00DA6E4A">
              <w:rPr>
                <w:rFonts w:ascii="Arial" w:eastAsia="Times New Roman" w:hAnsi="Arial" w:cs="Arial"/>
                <w:b/>
                <w:bCs/>
                <w:sz w:val="20"/>
                <w:szCs w:val="20"/>
                <w:lang w:val="en-IE"/>
              </w:rPr>
              <w:t xml:space="preserve"> </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6171F75" w14:textId="0301CDD5" w:rsidR="00BF4B83" w:rsidRPr="001B0140" w:rsidRDefault="00FE5589">
            <w:pPr>
              <w:pStyle w:val="a7"/>
              <w:numPr>
                <w:ilvl w:val="0"/>
                <w:numId w:val="48"/>
              </w:numPr>
              <w:ind w:firstLineChars="0"/>
              <w:textAlignment w:val="baseline"/>
              <w:rPr>
                <w:ins w:id="202" w:author="fuzhonghua" w:date="2026-10-28T11:14:00Z"/>
                <w:rFonts w:eastAsia="Times New Roman"/>
                <w:color w:val="auto"/>
                <w:sz w:val="20"/>
                <w:szCs w:val="20"/>
                <w:lang w:val="en-IE"/>
                <w:rPrChange w:id="203" w:author="fuzhonghua" w:date="2026-10-28T11:15:00Z">
                  <w:rPr>
                    <w:ins w:id="204" w:author="fuzhonghua" w:date="2026-10-28T11:14:00Z"/>
                    <w:rFonts w:eastAsia="Times New Roman"/>
                    <w:color w:val="0000FF"/>
                    <w:sz w:val="20"/>
                    <w:szCs w:val="20"/>
                  </w:rPr>
                </w:rPrChange>
              </w:rPr>
              <w:pPrChange w:id="205" w:author="fuzhonghua" w:date="2026-10-28T11:15:00Z">
                <w:pPr>
                  <w:pStyle w:val="a7"/>
                  <w:numPr>
                    <w:numId w:val="221"/>
                  </w:numPr>
                  <w:ind w:left="284" w:firstLineChars="0" w:hanging="284"/>
                  <w:textAlignment w:val="baseline"/>
                </w:pPr>
              </w:pPrChange>
            </w:pPr>
            <w:commentRangeStart w:id="206"/>
            <w:commentRangeStart w:id="207"/>
            <w:r w:rsidRPr="001B0140">
              <w:rPr>
                <w:rFonts w:eastAsia="Times New Roman"/>
                <w:color w:val="auto"/>
                <w:sz w:val="20"/>
                <w:szCs w:val="20"/>
                <w:lang w:val="en-IE"/>
                <w:rPrChange w:id="208" w:author="fuzhonghua" w:date="2026-10-28T11:15:00Z">
                  <w:rPr>
                    <w:rFonts w:eastAsia="Times New Roman"/>
                    <w:bCs w:val="0"/>
                    <w:iCs/>
                    <w:color w:val="0000FF"/>
                    <w:kern w:val="0"/>
                    <w:sz w:val="20"/>
                    <w:szCs w:val="20"/>
                    <w:lang w:val="en-IE" w:eastAsia="zh-CN"/>
                  </w:rPr>
                </w:rPrChange>
              </w:rPr>
              <w:t>The</w:t>
            </w:r>
            <w:commentRangeEnd w:id="206"/>
            <w:r w:rsidR="00E63F15" w:rsidRPr="001B0140">
              <w:rPr>
                <w:color w:val="auto"/>
                <w:rPrChange w:id="209" w:author="fuzhonghua" w:date="2026-10-28T11:15:00Z">
                  <w:rPr>
                    <w:rStyle w:val="af4"/>
                    <w:rFonts w:eastAsia="Times New Roman"/>
                    <w:bCs w:val="0"/>
                    <w:iCs/>
                    <w:color w:val="0000FF"/>
                    <w:kern w:val="0"/>
                    <w:sz w:val="20"/>
                    <w:szCs w:val="20"/>
                    <w:lang w:val="en-IE" w:eastAsia="zh-CN"/>
                  </w:rPr>
                </w:rPrChange>
              </w:rPr>
              <w:commentReference w:id="206"/>
            </w:r>
            <w:commentRangeEnd w:id="207"/>
            <w:r w:rsidR="001B0140">
              <w:rPr>
                <w:rStyle w:val="af4"/>
                <w:rFonts w:asciiTheme="minorHAnsi" w:eastAsiaTheme="minorEastAsia" w:hAnsiTheme="minorHAnsi" w:cstheme="minorBidi"/>
                <w:bCs w:val="0"/>
                <w:color w:val="auto"/>
                <w:kern w:val="0"/>
                <w:lang w:eastAsia="zh-CN"/>
              </w:rPr>
              <w:commentReference w:id="207"/>
            </w:r>
            <w:r w:rsidRPr="001B0140">
              <w:rPr>
                <w:rFonts w:eastAsia="Times New Roman"/>
                <w:color w:val="auto"/>
                <w:sz w:val="20"/>
                <w:szCs w:val="20"/>
                <w:lang w:val="en-IE"/>
                <w:rPrChange w:id="210" w:author="fuzhonghua" w:date="2026-10-28T11:15:00Z">
                  <w:rPr>
                    <w:rFonts w:eastAsia="Times New Roman"/>
                    <w:bCs w:val="0"/>
                    <w:iCs/>
                    <w:color w:val="0000FF"/>
                    <w:kern w:val="0"/>
                    <w:sz w:val="20"/>
                    <w:szCs w:val="20"/>
                    <w:lang w:val="en-IE" w:eastAsia="zh-CN"/>
                  </w:rPr>
                </w:rPrChange>
              </w:rPr>
              <w:t xml:space="preserve"> PAR has been confirmed reference to the </w:t>
            </w:r>
            <w:r w:rsidRPr="001B0140">
              <w:rPr>
                <w:rFonts w:eastAsia="Times New Roman"/>
                <w:color w:val="auto"/>
                <w:sz w:val="20"/>
                <w:szCs w:val="20"/>
                <w:lang w:val="en-IE"/>
                <w:rPrChange w:id="211" w:author="fuzhonghua" w:date="2026-10-28T11:15:00Z">
                  <w:rPr>
                    <w:bCs w:val="0"/>
                    <w:iCs/>
                    <w:color w:val="0000FF"/>
                    <w:kern w:val="0"/>
                    <w:sz w:val="20"/>
                    <w:szCs w:val="20"/>
                    <w:lang w:val="en-IE" w:eastAsia="zh-CN"/>
                  </w:rPr>
                </w:rPrChange>
              </w:rPr>
              <w:t>PFD report</w:t>
            </w:r>
            <w:del w:id="212" w:author="Johan Granander" w:date="2026-10-27T18:40:00Z">
              <w:r w:rsidRPr="001B0140" w:rsidDel="005B7AAB">
                <w:rPr>
                  <w:rFonts w:eastAsia="Times New Roman"/>
                  <w:color w:val="auto"/>
                  <w:sz w:val="20"/>
                  <w:szCs w:val="20"/>
                  <w:lang w:val="en-IE"/>
                  <w:rPrChange w:id="213" w:author="fuzhonghua" w:date="2026-10-28T11:15:00Z">
                    <w:rPr>
                      <w:bCs w:val="0"/>
                      <w:iCs/>
                      <w:color w:val="0000FF"/>
                      <w:kern w:val="0"/>
                      <w:sz w:val="20"/>
                      <w:szCs w:val="20"/>
                      <w:lang w:val="en-IE" w:eastAsia="zh-CN"/>
                    </w:rPr>
                  </w:rPrChange>
                </w:rPr>
                <w:delText xml:space="preserve"> </w:delText>
              </w:r>
            </w:del>
            <w:r w:rsidR="00BF4B83" w:rsidRPr="001B0140">
              <w:rPr>
                <w:rFonts w:eastAsia="Times New Roman"/>
                <w:color w:val="auto"/>
                <w:sz w:val="20"/>
                <w:szCs w:val="20"/>
                <w:lang w:val="en-IE"/>
                <w:rPrChange w:id="214" w:author="fuzhonghua" w:date="2026-10-28T11:15:00Z">
                  <w:rPr>
                    <w:rFonts w:eastAsia="Times New Roman"/>
                    <w:color w:val="0000FF"/>
                    <w:sz w:val="20"/>
                    <w:szCs w:val="20"/>
                  </w:rPr>
                </w:rPrChange>
              </w:rPr>
              <w:t xml:space="preserve"> &lt; </w:t>
            </w:r>
            <w:del w:id="215" w:author="Johan Granander" w:date="2026-10-27T18:58:00Z">
              <w:r w:rsidR="00BF4B83" w:rsidRPr="001B0140" w:rsidDel="00B32AB9">
                <w:rPr>
                  <w:rFonts w:eastAsia="Times New Roman"/>
                  <w:color w:val="auto"/>
                  <w:sz w:val="20"/>
                  <w:szCs w:val="20"/>
                  <w:lang w:val="en-IE"/>
                  <w:rPrChange w:id="216" w:author="fuzhonghua" w:date="2026-10-28T11:15:00Z">
                    <w:rPr>
                      <w:rFonts w:eastAsia="Times New Roman"/>
                      <w:color w:val="0000FF"/>
                      <w:sz w:val="20"/>
                      <w:szCs w:val="20"/>
                    </w:rPr>
                  </w:rPrChange>
                </w:rPr>
                <w:delText>QA706D</w:delText>
              </w:r>
            </w:del>
            <w:ins w:id="217" w:author="Johan Granander" w:date="2026-10-27T18:58:00Z">
              <w:r w:rsidR="00B32AB9" w:rsidRPr="001B0140">
                <w:rPr>
                  <w:rFonts w:eastAsia="Times New Roman"/>
                  <w:color w:val="auto"/>
                  <w:sz w:val="20"/>
                  <w:szCs w:val="20"/>
                  <w:lang w:val="en-IE"/>
                  <w:rPrChange w:id="218" w:author="fuzhonghua" w:date="2026-10-28T11:15:00Z">
                    <w:rPr>
                      <w:rFonts w:eastAsia="Times New Roman"/>
                      <w:color w:val="0000FF"/>
                      <w:sz w:val="20"/>
                      <w:szCs w:val="20"/>
                    </w:rPr>
                  </w:rPrChange>
                </w:rPr>
                <w:t>WI-61120</w:t>
              </w:r>
            </w:ins>
            <w:r w:rsidR="00BF4B83" w:rsidRPr="001B0140">
              <w:rPr>
                <w:rFonts w:eastAsia="Times New Roman"/>
                <w:color w:val="auto"/>
                <w:sz w:val="20"/>
                <w:szCs w:val="20"/>
                <w:lang w:val="en-IE"/>
                <w:rPrChange w:id="219" w:author="fuzhonghua" w:date="2026-10-28T11:15:00Z">
                  <w:rPr>
                    <w:rFonts w:eastAsia="Times New Roman"/>
                    <w:color w:val="0000FF"/>
                    <w:sz w:val="20"/>
                    <w:szCs w:val="20"/>
                  </w:rPr>
                </w:rPrChange>
              </w:rPr>
              <w:t>&gt;.</w:t>
            </w:r>
          </w:p>
          <w:p w14:paraId="69AF35F2" w14:textId="55014B14" w:rsidR="001B0140" w:rsidRPr="001B0140" w:rsidDel="001B0140" w:rsidRDefault="001B0140">
            <w:pPr>
              <w:pStyle w:val="a7"/>
              <w:numPr>
                <w:ilvl w:val="0"/>
                <w:numId w:val="48"/>
              </w:numPr>
              <w:ind w:firstLineChars="0"/>
              <w:textAlignment w:val="baseline"/>
              <w:rPr>
                <w:del w:id="220" w:author="fuzhonghua" w:date="2026-10-28T11:14:00Z"/>
                <w:rFonts w:eastAsia="Times New Roman"/>
                <w:color w:val="auto"/>
                <w:sz w:val="20"/>
                <w:szCs w:val="20"/>
                <w:lang w:val="en-IE"/>
                <w:rPrChange w:id="221" w:author="fuzhonghua" w:date="2026-10-28T11:15:00Z">
                  <w:rPr>
                    <w:del w:id="222" w:author="fuzhonghua" w:date="2026-10-28T11:14:00Z"/>
                  </w:rPr>
                </w:rPrChange>
              </w:rPr>
              <w:pPrChange w:id="223" w:author="fuzhonghua" w:date="2026-10-28T11:15:00Z">
                <w:pPr>
                  <w:pStyle w:val="a7"/>
                  <w:numPr>
                    <w:numId w:val="221"/>
                  </w:numPr>
                  <w:ind w:left="284" w:firstLineChars="0" w:hanging="284"/>
                  <w:textAlignment w:val="baseline"/>
                </w:pPr>
              </w:pPrChange>
            </w:pPr>
          </w:p>
          <w:p w14:paraId="26DC871B" w14:textId="598B941E" w:rsidR="00FE5589" w:rsidRPr="001B0140" w:rsidDel="001B0140" w:rsidRDefault="00FE5589">
            <w:pPr>
              <w:pStyle w:val="a7"/>
              <w:numPr>
                <w:ilvl w:val="0"/>
                <w:numId w:val="48"/>
              </w:numPr>
              <w:ind w:firstLineChars="0"/>
              <w:textAlignment w:val="baseline"/>
              <w:rPr>
                <w:del w:id="224" w:author="fuzhonghua" w:date="2026-10-28T11:14:00Z"/>
                <w:lang w:val="en-IE"/>
                <w:rPrChange w:id="225" w:author="fuzhonghua" w:date="2026-10-28T11:15:00Z">
                  <w:rPr>
                    <w:del w:id="226" w:author="fuzhonghua" w:date="2026-10-28T11:14:00Z"/>
                    <w:rStyle w:val="CommentReference1"/>
                    <w:rFonts w:asciiTheme="minorHAnsi" w:eastAsia="Times New Roman" w:hAnsiTheme="minorHAnsi" w:cstheme="minorBidi"/>
                    <w:bCs w:val="0"/>
                    <w:color w:val="auto"/>
                    <w:kern w:val="0"/>
                    <w:sz w:val="20"/>
                    <w:szCs w:val="20"/>
                    <w:lang w:eastAsia="zh-CN"/>
                  </w:rPr>
                </w:rPrChange>
              </w:rPr>
              <w:pPrChange w:id="227" w:author="fuzhonghua" w:date="2026-10-28T11:15:00Z">
                <w:pPr>
                  <w:pStyle w:val="a7"/>
                  <w:numPr>
                    <w:numId w:val="48"/>
                  </w:numPr>
                  <w:ind w:left="284" w:firstLineChars="0" w:hanging="284"/>
                </w:pPr>
              </w:pPrChange>
            </w:pPr>
            <w:del w:id="228" w:author="fuzhonghua" w:date="2026-10-28T11:14:00Z">
              <w:r w:rsidRPr="001B0140" w:rsidDel="001B0140">
                <w:rPr>
                  <w:rFonts w:eastAsia="Times New Roman"/>
                  <w:bCs w:val="0"/>
                  <w:color w:val="auto"/>
                  <w:sz w:val="20"/>
                  <w:szCs w:val="20"/>
                  <w:lang w:val="en-IE"/>
                  <w:rPrChange w:id="229" w:author="fuzhonghua" w:date="2026-10-28T11:15:00Z">
                    <w:rPr>
                      <w:bCs w:val="0"/>
                      <w:szCs w:val="21"/>
                      <w:lang w:val="en-IE"/>
                    </w:rPr>
                  </w:rPrChange>
                </w:rPr>
                <w:delText>&lt;</w:delText>
              </w:r>
              <w:r w:rsidR="00B7650D" w:rsidRPr="001B0140" w:rsidDel="001B0140">
                <w:rPr>
                  <w:rFonts w:eastAsia="Times New Roman"/>
                  <w:bCs w:val="0"/>
                  <w:color w:val="auto"/>
                  <w:sz w:val="20"/>
                  <w:szCs w:val="20"/>
                  <w:lang w:val="en-IE"/>
                  <w:rPrChange w:id="230" w:author="fuzhonghua" w:date="2026-10-28T11:15:00Z">
                    <w:rPr>
                      <w:bCs w:val="0"/>
                      <w:lang w:val="en-IE"/>
                    </w:rPr>
                  </w:rPrChange>
                </w:rPr>
                <w:delText>QA706D</w:delText>
              </w:r>
            </w:del>
            <w:ins w:id="231" w:author="Johan Granander" w:date="2026-10-27T18:59:00Z">
              <w:del w:id="232" w:author="fuzhonghua" w:date="2026-10-28T11:14:00Z">
                <w:r w:rsidR="00B32AB9" w:rsidRPr="001B0140" w:rsidDel="001B0140">
                  <w:rPr>
                    <w:rFonts w:eastAsia="Times New Roman"/>
                    <w:bCs w:val="0"/>
                    <w:color w:val="auto"/>
                    <w:sz w:val="20"/>
                    <w:szCs w:val="20"/>
                    <w:lang w:val="en-IE"/>
                    <w:rPrChange w:id="233" w:author="fuzhonghua" w:date="2026-10-28T11:15:00Z">
                      <w:rPr>
                        <w:bCs w:val="0"/>
                        <w:lang w:val="en-IE"/>
                      </w:rPr>
                    </w:rPrChange>
                  </w:rPr>
                  <w:delText>WI-61120</w:delText>
                </w:r>
              </w:del>
            </w:ins>
            <w:del w:id="234" w:author="fuzhonghua" w:date="2026-10-28T11:14:00Z">
              <w:r w:rsidRPr="001B0140" w:rsidDel="001B0140">
                <w:rPr>
                  <w:rFonts w:eastAsia="Times New Roman"/>
                  <w:bCs w:val="0"/>
                  <w:color w:val="auto"/>
                  <w:sz w:val="20"/>
                  <w:szCs w:val="20"/>
                  <w:lang w:val="en-IE"/>
                  <w:rPrChange w:id="235" w:author="fuzhonghua" w:date="2026-10-28T11:15:00Z">
                    <w:rPr>
                      <w:bCs w:val="0"/>
                      <w:lang w:val="en-IE"/>
                    </w:rPr>
                  </w:rPrChange>
                </w:rPr>
                <w:delText xml:space="preserve"> &gt;</w:delText>
              </w:r>
              <w:r w:rsidRPr="001B0140" w:rsidDel="001B0140">
                <w:rPr>
                  <w:lang w:val="en-IE"/>
                  <w:rPrChange w:id="236" w:author="fuzhonghua" w:date="2026-10-28T11:15:00Z">
                    <w:rPr>
                      <w:rStyle w:val="CommentReference1"/>
                      <w:rFonts w:eastAsia="Times New Roman"/>
                      <w:sz w:val="20"/>
                      <w:szCs w:val="20"/>
                    </w:rPr>
                  </w:rPrChange>
                </w:rPr>
                <w:delText>;</w:delText>
              </w:r>
            </w:del>
          </w:p>
          <w:p w14:paraId="7537D6F2" w14:textId="77777777" w:rsidR="00FE5589" w:rsidRPr="001B0140" w:rsidRDefault="00FE5589">
            <w:pPr>
              <w:pStyle w:val="a7"/>
              <w:numPr>
                <w:ilvl w:val="0"/>
                <w:numId w:val="48"/>
              </w:numPr>
              <w:ind w:firstLineChars="0"/>
              <w:textAlignment w:val="baseline"/>
              <w:rPr>
                <w:rFonts w:eastAsia="Times New Roman"/>
                <w:color w:val="auto"/>
                <w:sz w:val="20"/>
                <w:szCs w:val="20"/>
                <w:lang w:val="en-IE"/>
                <w:rPrChange w:id="237" w:author="fuzhonghua" w:date="2026-10-28T11:15:00Z">
                  <w:rPr>
                    <w:color w:val="auto"/>
                    <w:lang w:val="en-IE"/>
                  </w:rPr>
                </w:rPrChange>
              </w:rPr>
              <w:pPrChange w:id="238" w:author="fuzhonghua" w:date="2026-10-28T11:15:00Z">
                <w:pPr>
                  <w:pStyle w:val="a7"/>
                  <w:numPr>
                    <w:numId w:val="48"/>
                  </w:numPr>
                  <w:ind w:left="284" w:firstLineChars="0" w:hanging="284"/>
                </w:pPr>
              </w:pPrChange>
            </w:pPr>
            <w:r w:rsidRPr="001B0140">
              <w:rPr>
                <w:rFonts w:eastAsia="Times New Roman"/>
                <w:color w:val="auto"/>
                <w:sz w:val="20"/>
                <w:szCs w:val="20"/>
                <w:lang w:val="en-IE"/>
                <w:rPrChange w:id="239" w:author="fuzhonghua" w:date="2026-10-28T11:15:00Z">
                  <w:rPr>
                    <w:color w:val="auto"/>
                    <w:lang w:val="en-IE"/>
                  </w:rPr>
                </w:rPrChange>
              </w:rPr>
              <w:t>Waste discharge duration shall be monitored and recorded by operators in the manufacturing operation record. Tuning forks are used for auxiliary judgment, and the PLC system automatically records the waste discharge time.</w:t>
            </w:r>
          </w:p>
          <w:p w14:paraId="7A3DEE55" w14:textId="77777777" w:rsidR="00FE5589" w:rsidRPr="00CC705A" w:rsidRDefault="00FE5589" w:rsidP="00FE5589">
            <w:pPr>
              <w:pStyle w:val="a7"/>
              <w:numPr>
                <w:ilvl w:val="0"/>
                <w:numId w:val="48"/>
              </w:numPr>
              <w:ind w:firstLineChars="0"/>
              <w:textAlignment w:val="baseline"/>
              <w:rPr>
                <w:rFonts w:eastAsia="Times New Roman"/>
                <w:color w:val="auto"/>
                <w:sz w:val="20"/>
                <w:szCs w:val="20"/>
              </w:rPr>
            </w:pPr>
            <w:r w:rsidRPr="00CC705A">
              <w:rPr>
                <w:rFonts w:eastAsia="Times New Roman"/>
                <w:color w:val="auto"/>
                <w:sz w:val="20"/>
                <w:szCs w:val="20"/>
                <w:lang w:val="en-IE"/>
              </w:rPr>
              <w:t>The recorded waste discharge time shall be double-checked by two personnel. Slow drain triggers operator check</w:t>
            </w:r>
          </w:p>
          <w:p w14:paraId="34ED2CCA" w14:textId="7998FC3D" w:rsidR="00FE5589" w:rsidRPr="00CC705A" w:rsidRDefault="00FE5589" w:rsidP="00FE5589">
            <w:pPr>
              <w:pStyle w:val="a7"/>
              <w:numPr>
                <w:ilvl w:val="0"/>
                <w:numId w:val="48"/>
              </w:numPr>
              <w:ind w:firstLineChars="0"/>
              <w:textAlignment w:val="baseline"/>
              <w:rPr>
                <w:rFonts w:eastAsia="Times New Roman"/>
                <w:color w:val="auto"/>
                <w:sz w:val="20"/>
                <w:szCs w:val="20"/>
              </w:rPr>
            </w:pPr>
            <w:r w:rsidRPr="00CC705A">
              <w:rPr>
                <w:rFonts w:eastAsia="Times New Roman"/>
                <w:color w:val="auto"/>
                <w:sz w:val="20"/>
                <w:szCs w:val="20"/>
                <w:lang w:val="en-IE"/>
              </w:rPr>
              <w:t xml:space="preserve">Sufficient spare parts for the </w:t>
            </w:r>
            <w:r w:rsidRPr="00CC705A">
              <w:rPr>
                <w:rFonts w:eastAsia="Times New Roman"/>
                <w:color w:val="auto"/>
                <w:sz w:val="20"/>
                <w:szCs w:val="20"/>
                <w:lang w:val="en-IE"/>
              </w:rPr>
              <w:lastRenderedPageBreak/>
              <w:t>equipment are stocked to enable timely replacement in case of faults.</w:t>
            </w:r>
          </w:p>
          <w:p w14:paraId="08D9CBE1" w14:textId="77777777" w:rsidR="00587396" w:rsidRPr="00CC705A" w:rsidRDefault="00587396" w:rsidP="00C4741D">
            <w:pPr>
              <w:pStyle w:val="a7"/>
              <w:ind w:left="284" w:firstLineChars="0" w:firstLine="0"/>
              <w:textAlignment w:val="baseline"/>
              <w:rPr>
                <w:rFonts w:eastAsia="Times New Roman"/>
                <w:iCs/>
                <w:sz w:val="20"/>
                <w:szCs w:val="20"/>
                <w:lang w:val="en-IE"/>
              </w:rPr>
            </w:pPr>
          </w:p>
          <w:p w14:paraId="595B4A6A" w14:textId="4BE0C45C" w:rsidR="00FE5589" w:rsidRPr="00CC705A" w:rsidRDefault="00587396" w:rsidP="00C4741D">
            <w:pPr>
              <w:pStyle w:val="a7"/>
              <w:ind w:left="284" w:firstLineChars="0" w:firstLine="0"/>
              <w:textAlignment w:val="baseline"/>
              <w:rPr>
                <w:rFonts w:eastAsia="Times New Roman"/>
                <w:sz w:val="20"/>
                <w:szCs w:val="20"/>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E42BBDF"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6A0BC638"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0D08EAC"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9.2</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BFE4B3B"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Washing(Post-De-protection)</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598E735"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Solvent substitution / wrong solvent used for washing</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5EAAEBF"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Impact on coupling in next step; Incomplete removal of </w:t>
            </w:r>
            <w:proofErr w:type="spellStart"/>
            <w:r w:rsidRPr="00CC705A">
              <w:rPr>
                <w:rFonts w:ascii="Arial" w:eastAsia="Times New Roman" w:hAnsi="Arial" w:cs="Arial"/>
                <w:iCs/>
                <w:sz w:val="20"/>
                <w:szCs w:val="20"/>
                <w:lang w:val="en-IE"/>
              </w:rPr>
              <w:t>deprotection</w:t>
            </w:r>
            <w:proofErr w:type="spellEnd"/>
            <w:r w:rsidRPr="00CC705A">
              <w:rPr>
                <w:rFonts w:ascii="Arial" w:eastAsia="Times New Roman" w:hAnsi="Arial" w:cs="Arial"/>
                <w:iCs/>
                <w:sz w:val="20"/>
                <w:szCs w:val="20"/>
                <w:lang w:val="en-IE"/>
              </w:rPr>
              <w:t xml:space="preserve"> residues</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73ED510"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5080B46F"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496D632"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Incorrect storage vessel selected on PLC; </w:t>
            </w:r>
            <w:r w:rsidRPr="00CC705A">
              <w:rPr>
                <w:rFonts w:ascii="Arial" w:eastAsia="Times New Roman" w:hAnsi="Arial" w:cs="Arial"/>
                <w:sz w:val="20"/>
                <w:szCs w:val="20"/>
                <w:lang w:val="en-IE"/>
              </w:rPr>
              <w:t>R</w:t>
            </w:r>
            <w:proofErr w:type="spellStart"/>
            <w:r w:rsidRPr="00CC705A">
              <w:rPr>
                <w:rFonts w:ascii="Arial" w:eastAsia="Times New Roman" w:hAnsi="Arial" w:cs="Arial"/>
                <w:sz w:val="20"/>
                <w:szCs w:val="20"/>
              </w:rPr>
              <w:t>ecipe</w:t>
            </w:r>
            <w:proofErr w:type="spellEnd"/>
            <w:r w:rsidRPr="00CC705A">
              <w:rPr>
                <w:rFonts w:ascii="Arial" w:eastAsia="Times New Roman" w:hAnsi="Arial" w:cs="Arial"/>
                <w:sz w:val="20"/>
                <w:szCs w:val="20"/>
              </w:rPr>
              <w:t xml:space="preserve"> error</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9A42E21" w14:textId="77777777" w:rsidR="00FE5589" w:rsidRPr="00CC705A" w:rsidRDefault="00FE5589" w:rsidP="00FE5589">
            <w:pPr>
              <w:pStyle w:val="a7"/>
              <w:numPr>
                <w:ilvl w:val="0"/>
                <w:numId w:val="8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Dedicated fixed pipelines for each solvent reduce cross-connection risk.</w:t>
            </w:r>
          </w:p>
          <w:p w14:paraId="0A8A8C79" w14:textId="77777777" w:rsidR="00FE5589" w:rsidRPr="00CC705A" w:rsidRDefault="00FE5589" w:rsidP="00FE5589">
            <w:pPr>
              <w:pStyle w:val="a7"/>
              <w:numPr>
                <w:ilvl w:val="0"/>
                <w:numId w:val="8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SOP specifies recipe editing steps and parameter conversion rules.</w:t>
            </w:r>
          </w:p>
          <w:p w14:paraId="003BA154" w14:textId="3154AA85" w:rsidR="00FE5589" w:rsidRPr="00CC705A" w:rsidRDefault="00FE5589" w:rsidP="00FE5589">
            <w:pPr>
              <w:pStyle w:val="a7"/>
              <w:numPr>
                <w:ilvl w:val="0"/>
                <w:numId w:val="8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Two engineers shall edit the electronic recipe separately for the same project. Compare the electronic recipes edited by the two engineers, confirm each difference between them one by one, and correct any </w:t>
            </w:r>
            <w:r w:rsidRPr="00CC705A">
              <w:rPr>
                <w:rFonts w:eastAsia="Times New Roman"/>
                <w:color w:val="auto"/>
                <w:sz w:val="20"/>
                <w:szCs w:val="20"/>
                <w:lang w:val="en-IE"/>
              </w:rPr>
              <w:lastRenderedPageBreak/>
              <w:t>errors. To ensure the electronic recipe to be run is reviewed and accurate.</w:t>
            </w:r>
          </w:p>
          <w:p w14:paraId="0AA8BCCE" w14:textId="1FBA63A1" w:rsidR="00FE5589" w:rsidRPr="00CC705A" w:rsidRDefault="00FE5589" w:rsidP="00C4741D">
            <w:pPr>
              <w:pStyle w:val="a7"/>
              <w:numPr>
                <w:ilvl w:val="0"/>
                <w:numId w:val="8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65FE18A"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275C1D8D"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3E67E2C"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4955C8F" w14:textId="77777777" w:rsidR="00587396" w:rsidRPr="00CC705A" w:rsidRDefault="00FE5589" w:rsidP="00C4741D">
            <w:pPr>
              <w:pStyle w:val="a7"/>
              <w:numPr>
                <w:ilvl w:val="0"/>
                <w:numId w:val="128"/>
              </w:numPr>
              <w:ind w:firstLineChars="0"/>
              <w:textAlignment w:val="baseline"/>
              <w:rPr>
                <w:rFonts w:eastAsia="Times New Roman"/>
                <w:sz w:val="20"/>
                <w:szCs w:val="20"/>
              </w:rPr>
            </w:pPr>
            <w:r w:rsidRPr="00CC705A">
              <w:rPr>
                <w:rFonts w:eastAsia="Times New Roman"/>
                <w:color w:val="auto"/>
                <w:sz w:val="20"/>
                <w:szCs w:val="20"/>
              </w:rPr>
              <w:t>All materials are transferred via dedicated pumps.</w:t>
            </w:r>
          </w:p>
          <w:p w14:paraId="06B571D8" w14:textId="77777777" w:rsidR="00587396" w:rsidRPr="00CC705A" w:rsidRDefault="00587396" w:rsidP="00C4741D">
            <w:pPr>
              <w:pStyle w:val="a7"/>
              <w:ind w:left="284" w:firstLineChars="0" w:firstLine="0"/>
              <w:textAlignment w:val="baseline"/>
              <w:rPr>
                <w:rFonts w:eastAsia="Times New Roman"/>
                <w:iCs/>
                <w:sz w:val="20"/>
                <w:szCs w:val="20"/>
                <w:lang w:val="en-IE"/>
              </w:rPr>
            </w:pPr>
          </w:p>
          <w:p w14:paraId="6482FB34" w14:textId="75F658B1" w:rsidR="00FE5589" w:rsidRPr="00CC705A" w:rsidRDefault="00587396" w:rsidP="00C4741D">
            <w:pPr>
              <w:pStyle w:val="a7"/>
              <w:ind w:left="284" w:firstLineChars="0" w:firstLine="0"/>
              <w:textAlignment w:val="baseline"/>
              <w:rPr>
                <w:rFonts w:eastAsia="Times New Roman"/>
                <w:sz w:val="20"/>
                <w:szCs w:val="20"/>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FEBF467"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207059C8"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C03207"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lastRenderedPageBreak/>
              <w:t>9.3</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4C0EA9"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Washing</w:t>
            </w:r>
          </w:p>
          <w:p w14:paraId="28DB3440"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(Re-swelling)</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C704055"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Resin not adequately swelled before loading; </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60E8D9"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Non-uniform resin bed; poor reagent penetration; reduced coupling efficiency; impurities</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D1C34C"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2B3DF4D5"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i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2E64807"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Insufficient wash volumes; Incomplete removal of </w:t>
            </w:r>
            <w:proofErr w:type="spellStart"/>
            <w:r w:rsidRPr="00CC705A">
              <w:rPr>
                <w:rFonts w:ascii="Arial" w:eastAsia="Times New Roman" w:hAnsi="Arial" w:cs="Arial"/>
                <w:iCs/>
                <w:sz w:val="20"/>
                <w:szCs w:val="20"/>
                <w:lang w:val="en-IE"/>
              </w:rPr>
              <w:t>IPAc</w:t>
            </w:r>
            <w:proofErr w:type="spellEnd"/>
            <w:r w:rsidRPr="00CC705A">
              <w:rPr>
                <w:rFonts w:ascii="Arial" w:eastAsia="Times New Roman" w:hAnsi="Arial" w:cs="Arial"/>
                <w:iCs/>
                <w:sz w:val="20"/>
                <w:szCs w:val="20"/>
                <w:lang w:val="en-IE"/>
              </w:rPr>
              <w:t xml:space="preserve">; blocked sieve plate / drain; </w:t>
            </w:r>
          </w:p>
          <w:p w14:paraId="5765F44E"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incorrect solvent used;  PLC malfunction during wash cycle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5A4447" w14:textId="77777777" w:rsidR="00FE5589" w:rsidRPr="00CC705A" w:rsidRDefault="00FE5589" w:rsidP="00FE5589">
            <w:pPr>
              <w:pStyle w:val="a7"/>
              <w:numPr>
                <w:ilvl w:val="0"/>
                <w:numId w:val="86"/>
              </w:numPr>
              <w:ind w:firstLineChars="0"/>
              <w:textAlignment w:val="baseline"/>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The wash volumes and cycles defined in MOR.</w:t>
            </w:r>
          </w:p>
          <w:p w14:paraId="0AFA56E0" w14:textId="77777777" w:rsidR="00FE5589" w:rsidRPr="00CC705A" w:rsidRDefault="00FE5589" w:rsidP="00FE5589">
            <w:pPr>
              <w:pStyle w:val="a7"/>
              <w:numPr>
                <w:ilvl w:val="0"/>
                <w:numId w:val="86"/>
              </w:numPr>
              <w:ind w:firstLineChars="0"/>
              <w:textAlignment w:val="baseline"/>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Equipment maintenance and electronic systems are equipped with dual hard disks to guarantee the integrity of operational data.</w:t>
            </w:r>
          </w:p>
          <w:p w14:paraId="40E38540" w14:textId="77777777" w:rsidR="00FE5589" w:rsidRPr="00CC705A" w:rsidRDefault="00FE5589" w:rsidP="00FE5589">
            <w:pPr>
              <w:pStyle w:val="a7"/>
              <w:numPr>
                <w:ilvl w:val="0"/>
                <w:numId w:val="86"/>
              </w:numPr>
              <w:ind w:firstLineChars="0"/>
              <w:textAlignment w:val="baseline"/>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 xml:space="preserve">The system can resume operation from the interrupted point. </w:t>
            </w:r>
          </w:p>
          <w:p w14:paraId="737BB2BA" w14:textId="1151FCE0" w:rsidR="00FE5589" w:rsidRPr="00CC705A" w:rsidRDefault="00FE5589" w:rsidP="00FE5589">
            <w:pPr>
              <w:pStyle w:val="a7"/>
              <w:numPr>
                <w:ilvl w:val="0"/>
                <w:numId w:val="86"/>
              </w:numPr>
              <w:ind w:firstLineChars="0"/>
              <w:textAlignment w:val="baseline"/>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 xml:space="preserve">After completion of each batch, the equipment shall be disassembled and cleaned, and the sieve plate shall be </w:t>
            </w:r>
            <w:r w:rsidRPr="00CC705A">
              <w:rPr>
                <w:rFonts w:eastAsia="Times New Roman"/>
                <w:bCs w:val="0"/>
                <w:iCs/>
                <w:color w:val="auto"/>
                <w:kern w:val="0"/>
                <w:sz w:val="20"/>
                <w:szCs w:val="20"/>
                <w:lang w:val="en-IE" w:eastAsia="zh-CN"/>
              </w:rPr>
              <w:lastRenderedPageBreak/>
              <w:t>inspected by QA and the production manager.</w:t>
            </w:r>
          </w:p>
          <w:p w14:paraId="6B847889" w14:textId="3D71318A" w:rsidR="00FE5589" w:rsidRPr="00CC705A" w:rsidRDefault="00FE5589" w:rsidP="00C4741D">
            <w:pPr>
              <w:pStyle w:val="a7"/>
              <w:numPr>
                <w:ilvl w:val="0"/>
                <w:numId w:val="86"/>
              </w:numPr>
              <w:ind w:firstLineChars="0"/>
              <w:textAlignment w:val="baseline"/>
              <w:rPr>
                <w:rFonts w:eastAsia="Times New Roman"/>
                <w:bCs w:val="0"/>
                <w:iCs/>
                <w:color w:val="auto"/>
                <w:kern w:val="0"/>
                <w:sz w:val="20"/>
                <w:szCs w:val="20"/>
                <w:lang w:val="en-IE" w:eastAsia="zh-CN"/>
              </w:rPr>
            </w:pPr>
            <w:r w:rsidRPr="00CC705A">
              <w:rPr>
                <w:rFonts w:eastAsia="Times New Roman"/>
                <w:iCs/>
                <w:color w:val="auto"/>
                <w:kern w:val="0"/>
                <w:sz w:val="20"/>
                <w:szCs w:val="20"/>
                <w:lang w:val="en-IE" w:eastAsia="zh-CN"/>
              </w:rPr>
              <w:t>Material pipeline is separate and dedicated.</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411206C"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iCs/>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3015A46E"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i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951D79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C8AE92" w14:textId="77777777" w:rsidR="00FE5589" w:rsidRPr="00CC705A" w:rsidRDefault="00FE5589" w:rsidP="00FE5589">
            <w:pPr>
              <w:pStyle w:val="a7"/>
              <w:numPr>
                <w:ilvl w:val="0"/>
                <w:numId w:val="87"/>
              </w:numPr>
              <w:ind w:firstLineChars="0"/>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Waste discharge duration shall be monitored and recorded by operators in the manufacturing operation record. Tuning forks are used for auxiliary judgment, and the PLC system automatically records the waste discharge time.</w:t>
            </w:r>
          </w:p>
          <w:p w14:paraId="24DDF467" w14:textId="77777777" w:rsidR="00FE5589" w:rsidRPr="00CC705A" w:rsidRDefault="00FE5589" w:rsidP="00FE5589">
            <w:pPr>
              <w:pStyle w:val="a7"/>
              <w:numPr>
                <w:ilvl w:val="0"/>
                <w:numId w:val="87"/>
              </w:numPr>
              <w:ind w:firstLineChars="0"/>
              <w:textAlignment w:val="baseline"/>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 xml:space="preserve">The recorded waste discharge </w:t>
            </w:r>
            <w:r w:rsidRPr="00CC705A">
              <w:rPr>
                <w:rFonts w:eastAsia="Times New Roman"/>
                <w:bCs w:val="0"/>
                <w:iCs/>
                <w:color w:val="auto"/>
                <w:kern w:val="0"/>
                <w:sz w:val="20"/>
                <w:szCs w:val="20"/>
                <w:lang w:val="en-IE" w:eastAsia="zh-CN"/>
              </w:rPr>
              <w:lastRenderedPageBreak/>
              <w:t>time shall be double-checked by two personnel. Slow drain triggers operator check</w:t>
            </w:r>
          </w:p>
          <w:p w14:paraId="71F5D354" w14:textId="38BCFDE4" w:rsidR="00FE5589" w:rsidRPr="00CC705A" w:rsidRDefault="00FE5589" w:rsidP="00FE5589">
            <w:pPr>
              <w:pStyle w:val="a7"/>
              <w:numPr>
                <w:ilvl w:val="0"/>
                <w:numId w:val="87"/>
              </w:numPr>
              <w:ind w:firstLineChars="0"/>
              <w:textAlignment w:val="baseline"/>
              <w:rPr>
                <w:rFonts w:eastAsia="Times New Roman"/>
                <w:bCs w:val="0"/>
                <w:iCs/>
                <w:color w:val="auto"/>
                <w:kern w:val="0"/>
                <w:sz w:val="20"/>
                <w:szCs w:val="20"/>
                <w:lang w:val="en-IE" w:eastAsia="zh-CN"/>
              </w:rPr>
            </w:pPr>
            <w:r w:rsidRPr="00CC705A">
              <w:rPr>
                <w:rFonts w:eastAsia="Times New Roman"/>
                <w:bCs w:val="0"/>
                <w:iCs/>
                <w:color w:val="auto"/>
                <w:kern w:val="0"/>
                <w:sz w:val="20"/>
                <w:szCs w:val="20"/>
                <w:lang w:val="en-IE" w:eastAsia="zh-CN"/>
              </w:rPr>
              <w:t>Sufficient spare parts for the equipment are stocked to enable timely replacement in case of faults.</w:t>
            </w:r>
          </w:p>
          <w:p w14:paraId="66429149" w14:textId="77777777" w:rsidR="00587396" w:rsidRPr="00CC705A" w:rsidRDefault="00587396" w:rsidP="00C4741D">
            <w:pPr>
              <w:pStyle w:val="a7"/>
              <w:ind w:left="284" w:firstLineChars="0" w:firstLine="0"/>
              <w:textAlignment w:val="baseline"/>
              <w:rPr>
                <w:rFonts w:eastAsia="Times New Roman"/>
                <w:iCs/>
                <w:sz w:val="20"/>
                <w:szCs w:val="20"/>
                <w:lang w:val="en-IE"/>
              </w:rPr>
            </w:pPr>
          </w:p>
          <w:p w14:paraId="23287187" w14:textId="3A6C4291" w:rsidR="00FE5589" w:rsidRPr="00CC705A" w:rsidRDefault="00587396" w:rsidP="00C4741D">
            <w:pPr>
              <w:pStyle w:val="a7"/>
              <w:ind w:left="284" w:firstLineChars="0" w:firstLine="0"/>
              <w:textAlignment w:val="baseline"/>
              <w:rPr>
                <w:rFonts w:eastAsia="Times New Roman"/>
                <w:iCs/>
                <w:sz w:val="20"/>
                <w:szCs w:val="20"/>
                <w:lang w:val="en-IE"/>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19807C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2D715E8B"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1310F5F"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9.4</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2276E74"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 (Re-swelling)</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DC521CB"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sz w:val="20"/>
                <w:szCs w:val="20"/>
                <w:lang w:val="en-IE"/>
              </w:rPr>
              <w:t>Solvent substitution / wrong solvent used for washing</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EAE57CA"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sz w:val="20"/>
                <w:szCs w:val="20"/>
                <w:lang w:val="en-IE"/>
              </w:rPr>
              <w:t xml:space="preserve">Impact on coupling in next step; Incomplete removal of </w:t>
            </w:r>
            <w:proofErr w:type="spellStart"/>
            <w:r w:rsidRPr="00CC705A">
              <w:rPr>
                <w:rFonts w:ascii="Arial" w:eastAsia="Times New Roman" w:hAnsi="Arial" w:cs="Arial"/>
                <w:sz w:val="20"/>
                <w:szCs w:val="20"/>
                <w:lang w:val="en-IE"/>
              </w:rPr>
              <w:t>deprotection</w:t>
            </w:r>
            <w:proofErr w:type="spellEnd"/>
            <w:r w:rsidRPr="00CC705A">
              <w:rPr>
                <w:rFonts w:ascii="Arial" w:eastAsia="Times New Roman" w:hAnsi="Arial" w:cs="Arial"/>
                <w:sz w:val="20"/>
                <w:szCs w:val="20"/>
                <w:lang w:val="en-IE"/>
              </w:rPr>
              <w:t xml:space="preserve"> residues; Swelling failure.</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16AC191"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6790A1C7"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29B41C9"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Incorrect storage vessel selected on PLC; </w:t>
            </w:r>
            <w:r w:rsidRPr="00CC705A">
              <w:rPr>
                <w:rFonts w:ascii="Arial" w:eastAsia="Times New Roman" w:hAnsi="Arial" w:cs="Arial"/>
                <w:sz w:val="20"/>
                <w:szCs w:val="20"/>
                <w:lang w:val="en-IE"/>
              </w:rPr>
              <w:t>R</w:t>
            </w:r>
            <w:proofErr w:type="spellStart"/>
            <w:r w:rsidRPr="00CC705A">
              <w:rPr>
                <w:rFonts w:ascii="Arial" w:eastAsia="Times New Roman" w:hAnsi="Arial" w:cs="Arial"/>
                <w:sz w:val="20"/>
                <w:szCs w:val="20"/>
              </w:rPr>
              <w:t>ecipe</w:t>
            </w:r>
            <w:proofErr w:type="spellEnd"/>
            <w:r w:rsidRPr="00CC705A">
              <w:rPr>
                <w:rFonts w:ascii="Arial" w:eastAsia="Times New Roman" w:hAnsi="Arial" w:cs="Arial"/>
                <w:sz w:val="20"/>
                <w:szCs w:val="20"/>
              </w:rPr>
              <w:t xml:space="preserve"> error</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937847B" w14:textId="77777777" w:rsidR="00FE5589" w:rsidRPr="00CC705A" w:rsidRDefault="00FE5589" w:rsidP="00FE5589">
            <w:pPr>
              <w:pStyle w:val="a7"/>
              <w:numPr>
                <w:ilvl w:val="0"/>
                <w:numId w:val="8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Dedicated fixed pipelines for each solvent reduce cross-connection risk.</w:t>
            </w:r>
          </w:p>
          <w:p w14:paraId="31E20899" w14:textId="77777777" w:rsidR="00FE5589" w:rsidRPr="00CC705A" w:rsidRDefault="00FE5589" w:rsidP="00FE5589">
            <w:pPr>
              <w:pStyle w:val="a7"/>
              <w:numPr>
                <w:ilvl w:val="0"/>
                <w:numId w:val="8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SOP specifies recipe editing steps and parameter conversion rules.</w:t>
            </w:r>
          </w:p>
          <w:p w14:paraId="4770ABF9" w14:textId="66022264" w:rsidR="00FE5589" w:rsidRPr="00CC705A" w:rsidRDefault="00FE5589" w:rsidP="00FE5589">
            <w:pPr>
              <w:pStyle w:val="a7"/>
              <w:numPr>
                <w:ilvl w:val="0"/>
                <w:numId w:val="8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Two engineers shall edit the electronic recipe separately for the same project. Compare the electronic recipes edited by the two engineers, confirm each difference between them one by one, and correct any </w:t>
            </w:r>
            <w:r w:rsidRPr="00CC705A">
              <w:rPr>
                <w:rFonts w:eastAsia="Times New Roman"/>
                <w:color w:val="auto"/>
                <w:sz w:val="20"/>
                <w:szCs w:val="20"/>
                <w:lang w:val="en-IE"/>
              </w:rPr>
              <w:lastRenderedPageBreak/>
              <w:t>errors. To ensure the electronic recipe to be run is reviewed and accurate.</w:t>
            </w:r>
          </w:p>
          <w:p w14:paraId="488259DB" w14:textId="34387988" w:rsidR="00FE5589" w:rsidRPr="00CC705A" w:rsidRDefault="00FE5589" w:rsidP="00C4741D">
            <w:pPr>
              <w:pStyle w:val="a7"/>
              <w:numPr>
                <w:ilvl w:val="0"/>
                <w:numId w:val="8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BBDFDB3"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52BA9F62"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C8146E5"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689A64A" w14:textId="39052D57" w:rsidR="00FE5589" w:rsidRPr="00CC705A" w:rsidRDefault="00FE5589" w:rsidP="00FE5589">
            <w:pPr>
              <w:pStyle w:val="a7"/>
              <w:numPr>
                <w:ilvl w:val="0"/>
                <w:numId w:val="89"/>
              </w:numPr>
              <w:ind w:firstLineChars="0"/>
              <w:textAlignment w:val="baseline"/>
              <w:rPr>
                <w:rFonts w:eastAsia="Times New Roman"/>
                <w:color w:val="auto"/>
                <w:sz w:val="20"/>
                <w:szCs w:val="20"/>
              </w:rPr>
            </w:pPr>
            <w:r w:rsidRPr="00CC705A">
              <w:rPr>
                <w:rFonts w:eastAsia="Times New Roman"/>
                <w:color w:val="auto"/>
                <w:sz w:val="20"/>
                <w:szCs w:val="20"/>
              </w:rPr>
              <w:t>All materials are transferred via dedicated pumps.</w:t>
            </w:r>
          </w:p>
          <w:p w14:paraId="6D0F8808" w14:textId="77777777" w:rsidR="00587396" w:rsidRPr="00CC705A" w:rsidRDefault="00587396" w:rsidP="00C4741D">
            <w:pPr>
              <w:pStyle w:val="a7"/>
              <w:ind w:left="284" w:firstLineChars="0" w:firstLine="0"/>
              <w:textAlignment w:val="baseline"/>
              <w:rPr>
                <w:rFonts w:eastAsia="Times New Roman"/>
                <w:iCs/>
                <w:sz w:val="20"/>
                <w:szCs w:val="20"/>
                <w:lang w:val="en-IE"/>
              </w:rPr>
            </w:pPr>
          </w:p>
          <w:p w14:paraId="017FD2CE" w14:textId="1FDFF039" w:rsidR="00FE5589" w:rsidRPr="00CC705A" w:rsidRDefault="00587396" w:rsidP="00C4741D">
            <w:pPr>
              <w:pStyle w:val="a7"/>
              <w:ind w:left="284" w:firstLineChars="0" w:firstLine="0"/>
              <w:textAlignment w:val="baseline"/>
              <w:rPr>
                <w:rFonts w:eastAsia="Times New Roman"/>
                <w:sz w:val="20"/>
                <w:szCs w:val="20"/>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FC6ECA6"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1D2D74DC"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44CF5A"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9.5</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D39183"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 (Post- Coupling)</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A8240B6"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Incomplete removal of reagents/by-products between steps</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1F92BCE"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Carry-over of excess coupling reagents into next step; impurity formation</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F1265B1"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4FD3E156"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E787643"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Insufficient wash volumes; blocked sieve plate / drain; incorrect solvent used; PLC malfunction during wash cycle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5DAFE6" w14:textId="77777777" w:rsidR="00FE5589" w:rsidRPr="00CC705A" w:rsidRDefault="00FE5589" w:rsidP="00FE5589">
            <w:pPr>
              <w:pStyle w:val="a7"/>
              <w:numPr>
                <w:ilvl w:val="0"/>
                <w:numId w:val="12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wash volumes and cycles defined in MOR.</w:t>
            </w:r>
          </w:p>
          <w:p w14:paraId="2B31CFF1" w14:textId="77777777" w:rsidR="00FE5589" w:rsidRPr="00CC705A" w:rsidRDefault="00FE5589" w:rsidP="00FE5589">
            <w:pPr>
              <w:pStyle w:val="a7"/>
              <w:numPr>
                <w:ilvl w:val="0"/>
                <w:numId w:val="12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Equipment maintenance and electronic systems are equipped with dual hard disks to guarantee the integrity of operational data.</w:t>
            </w:r>
          </w:p>
          <w:p w14:paraId="31030BAC" w14:textId="77777777" w:rsidR="00FE5589" w:rsidRPr="00CC705A" w:rsidRDefault="00FE5589" w:rsidP="00FE5589">
            <w:pPr>
              <w:pStyle w:val="a7"/>
              <w:numPr>
                <w:ilvl w:val="0"/>
                <w:numId w:val="12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The system can resume operation from the interrupted point. </w:t>
            </w:r>
          </w:p>
          <w:p w14:paraId="5CE38506" w14:textId="2A5E39EB" w:rsidR="00FE5589" w:rsidRPr="00CC705A" w:rsidRDefault="00FE5589" w:rsidP="00FE5589">
            <w:pPr>
              <w:pStyle w:val="a7"/>
              <w:numPr>
                <w:ilvl w:val="0"/>
                <w:numId w:val="12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After completion of each batch, the equipment shall be disassembled and cleaned, and the sieve plate shall be </w:t>
            </w:r>
            <w:r w:rsidRPr="00CC705A">
              <w:rPr>
                <w:rFonts w:eastAsia="Times New Roman"/>
                <w:color w:val="auto"/>
                <w:sz w:val="20"/>
                <w:szCs w:val="20"/>
                <w:lang w:val="en-IE"/>
              </w:rPr>
              <w:lastRenderedPageBreak/>
              <w:t>inspected by QA and the Production manager.</w:t>
            </w:r>
          </w:p>
          <w:p w14:paraId="1F731238" w14:textId="28C35349" w:rsidR="00FE5589" w:rsidRPr="00CC705A" w:rsidRDefault="00FE5589" w:rsidP="00C4741D">
            <w:pPr>
              <w:pStyle w:val="a7"/>
              <w:numPr>
                <w:ilvl w:val="0"/>
                <w:numId w:val="12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Material pipeline is separate and dedicated.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1C8EBC6C"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2ADF390D"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09C7BF1"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E4BACB0" w14:textId="77777777" w:rsidR="00FE5589" w:rsidRPr="00CC705A" w:rsidRDefault="00FE5589" w:rsidP="00FE5589">
            <w:pPr>
              <w:pStyle w:val="a7"/>
              <w:numPr>
                <w:ilvl w:val="0"/>
                <w:numId w:val="130"/>
              </w:numPr>
              <w:ind w:firstLineChars="0"/>
              <w:rPr>
                <w:rFonts w:eastAsia="Times New Roman"/>
                <w:color w:val="auto"/>
                <w:sz w:val="20"/>
                <w:szCs w:val="20"/>
                <w:lang w:val="en-IE"/>
              </w:rPr>
            </w:pPr>
            <w:r w:rsidRPr="00CC705A">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582C9123" w14:textId="77777777" w:rsidR="00FE5589" w:rsidRPr="00CC705A" w:rsidRDefault="00FE5589" w:rsidP="00FE5589">
            <w:pPr>
              <w:pStyle w:val="a7"/>
              <w:numPr>
                <w:ilvl w:val="0"/>
                <w:numId w:val="130"/>
              </w:numPr>
              <w:ind w:firstLineChars="0"/>
              <w:textAlignment w:val="baseline"/>
              <w:rPr>
                <w:rFonts w:eastAsia="Times New Roman"/>
                <w:color w:val="auto"/>
                <w:sz w:val="20"/>
                <w:szCs w:val="20"/>
              </w:rPr>
            </w:pPr>
            <w:r w:rsidRPr="00CC705A">
              <w:rPr>
                <w:rFonts w:eastAsia="Times New Roman"/>
                <w:color w:val="auto"/>
                <w:sz w:val="20"/>
                <w:szCs w:val="20"/>
                <w:lang w:val="en-IE"/>
              </w:rPr>
              <w:t xml:space="preserve">The recorded waste discharge </w:t>
            </w:r>
            <w:r w:rsidRPr="00CC705A">
              <w:rPr>
                <w:rFonts w:eastAsia="Times New Roman"/>
                <w:color w:val="auto"/>
                <w:sz w:val="20"/>
                <w:szCs w:val="20"/>
                <w:lang w:val="en-IE"/>
              </w:rPr>
              <w:lastRenderedPageBreak/>
              <w:t>time shall be double-checked by two personnel. Slow drain triggers operator check</w:t>
            </w:r>
          </w:p>
          <w:p w14:paraId="40C8C435" w14:textId="799F2680" w:rsidR="00FE5589" w:rsidRPr="00CC705A" w:rsidRDefault="00FE5589" w:rsidP="00FE5589">
            <w:pPr>
              <w:pStyle w:val="a7"/>
              <w:numPr>
                <w:ilvl w:val="0"/>
                <w:numId w:val="130"/>
              </w:numPr>
              <w:ind w:firstLineChars="0"/>
              <w:textAlignment w:val="baseline"/>
              <w:rPr>
                <w:rFonts w:eastAsia="Times New Roman"/>
                <w:color w:val="auto"/>
                <w:sz w:val="20"/>
                <w:szCs w:val="20"/>
              </w:rPr>
            </w:pPr>
            <w:r w:rsidRPr="00CC705A">
              <w:rPr>
                <w:rFonts w:eastAsia="Times New Roman"/>
                <w:color w:val="auto"/>
                <w:sz w:val="20"/>
                <w:szCs w:val="20"/>
                <w:lang w:val="en-IE"/>
              </w:rPr>
              <w:t>Sufficient spare parts for the equipment are stocked to enable timely replacement in case of faults.</w:t>
            </w:r>
          </w:p>
          <w:p w14:paraId="44AC0307" w14:textId="77777777" w:rsidR="00587396" w:rsidRPr="00CC705A" w:rsidRDefault="00587396" w:rsidP="00C4741D">
            <w:pPr>
              <w:pStyle w:val="a7"/>
              <w:ind w:left="284" w:firstLineChars="0" w:firstLine="0"/>
              <w:textAlignment w:val="baseline"/>
              <w:rPr>
                <w:rFonts w:eastAsia="Times New Roman"/>
                <w:iCs/>
                <w:sz w:val="20"/>
                <w:szCs w:val="20"/>
                <w:lang w:val="en-IE"/>
              </w:rPr>
            </w:pPr>
          </w:p>
          <w:p w14:paraId="57500D55" w14:textId="7AE8810E" w:rsidR="00FE5589" w:rsidRPr="00CC705A" w:rsidRDefault="00587396" w:rsidP="00C4741D">
            <w:pPr>
              <w:pStyle w:val="a7"/>
              <w:ind w:left="284" w:firstLineChars="0" w:firstLine="0"/>
              <w:textAlignment w:val="baseline"/>
              <w:rPr>
                <w:rFonts w:eastAsia="Times New Roman"/>
                <w:sz w:val="20"/>
                <w:szCs w:val="20"/>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51C63C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1717B79A"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3E8D70A"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9.6</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68E8089"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 (Post- Coupling)</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3E5E2CE"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Solvent substitution / wrong solvent used for washing</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53AED47"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Insufficient washing; impact on coupling in next step</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0AD7A9C"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C000"/>
            <w:vAlign w:val="center"/>
          </w:tcPr>
          <w:p w14:paraId="5A4586E4"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3</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854B8F6"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Incorrect storage vessel selected on PLC; </w:t>
            </w:r>
            <w:r w:rsidRPr="00CC705A">
              <w:rPr>
                <w:rFonts w:ascii="Arial" w:eastAsia="Times New Roman" w:hAnsi="Arial" w:cs="Arial"/>
                <w:sz w:val="20"/>
                <w:szCs w:val="20"/>
                <w:lang w:val="en-IE"/>
              </w:rPr>
              <w:t>R</w:t>
            </w:r>
            <w:proofErr w:type="spellStart"/>
            <w:r w:rsidRPr="00CC705A">
              <w:rPr>
                <w:rFonts w:ascii="Arial" w:eastAsia="Times New Roman" w:hAnsi="Arial" w:cs="Arial"/>
                <w:sz w:val="20"/>
                <w:szCs w:val="20"/>
              </w:rPr>
              <w:t>ecipe</w:t>
            </w:r>
            <w:proofErr w:type="spellEnd"/>
            <w:r w:rsidRPr="00CC705A">
              <w:rPr>
                <w:rFonts w:ascii="Arial" w:eastAsia="Times New Roman" w:hAnsi="Arial" w:cs="Arial"/>
                <w:sz w:val="20"/>
                <w:szCs w:val="20"/>
              </w:rPr>
              <w:t xml:space="preserve"> error</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54890EE" w14:textId="77777777" w:rsidR="00FE5589" w:rsidRPr="00CC705A" w:rsidRDefault="00FE5589" w:rsidP="00FE5589">
            <w:pPr>
              <w:pStyle w:val="a7"/>
              <w:numPr>
                <w:ilvl w:val="0"/>
                <w:numId w:val="13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Dedicated fixed pipelines for each solvent reduce cross-connection risk.</w:t>
            </w:r>
          </w:p>
          <w:p w14:paraId="6BECD2F3" w14:textId="77777777" w:rsidR="00FE5589" w:rsidRPr="00CC705A" w:rsidRDefault="00FE5589" w:rsidP="00FE5589">
            <w:pPr>
              <w:pStyle w:val="a7"/>
              <w:numPr>
                <w:ilvl w:val="0"/>
                <w:numId w:val="13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SOP specifies recipe editing steps and parameter conversion rules.</w:t>
            </w:r>
          </w:p>
          <w:p w14:paraId="7765A1F8" w14:textId="65EF80FA" w:rsidR="00FE5589" w:rsidRPr="00CC705A" w:rsidRDefault="00FE5589" w:rsidP="00FE5589">
            <w:pPr>
              <w:pStyle w:val="a7"/>
              <w:numPr>
                <w:ilvl w:val="0"/>
                <w:numId w:val="13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Two engineers shall edit the electronic recipe separately for the same project. Compare the electronic recipes edited by the two engineers, confirm each difference between them one by one, and correct any </w:t>
            </w:r>
            <w:r w:rsidRPr="00CC705A">
              <w:rPr>
                <w:rFonts w:eastAsia="Times New Roman"/>
                <w:color w:val="auto"/>
                <w:sz w:val="20"/>
                <w:szCs w:val="20"/>
                <w:lang w:val="en-IE"/>
              </w:rPr>
              <w:lastRenderedPageBreak/>
              <w:t>errors. To ensure the electronic recipe to be run is reviewed and accurate.</w:t>
            </w:r>
          </w:p>
          <w:p w14:paraId="1103A44D" w14:textId="2D5F7C59" w:rsidR="00FE5589" w:rsidRPr="00CC705A" w:rsidRDefault="00FE5589" w:rsidP="00C4741D">
            <w:pPr>
              <w:pStyle w:val="a7"/>
              <w:numPr>
                <w:ilvl w:val="0"/>
                <w:numId w:val="13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53C2E587"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76EC57C9"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3F0C1D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64A2144" w14:textId="6307328B" w:rsidR="00FE5589" w:rsidRPr="00CC705A" w:rsidRDefault="00FE5589" w:rsidP="00FE5589">
            <w:pPr>
              <w:pStyle w:val="a7"/>
              <w:numPr>
                <w:ilvl w:val="0"/>
                <w:numId w:val="132"/>
              </w:numPr>
              <w:ind w:firstLineChars="0"/>
              <w:textAlignment w:val="baseline"/>
              <w:rPr>
                <w:rFonts w:eastAsia="Times New Roman"/>
                <w:color w:val="auto"/>
                <w:sz w:val="20"/>
                <w:szCs w:val="20"/>
              </w:rPr>
            </w:pPr>
            <w:r w:rsidRPr="00CC705A">
              <w:rPr>
                <w:rFonts w:eastAsia="Times New Roman"/>
                <w:color w:val="auto"/>
                <w:sz w:val="20"/>
                <w:szCs w:val="20"/>
              </w:rPr>
              <w:t>All materials are transferred via dedicated pumps.</w:t>
            </w:r>
          </w:p>
          <w:p w14:paraId="21C293AA" w14:textId="77777777" w:rsidR="00587396" w:rsidRPr="00CC705A" w:rsidRDefault="00587396" w:rsidP="00C4741D">
            <w:pPr>
              <w:pStyle w:val="a7"/>
              <w:ind w:left="284" w:firstLineChars="0" w:firstLine="0"/>
              <w:textAlignment w:val="baseline"/>
              <w:rPr>
                <w:rFonts w:eastAsia="Times New Roman"/>
                <w:iCs/>
                <w:sz w:val="20"/>
                <w:szCs w:val="20"/>
                <w:lang w:val="en-IE"/>
              </w:rPr>
            </w:pPr>
          </w:p>
          <w:p w14:paraId="4306C549" w14:textId="3317591E" w:rsidR="00FE5589" w:rsidRPr="00CC705A" w:rsidRDefault="00587396" w:rsidP="00C4741D">
            <w:pPr>
              <w:pStyle w:val="a7"/>
              <w:ind w:left="284" w:firstLineChars="0" w:firstLine="0"/>
              <w:textAlignment w:val="baseline"/>
              <w:rPr>
                <w:rFonts w:eastAsia="Times New Roman"/>
                <w:sz w:val="20"/>
                <w:szCs w:val="20"/>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5CB6612"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FE5589" w:rsidRPr="00CC705A" w14:paraId="76FD9143" w14:textId="77777777" w:rsidTr="00FE5589">
        <w:trPr>
          <w:trHeight w:val="964"/>
        </w:trPr>
        <w:tc>
          <w:tcPr>
            <w:tcW w:w="14451" w:type="dxa"/>
            <w:gridSpan w:val="14"/>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EB5A8D" w14:textId="77777777" w:rsidR="00FE5589" w:rsidRPr="00CC705A" w:rsidRDefault="00FE5589" w:rsidP="00FE5589">
            <w:pPr>
              <w:spacing w:after="0" w:line="240" w:lineRule="auto"/>
              <w:textAlignment w:val="baseline"/>
              <w:rPr>
                <w:rFonts w:ascii="Arial" w:eastAsia="Times New Roman" w:hAnsi="Arial" w:cs="Arial"/>
                <w:b/>
                <w:bCs/>
                <w:sz w:val="20"/>
                <w:szCs w:val="20"/>
                <w:lang w:val="en-IE"/>
              </w:rPr>
            </w:pPr>
            <w:r w:rsidRPr="00CC705A">
              <w:rPr>
                <w:rFonts w:ascii="Arial" w:eastAsia="Times New Roman" w:hAnsi="Arial" w:cs="Arial"/>
                <w:b/>
                <w:sz w:val="20"/>
                <w:szCs w:val="20"/>
                <w:lang w:val="en-IE"/>
              </w:rPr>
              <w:lastRenderedPageBreak/>
              <w:t>10. Continuous coupling cycles (Repeat 4~9 expect 7 refer to Above)</w:t>
            </w:r>
          </w:p>
        </w:tc>
      </w:tr>
      <w:tr w:rsidR="00C4741D" w:rsidRPr="00CC705A" w14:paraId="0B58798B"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8BAA076"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10.1</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AAAC914"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Continuous coupling cycles</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F0C1A1"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Missing a sequence - </w:t>
            </w:r>
            <w:proofErr w:type="spellStart"/>
            <w:r w:rsidRPr="00CC705A">
              <w:rPr>
                <w:rFonts w:ascii="Arial" w:eastAsia="Times New Roman" w:hAnsi="Arial" w:cs="Arial"/>
                <w:iCs/>
                <w:sz w:val="20"/>
                <w:szCs w:val="20"/>
                <w:lang w:val="en-IE"/>
              </w:rPr>
              <w:t>deprotection</w:t>
            </w:r>
            <w:proofErr w:type="spellEnd"/>
            <w:r w:rsidRPr="00CC705A">
              <w:rPr>
                <w:rFonts w:ascii="Arial" w:eastAsia="Times New Roman" w:hAnsi="Arial" w:cs="Arial"/>
                <w:iCs/>
                <w:sz w:val="20"/>
                <w:szCs w:val="20"/>
                <w:lang w:val="en-IE"/>
              </w:rPr>
              <w:t xml:space="preserve"> cycle omitted (</w:t>
            </w:r>
            <w:proofErr w:type="spellStart"/>
            <w:r w:rsidRPr="00CC705A">
              <w:rPr>
                <w:rFonts w:ascii="Arial" w:eastAsia="Times New Roman" w:hAnsi="Arial" w:cs="Arial"/>
                <w:iCs/>
                <w:sz w:val="20"/>
                <w:szCs w:val="20"/>
                <w:lang w:val="en-IE"/>
              </w:rPr>
              <w:t>Fmoc</w:t>
            </w:r>
            <w:proofErr w:type="spellEnd"/>
            <w:r w:rsidRPr="00CC705A">
              <w:rPr>
                <w:rFonts w:ascii="Arial" w:eastAsia="Times New Roman" w:hAnsi="Arial" w:cs="Arial"/>
                <w:iCs/>
                <w:sz w:val="20"/>
                <w:szCs w:val="20"/>
                <w:lang w:val="en-IE"/>
              </w:rPr>
              <w:t xml:space="preserve"> group not removed, so the next amino acid cannot couple)</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34134A0"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proofErr w:type="spellStart"/>
            <w:r w:rsidRPr="00CC705A">
              <w:rPr>
                <w:rFonts w:ascii="Arial" w:eastAsia="Times New Roman" w:hAnsi="Arial" w:cs="Arial"/>
                <w:iCs/>
                <w:sz w:val="20"/>
                <w:szCs w:val="20"/>
                <w:lang w:val="en-IE"/>
              </w:rPr>
              <w:t>Fmoc</w:t>
            </w:r>
            <w:proofErr w:type="spellEnd"/>
            <w:r w:rsidRPr="00CC705A">
              <w:rPr>
                <w:rFonts w:ascii="Arial" w:eastAsia="Times New Roman" w:hAnsi="Arial" w:cs="Arial"/>
                <w:iCs/>
                <w:sz w:val="20"/>
                <w:szCs w:val="20"/>
                <w:lang w:val="en-IE"/>
              </w:rPr>
              <w:t xml:space="preserve"> group remains on chain; coupling of next amino acid blocked; sequence truncation impurity</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8CB0C6"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3B665CD1"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103A34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Recipe error  the </w:t>
            </w:r>
            <w:proofErr w:type="spellStart"/>
            <w:r w:rsidRPr="00CC705A">
              <w:rPr>
                <w:rFonts w:ascii="Arial" w:eastAsia="Times New Roman" w:hAnsi="Arial" w:cs="Arial"/>
                <w:iCs/>
                <w:sz w:val="20"/>
                <w:szCs w:val="20"/>
                <w:lang w:val="en-IE"/>
              </w:rPr>
              <w:t>deprotection</w:t>
            </w:r>
            <w:proofErr w:type="spellEnd"/>
            <w:r w:rsidRPr="00CC705A">
              <w:rPr>
                <w:rFonts w:ascii="Arial" w:eastAsia="Times New Roman" w:hAnsi="Arial" w:cs="Arial"/>
                <w:iCs/>
                <w:sz w:val="20"/>
                <w:szCs w:val="20"/>
                <w:lang w:val="en-IE"/>
              </w:rPr>
              <w:t xml:space="preserve"> cycle is omitted from the electronic recipe, or the wrong module / cycle sequence is programmed</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9CB7F5" w14:textId="77777777" w:rsidR="00FE5589" w:rsidRPr="00CC705A" w:rsidRDefault="00FE5589" w:rsidP="00FE5589">
            <w:pPr>
              <w:pStyle w:val="a7"/>
              <w:numPr>
                <w:ilvl w:val="0"/>
                <w:numId w:val="26"/>
              </w:numPr>
              <w:ind w:firstLineChars="0"/>
              <w:textAlignment w:val="baseline"/>
              <w:rPr>
                <w:rFonts w:eastAsia="Times New Roman"/>
                <w:color w:val="auto"/>
                <w:sz w:val="20"/>
                <w:szCs w:val="20"/>
              </w:rPr>
            </w:pPr>
            <w:r w:rsidRPr="00CC705A">
              <w:rPr>
                <w:rFonts w:eastAsia="Times New Roman"/>
                <w:color w:val="auto"/>
                <w:sz w:val="20"/>
                <w:szCs w:val="20"/>
              </w:rPr>
              <w:t>SOP specifies recipe editing steps and parameter conversion rules.</w:t>
            </w:r>
          </w:p>
          <w:p w14:paraId="0E4A1CEE" w14:textId="3C52C12E" w:rsidR="00FE5589" w:rsidRPr="00CC705A" w:rsidRDefault="00FE5589" w:rsidP="00FE5589">
            <w:pPr>
              <w:pStyle w:val="a7"/>
              <w:numPr>
                <w:ilvl w:val="0"/>
                <w:numId w:val="26"/>
              </w:numPr>
              <w:ind w:firstLineChars="0"/>
              <w:textAlignment w:val="baseline"/>
              <w:rPr>
                <w:rFonts w:eastAsia="Times New Roman"/>
                <w:color w:val="auto"/>
                <w:sz w:val="20"/>
                <w:szCs w:val="20"/>
              </w:rPr>
            </w:pPr>
            <w:r w:rsidRPr="00CC705A">
              <w:rPr>
                <w:rFonts w:eastAsia="Times New Roman"/>
                <w:color w:val="auto"/>
                <w:sz w:val="20"/>
                <w:szCs w:val="20"/>
              </w:rPr>
              <w:t>Two engineers shall edit the electronic recipe separately for the same project. Compare the electronic recipes edited by the two engineers, confirm each difference between them one by one, and correct any errors. To ensure the electronic recipe to be run is reviewed and accurate.</w:t>
            </w:r>
          </w:p>
          <w:p w14:paraId="4C4491A7" w14:textId="2FE833CC" w:rsidR="00FE5589" w:rsidRPr="00CC705A" w:rsidRDefault="00FE5589" w:rsidP="00C4741D">
            <w:pPr>
              <w:pStyle w:val="a7"/>
              <w:numPr>
                <w:ilvl w:val="0"/>
                <w:numId w:val="26"/>
              </w:numPr>
              <w:ind w:firstLineChars="0"/>
              <w:textAlignment w:val="baseline"/>
              <w:rPr>
                <w:rFonts w:eastAsia="Times New Roman"/>
                <w:color w:val="auto"/>
                <w:sz w:val="20"/>
                <w:szCs w:val="20"/>
              </w:rPr>
            </w:pPr>
            <w:r w:rsidRPr="00CC705A">
              <w:rPr>
                <w:rFonts w:eastAsia="Times New Roman"/>
                <w:color w:val="auto"/>
                <w:sz w:val="20"/>
                <w:szCs w:val="20"/>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7D94A089"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sz w:val="20"/>
                <w:szCs w:val="20"/>
                <w:lang w:val="en-IE"/>
              </w:rPr>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9DFA50D"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23CBB22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7F22A4" w14:textId="4EC45D55" w:rsidR="00FE5589" w:rsidRPr="00CC705A" w:rsidRDefault="00FE5589" w:rsidP="00FE5589">
            <w:pPr>
              <w:pStyle w:val="a7"/>
              <w:numPr>
                <w:ilvl w:val="0"/>
                <w:numId w:val="57"/>
              </w:numPr>
              <w:ind w:firstLineChars="0"/>
              <w:rPr>
                <w:rFonts w:eastAsia="Times New Roman"/>
                <w:color w:val="auto"/>
                <w:sz w:val="20"/>
                <w:szCs w:val="20"/>
              </w:rPr>
            </w:pPr>
            <w:r w:rsidRPr="00CC705A">
              <w:rPr>
                <w:rFonts w:eastAsia="Times New Roman"/>
                <w:color w:val="auto"/>
                <w:sz w:val="20"/>
                <w:szCs w:val="20"/>
              </w:rPr>
              <w:t>Dual-person verification of the recipe shall be performed by production operators and process chemists before each module runs. Signatures and dates shall be recorded on the operation record once the verification is confirmed correct.</w:t>
            </w:r>
          </w:p>
          <w:p w14:paraId="1D92B8E9" w14:textId="77777777" w:rsidR="00587396" w:rsidRPr="00CC705A" w:rsidRDefault="00587396" w:rsidP="00C4741D">
            <w:pPr>
              <w:pStyle w:val="a7"/>
              <w:ind w:left="284" w:firstLineChars="0" w:firstLine="0"/>
              <w:rPr>
                <w:rFonts w:eastAsia="Times New Roman"/>
                <w:iCs/>
                <w:sz w:val="20"/>
                <w:szCs w:val="20"/>
                <w:lang w:val="en-IE"/>
              </w:rPr>
            </w:pPr>
          </w:p>
          <w:p w14:paraId="3DA0D098" w14:textId="75C18EDD" w:rsidR="00FE5589" w:rsidRPr="00CC705A" w:rsidRDefault="00587396" w:rsidP="00C4741D">
            <w:pPr>
              <w:pStyle w:val="a7"/>
              <w:ind w:left="284" w:firstLineChars="0" w:firstLine="0"/>
              <w:rPr>
                <w:rFonts w:eastAsia="Times New Roman"/>
                <w:sz w:val="20"/>
                <w:szCs w:val="20"/>
              </w:rPr>
            </w:pPr>
            <w:r w:rsidRPr="00CC705A">
              <w:rPr>
                <w:rFonts w:eastAsia="Times New Roman"/>
                <w:iCs/>
                <w:color w:val="auto"/>
                <w:kern w:val="0"/>
                <w:sz w:val="20"/>
                <w:szCs w:val="20"/>
                <w:lang w:val="en-IE" w:eastAsia="zh-CN"/>
              </w:rPr>
              <w:t>Production department</w:t>
            </w:r>
            <w:r w:rsidR="00FE5589" w:rsidRPr="00CC705A">
              <w:rPr>
                <w:rFonts w:eastAsia="Times New Roman"/>
                <w:iCs/>
                <w:sz w:val="20"/>
                <w:szCs w:val="20"/>
                <w:lang w:val="en-IE"/>
              </w:rPr>
              <w:t>.; 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D6F212C"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sz w:val="20"/>
                <w:szCs w:val="20"/>
                <w:lang w:val="en-IE"/>
              </w:rPr>
              <w:t>Low</w:t>
            </w:r>
          </w:p>
        </w:tc>
      </w:tr>
      <w:tr w:rsidR="00C4741D" w:rsidRPr="00CC705A" w14:paraId="7A478DAA"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C3B73D4"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10.2</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FD77DE7"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Continuous coupling cycles</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9060AB8"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Missing a sequence - activation / coupling cycle omitted (the programmed amino acid is not incorporated)</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7D5FBC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Deletion peptide</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729C1D7"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07FE0AD5"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7F249EC"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Recipe error - the activation / coupling cycle is omitted from the electronic recipe, the wrong amino acid is programmed, or the wrong module is selected</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50AB394" w14:textId="77777777" w:rsidR="00FE5589" w:rsidRPr="00CC705A" w:rsidRDefault="00FE5589" w:rsidP="00FE5589">
            <w:pPr>
              <w:pStyle w:val="a7"/>
              <w:numPr>
                <w:ilvl w:val="0"/>
                <w:numId w:val="102"/>
              </w:numPr>
              <w:ind w:firstLineChars="0"/>
              <w:textAlignment w:val="baseline"/>
              <w:rPr>
                <w:rFonts w:eastAsia="Times New Roman"/>
                <w:color w:val="auto"/>
                <w:sz w:val="20"/>
                <w:szCs w:val="20"/>
              </w:rPr>
            </w:pPr>
            <w:r w:rsidRPr="00CC705A">
              <w:rPr>
                <w:rFonts w:eastAsia="Times New Roman"/>
                <w:color w:val="auto"/>
                <w:sz w:val="20"/>
                <w:szCs w:val="20"/>
              </w:rPr>
              <w:t>SOP specifies recipe editing steps and parameter conversion rules.</w:t>
            </w:r>
          </w:p>
          <w:p w14:paraId="66983497" w14:textId="77777777" w:rsidR="00FE5589" w:rsidRPr="00CC705A" w:rsidRDefault="00FE5589" w:rsidP="00FE5589">
            <w:pPr>
              <w:pStyle w:val="a7"/>
              <w:numPr>
                <w:ilvl w:val="0"/>
                <w:numId w:val="102"/>
              </w:numPr>
              <w:ind w:firstLineChars="0"/>
              <w:textAlignment w:val="baseline"/>
              <w:rPr>
                <w:rFonts w:eastAsia="Times New Roman"/>
                <w:color w:val="auto"/>
                <w:sz w:val="20"/>
                <w:szCs w:val="20"/>
              </w:rPr>
            </w:pPr>
            <w:r w:rsidRPr="00CC705A">
              <w:rPr>
                <w:rFonts w:eastAsia="Times New Roman"/>
                <w:color w:val="auto"/>
                <w:sz w:val="20"/>
                <w:szCs w:val="20"/>
              </w:rPr>
              <w:t>Two engineers shall edit the electronic recipe separately for the same project. Compare the electronic recipes edited by the two engineers, confirm each difference between them one by one, and correct any errors. To ensure the electronic recipe to be run is reviewed and accurate.</w:t>
            </w:r>
          </w:p>
          <w:p w14:paraId="78268069" w14:textId="77777777" w:rsidR="00FE5589" w:rsidRPr="00CC705A" w:rsidRDefault="00FE5589" w:rsidP="00FE5589">
            <w:pPr>
              <w:pStyle w:val="a7"/>
              <w:ind w:left="284" w:firstLineChars="0" w:firstLine="0"/>
              <w:textAlignment w:val="baseline"/>
              <w:rPr>
                <w:rFonts w:eastAsia="Times New Roman"/>
                <w:color w:val="auto"/>
                <w:sz w:val="20"/>
                <w:szCs w:val="20"/>
                <w:lang w:val="en-IE"/>
              </w:rPr>
            </w:pPr>
            <w:r w:rsidRPr="00CC705A">
              <w:rPr>
                <w:rFonts w:eastAsia="Times New Roman"/>
                <w:color w:val="auto"/>
                <w:sz w:val="20"/>
                <w:szCs w:val="20"/>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78192A23"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872736D"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59C32065"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DBEB003" w14:textId="7F3A02CD" w:rsidR="00FE5589" w:rsidRPr="00CC705A" w:rsidRDefault="00FE5589" w:rsidP="00FE5589">
            <w:pPr>
              <w:pStyle w:val="a7"/>
              <w:numPr>
                <w:ilvl w:val="0"/>
                <w:numId w:val="108"/>
              </w:numPr>
              <w:ind w:firstLineChars="0"/>
              <w:rPr>
                <w:rFonts w:eastAsia="Times New Roman"/>
                <w:color w:val="auto"/>
                <w:sz w:val="20"/>
                <w:szCs w:val="20"/>
              </w:rPr>
            </w:pPr>
            <w:r w:rsidRPr="00CC705A">
              <w:rPr>
                <w:rFonts w:eastAsia="Times New Roman"/>
                <w:color w:val="auto"/>
                <w:sz w:val="20"/>
                <w:szCs w:val="20"/>
              </w:rPr>
              <w:t>Dual-person verification of the recipe shall be performed by production operators and process chemists before each module runs. Signatures and dates shall be recorded on the operation record once the verification is confirmed correct.</w:t>
            </w:r>
          </w:p>
          <w:p w14:paraId="05777DFB" w14:textId="77777777" w:rsidR="00587396" w:rsidRPr="00CC705A" w:rsidRDefault="00587396" w:rsidP="00C4741D">
            <w:pPr>
              <w:pStyle w:val="a7"/>
              <w:ind w:left="284" w:firstLineChars="0" w:firstLine="0"/>
              <w:rPr>
                <w:rFonts w:eastAsia="Times New Roman"/>
                <w:iCs/>
                <w:sz w:val="20"/>
                <w:szCs w:val="20"/>
                <w:lang w:val="en-IE"/>
              </w:rPr>
            </w:pPr>
          </w:p>
          <w:p w14:paraId="3FBAF452" w14:textId="77777777" w:rsidR="00587396" w:rsidRPr="00CC705A" w:rsidRDefault="00587396" w:rsidP="00C4741D">
            <w:pPr>
              <w:pStyle w:val="a7"/>
              <w:ind w:left="284" w:firstLineChars="0" w:firstLine="0"/>
              <w:rPr>
                <w:rFonts w:eastAsia="Times New Roman"/>
                <w:iCs/>
                <w:sz w:val="20"/>
                <w:szCs w:val="20"/>
                <w:lang w:val="en-IE"/>
              </w:rPr>
            </w:pPr>
          </w:p>
          <w:p w14:paraId="6B09673A" w14:textId="1F955A6E" w:rsidR="00FE5589" w:rsidRPr="00CC705A" w:rsidRDefault="00587396" w:rsidP="00C4741D">
            <w:pPr>
              <w:pStyle w:val="a7"/>
              <w:ind w:left="284" w:firstLineChars="0" w:firstLine="0"/>
              <w:rPr>
                <w:rFonts w:eastAsia="Times New Roman"/>
                <w:sz w:val="20"/>
                <w:szCs w:val="20"/>
              </w:rPr>
            </w:pPr>
            <w:r w:rsidRPr="00CC705A">
              <w:rPr>
                <w:rFonts w:eastAsia="Times New Roman"/>
                <w:iCs/>
                <w:color w:val="auto"/>
                <w:kern w:val="0"/>
                <w:sz w:val="20"/>
                <w:szCs w:val="20"/>
                <w:lang w:val="en-IE" w:eastAsia="zh-CN"/>
              </w:rPr>
              <w:t>Production department</w:t>
            </w:r>
            <w:r w:rsidRPr="00CC705A">
              <w:rPr>
                <w:rFonts w:eastAsia="Times New Roman"/>
                <w:iCs/>
                <w:sz w:val="20"/>
                <w:szCs w:val="20"/>
                <w:lang w:val="en-IE"/>
              </w:rPr>
              <w:t xml:space="preserve"> </w:t>
            </w:r>
            <w:r w:rsidR="00FE5589" w:rsidRPr="00CC705A">
              <w:rPr>
                <w:rFonts w:eastAsia="Times New Roman"/>
                <w:iCs/>
                <w:sz w:val="20"/>
                <w:szCs w:val="20"/>
                <w:lang w:val="en-IE"/>
              </w:rPr>
              <w:t>/CMMD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2C9FEF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50C65B04" w14:textId="77777777" w:rsidTr="002F5A7C">
        <w:trPr>
          <w:trHeight w:val="3516"/>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612B296"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lastRenderedPageBreak/>
              <w:t>10.3</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59F9D6"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Continuous coupling cycles</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4D25C50"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Missing a sequence - capping cycle omitted (unreacted amines remain uncapped and accumulate as deletion sequences)</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52C2D2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Accumulation of deletion sequence impurities</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ACDCF19"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C00000"/>
            <w:vAlign w:val="center"/>
          </w:tcPr>
          <w:p w14:paraId="148EAAF5"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41274F"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Recipe error  the capping cycle is omitted from the electronic recipe, or the capping module is not enabled</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E8DE548" w14:textId="77777777" w:rsidR="00FE5589" w:rsidRPr="00CC705A" w:rsidRDefault="00FE5589" w:rsidP="00FE5589">
            <w:pPr>
              <w:pStyle w:val="a7"/>
              <w:numPr>
                <w:ilvl w:val="0"/>
                <w:numId w:val="104"/>
              </w:numPr>
              <w:ind w:firstLineChars="0"/>
              <w:textAlignment w:val="baseline"/>
              <w:rPr>
                <w:rFonts w:eastAsia="Times New Roman"/>
                <w:color w:val="auto"/>
                <w:sz w:val="20"/>
                <w:szCs w:val="20"/>
              </w:rPr>
            </w:pPr>
            <w:r w:rsidRPr="00CC705A">
              <w:rPr>
                <w:rFonts w:eastAsia="Times New Roman"/>
                <w:color w:val="auto"/>
                <w:sz w:val="20"/>
                <w:szCs w:val="20"/>
              </w:rPr>
              <w:t>SOP specifies recipe editing steps and parameter conversion rules.</w:t>
            </w:r>
          </w:p>
          <w:p w14:paraId="44A1BDFE" w14:textId="60D1B273" w:rsidR="00FE5589" w:rsidRPr="00CC705A" w:rsidRDefault="00FE5589" w:rsidP="00FE5589">
            <w:pPr>
              <w:pStyle w:val="a7"/>
              <w:numPr>
                <w:ilvl w:val="0"/>
                <w:numId w:val="104"/>
              </w:numPr>
              <w:ind w:firstLineChars="0"/>
              <w:textAlignment w:val="baseline"/>
              <w:rPr>
                <w:rFonts w:eastAsia="Times New Roman"/>
                <w:color w:val="auto"/>
                <w:sz w:val="20"/>
                <w:szCs w:val="20"/>
              </w:rPr>
            </w:pPr>
            <w:r w:rsidRPr="00CC705A">
              <w:rPr>
                <w:rFonts w:eastAsia="Times New Roman"/>
                <w:color w:val="auto"/>
                <w:sz w:val="20"/>
                <w:szCs w:val="20"/>
              </w:rPr>
              <w:t>Two engineers shall edit the electronic recipe separately for the same project. Compare the electronic recipes edited by the two engineers, confirm each difference between them one by one, and correct any errors. To ensure the electronic recipe to be run is reviewed and accurate.</w:t>
            </w:r>
          </w:p>
          <w:p w14:paraId="0C029404" w14:textId="67219167" w:rsidR="00FE5589" w:rsidRPr="00CC705A" w:rsidRDefault="00FE5589" w:rsidP="00C4741D">
            <w:pPr>
              <w:pStyle w:val="a7"/>
              <w:numPr>
                <w:ilvl w:val="0"/>
                <w:numId w:val="104"/>
              </w:numPr>
              <w:ind w:firstLineChars="0"/>
              <w:textAlignment w:val="baseline"/>
              <w:rPr>
                <w:rFonts w:eastAsia="Times New Roman"/>
                <w:color w:val="auto"/>
                <w:sz w:val="20"/>
                <w:szCs w:val="20"/>
              </w:rPr>
            </w:pPr>
            <w:r w:rsidRPr="00CC705A">
              <w:rPr>
                <w:rFonts w:eastAsia="Times New Roman"/>
                <w:color w:val="auto"/>
                <w:sz w:val="20"/>
                <w:szCs w:val="20"/>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59F50FA7"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sz w:val="20"/>
                <w:szCs w:val="20"/>
                <w:lang w:val="en-IE"/>
              </w:rPr>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9666E55"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eastAsia="Times New Roman" w:hAnsi="Arial" w:cs="Arial"/>
                <w:b/>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59A3859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492CCD" w14:textId="78FDD555" w:rsidR="00FE5589" w:rsidRPr="00CC705A" w:rsidRDefault="00FE5589" w:rsidP="00FE5589">
            <w:pPr>
              <w:pStyle w:val="a7"/>
              <w:numPr>
                <w:ilvl w:val="0"/>
                <w:numId w:val="103"/>
              </w:numPr>
              <w:ind w:firstLineChars="0"/>
              <w:rPr>
                <w:rFonts w:eastAsia="Times New Roman"/>
                <w:color w:val="auto"/>
                <w:sz w:val="20"/>
                <w:szCs w:val="20"/>
              </w:rPr>
            </w:pPr>
            <w:r w:rsidRPr="00CC705A">
              <w:rPr>
                <w:rFonts w:eastAsia="Times New Roman"/>
                <w:color w:val="auto"/>
                <w:sz w:val="20"/>
                <w:szCs w:val="20"/>
              </w:rPr>
              <w:t>Dual-person verification of the recipe shall be performed by production operators and process chemists before each module runs. Signatures and dates shall be recorded on the operation record once the verification is confirmed correct</w:t>
            </w:r>
            <w:r w:rsidRPr="00CC705A">
              <w:rPr>
                <w:rFonts w:eastAsia="Times New Roman"/>
                <w:color w:val="auto"/>
                <w:sz w:val="20"/>
                <w:szCs w:val="20"/>
                <w:lang w:val="en-IE"/>
              </w:rPr>
              <w:t>.</w:t>
            </w:r>
          </w:p>
          <w:p w14:paraId="7910F296" w14:textId="77777777" w:rsidR="00587396" w:rsidRPr="00CC705A" w:rsidRDefault="00587396" w:rsidP="00C4741D">
            <w:pPr>
              <w:pStyle w:val="a7"/>
              <w:ind w:left="284" w:firstLineChars="0" w:firstLine="0"/>
              <w:rPr>
                <w:rFonts w:eastAsia="Times New Roman"/>
                <w:iCs/>
                <w:sz w:val="20"/>
                <w:szCs w:val="20"/>
                <w:lang w:val="en-IE"/>
              </w:rPr>
            </w:pPr>
          </w:p>
          <w:p w14:paraId="3EA4F815" w14:textId="60C823C4" w:rsidR="00FE5589" w:rsidRPr="00CC705A" w:rsidRDefault="00587396" w:rsidP="00C4741D">
            <w:pPr>
              <w:pStyle w:val="a7"/>
              <w:ind w:left="284" w:firstLineChars="0" w:firstLine="0"/>
              <w:rPr>
                <w:rFonts w:eastAsia="Times New Roman"/>
                <w:sz w:val="20"/>
                <w:szCs w:val="20"/>
              </w:rPr>
            </w:pPr>
            <w:r w:rsidRPr="00CC705A">
              <w:rPr>
                <w:rFonts w:eastAsia="Times New Roman"/>
                <w:iCs/>
                <w:color w:val="auto"/>
                <w:kern w:val="0"/>
                <w:sz w:val="20"/>
                <w:szCs w:val="20"/>
                <w:lang w:val="en-IE" w:eastAsia="zh-CN"/>
              </w:rPr>
              <w:t>Production department</w:t>
            </w:r>
            <w:r w:rsidR="00FE5589" w:rsidRPr="00CC705A">
              <w:rPr>
                <w:rFonts w:eastAsia="Times New Roman"/>
                <w:iCs/>
                <w:sz w:val="20"/>
                <w:szCs w:val="20"/>
                <w:lang w:val="en-IE"/>
              </w:rPr>
              <w:t>.; 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9CE0C9A"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sz w:val="20"/>
                <w:szCs w:val="20"/>
                <w:lang w:val="en-IE"/>
              </w:rPr>
              <w:t>Low</w:t>
            </w:r>
          </w:p>
        </w:tc>
      </w:tr>
      <w:tr w:rsidR="00FE5589" w:rsidRPr="00CC705A" w14:paraId="3338038B" w14:textId="77777777" w:rsidTr="00FE5589">
        <w:trPr>
          <w:trHeight w:val="300"/>
        </w:trPr>
        <w:tc>
          <w:tcPr>
            <w:tcW w:w="14451" w:type="dxa"/>
            <w:gridSpan w:val="14"/>
            <w:tcBorders>
              <w:top w:val="single" w:sz="6" w:space="0" w:color="AAAAAA"/>
              <w:left w:val="single" w:sz="6" w:space="0" w:color="AAAAAA"/>
              <w:bottom w:val="single" w:sz="6" w:space="0" w:color="AAAAAA"/>
              <w:right w:val="single" w:sz="6" w:space="0" w:color="AAAAAA"/>
            </w:tcBorders>
            <w:shd w:val="clear" w:color="auto" w:fill="D5E8F0"/>
            <w:vAlign w:val="center"/>
          </w:tcPr>
          <w:p w14:paraId="649E97F2" w14:textId="69445318" w:rsidR="00FE5589" w:rsidRPr="00CC705A" w:rsidRDefault="00FE5589">
            <w:pPr>
              <w:spacing w:after="0" w:line="240" w:lineRule="auto"/>
              <w:textAlignment w:val="baseline"/>
              <w:rPr>
                <w:rFonts w:ascii="Arial" w:eastAsia="Times New Roman" w:hAnsi="Arial" w:cs="Arial"/>
                <w:b/>
                <w:bCs/>
                <w:sz w:val="20"/>
                <w:szCs w:val="20"/>
                <w:lang w:val="en-IE"/>
              </w:rPr>
            </w:pPr>
            <w:r w:rsidRPr="00CC705A">
              <w:rPr>
                <w:rFonts w:ascii="Arial" w:hAnsi="Arial" w:cs="Arial"/>
                <w:b/>
                <w:bCs/>
                <w:sz w:val="20"/>
                <w:szCs w:val="20"/>
                <w:lang w:val="en-IE"/>
              </w:rPr>
              <w:t>11</w:t>
            </w:r>
            <w:r w:rsidRPr="00CC705A">
              <w:rPr>
                <w:rFonts w:ascii="Arial" w:eastAsia="Times New Roman" w:hAnsi="Arial" w:cs="Arial"/>
                <w:b/>
                <w:bCs/>
                <w:sz w:val="20"/>
                <w:szCs w:val="20"/>
                <w:lang w:val="en-IE"/>
              </w:rPr>
              <w:t>.</w:t>
            </w:r>
            <w:r w:rsidRPr="00CC705A">
              <w:rPr>
                <w:rFonts w:ascii="Arial" w:hAnsi="Arial" w:cs="Arial"/>
                <w:color w:val="3333FF"/>
                <w:sz w:val="20"/>
                <w:szCs w:val="20"/>
                <w:lang w:val="en-IE"/>
              </w:rPr>
              <w:t xml:space="preserve"> </w:t>
            </w:r>
            <w:r w:rsidR="00EE3E42" w:rsidRPr="00CC705A">
              <w:rPr>
                <w:rFonts w:ascii="Arial" w:eastAsia="Times New Roman" w:hAnsi="Arial" w:cs="Arial"/>
                <w:color w:val="3333FF"/>
                <w:sz w:val="20"/>
                <w:szCs w:val="20"/>
                <w:lang w:val="en-IE"/>
              </w:rPr>
              <w:t>D</w:t>
            </w:r>
            <w:r w:rsidR="00B7650D" w:rsidRPr="00CC705A">
              <w:rPr>
                <w:rFonts w:ascii="Arial" w:eastAsia="Times New Roman" w:hAnsi="Arial" w:cs="Arial"/>
                <w:color w:val="3333FF"/>
                <w:sz w:val="20"/>
                <w:szCs w:val="20"/>
                <w:lang w:val="en-IE"/>
              </w:rPr>
              <w:t>e-swel</w:t>
            </w:r>
            <w:r w:rsidR="00EE3E42" w:rsidRPr="00CC705A">
              <w:rPr>
                <w:rFonts w:ascii="Arial" w:eastAsia="Times New Roman" w:hAnsi="Arial" w:cs="Arial"/>
                <w:color w:val="3333FF"/>
                <w:sz w:val="20"/>
                <w:szCs w:val="20"/>
                <w:lang w:val="en-IE"/>
              </w:rPr>
              <w:t>l</w:t>
            </w:r>
            <w:r w:rsidRPr="00CC705A">
              <w:rPr>
                <w:rFonts w:ascii="Arial" w:eastAsia="Times New Roman" w:hAnsi="Arial" w:cs="Arial"/>
                <w:color w:val="3333FF"/>
                <w:sz w:val="20"/>
                <w:szCs w:val="20"/>
                <w:lang w:val="en-IE"/>
              </w:rPr>
              <w:t xml:space="preserve"> and washing</w:t>
            </w:r>
          </w:p>
        </w:tc>
      </w:tr>
      <w:tr w:rsidR="00C4741D" w:rsidRPr="00CC705A" w14:paraId="50E06763"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6ECC32A"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hAnsi="Arial" w:cs="Arial"/>
                <w:sz w:val="20"/>
                <w:szCs w:val="20"/>
                <w:lang w:val="en-IE"/>
              </w:rPr>
              <w:t>11</w:t>
            </w:r>
            <w:r w:rsidRPr="00CC705A">
              <w:rPr>
                <w:rFonts w:ascii="Arial" w:eastAsia="Times New Roman" w:hAnsi="Arial" w:cs="Arial"/>
                <w:sz w:val="20"/>
                <w:szCs w:val="20"/>
                <w:lang w:val="en-IE"/>
              </w:rPr>
              <w:t>.</w:t>
            </w:r>
            <w:r w:rsidRPr="00CC705A">
              <w:rPr>
                <w:rFonts w:ascii="Arial" w:hAnsi="Arial" w:cs="Arial"/>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407E9AA"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w:t>
            </w:r>
          </w:p>
          <w:p w14:paraId="7E9BFC91" w14:textId="7EA125C8"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w:t>
            </w:r>
            <w:del w:id="240" w:author="Johan Granander" w:date="2026-10-27T19:02:00Z">
              <w:r w:rsidRPr="00CC705A" w:rsidDel="00E63F15">
                <w:rPr>
                  <w:rFonts w:ascii="Arial" w:eastAsia="Times New Roman" w:hAnsi="Arial" w:cs="Arial"/>
                  <w:sz w:val="20"/>
                  <w:szCs w:val="20"/>
                  <w:lang w:val="en-IE"/>
                </w:rPr>
                <w:delText>IPAC</w:delText>
              </w:r>
            </w:del>
            <w:ins w:id="241" w:author="Johan Granander" w:date="2026-10-27T19:02:00Z">
              <w:r w:rsidR="00E63F15">
                <w:rPr>
                  <w:rFonts w:ascii="Arial" w:eastAsia="Times New Roman" w:hAnsi="Arial" w:cs="Arial"/>
                  <w:sz w:val="20"/>
                  <w:szCs w:val="20"/>
                  <w:lang w:val="en-IE"/>
                </w:rPr>
                <w:t>IPAC</w:t>
              </w:r>
            </w:ins>
            <w:r w:rsidRPr="00CC705A">
              <w:rPr>
                <w:rFonts w:ascii="Arial" w:eastAsia="Times New Roman" w:hAnsi="Arial" w:cs="Arial"/>
                <w:sz w:val="20"/>
                <w:szCs w:val="20"/>
                <w:lang w:val="en-IE"/>
              </w:rPr>
              <w:t>)</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1353066"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 xml:space="preserve">Solvent substitution / wrong </w:t>
            </w:r>
            <w:r w:rsidRPr="00CC705A">
              <w:rPr>
                <w:rFonts w:ascii="Arial" w:eastAsia="Times New Roman" w:hAnsi="Arial" w:cs="Arial"/>
                <w:iCs/>
                <w:sz w:val="20"/>
                <w:szCs w:val="20"/>
                <w:lang w:val="en-IE"/>
              </w:rPr>
              <w:lastRenderedPageBreak/>
              <w:t>solvent used for washing</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08E9E49" w14:textId="56F6876D" w:rsidR="00FE5589" w:rsidRPr="00CC705A" w:rsidRDefault="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lastRenderedPageBreak/>
              <w:t xml:space="preserve">Excessive </w:t>
            </w: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amino acid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residue; Affect the </w:t>
            </w:r>
            <w:r w:rsidRPr="00CC705A">
              <w:rPr>
                <w:rFonts w:ascii="Arial" w:eastAsia="Times New Roman" w:hAnsi="Arial" w:cs="Arial"/>
                <w:iCs/>
                <w:sz w:val="20"/>
                <w:szCs w:val="20"/>
                <w:lang w:val="en-IE"/>
              </w:rPr>
              <w:lastRenderedPageBreak/>
              <w:t>TFA concentration in Step 2</w:t>
            </w:r>
            <w:ins w:id="242" w:author="fuzhonghua" w:date="2026-10-28T13:12:00Z">
              <w:r w:rsidR="00391661">
                <w:rPr>
                  <w:rFonts w:ascii="Arial" w:eastAsia="Times New Roman" w:hAnsi="Arial" w:cs="Arial"/>
                  <w:iCs/>
                  <w:sz w:val="20"/>
                  <w:szCs w:val="20"/>
                  <w:lang w:val="en-IE"/>
                </w:rPr>
                <w:t>;</w:t>
              </w:r>
              <w:r w:rsidR="00391661" w:rsidRPr="00122D21">
                <w:rPr>
                  <w:rFonts w:ascii="Arial" w:eastAsia="Times New Roman" w:hAnsi="Arial" w:cs="Arial"/>
                  <w:iCs/>
                  <w:color w:val="0000FF"/>
                  <w:sz w:val="20"/>
                  <w:szCs w:val="20"/>
                  <w:lang w:val="en-IE"/>
                </w:rPr>
                <w:t xml:space="preserve"> Residual </w:t>
              </w:r>
              <w:proofErr w:type="spellStart"/>
              <w:r w:rsidR="00391661" w:rsidRPr="00122D21">
                <w:rPr>
                  <w:rFonts w:ascii="Arial" w:eastAsia="Times New Roman" w:hAnsi="Arial" w:cs="Arial"/>
                  <w:iCs/>
                  <w:color w:val="0000FF"/>
                  <w:sz w:val="20"/>
                  <w:szCs w:val="20"/>
                  <w:lang w:val="en-IE"/>
                </w:rPr>
                <w:t>piperidine</w:t>
              </w:r>
              <w:proofErr w:type="spellEnd"/>
              <w:r w:rsidR="00391661" w:rsidRPr="00122D21">
                <w:rPr>
                  <w:rFonts w:ascii="Arial" w:eastAsia="Times New Roman" w:hAnsi="Arial" w:cs="Arial"/>
                  <w:iCs/>
                  <w:color w:val="0000FF"/>
                  <w:sz w:val="20"/>
                  <w:szCs w:val="20"/>
                  <w:lang w:val="en-IE"/>
                </w:rPr>
                <w:t xml:space="preserve"> cleave the </w:t>
              </w:r>
              <w:proofErr w:type="spellStart"/>
              <w:r w:rsidR="00391661" w:rsidRPr="00122D21">
                <w:rPr>
                  <w:rFonts w:ascii="Arial" w:eastAsia="Times New Roman" w:hAnsi="Arial" w:cs="Arial"/>
                  <w:iCs/>
                  <w:color w:val="0000FF"/>
                  <w:sz w:val="20"/>
                  <w:szCs w:val="20"/>
                  <w:lang w:val="en-IE"/>
                </w:rPr>
                <w:t>Fmoc</w:t>
              </w:r>
              <w:proofErr w:type="spellEnd"/>
              <w:r w:rsidR="00391661" w:rsidRPr="00122D21">
                <w:rPr>
                  <w:rFonts w:ascii="Arial" w:eastAsia="Times New Roman" w:hAnsi="Arial" w:cs="Arial"/>
                  <w:iCs/>
                  <w:color w:val="0000FF"/>
                  <w:sz w:val="20"/>
                  <w:szCs w:val="20"/>
                  <w:lang w:val="en-IE"/>
                </w:rPr>
                <w:t xml:space="preserve"> </w:t>
              </w:r>
              <w:r w:rsidR="00DF48D9">
                <w:rPr>
                  <w:rFonts w:ascii="Arial" w:eastAsia="Times New Roman" w:hAnsi="Arial" w:cs="Arial"/>
                  <w:iCs/>
                  <w:color w:val="0000FF"/>
                  <w:sz w:val="20"/>
                  <w:szCs w:val="20"/>
                  <w:lang w:val="en-IE"/>
                </w:rPr>
                <w:t>product</w:t>
              </w:r>
            </w:ins>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5B1934"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lastRenderedPageBreak/>
              <w:t>Y</w:t>
            </w:r>
            <w:r w:rsidRPr="00CC705A">
              <w:rPr>
                <w:rFonts w:ascii="Arial" w:hAnsi="Arial" w:cs="Arial"/>
                <w:iCs/>
                <w:sz w:val="20"/>
                <w:szCs w:val="20"/>
                <w:lang w:val="en-IE"/>
              </w:rPr>
              <w:t>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43E2D30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FC7A0E4"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Incorrect storage vessel selected on PLC; </w:t>
            </w:r>
            <w:r w:rsidRPr="00CC705A">
              <w:rPr>
                <w:rFonts w:ascii="Arial" w:eastAsia="Times New Roman" w:hAnsi="Arial" w:cs="Arial"/>
                <w:sz w:val="20"/>
                <w:szCs w:val="20"/>
              </w:rPr>
              <w:t>recipe error;</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743EBE" w14:textId="77777777" w:rsidR="00FE5589" w:rsidRPr="00CC705A" w:rsidRDefault="00FE5589" w:rsidP="00FE5589">
            <w:pPr>
              <w:pStyle w:val="a7"/>
              <w:numPr>
                <w:ilvl w:val="0"/>
                <w:numId w:val="27"/>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Dedicated fixed pipelines for each solvent reduce cross-connection risk.</w:t>
            </w:r>
          </w:p>
          <w:p w14:paraId="7E97D8DC" w14:textId="77777777" w:rsidR="00FE5589" w:rsidRPr="00CC705A" w:rsidRDefault="00FE5589" w:rsidP="00FE5589">
            <w:pPr>
              <w:pStyle w:val="a7"/>
              <w:numPr>
                <w:ilvl w:val="0"/>
                <w:numId w:val="27"/>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lastRenderedPageBreak/>
              <w:t>SOP specifies recipe editing steps and parameter conversion rules.</w:t>
            </w:r>
          </w:p>
          <w:p w14:paraId="226767F6" w14:textId="77777777" w:rsidR="00FE5589" w:rsidRPr="00CC705A" w:rsidRDefault="00FE5589" w:rsidP="00FE5589">
            <w:pPr>
              <w:pStyle w:val="a7"/>
              <w:numPr>
                <w:ilvl w:val="0"/>
                <w:numId w:val="27"/>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Two engineers shall edit the electronic recipe separately for the same project. Compare the electronic recipes edited by the two engineers, confirm each difference between them one by one, and correct any errors. To ensure the electronic recipe to be run is reviewed and accurate.</w:t>
            </w:r>
          </w:p>
          <w:p w14:paraId="740BFB8A" w14:textId="77777777" w:rsidR="00FE5589" w:rsidRPr="00CC705A" w:rsidRDefault="00FE5589" w:rsidP="00FE5589">
            <w:pPr>
              <w:pStyle w:val="a7"/>
              <w:numPr>
                <w:ilvl w:val="0"/>
                <w:numId w:val="27"/>
              </w:numPr>
              <w:ind w:firstLineChars="0"/>
              <w:textAlignment w:val="baseline"/>
              <w:rPr>
                <w:rFonts w:eastAsia="Times New Roman"/>
                <w:color w:val="auto"/>
                <w:sz w:val="20"/>
                <w:szCs w:val="20"/>
                <w:lang w:val="en-IE"/>
              </w:rPr>
            </w:pPr>
            <w:r w:rsidRPr="00CC705A">
              <w:rPr>
                <w:rFonts w:eastAsia="Times New Roman"/>
                <w:bCs w:val="0"/>
                <w:color w:val="auto"/>
                <w:sz w:val="20"/>
                <w:szCs w:val="20"/>
                <w:lang w:val="en-IE"/>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0ABDDFA9" w14:textId="77777777" w:rsidR="00FE5589" w:rsidRPr="00CC705A" w:rsidRDefault="00FE5589" w:rsidP="00FE5589">
            <w:pPr>
              <w:spacing w:after="0" w:line="240" w:lineRule="auto"/>
              <w:jc w:val="center"/>
              <w:textAlignment w:val="baseline"/>
              <w:rPr>
                <w:rFonts w:ascii="Arial" w:eastAsia="Times New Roman" w:hAnsi="Arial" w:cs="Arial"/>
                <w:b/>
                <w:bCs/>
                <w:kern w:val="32"/>
                <w:sz w:val="20"/>
                <w:szCs w:val="20"/>
                <w:lang w:val="en-IE" w:eastAsia="en-US"/>
              </w:rPr>
            </w:pPr>
            <w:r w:rsidRPr="00CC705A">
              <w:rPr>
                <w:rFonts w:ascii="Arial" w:eastAsia="Times New Roman" w:hAnsi="Arial" w:cs="Arial"/>
                <w:b/>
                <w:bCs/>
                <w:kern w:val="32"/>
                <w:sz w:val="20"/>
                <w:szCs w:val="20"/>
                <w:lang w:val="en-IE" w:eastAsia="en-US"/>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313A1A0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D0665C0"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97A4859" w14:textId="77777777" w:rsidR="00FE5589" w:rsidRPr="00CC705A" w:rsidRDefault="00FE5589" w:rsidP="00FE5589">
            <w:pPr>
              <w:pStyle w:val="a7"/>
              <w:numPr>
                <w:ilvl w:val="0"/>
                <w:numId w:val="66"/>
              </w:numPr>
              <w:ind w:firstLineChars="0"/>
              <w:textAlignment w:val="baseline"/>
              <w:rPr>
                <w:rFonts w:eastAsia="Times New Roman"/>
                <w:color w:val="auto"/>
                <w:sz w:val="20"/>
                <w:szCs w:val="20"/>
              </w:rPr>
            </w:pPr>
            <w:r w:rsidRPr="00CC705A">
              <w:rPr>
                <w:rFonts w:eastAsia="Times New Roman"/>
                <w:color w:val="auto"/>
                <w:sz w:val="20"/>
                <w:szCs w:val="20"/>
              </w:rPr>
              <w:t>All materials are transferred via dedicated pumps.</w:t>
            </w:r>
          </w:p>
          <w:p w14:paraId="033650C2" w14:textId="77777777" w:rsidR="00FE5589" w:rsidRPr="00CC705A" w:rsidRDefault="00FE5589" w:rsidP="00FE5589">
            <w:pPr>
              <w:pStyle w:val="a7"/>
              <w:ind w:left="284" w:firstLineChars="0" w:firstLine="0"/>
              <w:rPr>
                <w:rFonts w:eastAsia="Times New Roman"/>
                <w:iCs/>
                <w:color w:val="auto"/>
                <w:sz w:val="20"/>
                <w:szCs w:val="20"/>
                <w:lang w:val="en-IE"/>
              </w:rPr>
            </w:pPr>
          </w:p>
          <w:p w14:paraId="55C4CE75" w14:textId="01121856" w:rsidR="00FE5589" w:rsidRPr="00CC705A" w:rsidRDefault="00587396"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Cs/>
                <w:iCs/>
                <w:sz w:val="20"/>
                <w:szCs w:val="20"/>
                <w:lang w:val="en-IE"/>
              </w:rPr>
              <w:lastRenderedPageBreak/>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7A31503F"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Low</w:t>
            </w:r>
          </w:p>
        </w:tc>
      </w:tr>
      <w:tr w:rsidR="00C4741D" w:rsidRPr="00CC705A" w14:paraId="31AFCDE2"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BEB2D63"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lastRenderedPageBreak/>
              <w:t>11</w:t>
            </w:r>
            <w:r w:rsidRPr="00CC705A">
              <w:rPr>
                <w:rFonts w:ascii="Arial" w:eastAsia="Times New Roman" w:hAnsi="Arial" w:cs="Arial"/>
                <w:sz w:val="20"/>
                <w:szCs w:val="20"/>
                <w:lang w:val="en-IE"/>
              </w:rPr>
              <w:t>.</w:t>
            </w:r>
            <w:r w:rsidRPr="00CC705A">
              <w:rPr>
                <w:rFonts w:ascii="Arial" w:hAnsi="Arial" w:cs="Arial"/>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8390270"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commentRangeStart w:id="243"/>
            <w:commentRangeStart w:id="244"/>
            <w:commentRangeStart w:id="245"/>
            <w:r w:rsidRPr="00CC705A">
              <w:rPr>
                <w:rFonts w:ascii="Arial" w:eastAsia="Times New Roman" w:hAnsi="Arial" w:cs="Arial"/>
                <w:sz w:val="20"/>
                <w:szCs w:val="20"/>
                <w:lang w:val="en-IE"/>
              </w:rPr>
              <w:t>Washing</w:t>
            </w:r>
          </w:p>
          <w:p w14:paraId="5E1F4380" w14:textId="789A2073"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t>
            </w:r>
            <w:del w:id="246" w:author="Johan Granander" w:date="2026-10-27T19:02:00Z">
              <w:r w:rsidRPr="00CC705A" w:rsidDel="00E63F15">
                <w:rPr>
                  <w:rFonts w:ascii="Arial" w:eastAsia="Times New Roman" w:hAnsi="Arial" w:cs="Arial"/>
                  <w:sz w:val="20"/>
                  <w:szCs w:val="20"/>
                  <w:lang w:val="en-IE"/>
                </w:rPr>
                <w:delText>IPAC</w:delText>
              </w:r>
            </w:del>
            <w:ins w:id="247" w:author="Johan Granander" w:date="2026-10-27T19:02:00Z">
              <w:r w:rsidR="00E63F15">
                <w:rPr>
                  <w:rFonts w:ascii="Arial" w:eastAsia="Times New Roman" w:hAnsi="Arial" w:cs="Arial"/>
                  <w:sz w:val="20"/>
                  <w:szCs w:val="20"/>
                  <w:lang w:val="en-IE"/>
                </w:rPr>
                <w:t>IPAC</w:t>
              </w:r>
            </w:ins>
            <w:r w:rsidRPr="00CC705A">
              <w:rPr>
                <w:rFonts w:ascii="Arial" w:eastAsia="Times New Roman" w:hAnsi="Arial" w:cs="Arial"/>
                <w:sz w:val="20"/>
                <w:szCs w:val="20"/>
                <w:lang w:val="en-IE"/>
              </w:rPr>
              <w:t>)</w:t>
            </w:r>
            <w:commentRangeEnd w:id="243"/>
            <w:r w:rsidRPr="00CC705A">
              <w:rPr>
                <w:rStyle w:val="af4"/>
                <w:rFonts w:ascii="Arial" w:eastAsia="Times New Roman" w:hAnsi="Arial" w:cs="Arial"/>
                <w:sz w:val="20"/>
                <w:szCs w:val="20"/>
                <w:lang w:val="en-IE"/>
              </w:rPr>
              <w:commentReference w:id="243"/>
            </w:r>
            <w:commentRangeEnd w:id="244"/>
            <w:r w:rsidRPr="00CC705A">
              <w:rPr>
                <w:rStyle w:val="af4"/>
                <w:rFonts w:ascii="Arial" w:eastAsia="Times New Roman" w:hAnsi="Arial" w:cs="Arial"/>
                <w:sz w:val="20"/>
                <w:szCs w:val="20"/>
                <w:lang w:val="en-IE"/>
              </w:rPr>
              <w:commentReference w:id="244"/>
            </w:r>
            <w:commentRangeEnd w:id="245"/>
            <w:r w:rsidRPr="00CC705A">
              <w:rPr>
                <w:rStyle w:val="af4"/>
                <w:rFonts w:ascii="Arial" w:eastAsia="Times New Roman" w:hAnsi="Arial" w:cs="Arial"/>
                <w:sz w:val="20"/>
                <w:szCs w:val="20"/>
                <w:lang w:val="en-IE"/>
              </w:rPr>
              <w:commentReference w:id="245"/>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06D63E8" w14:textId="77777777" w:rsidR="00FE5589" w:rsidRPr="00CC705A" w:rsidRDefault="00FE5589" w:rsidP="00FE5589">
            <w:pPr>
              <w:pStyle w:val="CommentText1"/>
              <w:spacing w:after="0" w:line="240" w:lineRule="auto"/>
              <w:jc w:val="center"/>
              <w:rPr>
                <w:rFonts w:ascii="Arial" w:eastAsia="Times New Roman" w:hAnsi="Arial" w:cs="Arial"/>
                <w:sz w:val="20"/>
                <w:szCs w:val="20"/>
                <w:lang w:val="en-IE"/>
              </w:rPr>
            </w:pPr>
            <w:r w:rsidRPr="00CC705A">
              <w:rPr>
                <w:rFonts w:ascii="Arial" w:eastAsia="Times New Roman" w:hAnsi="Arial" w:cs="Arial"/>
                <w:sz w:val="20"/>
                <w:szCs w:val="20"/>
                <w:lang w:val="en-IE"/>
              </w:rPr>
              <w:t xml:space="preserve">Incomplete removal </w:t>
            </w: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amino acid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sz w:val="20"/>
                <w:szCs w:val="20"/>
                <w:lang w:val="en-IE"/>
              </w:rPr>
              <w:t xml:space="preserve"> </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F9EB664"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Impurity formation</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6C7DE96" w14:textId="77777777" w:rsidR="00FE5589" w:rsidRPr="00CC705A" w:rsidDel="00BF4BF0"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6CB30C8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1702">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BF4E147"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Insufficient wash volumes; blocked sieve plate / drain; incorrect solvent used; PLC </w:t>
            </w:r>
            <w:r w:rsidRPr="00CC705A">
              <w:rPr>
                <w:rFonts w:ascii="Arial" w:eastAsia="Times New Roman" w:hAnsi="Arial" w:cs="Arial"/>
                <w:iCs/>
                <w:sz w:val="20"/>
                <w:szCs w:val="20"/>
                <w:lang w:val="en-IE"/>
              </w:rPr>
              <w:lastRenderedPageBreak/>
              <w:t>malfunction during wash cycle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C731DDB" w14:textId="77777777" w:rsidR="00FE5589" w:rsidRPr="00CC705A" w:rsidRDefault="00FE5589" w:rsidP="00FE5589">
            <w:pPr>
              <w:pStyle w:val="a7"/>
              <w:numPr>
                <w:ilvl w:val="0"/>
                <w:numId w:val="11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lastRenderedPageBreak/>
              <w:t>The wash volumes and cycles defined in MOR.</w:t>
            </w:r>
          </w:p>
          <w:p w14:paraId="174D5C30" w14:textId="77777777" w:rsidR="00FE5589" w:rsidRPr="00CC705A" w:rsidRDefault="00FE5589" w:rsidP="00FE5589">
            <w:pPr>
              <w:pStyle w:val="a7"/>
              <w:numPr>
                <w:ilvl w:val="0"/>
                <w:numId w:val="11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Equipment maintenance and electronic systems are equipped with dual hard disks to guarantee </w:t>
            </w:r>
            <w:r w:rsidRPr="00CC705A">
              <w:rPr>
                <w:rFonts w:eastAsia="Times New Roman"/>
                <w:color w:val="auto"/>
                <w:sz w:val="20"/>
                <w:szCs w:val="20"/>
                <w:lang w:val="en-IE"/>
              </w:rPr>
              <w:lastRenderedPageBreak/>
              <w:t>the integrity of operational data.</w:t>
            </w:r>
          </w:p>
          <w:p w14:paraId="0DD65A35" w14:textId="77777777" w:rsidR="00FE5589" w:rsidRPr="00CC705A" w:rsidRDefault="00FE5589" w:rsidP="00FE5589">
            <w:pPr>
              <w:pStyle w:val="a7"/>
              <w:numPr>
                <w:ilvl w:val="0"/>
                <w:numId w:val="11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The system can resume operation from the interrupted point. </w:t>
            </w:r>
          </w:p>
          <w:p w14:paraId="734F62A4" w14:textId="77777777" w:rsidR="00FE5589" w:rsidRPr="00CC705A" w:rsidRDefault="00FE5589" w:rsidP="00FE5589">
            <w:pPr>
              <w:pStyle w:val="a7"/>
              <w:numPr>
                <w:ilvl w:val="0"/>
                <w:numId w:val="11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After completion of each batch, the equipment shall be disassembled and cleaned, and the sieve plate shall be inspected by QA and the Production manager.</w:t>
            </w:r>
          </w:p>
          <w:p w14:paraId="4788210B" w14:textId="77777777" w:rsidR="00FE5589" w:rsidRPr="00CC705A" w:rsidRDefault="00FE5589" w:rsidP="00FE5589">
            <w:pPr>
              <w:pStyle w:val="a7"/>
              <w:numPr>
                <w:ilvl w:val="0"/>
                <w:numId w:val="11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Material pipeline is separate and dedicated.</w:t>
            </w:r>
          </w:p>
          <w:p w14:paraId="4C687963" w14:textId="77777777" w:rsidR="00FE5589" w:rsidRPr="00CC705A" w:rsidRDefault="00FE5589" w:rsidP="00FE5589">
            <w:pPr>
              <w:pStyle w:val="a7"/>
              <w:numPr>
                <w:ilvl w:val="0"/>
                <w:numId w:val="11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External Calibration: Calibration of scale is managed by CMS system and performed periodically every one year by a qualified calibration contractor.</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5F05B55D" w14:textId="77777777" w:rsidR="00FE5589" w:rsidRPr="00CC705A" w:rsidRDefault="00FE5589" w:rsidP="00FE5589">
            <w:pPr>
              <w:spacing w:after="0" w:line="240" w:lineRule="auto"/>
              <w:jc w:val="center"/>
              <w:textAlignment w:val="baseline"/>
              <w:rPr>
                <w:rFonts w:ascii="Arial" w:eastAsia="Times New Roman" w:hAnsi="Arial" w:cs="Arial"/>
                <w:bCs/>
                <w:kern w:val="32"/>
                <w:sz w:val="20"/>
                <w:szCs w:val="20"/>
                <w:lang w:val="en-IE" w:eastAsia="en-US"/>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790B87EC"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A6A7274"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0B5A095" w14:textId="77777777" w:rsidR="00FE5589" w:rsidRPr="00CC705A" w:rsidRDefault="00FE5589" w:rsidP="00FE5589">
            <w:pPr>
              <w:pStyle w:val="a7"/>
              <w:numPr>
                <w:ilvl w:val="0"/>
                <w:numId w:val="85"/>
              </w:numPr>
              <w:ind w:firstLineChars="0"/>
              <w:rPr>
                <w:rFonts w:eastAsia="Times New Roman"/>
                <w:color w:val="auto"/>
                <w:sz w:val="20"/>
                <w:szCs w:val="20"/>
                <w:lang w:val="en-IE"/>
              </w:rPr>
            </w:pPr>
            <w:r w:rsidRPr="00CC705A">
              <w:rPr>
                <w:rFonts w:eastAsia="Times New Roman"/>
                <w:color w:val="auto"/>
                <w:sz w:val="20"/>
                <w:szCs w:val="20"/>
                <w:lang w:val="en-IE"/>
              </w:rPr>
              <w:t xml:space="preserve">Waste discharge duration shall be monitored and recorded by operators in the manufacturing </w:t>
            </w:r>
            <w:r w:rsidRPr="00CC705A">
              <w:rPr>
                <w:rFonts w:eastAsia="Times New Roman"/>
                <w:color w:val="auto"/>
                <w:sz w:val="20"/>
                <w:szCs w:val="20"/>
                <w:lang w:val="en-IE"/>
              </w:rPr>
              <w:lastRenderedPageBreak/>
              <w:t>operation record. Tuning forks are used for auxiliary judgment, and the PLC system automatically records the waste discharge time.</w:t>
            </w:r>
          </w:p>
          <w:p w14:paraId="02DE692C" w14:textId="77777777" w:rsidR="00FE5589" w:rsidRPr="00CC705A" w:rsidRDefault="00FE5589" w:rsidP="00FE5589">
            <w:pPr>
              <w:pStyle w:val="a7"/>
              <w:numPr>
                <w:ilvl w:val="0"/>
                <w:numId w:val="85"/>
              </w:numPr>
              <w:ind w:firstLineChars="0"/>
              <w:textAlignment w:val="baseline"/>
              <w:rPr>
                <w:rFonts w:eastAsia="Times New Roman"/>
                <w:color w:val="auto"/>
                <w:sz w:val="20"/>
                <w:szCs w:val="20"/>
              </w:rPr>
            </w:pPr>
            <w:r w:rsidRPr="00CC705A">
              <w:rPr>
                <w:rFonts w:eastAsia="Times New Roman"/>
                <w:color w:val="auto"/>
                <w:sz w:val="20"/>
                <w:szCs w:val="20"/>
                <w:lang w:val="en-IE"/>
              </w:rPr>
              <w:t>The recorded waste discharge time shall be double-checked by two personnel. Slow drain triggers operator check</w:t>
            </w:r>
          </w:p>
          <w:p w14:paraId="297565F9" w14:textId="77777777" w:rsidR="00FE5589" w:rsidRPr="00CC705A" w:rsidRDefault="00FE5589" w:rsidP="00FE5589">
            <w:pPr>
              <w:pStyle w:val="a7"/>
              <w:numPr>
                <w:ilvl w:val="0"/>
                <w:numId w:val="85"/>
              </w:numPr>
              <w:ind w:firstLineChars="0"/>
              <w:textAlignment w:val="baseline"/>
              <w:rPr>
                <w:rFonts w:eastAsia="Times New Roman"/>
                <w:color w:val="auto"/>
                <w:sz w:val="20"/>
                <w:szCs w:val="20"/>
              </w:rPr>
            </w:pPr>
            <w:r w:rsidRPr="00CC705A">
              <w:rPr>
                <w:rFonts w:eastAsia="Times New Roman"/>
                <w:color w:val="auto"/>
                <w:sz w:val="20"/>
                <w:szCs w:val="20"/>
                <w:lang w:val="en-IE"/>
              </w:rPr>
              <w:t>Sufficient spare parts for the equipment are stocked to enable timely replacement in case of faults.</w:t>
            </w:r>
          </w:p>
          <w:p w14:paraId="17D5C2A6" w14:textId="77777777" w:rsidR="00FE5589" w:rsidRPr="00CC705A" w:rsidRDefault="00FE5589" w:rsidP="00FE5589">
            <w:pPr>
              <w:pStyle w:val="a7"/>
              <w:ind w:left="284" w:firstLineChars="0" w:firstLine="0"/>
              <w:rPr>
                <w:rFonts w:eastAsia="Times New Roman"/>
                <w:iCs/>
                <w:color w:val="auto"/>
                <w:sz w:val="20"/>
                <w:szCs w:val="20"/>
                <w:lang w:val="en-IE"/>
              </w:rPr>
            </w:pPr>
          </w:p>
          <w:p w14:paraId="7E9925D4" w14:textId="18F64109" w:rsidR="00FE5589" w:rsidRPr="00CC705A" w:rsidDel="002C2106" w:rsidRDefault="00587396" w:rsidP="00FE5589">
            <w:pPr>
              <w:pStyle w:val="a7"/>
              <w:ind w:left="284" w:firstLineChars="0" w:firstLine="0"/>
              <w:textAlignment w:val="baseline"/>
              <w:rPr>
                <w:rFonts w:eastAsia="Times New Roman"/>
                <w:iCs/>
                <w:color w:val="auto"/>
                <w:sz w:val="20"/>
                <w:szCs w:val="20"/>
                <w:lang w:val="en-IE"/>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44D39D0"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102D3DC6"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7A3177"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lastRenderedPageBreak/>
              <w:t>11</w:t>
            </w:r>
            <w:r w:rsidRPr="00CC705A">
              <w:rPr>
                <w:rFonts w:ascii="Arial" w:eastAsia="Times New Roman" w:hAnsi="Arial" w:cs="Arial"/>
                <w:sz w:val="20"/>
                <w:szCs w:val="20"/>
                <w:lang w:val="en-IE"/>
              </w:rPr>
              <w:t>.</w:t>
            </w:r>
            <w:r w:rsidRPr="00CC705A">
              <w:rPr>
                <w:rFonts w:ascii="Arial" w:hAnsi="Arial" w:cs="Arial"/>
                <w:sz w:val="20"/>
                <w:szCs w:val="20"/>
                <w:lang w:val="en-IE"/>
              </w:rPr>
              <w:t>3</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AC87E52"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w:t>
            </w:r>
          </w:p>
          <w:p w14:paraId="68A2CC54"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(IPA)</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85A9BA"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 xml:space="preserve">Incomplete resin </w:t>
            </w:r>
            <w:proofErr w:type="spellStart"/>
            <w:r w:rsidRPr="00CC705A">
              <w:rPr>
                <w:rFonts w:ascii="Arial" w:eastAsia="Times New Roman" w:hAnsi="Arial" w:cs="Arial"/>
                <w:sz w:val="20"/>
                <w:szCs w:val="20"/>
                <w:lang w:val="en-IE"/>
              </w:rPr>
              <w:t>deswelling</w:t>
            </w:r>
            <w:proofErr w:type="spellEnd"/>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ACD1E09"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Excessively long drying time</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A061477" w14:textId="77777777" w:rsidR="00FE5589" w:rsidRPr="00CC705A" w:rsidDel="00BF4BF0" w:rsidRDefault="00FE5589" w:rsidP="00FE5589">
            <w:pPr>
              <w:spacing w:after="0" w:line="240" w:lineRule="auto"/>
              <w:jc w:val="center"/>
              <w:textAlignment w:val="baseline"/>
              <w:rPr>
                <w:rFonts w:ascii="Arial" w:hAnsi="Arial" w:cs="Arial"/>
                <w:iCs/>
                <w:sz w:val="20"/>
                <w:szCs w:val="20"/>
                <w:lang w:val="en-IE"/>
              </w:rPr>
            </w:pPr>
            <w:r w:rsidRPr="00CC705A">
              <w:rPr>
                <w:rFonts w:ascii="Arial"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164BE0DD"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t>3</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FE4AA2"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 xml:space="preserve">Use of </w:t>
            </w:r>
            <w:proofErr w:type="spellStart"/>
            <w:r w:rsidRPr="00CC705A">
              <w:rPr>
                <w:rFonts w:ascii="Arial" w:eastAsia="Times New Roman" w:hAnsi="Arial" w:cs="Arial"/>
                <w:sz w:val="20"/>
                <w:szCs w:val="20"/>
                <w:lang w:val="en-IE"/>
              </w:rPr>
              <w:t>uncalibrated</w:t>
            </w:r>
            <w:proofErr w:type="spellEnd"/>
            <w:r w:rsidRPr="00CC705A">
              <w:rPr>
                <w:rFonts w:ascii="Arial" w:eastAsia="Times New Roman" w:hAnsi="Arial" w:cs="Arial"/>
                <w:sz w:val="20"/>
                <w:szCs w:val="20"/>
                <w:lang w:val="en-IE"/>
              </w:rPr>
              <w:t xml:space="preserve"> balance, MOR editing error;</w:t>
            </w:r>
            <w:r w:rsidRPr="00CC705A">
              <w:rPr>
                <w:rFonts w:ascii="Arial" w:eastAsia="Times New Roman" w:hAnsi="Arial" w:cs="Arial"/>
                <w:iCs/>
                <w:sz w:val="20"/>
                <w:szCs w:val="20"/>
                <w:lang w:val="en-IE"/>
              </w:rPr>
              <w:t xml:space="preserve"> blocked sieve plate / drain; incorrect solvent used; PLC </w:t>
            </w:r>
            <w:r w:rsidRPr="00CC705A">
              <w:rPr>
                <w:rFonts w:ascii="Arial" w:eastAsia="Times New Roman" w:hAnsi="Arial" w:cs="Arial"/>
                <w:iCs/>
                <w:sz w:val="20"/>
                <w:szCs w:val="20"/>
                <w:lang w:val="en-IE"/>
              </w:rPr>
              <w:lastRenderedPageBreak/>
              <w:t>malfunction during wash cycle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822C93" w14:textId="77777777" w:rsidR="00FE5589" w:rsidRPr="00CC705A" w:rsidRDefault="00FE5589" w:rsidP="00FE5589">
            <w:pPr>
              <w:pStyle w:val="a7"/>
              <w:numPr>
                <w:ilvl w:val="0"/>
                <w:numId w:val="90"/>
              </w:numPr>
              <w:ind w:firstLineChars="0"/>
              <w:textAlignment w:val="baseline"/>
              <w:rPr>
                <w:rFonts w:eastAsia="Times New Roman"/>
                <w:color w:val="auto"/>
                <w:sz w:val="20"/>
                <w:szCs w:val="20"/>
                <w:lang w:val="en-IE"/>
              </w:rPr>
            </w:pPr>
            <w:r w:rsidRPr="00CC705A">
              <w:rPr>
                <w:rFonts w:eastAsia="Times New Roman"/>
                <w:iCs/>
                <w:color w:val="auto"/>
                <w:sz w:val="20"/>
                <w:szCs w:val="20"/>
                <w:lang w:val="en-IE"/>
              </w:rPr>
              <w:lastRenderedPageBreak/>
              <w:t>MOR</w:t>
            </w:r>
            <w:r w:rsidRPr="00CC705A">
              <w:rPr>
                <w:rFonts w:eastAsia="Times New Roman"/>
                <w:color w:val="auto"/>
                <w:sz w:val="20"/>
                <w:szCs w:val="20"/>
                <w:lang w:val="en-IE"/>
              </w:rPr>
              <w:t xml:space="preserve"> will be reviewed and approved to avoid errors before it is effective.</w:t>
            </w:r>
          </w:p>
          <w:p w14:paraId="29F4E9D5" w14:textId="77777777" w:rsidR="00FE5589" w:rsidRPr="00CC705A" w:rsidRDefault="00FE5589" w:rsidP="00FE5589">
            <w:pPr>
              <w:pStyle w:val="a7"/>
              <w:numPr>
                <w:ilvl w:val="0"/>
                <w:numId w:val="9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External Calibration: Calibration of scale is managed by CMS system and performed </w:t>
            </w:r>
            <w:r w:rsidRPr="00CC705A">
              <w:rPr>
                <w:rFonts w:eastAsia="Times New Roman"/>
                <w:color w:val="auto"/>
                <w:sz w:val="20"/>
                <w:szCs w:val="20"/>
                <w:lang w:val="en-IE"/>
              </w:rPr>
              <w:lastRenderedPageBreak/>
              <w:t>periodically every one year by a qualified calibration contractor.</w:t>
            </w:r>
          </w:p>
          <w:p w14:paraId="33BB4F8B" w14:textId="77777777" w:rsidR="00FE5589" w:rsidRPr="00CC705A" w:rsidRDefault="00FE5589" w:rsidP="00FE5589">
            <w:pPr>
              <w:pStyle w:val="a7"/>
              <w:numPr>
                <w:ilvl w:val="0"/>
                <w:numId w:val="9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Internal calibration:  Designated calibration personnel who is trained and qualified according to internal SOP, check the scales every three months.</w:t>
            </w:r>
          </w:p>
          <w:p w14:paraId="33E7660F" w14:textId="77777777" w:rsidR="00FE5589" w:rsidRPr="00CC705A" w:rsidRDefault="00FE5589" w:rsidP="00FE5589">
            <w:pPr>
              <w:pStyle w:val="a7"/>
              <w:numPr>
                <w:ilvl w:val="0"/>
                <w:numId w:val="9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For scales used for production, which are checked with standard weight before use.</w:t>
            </w:r>
          </w:p>
          <w:p w14:paraId="4F4309C4" w14:textId="77777777" w:rsidR="00FE5589" w:rsidRPr="00CC705A" w:rsidRDefault="00FE5589" w:rsidP="00FE5589">
            <w:pPr>
              <w:pStyle w:val="a7"/>
              <w:numPr>
                <w:ilvl w:val="0"/>
                <w:numId w:val="9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Operator shall confirm that the scale is within calibration and suitable for charge quantity before use.</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9DA8682" w14:textId="77777777" w:rsidR="00FE5589" w:rsidRPr="00CC705A" w:rsidRDefault="00FE5589" w:rsidP="00FE5589">
            <w:pPr>
              <w:spacing w:after="0" w:line="240" w:lineRule="auto"/>
              <w:jc w:val="center"/>
              <w:textAlignment w:val="baseline"/>
              <w:rPr>
                <w:rFonts w:ascii="Arial" w:hAnsi="Arial" w:cs="Arial"/>
                <w:bCs/>
                <w:kern w:val="32"/>
                <w:sz w:val="20"/>
                <w:szCs w:val="20"/>
                <w:lang w:val="en-IE"/>
              </w:rPr>
            </w:pPr>
            <w:r w:rsidRPr="00CC705A">
              <w:rPr>
                <w:rFonts w:ascii="Arial" w:hAnsi="Arial" w:cs="Arial"/>
                <w:bCs/>
                <w:kern w:val="32"/>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F670F0E"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FB9602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5AAB0BB" w14:textId="77777777" w:rsidR="00FE5589" w:rsidRPr="00CC705A" w:rsidRDefault="00FE5589" w:rsidP="00FE5589">
            <w:pPr>
              <w:pStyle w:val="a7"/>
              <w:numPr>
                <w:ilvl w:val="0"/>
                <w:numId w:val="91"/>
              </w:numPr>
              <w:ind w:firstLineChars="0"/>
              <w:rPr>
                <w:rFonts w:eastAsia="Times New Roman"/>
                <w:iCs/>
                <w:color w:val="auto"/>
                <w:sz w:val="20"/>
                <w:szCs w:val="20"/>
                <w:lang w:val="en-IE"/>
              </w:rPr>
            </w:pPr>
            <w:r w:rsidRPr="00CC705A">
              <w:rPr>
                <w:rFonts w:eastAsia="Times New Roman"/>
                <w:iCs/>
                <w:color w:val="auto"/>
                <w:sz w:val="20"/>
                <w:szCs w:val="20"/>
                <w:lang w:val="en-IE"/>
              </w:rPr>
              <w:t xml:space="preserve">For electronic balances that have expired calibration periods or are malfunctioning, affix labels and remove them from </w:t>
            </w:r>
            <w:r w:rsidRPr="00CC705A">
              <w:rPr>
                <w:rFonts w:eastAsia="Times New Roman"/>
                <w:iCs/>
                <w:color w:val="auto"/>
                <w:sz w:val="20"/>
                <w:szCs w:val="20"/>
                <w:lang w:val="en-IE"/>
              </w:rPr>
              <w:lastRenderedPageBreak/>
              <w:t>the production workshop.</w:t>
            </w:r>
          </w:p>
          <w:p w14:paraId="204AB361" w14:textId="77777777" w:rsidR="00FE5589" w:rsidRPr="00CC705A" w:rsidRDefault="00FE5589" w:rsidP="00FE5589">
            <w:pPr>
              <w:pStyle w:val="a7"/>
              <w:ind w:left="284" w:firstLineChars="0" w:firstLine="0"/>
              <w:rPr>
                <w:rFonts w:eastAsia="Times New Roman"/>
                <w:iCs/>
                <w:color w:val="auto"/>
                <w:sz w:val="20"/>
                <w:szCs w:val="20"/>
                <w:lang w:val="en-IE"/>
              </w:rPr>
            </w:pPr>
          </w:p>
          <w:p w14:paraId="6CD0419D" w14:textId="4B467592" w:rsidR="00FE5589" w:rsidRPr="00CC705A" w:rsidDel="002C2106" w:rsidRDefault="00587396" w:rsidP="00FE5589">
            <w:pPr>
              <w:jc w:val="center"/>
              <w:textAlignment w:val="baseline"/>
              <w:rPr>
                <w:rFonts w:ascii="Arial" w:hAnsi="Arial" w:cs="Arial"/>
                <w:iCs/>
                <w:sz w:val="20"/>
                <w:szCs w:val="20"/>
                <w:lang w:val="en-IE"/>
              </w:rPr>
            </w:pPr>
            <w:r w:rsidRPr="00CC705A">
              <w:rPr>
                <w:rFonts w:ascii="Arial" w:eastAsia="Times New Roman" w:hAnsi="Arial" w:cs="Arial"/>
                <w:bCs/>
                <w:iCs/>
                <w:sz w:val="20"/>
                <w:szCs w:val="20"/>
                <w:lang w:val="en-IE"/>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C7218C7"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66B69A11"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A64E24C" w14:textId="2F29C2CE" w:rsidR="00292130" w:rsidRPr="00CC705A" w:rsidRDefault="00292130">
            <w:pPr>
              <w:spacing w:after="0" w:line="240" w:lineRule="auto"/>
              <w:jc w:val="center"/>
              <w:textAlignment w:val="baseline"/>
              <w:rPr>
                <w:rFonts w:ascii="Arial" w:hAnsi="Arial" w:cs="Arial"/>
                <w:color w:val="0000FF"/>
                <w:sz w:val="20"/>
                <w:szCs w:val="20"/>
                <w:lang w:val="en-IE"/>
              </w:rPr>
            </w:pPr>
            <w:r w:rsidRPr="00CC705A">
              <w:rPr>
                <w:rFonts w:ascii="Arial" w:hAnsi="Arial" w:cs="Arial"/>
                <w:color w:val="0000FF"/>
                <w:sz w:val="20"/>
                <w:szCs w:val="20"/>
                <w:lang w:val="en-IE"/>
              </w:rPr>
              <w:lastRenderedPageBreak/>
              <w:t>11</w:t>
            </w:r>
            <w:r w:rsidRPr="00CC705A">
              <w:rPr>
                <w:rFonts w:ascii="Arial" w:eastAsia="Times New Roman" w:hAnsi="Arial" w:cs="Arial"/>
                <w:color w:val="0000FF"/>
                <w:sz w:val="20"/>
                <w:szCs w:val="20"/>
                <w:lang w:val="en-IE"/>
              </w:rPr>
              <w:t>.</w:t>
            </w:r>
            <w:r w:rsidRPr="00CC705A">
              <w:rPr>
                <w:rFonts w:ascii="Arial" w:hAnsi="Arial" w:cs="Arial"/>
                <w:color w:val="0000FF"/>
                <w:sz w:val="20"/>
                <w:szCs w:val="20"/>
                <w:lang w:val="en-IE"/>
              </w:rPr>
              <w:t>4</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09BB348" w14:textId="77777777" w:rsidR="00292130" w:rsidRPr="00CC705A" w:rsidRDefault="00292130" w:rsidP="00292130">
            <w:pPr>
              <w:spacing w:after="0" w:line="240" w:lineRule="auto"/>
              <w:jc w:val="center"/>
              <w:textAlignment w:val="baseline"/>
              <w:rPr>
                <w:rFonts w:ascii="Arial" w:eastAsia="Times New Roman" w:hAnsi="Arial" w:cs="Arial"/>
                <w:color w:val="0000FF"/>
                <w:sz w:val="20"/>
                <w:szCs w:val="20"/>
                <w:lang w:val="en-IE"/>
              </w:rPr>
            </w:pPr>
            <w:r w:rsidRPr="00CC705A">
              <w:rPr>
                <w:rFonts w:ascii="Arial" w:eastAsia="Times New Roman" w:hAnsi="Arial" w:cs="Arial"/>
                <w:color w:val="0000FF"/>
                <w:sz w:val="20"/>
                <w:szCs w:val="20"/>
                <w:lang w:val="en-IE"/>
              </w:rPr>
              <w:t>Washing</w:t>
            </w:r>
          </w:p>
          <w:p w14:paraId="0B4A659D" w14:textId="70398454" w:rsidR="00292130" w:rsidRPr="00CC705A" w:rsidRDefault="00292130" w:rsidP="00292130">
            <w:pPr>
              <w:spacing w:after="0" w:line="240" w:lineRule="auto"/>
              <w:jc w:val="center"/>
              <w:textAlignment w:val="baseline"/>
              <w:rPr>
                <w:rFonts w:ascii="Arial" w:eastAsia="Times New Roman" w:hAnsi="Arial" w:cs="Arial"/>
                <w:color w:val="0000FF"/>
                <w:sz w:val="20"/>
                <w:szCs w:val="20"/>
                <w:lang w:val="en-IE"/>
              </w:rPr>
            </w:pPr>
            <w:r w:rsidRPr="00CC705A">
              <w:rPr>
                <w:rFonts w:ascii="Arial" w:eastAsia="Times New Roman" w:hAnsi="Arial" w:cs="Arial"/>
                <w:color w:val="0000FF"/>
                <w:sz w:val="20"/>
                <w:szCs w:val="20"/>
                <w:lang w:val="en-IE"/>
              </w:rPr>
              <w:t>(IPA)</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028F002" w14:textId="1347683E" w:rsidR="00292130" w:rsidRPr="00CC705A" w:rsidRDefault="00292130" w:rsidP="00292130">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color w:val="0000FF"/>
                <w:sz w:val="20"/>
                <w:szCs w:val="20"/>
                <w:lang w:val="en-IE"/>
              </w:rPr>
              <w:t>IPA</w:t>
            </w:r>
            <w:r w:rsidRPr="00CC705A">
              <w:rPr>
                <w:rFonts w:ascii="Arial" w:eastAsia="Times New Roman" w:hAnsi="Arial" w:cs="Arial"/>
                <w:color w:val="0000FF"/>
                <w:sz w:val="20"/>
                <w:szCs w:val="20"/>
              </w:rPr>
              <w:t xml:space="preserve"> charge quantity outside PAR (over- or under-charge)</w:t>
            </w:r>
            <w:r w:rsidRPr="00CC705A">
              <w:rPr>
                <w:rFonts w:ascii="Arial" w:eastAsia="Times New Roman" w:hAnsi="Arial" w:cs="Arial"/>
                <w:iCs/>
                <w:sz w:val="20"/>
                <w:szCs w:val="20"/>
                <w:lang w:val="en-IE"/>
              </w:rPr>
              <w:t xml:space="preserve"> (CPP excursion)</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D8C4A80" w14:textId="2FDA640C" w:rsidR="00292130" w:rsidRPr="00CC705A" w:rsidRDefault="00292130" w:rsidP="00292130">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sz w:val="20"/>
                <w:szCs w:val="20"/>
                <w:lang w:val="en-IE"/>
              </w:rPr>
              <w:t xml:space="preserve">Excessive </w:t>
            </w: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amino acid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residue; Affect the TFA concentration in Step 2</w:t>
            </w:r>
            <w:ins w:id="248" w:author="fuzhonghua" w:date="2026-10-28T13:12:00Z">
              <w:r w:rsidR="00391661">
                <w:rPr>
                  <w:rFonts w:ascii="Arial" w:eastAsia="Times New Roman" w:hAnsi="Arial" w:cs="Arial"/>
                  <w:iCs/>
                  <w:sz w:val="20"/>
                  <w:szCs w:val="20"/>
                  <w:lang w:val="en-IE"/>
                </w:rPr>
                <w:t>;</w:t>
              </w:r>
              <w:r w:rsidR="00391661" w:rsidRPr="00122D21">
                <w:rPr>
                  <w:rFonts w:ascii="Arial" w:eastAsia="Times New Roman" w:hAnsi="Arial" w:cs="Arial"/>
                  <w:iCs/>
                  <w:color w:val="0000FF"/>
                  <w:sz w:val="20"/>
                  <w:szCs w:val="20"/>
                  <w:lang w:val="en-IE"/>
                </w:rPr>
                <w:t xml:space="preserve"> </w:t>
              </w:r>
            </w:ins>
            <w:ins w:id="249" w:author="fuzhonghua" w:date="2026-10-28T13:13:00Z">
              <w:r w:rsidR="00607C63" w:rsidRPr="00122D21">
                <w:rPr>
                  <w:rFonts w:ascii="Arial" w:eastAsia="Times New Roman" w:hAnsi="Arial" w:cs="Arial"/>
                  <w:iCs/>
                  <w:color w:val="0000FF"/>
                  <w:sz w:val="20"/>
                  <w:szCs w:val="20"/>
                  <w:lang w:val="en-IE"/>
                </w:rPr>
                <w:t xml:space="preserve">Residual </w:t>
              </w:r>
              <w:proofErr w:type="spellStart"/>
              <w:r w:rsidR="00607C63" w:rsidRPr="00122D21">
                <w:rPr>
                  <w:rFonts w:ascii="Arial" w:eastAsia="Times New Roman" w:hAnsi="Arial" w:cs="Arial"/>
                  <w:iCs/>
                  <w:color w:val="0000FF"/>
                  <w:sz w:val="20"/>
                  <w:szCs w:val="20"/>
                  <w:lang w:val="en-IE"/>
                </w:rPr>
                <w:t>piperidine</w:t>
              </w:r>
              <w:proofErr w:type="spellEnd"/>
              <w:r w:rsidR="00607C63" w:rsidRPr="00122D21">
                <w:rPr>
                  <w:rFonts w:ascii="Arial" w:eastAsia="Times New Roman" w:hAnsi="Arial" w:cs="Arial"/>
                  <w:iCs/>
                  <w:color w:val="0000FF"/>
                  <w:sz w:val="20"/>
                  <w:szCs w:val="20"/>
                  <w:lang w:val="en-IE"/>
                </w:rPr>
                <w:t xml:space="preserve"> cleave the </w:t>
              </w:r>
              <w:proofErr w:type="spellStart"/>
              <w:r w:rsidR="00607C63" w:rsidRPr="00122D21">
                <w:rPr>
                  <w:rFonts w:ascii="Arial" w:eastAsia="Times New Roman" w:hAnsi="Arial" w:cs="Arial"/>
                  <w:iCs/>
                  <w:color w:val="0000FF"/>
                  <w:sz w:val="20"/>
                  <w:szCs w:val="20"/>
                  <w:lang w:val="en-IE"/>
                </w:rPr>
                <w:t>Fmoc</w:t>
              </w:r>
              <w:proofErr w:type="spellEnd"/>
              <w:r w:rsidR="00607C63" w:rsidRPr="00122D21">
                <w:rPr>
                  <w:rFonts w:ascii="Arial" w:eastAsia="Times New Roman" w:hAnsi="Arial" w:cs="Arial"/>
                  <w:iCs/>
                  <w:color w:val="0000FF"/>
                  <w:sz w:val="20"/>
                  <w:szCs w:val="20"/>
                  <w:lang w:val="en-IE"/>
                </w:rPr>
                <w:t xml:space="preserve"> </w:t>
              </w:r>
              <w:r w:rsidR="00607C63">
                <w:rPr>
                  <w:rFonts w:ascii="Arial" w:eastAsia="Times New Roman" w:hAnsi="Arial" w:cs="Arial"/>
                  <w:iCs/>
                  <w:color w:val="0000FF"/>
                  <w:sz w:val="20"/>
                  <w:szCs w:val="20"/>
                  <w:lang w:val="en-IE"/>
                </w:rPr>
                <w:t>product</w:t>
              </w:r>
            </w:ins>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A12FF2C" w14:textId="54FACE09" w:rsidR="00292130" w:rsidRPr="00CC705A" w:rsidRDefault="00292130" w:rsidP="00292130">
            <w:pPr>
              <w:spacing w:after="0" w:line="240" w:lineRule="auto"/>
              <w:jc w:val="center"/>
              <w:textAlignment w:val="baseline"/>
              <w:rPr>
                <w:rFonts w:ascii="Arial" w:eastAsia="Times New Roman" w:hAnsi="Arial" w:cs="Arial"/>
                <w:iCs/>
                <w:color w:val="0000FF"/>
                <w:sz w:val="20"/>
                <w:szCs w:val="20"/>
                <w:lang w:val="en-IE"/>
              </w:rPr>
            </w:pPr>
            <w:r w:rsidRPr="00CC705A">
              <w:rPr>
                <w:rFonts w:ascii="Arial" w:hAnsi="Arial" w:cs="Arial"/>
                <w:iCs/>
                <w:color w:val="0000FF"/>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15D3F967" w14:textId="5E868860" w:rsidR="00292130" w:rsidRPr="00CC705A" w:rsidRDefault="00292130" w:rsidP="00292130">
            <w:pPr>
              <w:spacing w:after="0" w:line="240" w:lineRule="auto"/>
              <w:jc w:val="center"/>
              <w:textAlignment w:val="baseline"/>
              <w:rPr>
                <w:rFonts w:ascii="Arial" w:eastAsia="Times New Roman" w:hAnsi="Arial" w:cs="Arial"/>
                <w:b/>
                <w:bCs/>
                <w:color w:val="0000FF"/>
                <w:sz w:val="20"/>
                <w:szCs w:val="20"/>
                <w:lang w:val="en-IE"/>
              </w:rPr>
            </w:pPr>
            <w:r w:rsidRPr="00CC705A">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013A3A9" w14:textId="0ECD8037" w:rsidR="00292130" w:rsidRPr="00CC705A" w:rsidRDefault="00292130" w:rsidP="00292130">
            <w:pPr>
              <w:spacing w:after="0" w:line="240" w:lineRule="auto"/>
              <w:jc w:val="center"/>
              <w:textAlignment w:val="baseline"/>
              <w:rPr>
                <w:rFonts w:ascii="Arial" w:eastAsia="Times New Roman" w:hAnsi="Arial" w:cs="Arial"/>
                <w:iCs/>
                <w:color w:val="0000FF"/>
                <w:sz w:val="20"/>
                <w:szCs w:val="20"/>
                <w:lang w:val="en-IE"/>
              </w:rPr>
            </w:pPr>
            <w:r w:rsidRPr="00CC705A">
              <w:rPr>
                <w:rFonts w:ascii="Arial" w:eastAsia="Times New Roman" w:hAnsi="Arial" w:cs="Arial"/>
                <w:iCs/>
                <w:sz w:val="20"/>
                <w:szCs w:val="20"/>
                <w:lang w:val="en-IE"/>
              </w:rPr>
              <w:t>Incorrect storage vessel selected on PLC; </w:t>
            </w:r>
            <w:r w:rsidRPr="00CC705A">
              <w:rPr>
                <w:rFonts w:ascii="Arial" w:eastAsia="Times New Roman" w:hAnsi="Arial" w:cs="Arial"/>
                <w:sz w:val="20"/>
                <w:szCs w:val="20"/>
              </w:rPr>
              <w:t>recipe error;</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055D8EA" w14:textId="77777777" w:rsidR="00292130" w:rsidRPr="00CC705A" w:rsidRDefault="00292130" w:rsidP="00292130">
            <w:pPr>
              <w:pStyle w:val="a7"/>
              <w:numPr>
                <w:ilvl w:val="0"/>
                <w:numId w:val="224"/>
              </w:numPr>
              <w:ind w:firstLineChars="0"/>
              <w:textAlignment w:val="baseline"/>
              <w:rPr>
                <w:rFonts w:eastAsiaTheme="minorEastAsia"/>
                <w:bCs w:val="0"/>
                <w:color w:val="auto"/>
                <w:kern w:val="0"/>
                <w:sz w:val="20"/>
                <w:szCs w:val="20"/>
                <w:lang w:eastAsia="zh-CN"/>
              </w:rPr>
            </w:pPr>
            <w:r w:rsidRPr="00CC705A">
              <w:rPr>
                <w:rFonts w:eastAsia="Times New Roman"/>
                <w:bCs w:val="0"/>
                <w:color w:val="auto"/>
                <w:kern w:val="0"/>
                <w:sz w:val="20"/>
                <w:szCs w:val="20"/>
                <w:lang w:eastAsia="zh-CN"/>
              </w:rPr>
              <w:t>Charge quantities defined in MOR</w:t>
            </w:r>
          </w:p>
          <w:p w14:paraId="0011D1D8" w14:textId="1B9803C7" w:rsidR="00292130" w:rsidRPr="00CC705A" w:rsidRDefault="00292130" w:rsidP="00C4741D">
            <w:pPr>
              <w:pStyle w:val="a7"/>
              <w:numPr>
                <w:ilvl w:val="0"/>
                <w:numId w:val="22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Dedicated fixed pipelines for each solvent reduce cross-connection risk.</w:t>
            </w:r>
          </w:p>
          <w:p w14:paraId="46ABFC2C" w14:textId="77777777" w:rsidR="00292130" w:rsidRPr="00CC705A" w:rsidRDefault="00292130" w:rsidP="00C4741D">
            <w:pPr>
              <w:pStyle w:val="a7"/>
              <w:numPr>
                <w:ilvl w:val="0"/>
                <w:numId w:val="22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SOP specifies recipe editing steps and parameter conversion rules.</w:t>
            </w:r>
          </w:p>
          <w:p w14:paraId="4EF6005F" w14:textId="77777777" w:rsidR="00292130" w:rsidRPr="00CC705A" w:rsidRDefault="00292130" w:rsidP="00C4741D">
            <w:pPr>
              <w:pStyle w:val="a7"/>
              <w:numPr>
                <w:ilvl w:val="0"/>
                <w:numId w:val="224"/>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Two engineers shall edit the electronic recipe separately for the same project. Compare the </w:t>
            </w:r>
            <w:r w:rsidRPr="00CC705A">
              <w:rPr>
                <w:rFonts w:eastAsia="Times New Roman"/>
                <w:color w:val="auto"/>
                <w:sz w:val="20"/>
                <w:szCs w:val="20"/>
                <w:lang w:val="en-IE"/>
              </w:rPr>
              <w:lastRenderedPageBreak/>
              <w:t>electronic recipes edited by the two engineers, confirm each difference between them one by one, and correct any errors. To ensure the electronic recipe to be run is reviewed and accurate.</w:t>
            </w:r>
          </w:p>
          <w:p w14:paraId="0C7A4990" w14:textId="4E792290" w:rsidR="00292130" w:rsidRPr="00CC705A" w:rsidRDefault="00292130" w:rsidP="00292130">
            <w:pPr>
              <w:pStyle w:val="a7"/>
              <w:numPr>
                <w:ilvl w:val="0"/>
                <w:numId w:val="224"/>
              </w:numPr>
              <w:ind w:firstLineChars="0"/>
              <w:textAlignment w:val="baseline"/>
              <w:rPr>
                <w:rFonts w:eastAsia="Times New Roman"/>
                <w:color w:val="0000FF"/>
                <w:sz w:val="20"/>
                <w:szCs w:val="20"/>
                <w:lang w:val="en-IE"/>
              </w:rPr>
            </w:pPr>
            <w:r w:rsidRPr="00CC705A">
              <w:rPr>
                <w:rFonts w:eastAsia="Times New Roman"/>
                <w:bCs w:val="0"/>
                <w:color w:val="auto"/>
                <w:sz w:val="20"/>
                <w:szCs w:val="20"/>
                <w:lang w:val="en-IE"/>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4A64D183" w14:textId="7E62F7B6" w:rsidR="00292130" w:rsidRPr="00CC705A" w:rsidRDefault="00292130" w:rsidP="00292130">
            <w:pPr>
              <w:spacing w:after="0" w:line="240" w:lineRule="auto"/>
              <w:jc w:val="center"/>
              <w:textAlignment w:val="baseline"/>
              <w:rPr>
                <w:rFonts w:ascii="Arial" w:eastAsia="Times New Roman" w:hAnsi="Arial" w:cs="Arial"/>
                <w:b/>
                <w:bCs/>
                <w:color w:val="0000FF"/>
                <w:sz w:val="20"/>
                <w:szCs w:val="20"/>
                <w:lang w:val="en-IE"/>
              </w:rPr>
            </w:pPr>
            <w:r w:rsidRPr="00CC705A">
              <w:rPr>
                <w:rFonts w:ascii="Arial" w:eastAsia="Times New Roman" w:hAnsi="Arial" w:cs="Arial"/>
                <w:b/>
                <w:bCs/>
                <w:kern w:val="32"/>
                <w:sz w:val="20"/>
                <w:szCs w:val="20"/>
                <w:lang w:val="en-IE" w:eastAsia="en-US"/>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18C65891" w14:textId="09D6E566" w:rsidR="00292130" w:rsidRPr="00CC705A" w:rsidRDefault="00292130" w:rsidP="00292130">
            <w:pPr>
              <w:spacing w:after="0" w:line="240" w:lineRule="auto"/>
              <w:jc w:val="center"/>
              <w:textAlignment w:val="baseline"/>
              <w:rPr>
                <w:rFonts w:ascii="Arial" w:eastAsia="Times New Roman" w:hAnsi="Arial" w:cs="Arial"/>
                <w:b/>
                <w:bCs/>
                <w:color w:val="0000FF"/>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C406901" w14:textId="590E1A1A" w:rsidR="00292130" w:rsidRPr="00CC705A" w:rsidRDefault="00292130" w:rsidP="00292130">
            <w:pPr>
              <w:spacing w:after="0" w:line="240" w:lineRule="auto"/>
              <w:jc w:val="center"/>
              <w:textAlignment w:val="baseline"/>
              <w:rPr>
                <w:rFonts w:ascii="Arial" w:eastAsia="Times New Roman" w:hAnsi="Arial" w:cs="Arial"/>
                <w:b/>
                <w:bCs/>
                <w:color w:val="0000FF"/>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4BD54E2" w14:textId="21CB7D7A" w:rsidR="00292130" w:rsidRPr="00CC705A" w:rsidRDefault="00292130" w:rsidP="00C4741D">
            <w:pPr>
              <w:pStyle w:val="a7"/>
              <w:numPr>
                <w:ilvl w:val="0"/>
                <w:numId w:val="223"/>
              </w:numPr>
              <w:ind w:firstLineChars="0"/>
              <w:textAlignment w:val="baseline"/>
              <w:rPr>
                <w:rFonts w:eastAsia="Times New Roman"/>
                <w:color w:val="0000FF"/>
                <w:sz w:val="20"/>
                <w:szCs w:val="20"/>
              </w:rPr>
            </w:pPr>
            <w:r w:rsidRPr="00CC705A">
              <w:rPr>
                <w:rFonts w:eastAsia="Times New Roman"/>
                <w:color w:val="0000FF"/>
                <w:sz w:val="20"/>
                <w:szCs w:val="20"/>
              </w:rPr>
              <w:t>The PAR has been confirmed reference to the PFD report</w:t>
            </w:r>
            <w:r w:rsidR="00D10251" w:rsidRPr="00CC705A">
              <w:rPr>
                <w:rFonts w:eastAsia="Times New Roman"/>
                <w:color w:val="0000FF"/>
                <w:sz w:val="20"/>
                <w:szCs w:val="20"/>
              </w:rPr>
              <w:t>.</w:t>
            </w:r>
            <w:r w:rsidRPr="00CC705A">
              <w:rPr>
                <w:rFonts w:eastAsia="Times New Roman"/>
                <w:color w:val="0000FF"/>
                <w:sz w:val="20"/>
                <w:szCs w:val="20"/>
              </w:rPr>
              <w:t xml:space="preserve"> </w:t>
            </w:r>
            <w:r w:rsidR="00BF4B83" w:rsidRPr="00CC705A">
              <w:rPr>
                <w:rFonts w:eastAsia="Times New Roman"/>
                <w:color w:val="0000FF"/>
                <w:sz w:val="20"/>
                <w:szCs w:val="20"/>
              </w:rPr>
              <w:t xml:space="preserve">&lt; </w:t>
            </w:r>
            <w:del w:id="250" w:author="Johan Granander" w:date="2026-10-27T18:59:00Z">
              <w:r w:rsidR="00BF4B83" w:rsidRPr="00CC705A" w:rsidDel="00B32AB9">
                <w:rPr>
                  <w:rFonts w:eastAsia="Times New Roman"/>
                  <w:color w:val="0000FF"/>
                  <w:sz w:val="20"/>
                  <w:szCs w:val="20"/>
                </w:rPr>
                <w:delText>QA706D</w:delText>
              </w:r>
            </w:del>
            <w:ins w:id="251" w:author="Johan Granander" w:date="2026-10-27T18:59:00Z">
              <w:r w:rsidR="00B32AB9">
                <w:rPr>
                  <w:rFonts w:eastAsia="Times New Roman"/>
                  <w:color w:val="0000FF"/>
                  <w:sz w:val="20"/>
                  <w:szCs w:val="20"/>
                </w:rPr>
                <w:t>WI-61120</w:t>
              </w:r>
            </w:ins>
            <w:r w:rsidR="00BF4B83" w:rsidRPr="00CC705A">
              <w:rPr>
                <w:rFonts w:eastAsia="Times New Roman"/>
                <w:color w:val="0000FF"/>
                <w:sz w:val="20"/>
                <w:szCs w:val="20"/>
              </w:rPr>
              <w:t>&gt;.</w:t>
            </w:r>
          </w:p>
          <w:p w14:paraId="281EEB71" w14:textId="156D7F67" w:rsidR="00292130" w:rsidRPr="00CC705A" w:rsidRDefault="00292130" w:rsidP="00C4741D">
            <w:pPr>
              <w:pStyle w:val="a7"/>
              <w:numPr>
                <w:ilvl w:val="0"/>
                <w:numId w:val="223"/>
              </w:numPr>
              <w:ind w:firstLineChars="0"/>
              <w:textAlignment w:val="baseline"/>
              <w:rPr>
                <w:rFonts w:eastAsia="Times New Roman"/>
                <w:color w:val="auto"/>
                <w:sz w:val="20"/>
                <w:szCs w:val="20"/>
              </w:rPr>
            </w:pPr>
            <w:r w:rsidRPr="00CC705A">
              <w:rPr>
                <w:rFonts w:eastAsia="Times New Roman"/>
                <w:color w:val="auto"/>
                <w:sz w:val="20"/>
                <w:szCs w:val="20"/>
              </w:rPr>
              <w:t>All materials are transferred via dedicated pumps.</w:t>
            </w:r>
          </w:p>
          <w:p w14:paraId="453B2305" w14:textId="77777777" w:rsidR="00292130" w:rsidRPr="00CC705A" w:rsidRDefault="00292130" w:rsidP="00292130">
            <w:pPr>
              <w:pStyle w:val="a7"/>
              <w:ind w:left="284" w:firstLineChars="0" w:firstLine="0"/>
              <w:rPr>
                <w:rFonts w:eastAsia="Times New Roman"/>
                <w:iCs/>
                <w:color w:val="auto"/>
                <w:sz w:val="20"/>
                <w:szCs w:val="20"/>
                <w:lang w:val="en-IE"/>
              </w:rPr>
            </w:pPr>
          </w:p>
          <w:p w14:paraId="1E08F2EE" w14:textId="08BB4FE9" w:rsidR="00292130" w:rsidRPr="00CC705A" w:rsidRDefault="00292130" w:rsidP="00C4741D">
            <w:pPr>
              <w:pStyle w:val="a7"/>
              <w:ind w:left="284" w:firstLineChars="0" w:firstLine="0"/>
              <w:textAlignment w:val="baseline"/>
              <w:rPr>
                <w:rFonts w:eastAsia="Times New Roman"/>
                <w:color w:val="0000FF"/>
                <w:sz w:val="20"/>
                <w:szCs w:val="20"/>
              </w:rPr>
            </w:pPr>
            <w:r w:rsidRPr="00CC705A">
              <w:rPr>
                <w:rFonts w:eastAsia="Times New Roman"/>
                <w:bCs w:val="0"/>
                <w:iCs/>
                <w:sz w:val="20"/>
                <w:szCs w:val="20"/>
                <w:lang w:val="en-IE"/>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85C4457" w14:textId="220AC5E0" w:rsidR="00292130" w:rsidRPr="00CC705A" w:rsidRDefault="00292130" w:rsidP="00292130">
            <w:pPr>
              <w:spacing w:after="0" w:line="240" w:lineRule="auto"/>
              <w:jc w:val="center"/>
              <w:textAlignment w:val="baseline"/>
              <w:rPr>
                <w:rFonts w:ascii="Arial" w:eastAsia="Times New Roman" w:hAnsi="Arial" w:cs="Arial"/>
                <w:b/>
                <w:bCs/>
                <w:color w:val="0000FF"/>
                <w:sz w:val="20"/>
                <w:szCs w:val="20"/>
                <w:lang w:val="en-IE"/>
              </w:rPr>
            </w:pPr>
            <w:r w:rsidRPr="00CC705A">
              <w:rPr>
                <w:rFonts w:ascii="Arial" w:eastAsia="Times New Roman" w:hAnsi="Arial" w:cs="Arial"/>
                <w:b/>
                <w:bCs/>
                <w:sz w:val="20"/>
                <w:szCs w:val="20"/>
                <w:lang w:val="en-IE"/>
              </w:rPr>
              <w:t>Low</w:t>
            </w:r>
          </w:p>
        </w:tc>
      </w:tr>
      <w:tr w:rsidR="00C4741D" w:rsidRPr="00CC705A" w14:paraId="0C90511A"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2A7803D" w14:textId="03A4DA8A" w:rsidR="00FE5589" w:rsidRPr="00CC705A" w:rsidRDefault="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lastRenderedPageBreak/>
              <w:t>11</w:t>
            </w:r>
            <w:r w:rsidRPr="00CC705A">
              <w:rPr>
                <w:rFonts w:ascii="Arial" w:eastAsia="Times New Roman" w:hAnsi="Arial" w:cs="Arial"/>
                <w:sz w:val="20"/>
                <w:szCs w:val="20"/>
                <w:lang w:val="en-IE"/>
              </w:rPr>
              <w:t>.</w:t>
            </w:r>
            <w:r w:rsidR="00D10251" w:rsidRPr="00CC705A">
              <w:rPr>
                <w:rFonts w:ascii="Arial" w:hAnsi="Arial" w:cs="Arial"/>
                <w:sz w:val="20"/>
                <w:szCs w:val="20"/>
                <w:lang w:val="en-IE"/>
              </w:rPr>
              <w:t>5</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EEF7D8C"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w:t>
            </w:r>
          </w:p>
          <w:p w14:paraId="24B05873"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t>
            </w:r>
            <w:r w:rsidRPr="00CC705A">
              <w:rPr>
                <w:rFonts w:ascii="Arial" w:hAnsi="Arial" w:cs="Arial"/>
                <w:sz w:val="20"/>
                <w:szCs w:val="20"/>
                <w:lang w:val="en-IE"/>
              </w:rPr>
              <w:t>Toluene</w:t>
            </w:r>
            <w:r w:rsidRPr="00CC705A">
              <w:rPr>
                <w:rFonts w:ascii="Arial" w:eastAsia="Times New Roman" w:hAnsi="Arial" w:cs="Arial"/>
                <w:sz w:val="20"/>
                <w:szCs w:val="20"/>
                <w:lang w:val="en-IE"/>
              </w:rPr>
              <w:t>)</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C3DFF88"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Solvent substitution / wrong solvent used for washing</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180D063" w14:textId="7671C853"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 xml:space="preserve">Excessive </w:t>
            </w: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amino acid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residue; Affect the TFA concentration in Step 2</w:t>
            </w:r>
            <w:ins w:id="252" w:author="fuzhonghua" w:date="2026-10-28T13:12:00Z">
              <w:r w:rsidR="00391661">
                <w:rPr>
                  <w:rFonts w:ascii="Arial" w:eastAsia="Times New Roman" w:hAnsi="Arial" w:cs="Arial"/>
                  <w:iCs/>
                  <w:sz w:val="20"/>
                  <w:szCs w:val="20"/>
                  <w:lang w:val="en-IE"/>
                </w:rPr>
                <w:t>;</w:t>
              </w:r>
              <w:r w:rsidR="00391661" w:rsidRPr="00122D21">
                <w:rPr>
                  <w:rFonts w:ascii="Arial" w:eastAsia="Times New Roman" w:hAnsi="Arial" w:cs="Arial"/>
                  <w:iCs/>
                  <w:color w:val="0000FF"/>
                  <w:sz w:val="20"/>
                  <w:szCs w:val="20"/>
                  <w:lang w:val="en-IE"/>
                </w:rPr>
                <w:t xml:space="preserve"> </w:t>
              </w:r>
            </w:ins>
            <w:ins w:id="253" w:author="fuzhonghua" w:date="2026-10-28T13:13:00Z">
              <w:r w:rsidR="00607C63" w:rsidRPr="00122D21">
                <w:rPr>
                  <w:rFonts w:ascii="Arial" w:eastAsia="Times New Roman" w:hAnsi="Arial" w:cs="Arial"/>
                  <w:iCs/>
                  <w:color w:val="0000FF"/>
                  <w:sz w:val="20"/>
                  <w:szCs w:val="20"/>
                  <w:lang w:val="en-IE"/>
                </w:rPr>
                <w:t xml:space="preserve">Residual </w:t>
              </w:r>
              <w:proofErr w:type="spellStart"/>
              <w:r w:rsidR="00607C63" w:rsidRPr="00122D21">
                <w:rPr>
                  <w:rFonts w:ascii="Arial" w:eastAsia="Times New Roman" w:hAnsi="Arial" w:cs="Arial"/>
                  <w:iCs/>
                  <w:color w:val="0000FF"/>
                  <w:sz w:val="20"/>
                  <w:szCs w:val="20"/>
                  <w:lang w:val="en-IE"/>
                </w:rPr>
                <w:t>piperidine</w:t>
              </w:r>
              <w:proofErr w:type="spellEnd"/>
              <w:r w:rsidR="00607C63" w:rsidRPr="00122D21">
                <w:rPr>
                  <w:rFonts w:ascii="Arial" w:eastAsia="Times New Roman" w:hAnsi="Arial" w:cs="Arial"/>
                  <w:iCs/>
                  <w:color w:val="0000FF"/>
                  <w:sz w:val="20"/>
                  <w:szCs w:val="20"/>
                  <w:lang w:val="en-IE"/>
                </w:rPr>
                <w:t xml:space="preserve"> cleave the </w:t>
              </w:r>
              <w:proofErr w:type="spellStart"/>
              <w:r w:rsidR="00607C63" w:rsidRPr="00122D21">
                <w:rPr>
                  <w:rFonts w:ascii="Arial" w:eastAsia="Times New Roman" w:hAnsi="Arial" w:cs="Arial"/>
                  <w:iCs/>
                  <w:color w:val="0000FF"/>
                  <w:sz w:val="20"/>
                  <w:szCs w:val="20"/>
                  <w:lang w:val="en-IE"/>
                </w:rPr>
                <w:t>Fmoc</w:t>
              </w:r>
              <w:proofErr w:type="spellEnd"/>
              <w:r w:rsidR="00607C63" w:rsidRPr="00122D21">
                <w:rPr>
                  <w:rFonts w:ascii="Arial" w:eastAsia="Times New Roman" w:hAnsi="Arial" w:cs="Arial"/>
                  <w:iCs/>
                  <w:color w:val="0000FF"/>
                  <w:sz w:val="20"/>
                  <w:szCs w:val="20"/>
                  <w:lang w:val="en-IE"/>
                </w:rPr>
                <w:t xml:space="preserve"> </w:t>
              </w:r>
              <w:r w:rsidR="00607C63">
                <w:rPr>
                  <w:rFonts w:ascii="Arial" w:eastAsia="Times New Roman" w:hAnsi="Arial" w:cs="Arial"/>
                  <w:iCs/>
                  <w:color w:val="0000FF"/>
                  <w:sz w:val="20"/>
                  <w:szCs w:val="20"/>
                  <w:lang w:val="en-IE"/>
                </w:rPr>
                <w:t>product</w:t>
              </w:r>
            </w:ins>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5C7207D"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w:t>
            </w:r>
            <w:r w:rsidRPr="00CC705A">
              <w:rPr>
                <w:rFonts w:ascii="Arial" w:hAnsi="Arial" w:cs="Arial"/>
                <w:iCs/>
                <w:sz w:val="20"/>
                <w:szCs w:val="20"/>
                <w:lang w:val="en-IE"/>
              </w:rPr>
              <w:t>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13360992"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1702">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B19D552"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Incorrect storage vessel selected on PLC; </w:t>
            </w:r>
            <w:r w:rsidRPr="00CC705A">
              <w:rPr>
                <w:rFonts w:ascii="Arial" w:eastAsia="Times New Roman" w:hAnsi="Arial" w:cs="Arial"/>
                <w:sz w:val="20"/>
                <w:szCs w:val="20"/>
              </w:rPr>
              <w:t>recipe error;</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91975DE" w14:textId="77777777" w:rsidR="00FE5589" w:rsidRPr="00CC705A" w:rsidRDefault="00FE5589" w:rsidP="00FE5589">
            <w:pPr>
              <w:pStyle w:val="a7"/>
              <w:numPr>
                <w:ilvl w:val="0"/>
                <w:numId w:val="13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Dedicated fixed pipelines for each solvent reduce cross-connection risk.</w:t>
            </w:r>
          </w:p>
          <w:p w14:paraId="70CB9FA2" w14:textId="77777777" w:rsidR="00FE5589" w:rsidRPr="00CC705A" w:rsidRDefault="00FE5589" w:rsidP="00FE5589">
            <w:pPr>
              <w:pStyle w:val="a7"/>
              <w:numPr>
                <w:ilvl w:val="0"/>
                <w:numId w:val="13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SOP specifies recipe editing steps and parameter conversion rules.</w:t>
            </w:r>
          </w:p>
          <w:p w14:paraId="4EB80FD3" w14:textId="77777777" w:rsidR="00FE5589" w:rsidRPr="00CC705A" w:rsidRDefault="00FE5589" w:rsidP="00FE5589">
            <w:pPr>
              <w:pStyle w:val="a7"/>
              <w:numPr>
                <w:ilvl w:val="0"/>
                <w:numId w:val="13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Two engineers shall edit the electronic recipe separately for the same project. Compare the electronic recipes edited by the two engineers, confirm each difference </w:t>
            </w:r>
            <w:r w:rsidRPr="00CC705A">
              <w:rPr>
                <w:rFonts w:eastAsia="Times New Roman"/>
                <w:color w:val="auto"/>
                <w:sz w:val="20"/>
                <w:szCs w:val="20"/>
                <w:lang w:val="en-IE"/>
              </w:rPr>
              <w:lastRenderedPageBreak/>
              <w:t>between them one by one, and correct any errors. To ensure the electronic recipe to be run is reviewed and accurate.</w:t>
            </w:r>
          </w:p>
          <w:p w14:paraId="0643E2CE" w14:textId="77777777" w:rsidR="00FE5589" w:rsidRPr="00CC705A" w:rsidRDefault="00FE5589" w:rsidP="00FE5589">
            <w:pPr>
              <w:pStyle w:val="a7"/>
              <w:numPr>
                <w:ilvl w:val="0"/>
                <w:numId w:val="13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7560A172"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171E7D7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7C0ED9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F688BA3" w14:textId="77777777" w:rsidR="00FE5589" w:rsidRPr="00CC705A" w:rsidRDefault="00FE5589" w:rsidP="00FE5589">
            <w:pPr>
              <w:pStyle w:val="a7"/>
              <w:numPr>
                <w:ilvl w:val="0"/>
                <w:numId w:val="139"/>
              </w:numPr>
              <w:ind w:firstLineChars="0"/>
              <w:textAlignment w:val="baseline"/>
              <w:rPr>
                <w:rFonts w:eastAsia="Times New Roman"/>
                <w:color w:val="auto"/>
                <w:sz w:val="20"/>
                <w:szCs w:val="20"/>
              </w:rPr>
            </w:pPr>
            <w:r w:rsidRPr="00CC705A">
              <w:rPr>
                <w:rFonts w:eastAsia="Times New Roman"/>
                <w:color w:val="auto"/>
                <w:sz w:val="20"/>
                <w:szCs w:val="20"/>
              </w:rPr>
              <w:t>All materials are transferred via dedicated pumps.</w:t>
            </w:r>
          </w:p>
          <w:p w14:paraId="38C19966" w14:textId="77777777" w:rsidR="00FE5589" w:rsidRPr="00CC705A" w:rsidRDefault="00FE5589" w:rsidP="00FE5589">
            <w:pPr>
              <w:pStyle w:val="a7"/>
              <w:ind w:left="284" w:firstLineChars="0" w:firstLine="0"/>
              <w:rPr>
                <w:rFonts w:eastAsia="Times New Roman"/>
                <w:iCs/>
                <w:color w:val="auto"/>
                <w:sz w:val="20"/>
                <w:szCs w:val="20"/>
                <w:lang w:val="en-IE"/>
              </w:rPr>
            </w:pPr>
          </w:p>
          <w:p w14:paraId="7626A5D5" w14:textId="7D0D9AEF" w:rsidR="00FE5589" w:rsidRPr="00CC705A" w:rsidRDefault="00587396" w:rsidP="00FE5589">
            <w:pPr>
              <w:pStyle w:val="a7"/>
              <w:ind w:left="284" w:firstLineChars="0" w:firstLine="0"/>
              <w:rPr>
                <w:rFonts w:eastAsia="Times New Roman"/>
                <w:color w:val="auto"/>
                <w:sz w:val="20"/>
                <w:szCs w:val="20"/>
                <w:lang w:val="en-IE"/>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3B4DD08"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11E3C7AB"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7841A14" w14:textId="490DFED3" w:rsidR="00FE5589" w:rsidRPr="00CC705A" w:rsidRDefault="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lastRenderedPageBreak/>
              <w:t>11</w:t>
            </w:r>
            <w:r w:rsidRPr="00CC705A">
              <w:rPr>
                <w:rFonts w:ascii="Arial" w:eastAsia="Times New Roman" w:hAnsi="Arial" w:cs="Arial"/>
                <w:sz w:val="20"/>
                <w:szCs w:val="20"/>
                <w:lang w:val="en-IE"/>
              </w:rPr>
              <w:t>.</w:t>
            </w:r>
            <w:r w:rsidR="00D10251" w:rsidRPr="00CC705A">
              <w:rPr>
                <w:rFonts w:ascii="Arial" w:hAnsi="Arial" w:cs="Arial"/>
                <w:sz w:val="20"/>
                <w:szCs w:val="20"/>
                <w:lang w:val="en-IE"/>
              </w:rPr>
              <w:t>6</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1E93D9E"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w:t>
            </w:r>
          </w:p>
          <w:p w14:paraId="2BEDB3C3"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t>
            </w:r>
            <w:r w:rsidRPr="00CC705A">
              <w:rPr>
                <w:rFonts w:ascii="Arial" w:hAnsi="Arial" w:cs="Arial"/>
                <w:sz w:val="20"/>
                <w:szCs w:val="20"/>
                <w:lang w:val="en-IE"/>
              </w:rPr>
              <w:t>Toluene</w:t>
            </w:r>
            <w:r w:rsidRPr="00CC705A">
              <w:rPr>
                <w:rFonts w:ascii="Arial" w:eastAsia="Times New Roman" w:hAnsi="Arial" w:cs="Arial"/>
                <w:sz w:val="20"/>
                <w:szCs w:val="20"/>
                <w:lang w:val="en-IE"/>
              </w:rPr>
              <w:t>)</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915FFC1"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 xml:space="preserve">Incomplete removal </w:t>
            </w: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amino acid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sz w:val="20"/>
                <w:szCs w:val="20"/>
                <w:lang w:val="en-IE"/>
              </w:rPr>
              <w:t xml:space="preserve"> </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C0166A1"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commentRangeStart w:id="254"/>
            <w:commentRangeStart w:id="255"/>
            <w:r w:rsidRPr="00CC705A">
              <w:rPr>
                <w:rFonts w:ascii="Arial" w:eastAsia="Times New Roman" w:hAnsi="Arial" w:cs="Arial"/>
                <w:iCs/>
                <w:sz w:val="20"/>
                <w:szCs w:val="20"/>
                <w:lang w:val="en-IE"/>
              </w:rPr>
              <w:t>Impurity formation</w:t>
            </w:r>
            <w:commentRangeEnd w:id="254"/>
            <w:r w:rsidRPr="00CC705A">
              <w:rPr>
                <w:rStyle w:val="af4"/>
                <w:rFonts w:ascii="Arial" w:eastAsia="Times New Roman" w:hAnsi="Arial" w:cs="Arial"/>
                <w:sz w:val="20"/>
                <w:szCs w:val="20"/>
                <w:lang w:val="en-IE"/>
              </w:rPr>
              <w:commentReference w:id="254"/>
            </w:r>
            <w:commentRangeEnd w:id="255"/>
            <w:r w:rsidRPr="00CC705A">
              <w:rPr>
                <w:rStyle w:val="af4"/>
                <w:rFonts w:ascii="Arial" w:eastAsia="Times New Roman" w:hAnsi="Arial" w:cs="Arial"/>
                <w:sz w:val="20"/>
                <w:szCs w:val="20"/>
                <w:lang w:val="en-IE"/>
              </w:rPr>
              <w:commentReference w:id="255"/>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CB0E53"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34F145D8"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1702">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7113215"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Insufficient wash volumes; blocked sieve plate / drain; incorrect solvent used; PLC malfunction during wash cycle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9BB1576" w14:textId="77777777" w:rsidR="00FE5589" w:rsidRPr="00CC705A" w:rsidRDefault="00FE5589" w:rsidP="00FE5589">
            <w:pPr>
              <w:pStyle w:val="a7"/>
              <w:numPr>
                <w:ilvl w:val="0"/>
                <w:numId w:val="14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wash volumes and cycles defined in MOR.</w:t>
            </w:r>
          </w:p>
          <w:p w14:paraId="793334CB" w14:textId="77777777" w:rsidR="00FE5589" w:rsidRPr="00CC705A" w:rsidRDefault="00FE5589" w:rsidP="00FE5589">
            <w:pPr>
              <w:pStyle w:val="a7"/>
              <w:numPr>
                <w:ilvl w:val="0"/>
                <w:numId w:val="14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Equipment maintenance and electronic systems are equipped with dual hard disks to guarantee the integrity of operational data.</w:t>
            </w:r>
          </w:p>
          <w:p w14:paraId="3C7D4349" w14:textId="77777777" w:rsidR="00FE5589" w:rsidRPr="00CC705A" w:rsidRDefault="00FE5589" w:rsidP="00FE5589">
            <w:pPr>
              <w:pStyle w:val="a7"/>
              <w:numPr>
                <w:ilvl w:val="0"/>
                <w:numId w:val="14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The system can resume operation from the interrupted point. </w:t>
            </w:r>
          </w:p>
          <w:p w14:paraId="2C8B24F5" w14:textId="77777777" w:rsidR="00FE5589" w:rsidRPr="00CC705A" w:rsidRDefault="00FE5589" w:rsidP="00FE5589">
            <w:pPr>
              <w:pStyle w:val="a7"/>
              <w:numPr>
                <w:ilvl w:val="0"/>
                <w:numId w:val="14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After completion of each batch, the equipment shall be disassembled and cleaned, and the sieve plate shall be </w:t>
            </w:r>
            <w:r w:rsidRPr="00CC705A">
              <w:rPr>
                <w:rFonts w:eastAsia="Times New Roman"/>
                <w:color w:val="auto"/>
                <w:sz w:val="20"/>
                <w:szCs w:val="20"/>
                <w:lang w:val="en-IE"/>
              </w:rPr>
              <w:lastRenderedPageBreak/>
              <w:t>inspected by QA and the Production manager.</w:t>
            </w:r>
          </w:p>
          <w:p w14:paraId="711591E2" w14:textId="77777777" w:rsidR="00FE5589" w:rsidRPr="00CC705A" w:rsidRDefault="00FE5589" w:rsidP="00FE5589">
            <w:pPr>
              <w:pStyle w:val="a7"/>
              <w:numPr>
                <w:ilvl w:val="0"/>
                <w:numId w:val="14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Material pipeline is separate and dedicated.</w:t>
            </w:r>
          </w:p>
          <w:p w14:paraId="638A84DC" w14:textId="77777777" w:rsidR="00FE5589" w:rsidRPr="00CC705A" w:rsidRDefault="00FE5589" w:rsidP="00FE5589">
            <w:pPr>
              <w:pStyle w:val="a7"/>
              <w:numPr>
                <w:ilvl w:val="0"/>
                <w:numId w:val="14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External Calibration: Calibration of scale is managed by CMS system and performed periodically every one year by a qualified calibration contractor.</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5417CC34"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3001D064"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0A45C93"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8061D9" w14:textId="77777777" w:rsidR="00FE5589" w:rsidRPr="00CC705A" w:rsidRDefault="00FE5589" w:rsidP="00FE5589">
            <w:pPr>
              <w:pStyle w:val="a7"/>
              <w:numPr>
                <w:ilvl w:val="0"/>
                <w:numId w:val="141"/>
              </w:numPr>
              <w:ind w:firstLineChars="0"/>
              <w:rPr>
                <w:rFonts w:eastAsia="Times New Roman"/>
                <w:color w:val="auto"/>
                <w:sz w:val="20"/>
                <w:szCs w:val="20"/>
                <w:lang w:val="en-IE"/>
              </w:rPr>
            </w:pPr>
            <w:r w:rsidRPr="00CC705A">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743691A1" w14:textId="77777777" w:rsidR="00FE5589" w:rsidRPr="00CC705A" w:rsidRDefault="00FE5589" w:rsidP="00FE5589">
            <w:pPr>
              <w:pStyle w:val="a7"/>
              <w:numPr>
                <w:ilvl w:val="0"/>
                <w:numId w:val="141"/>
              </w:numPr>
              <w:ind w:firstLineChars="0"/>
              <w:textAlignment w:val="baseline"/>
              <w:rPr>
                <w:rFonts w:eastAsia="Times New Roman"/>
                <w:color w:val="auto"/>
                <w:sz w:val="20"/>
                <w:szCs w:val="20"/>
              </w:rPr>
            </w:pPr>
            <w:r w:rsidRPr="00CC705A">
              <w:rPr>
                <w:rFonts w:eastAsia="Times New Roman"/>
                <w:color w:val="auto"/>
                <w:sz w:val="20"/>
                <w:szCs w:val="20"/>
                <w:lang w:val="en-IE"/>
              </w:rPr>
              <w:t xml:space="preserve">The recorded waste discharge time shall be </w:t>
            </w:r>
            <w:r w:rsidRPr="00CC705A">
              <w:rPr>
                <w:rFonts w:eastAsia="Times New Roman"/>
                <w:color w:val="auto"/>
                <w:sz w:val="20"/>
                <w:szCs w:val="20"/>
                <w:lang w:val="en-IE"/>
              </w:rPr>
              <w:lastRenderedPageBreak/>
              <w:t>double-checked by two personnel. Slow drain triggers operator check</w:t>
            </w:r>
          </w:p>
          <w:p w14:paraId="6C7DB87C" w14:textId="77777777" w:rsidR="00FE5589" w:rsidRPr="00CC705A" w:rsidRDefault="00FE5589" w:rsidP="00FE5589">
            <w:pPr>
              <w:pStyle w:val="a7"/>
              <w:numPr>
                <w:ilvl w:val="0"/>
                <w:numId w:val="141"/>
              </w:numPr>
              <w:ind w:firstLineChars="0"/>
              <w:textAlignment w:val="baseline"/>
              <w:rPr>
                <w:rFonts w:eastAsia="Times New Roman"/>
                <w:color w:val="auto"/>
                <w:sz w:val="20"/>
                <w:szCs w:val="20"/>
              </w:rPr>
            </w:pPr>
            <w:r w:rsidRPr="00CC705A">
              <w:rPr>
                <w:rFonts w:eastAsia="Times New Roman"/>
                <w:color w:val="auto"/>
                <w:sz w:val="20"/>
                <w:szCs w:val="20"/>
                <w:lang w:val="en-IE"/>
              </w:rPr>
              <w:t>Sufficient spare parts for the equipment are stocked to enable timely replacement in case of faults.</w:t>
            </w:r>
          </w:p>
          <w:p w14:paraId="2E1B5593" w14:textId="77777777" w:rsidR="00FE5589" w:rsidRPr="00CC705A" w:rsidRDefault="00FE5589" w:rsidP="00FE5589">
            <w:pPr>
              <w:pStyle w:val="a7"/>
              <w:ind w:left="284" w:firstLineChars="0" w:firstLine="0"/>
              <w:rPr>
                <w:rFonts w:eastAsia="Times New Roman"/>
                <w:iCs/>
                <w:color w:val="auto"/>
                <w:sz w:val="20"/>
                <w:szCs w:val="20"/>
                <w:lang w:val="en-IE"/>
              </w:rPr>
            </w:pPr>
          </w:p>
          <w:p w14:paraId="69AEAADD" w14:textId="5F0C79E9" w:rsidR="00FE5589" w:rsidRPr="00CC705A" w:rsidRDefault="00587396" w:rsidP="00FE5589">
            <w:pPr>
              <w:pStyle w:val="a7"/>
              <w:ind w:left="284" w:firstLineChars="0" w:firstLine="0"/>
              <w:rPr>
                <w:rFonts w:eastAsia="Times New Roman"/>
                <w:color w:val="auto"/>
                <w:sz w:val="20"/>
                <w:szCs w:val="20"/>
                <w:lang w:val="en-IE"/>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CDDBE8B"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4B06246E"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A6FB79F" w14:textId="13022B31" w:rsidR="00FE5589" w:rsidRPr="00CC705A" w:rsidRDefault="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lastRenderedPageBreak/>
              <w:t>11</w:t>
            </w:r>
            <w:r w:rsidRPr="00CC705A">
              <w:rPr>
                <w:rFonts w:ascii="Arial" w:eastAsia="Times New Roman" w:hAnsi="Arial" w:cs="Arial"/>
                <w:sz w:val="20"/>
                <w:szCs w:val="20"/>
                <w:lang w:val="en-IE"/>
              </w:rPr>
              <w:t>.</w:t>
            </w:r>
            <w:r w:rsidR="00D10251" w:rsidRPr="00CC705A">
              <w:rPr>
                <w:rFonts w:ascii="Arial" w:hAnsi="Arial" w:cs="Arial"/>
                <w:sz w:val="20"/>
                <w:szCs w:val="20"/>
                <w:lang w:val="en-IE"/>
              </w:rPr>
              <w:t>7</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AE43A0F"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w:t>
            </w:r>
          </w:p>
          <w:p w14:paraId="00942F7D"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t>
            </w:r>
            <w:r w:rsidRPr="00CC705A">
              <w:rPr>
                <w:rFonts w:ascii="Arial" w:hAnsi="Arial" w:cs="Arial"/>
                <w:sz w:val="20"/>
                <w:szCs w:val="20"/>
                <w:lang w:val="en-IE"/>
              </w:rPr>
              <w:t>Toluene</w:t>
            </w:r>
            <w:r w:rsidRPr="00CC705A">
              <w:rPr>
                <w:rFonts w:ascii="Arial" w:eastAsia="Times New Roman" w:hAnsi="Arial" w:cs="Arial"/>
                <w:sz w:val="20"/>
                <w:szCs w:val="20"/>
                <w:lang w:val="en-IE"/>
              </w:rPr>
              <w:t>)</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FEE8050"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 xml:space="preserve">Incomplete resin </w:t>
            </w:r>
            <w:proofErr w:type="spellStart"/>
            <w:r w:rsidRPr="00CC705A">
              <w:rPr>
                <w:rFonts w:ascii="Arial" w:eastAsia="Times New Roman" w:hAnsi="Arial" w:cs="Arial"/>
                <w:sz w:val="20"/>
                <w:szCs w:val="20"/>
                <w:lang w:val="en-IE"/>
              </w:rPr>
              <w:t>deswelling</w:t>
            </w:r>
            <w:proofErr w:type="spellEnd"/>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BBD55DB"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Excessively long drying time</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9937ADC"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29DD54FE"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t>3</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B124C8C"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sz w:val="20"/>
                <w:szCs w:val="20"/>
                <w:lang w:val="en-IE"/>
              </w:rPr>
              <w:t xml:space="preserve">Use of </w:t>
            </w:r>
            <w:proofErr w:type="spellStart"/>
            <w:r w:rsidRPr="00CC705A">
              <w:rPr>
                <w:rFonts w:ascii="Arial" w:eastAsia="Times New Roman" w:hAnsi="Arial" w:cs="Arial"/>
                <w:sz w:val="20"/>
                <w:szCs w:val="20"/>
                <w:lang w:val="en-IE"/>
              </w:rPr>
              <w:t>uncalibrated</w:t>
            </w:r>
            <w:proofErr w:type="spellEnd"/>
            <w:r w:rsidRPr="00CC705A">
              <w:rPr>
                <w:rFonts w:ascii="Arial" w:eastAsia="Times New Roman" w:hAnsi="Arial" w:cs="Arial"/>
                <w:sz w:val="20"/>
                <w:szCs w:val="20"/>
                <w:lang w:val="en-IE"/>
              </w:rPr>
              <w:t xml:space="preserve"> balance, MOR editing error;</w:t>
            </w:r>
            <w:r w:rsidRPr="00CC705A">
              <w:rPr>
                <w:rFonts w:ascii="Arial" w:eastAsia="Times New Roman" w:hAnsi="Arial" w:cs="Arial"/>
                <w:iCs/>
                <w:sz w:val="20"/>
                <w:szCs w:val="20"/>
                <w:lang w:val="en-IE"/>
              </w:rPr>
              <w:t xml:space="preserve"> blocked sieve plate / drain; incorrect solvent used; PLC malfunction during wash cycle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80F5A24" w14:textId="77777777" w:rsidR="00FE5589" w:rsidRPr="00CC705A" w:rsidRDefault="00FE5589" w:rsidP="00FE5589">
            <w:pPr>
              <w:pStyle w:val="a7"/>
              <w:numPr>
                <w:ilvl w:val="0"/>
                <w:numId w:val="90"/>
              </w:numPr>
              <w:ind w:firstLineChars="0"/>
              <w:textAlignment w:val="baseline"/>
              <w:rPr>
                <w:rFonts w:eastAsia="Times New Roman"/>
                <w:color w:val="auto"/>
                <w:sz w:val="20"/>
                <w:szCs w:val="20"/>
                <w:lang w:val="en-IE"/>
              </w:rPr>
            </w:pPr>
            <w:r w:rsidRPr="00CC705A">
              <w:rPr>
                <w:rFonts w:eastAsia="Times New Roman"/>
                <w:iCs/>
                <w:color w:val="auto"/>
                <w:sz w:val="20"/>
                <w:szCs w:val="20"/>
                <w:lang w:val="en-IE"/>
              </w:rPr>
              <w:t>MOR</w:t>
            </w:r>
            <w:r w:rsidRPr="00CC705A">
              <w:rPr>
                <w:rFonts w:eastAsia="Times New Roman"/>
                <w:color w:val="auto"/>
                <w:sz w:val="20"/>
                <w:szCs w:val="20"/>
                <w:lang w:val="en-IE"/>
              </w:rPr>
              <w:t xml:space="preserve"> will be reviewed and approved to avoid errors before it is effective.</w:t>
            </w:r>
          </w:p>
          <w:p w14:paraId="00021BA1" w14:textId="77777777" w:rsidR="00FE5589" w:rsidRPr="00CC705A" w:rsidRDefault="00FE5589" w:rsidP="00FE5589">
            <w:pPr>
              <w:pStyle w:val="a7"/>
              <w:numPr>
                <w:ilvl w:val="0"/>
                <w:numId w:val="9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External Calibration: Calibration of scale is managed by CMS system and performed periodically every one year by a qualified calibration contractor.</w:t>
            </w:r>
          </w:p>
          <w:p w14:paraId="6BEAAF66" w14:textId="77777777" w:rsidR="00FE5589" w:rsidRPr="00CC705A" w:rsidRDefault="00FE5589" w:rsidP="00FE5589">
            <w:pPr>
              <w:pStyle w:val="a7"/>
              <w:numPr>
                <w:ilvl w:val="0"/>
                <w:numId w:val="9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Internal calibration:  Designated calibration personnel who is trained and qualified according to internal SOP, check the scales every three months.</w:t>
            </w:r>
          </w:p>
          <w:p w14:paraId="2557D9F0" w14:textId="77777777" w:rsidR="00FE5589" w:rsidRPr="00CC705A" w:rsidRDefault="00FE5589" w:rsidP="00FE5589">
            <w:pPr>
              <w:pStyle w:val="a7"/>
              <w:numPr>
                <w:ilvl w:val="0"/>
                <w:numId w:val="9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lastRenderedPageBreak/>
              <w:t>For scales used for production, which are checked with standard weight before use.</w:t>
            </w:r>
          </w:p>
          <w:p w14:paraId="36509398" w14:textId="77777777" w:rsidR="00FE5589" w:rsidRPr="00CC705A" w:rsidRDefault="00FE5589" w:rsidP="00FE5589">
            <w:pPr>
              <w:pStyle w:val="a7"/>
              <w:numPr>
                <w:ilvl w:val="0"/>
                <w:numId w:val="9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Operator shall confirm that the scale is within calibration and suitable for charge quantity before use.</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C3B0C07" w14:textId="77777777" w:rsidR="00FE5589" w:rsidRPr="00CC1702" w:rsidRDefault="00FE5589" w:rsidP="00FE5589">
            <w:pPr>
              <w:spacing w:after="0" w:line="240" w:lineRule="auto"/>
              <w:jc w:val="center"/>
              <w:textAlignment w:val="baseline"/>
              <w:rPr>
                <w:rFonts w:ascii="Arial" w:eastAsia="Times New Roman" w:hAnsi="Arial" w:cs="Arial"/>
                <w:b/>
                <w:bCs/>
                <w:sz w:val="20"/>
                <w:szCs w:val="20"/>
                <w:lang w:val="en-IE"/>
              </w:rPr>
            </w:pPr>
            <w:r w:rsidRPr="00CC1702">
              <w:rPr>
                <w:rFonts w:ascii="Arial" w:hAnsi="Arial" w:cs="Arial"/>
                <w:b/>
                <w:bCs/>
                <w:kern w:val="32"/>
                <w:sz w:val="20"/>
                <w:szCs w:val="20"/>
                <w:lang w:val="en-IE"/>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0495245" w14:textId="77777777" w:rsidR="00FE5589" w:rsidRPr="00CC1702" w:rsidRDefault="00FE5589" w:rsidP="00FE5589">
            <w:pPr>
              <w:spacing w:after="0" w:line="240" w:lineRule="auto"/>
              <w:jc w:val="center"/>
              <w:textAlignment w:val="baseline"/>
              <w:rPr>
                <w:rFonts w:ascii="Arial" w:eastAsia="Times New Roman" w:hAnsi="Arial" w:cs="Arial"/>
                <w:b/>
                <w:bCs/>
                <w:sz w:val="20"/>
                <w:szCs w:val="20"/>
                <w:lang w:val="en-IE"/>
              </w:rPr>
            </w:pPr>
            <w:r w:rsidRPr="00CC1702">
              <w:rPr>
                <w:rFonts w:ascii="Arial"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7E5DFDB"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8C9B6A3" w14:textId="77777777" w:rsidR="00FE5589" w:rsidRPr="00CC705A" w:rsidRDefault="00FE5589" w:rsidP="00FE5589">
            <w:pPr>
              <w:pStyle w:val="a7"/>
              <w:numPr>
                <w:ilvl w:val="0"/>
                <w:numId w:val="142"/>
              </w:numPr>
              <w:ind w:firstLineChars="0"/>
              <w:rPr>
                <w:rFonts w:eastAsia="Times New Roman"/>
                <w:iCs/>
                <w:color w:val="auto"/>
                <w:sz w:val="20"/>
                <w:szCs w:val="20"/>
                <w:lang w:val="en-IE"/>
              </w:rPr>
            </w:pPr>
            <w:r w:rsidRPr="00CC705A">
              <w:rPr>
                <w:rFonts w:eastAsia="Times New Roman"/>
                <w:iCs/>
                <w:color w:val="auto"/>
                <w:sz w:val="20"/>
                <w:szCs w:val="20"/>
                <w:lang w:val="en-IE"/>
              </w:rPr>
              <w:t>For electronic balances that have expired calibration periods or are malfunctioning, affix labels and remove them from the production workshop.</w:t>
            </w:r>
          </w:p>
          <w:p w14:paraId="6D708280" w14:textId="77777777" w:rsidR="00FE5589" w:rsidRPr="00CC705A" w:rsidRDefault="00FE5589" w:rsidP="00FE5589">
            <w:pPr>
              <w:pStyle w:val="a7"/>
              <w:ind w:left="284" w:firstLineChars="0" w:firstLine="0"/>
              <w:rPr>
                <w:rFonts w:eastAsia="Times New Roman"/>
                <w:iCs/>
                <w:color w:val="auto"/>
                <w:sz w:val="20"/>
                <w:szCs w:val="20"/>
                <w:lang w:val="en-IE"/>
              </w:rPr>
            </w:pPr>
          </w:p>
          <w:p w14:paraId="104B48F0" w14:textId="7BC7B1B7" w:rsidR="00FE5589" w:rsidRPr="00CC705A" w:rsidRDefault="00587396" w:rsidP="00FE5589">
            <w:pPr>
              <w:pStyle w:val="a7"/>
              <w:ind w:left="284" w:firstLineChars="0" w:firstLine="0"/>
              <w:rPr>
                <w:rFonts w:eastAsia="Times New Roman"/>
                <w:color w:val="auto"/>
                <w:sz w:val="20"/>
                <w:szCs w:val="20"/>
                <w:lang w:val="en-IE"/>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339C9F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2622B2CC"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5A1F11" w14:textId="1023C258" w:rsidR="00D10251" w:rsidRPr="00CC705A" w:rsidRDefault="00D10251">
            <w:pPr>
              <w:spacing w:after="0" w:line="240" w:lineRule="auto"/>
              <w:jc w:val="center"/>
              <w:textAlignment w:val="baseline"/>
              <w:rPr>
                <w:rFonts w:ascii="Arial" w:hAnsi="Arial" w:cs="Arial"/>
                <w:sz w:val="20"/>
                <w:szCs w:val="20"/>
                <w:lang w:val="en-IE"/>
              </w:rPr>
            </w:pPr>
            <w:r w:rsidRPr="00CC705A">
              <w:rPr>
                <w:rFonts w:ascii="Arial" w:hAnsi="Arial" w:cs="Arial"/>
                <w:color w:val="0000FF"/>
                <w:sz w:val="20"/>
                <w:szCs w:val="20"/>
                <w:lang w:val="en-IE"/>
              </w:rPr>
              <w:lastRenderedPageBreak/>
              <w:t>11</w:t>
            </w:r>
            <w:r w:rsidRPr="00CC705A">
              <w:rPr>
                <w:rFonts w:ascii="Arial" w:eastAsia="Times New Roman" w:hAnsi="Arial" w:cs="Arial"/>
                <w:color w:val="0000FF"/>
                <w:sz w:val="20"/>
                <w:szCs w:val="20"/>
                <w:lang w:val="en-IE"/>
              </w:rPr>
              <w:t>.</w:t>
            </w:r>
            <w:r w:rsidRPr="00CC705A">
              <w:rPr>
                <w:rFonts w:ascii="Arial" w:hAnsi="Arial" w:cs="Arial"/>
                <w:color w:val="0000FF"/>
                <w:sz w:val="20"/>
                <w:szCs w:val="20"/>
                <w:lang w:val="en-IE"/>
              </w:rPr>
              <w:t>8</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E36B2A3" w14:textId="77777777" w:rsidR="00D10251" w:rsidRPr="00CC705A" w:rsidRDefault="00D10251" w:rsidP="00D10251">
            <w:pPr>
              <w:spacing w:after="0" w:line="240" w:lineRule="auto"/>
              <w:jc w:val="center"/>
              <w:textAlignment w:val="baseline"/>
              <w:rPr>
                <w:rFonts w:ascii="Arial" w:eastAsia="Times New Roman" w:hAnsi="Arial" w:cs="Arial"/>
                <w:color w:val="0000FF"/>
                <w:sz w:val="20"/>
                <w:szCs w:val="20"/>
                <w:lang w:val="en-IE"/>
              </w:rPr>
            </w:pPr>
            <w:r w:rsidRPr="00CC705A">
              <w:rPr>
                <w:rFonts w:ascii="Arial" w:eastAsia="Times New Roman" w:hAnsi="Arial" w:cs="Arial"/>
                <w:color w:val="0000FF"/>
                <w:sz w:val="20"/>
                <w:szCs w:val="20"/>
                <w:lang w:val="en-IE"/>
              </w:rPr>
              <w:t>Washing</w:t>
            </w:r>
          </w:p>
          <w:p w14:paraId="4466AA24" w14:textId="439593C6" w:rsidR="00D10251" w:rsidRPr="00CC705A" w:rsidRDefault="00D10251" w:rsidP="00D10251">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color w:val="0000FF"/>
                <w:sz w:val="20"/>
                <w:szCs w:val="20"/>
                <w:lang w:val="en-IE"/>
              </w:rPr>
              <w:t>(</w:t>
            </w:r>
            <w:r w:rsidRPr="00CC705A">
              <w:rPr>
                <w:rFonts w:ascii="Arial" w:hAnsi="Arial" w:cs="Arial"/>
                <w:sz w:val="20"/>
                <w:szCs w:val="20"/>
                <w:lang w:val="en-IE"/>
              </w:rPr>
              <w:t>Toluene</w:t>
            </w:r>
            <w:r w:rsidRPr="00CC705A">
              <w:rPr>
                <w:rFonts w:ascii="Arial" w:eastAsia="Times New Roman" w:hAnsi="Arial" w:cs="Arial"/>
                <w:color w:val="0000FF"/>
                <w:sz w:val="20"/>
                <w:szCs w:val="20"/>
                <w:lang w:val="en-IE"/>
              </w:rPr>
              <w:t>)</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199EE30" w14:textId="5DD9C3AC" w:rsidR="00D10251" w:rsidRPr="00CC705A" w:rsidRDefault="00D10251" w:rsidP="00D10251">
            <w:pPr>
              <w:spacing w:after="0" w:line="240" w:lineRule="auto"/>
              <w:jc w:val="center"/>
              <w:textAlignment w:val="baseline"/>
              <w:rPr>
                <w:rFonts w:ascii="Arial" w:eastAsia="Times New Roman" w:hAnsi="Arial" w:cs="Arial"/>
                <w:iCs/>
                <w:sz w:val="20"/>
                <w:szCs w:val="20"/>
                <w:lang w:val="en-IE"/>
              </w:rPr>
            </w:pPr>
            <w:r w:rsidRPr="00CC705A">
              <w:rPr>
                <w:rFonts w:ascii="Arial" w:hAnsi="Arial" w:cs="Arial"/>
                <w:sz w:val="20"/>
                <w:szCs w:val="20"/>
                <w:lang w:val="en-IE"/>
              </w:rPr>
              <w:t>Toluene</w:t>
            </w:r>
            <w:r w:rsidRPr="00CC705A">
              <w:rPr>
                <w:rFonts w:ascii="Arial" w:eastAsia="Times New Roman" w:hAnsi="Arial" w:cs="Arial"/>
                <w:color w:val="0000FF"/>
                <w:sz w:val="20"/>
                <w:szCs w:val="20"/>
              </w:rPr>
              <w:t xml:space="preserve"> charge quantity outside PAR (over- or under-charge)</w:t>
            </w:r>
            <w:r w:rsidRPr="00CC705A">
              <w:rPr>
                <w:rFonts w:ascii="Arial" w:eastAsia="Times New Roman" w:hAnsi="Arial" w:cs="Arial"/>
                <w:iCs/>
                <w:sz w:val="20"/>
                <w:szCs w:val="20"/>
                <w:lang w:val="en-IE"/>
              </w:rPr>
              <w:t xml:space="preserve"> (CPP excursion)</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53695F" w14:textId="7076EFBE" w:rsidR="00D10251" w:rsidRPr="00CC705A" w:rsidRDefault="00D10251" w:rsidP="00D10251">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Excessive </w:t>
            </w: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amino acid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residue; Affect the TFA concentration in Step 2</w:t>
            </w:r>
            <w:ins w:id="256" w:author="fuzhonghua" w:date="2026-10-28T13:12:00Z">
              <w:r w:rsidR="00391661">
                <w:rPr>
                  <w:rFonts w:ascii="Arial" w:eastAsia="Times New Roman" w:hAnsi="Arial" w:cs="Arial"/>
                  <w:iCs/>
                  <w:sz w:val="20"/>
                  <w:szCs w:val="20"/>
                  <w:lang w:val="en-IE"/>
                </w:rPr>
                <w:t>;</w:t>
              </w:r>
            </w:ins>
            <w:ins w:id="257" w:author="fuzhonghua" w:date="2026-10-28T13:14:00Z">
              <w:r w:rsidR="00607C63" w:rsidRPr="00122D21">
                <w:rPr>
                  <w:rFonts w:ascii="Arial" w:eastAsia="Times New Roman" w:hAnsi="Arial" w:cs="Arial"/>
                  <w:iCs/>
                  <w:color w:val="0000FF"/>
                  <w:sz w:val="20"/>
                  <w:szCs w:val="20"/>
                  <w:lang w:val="en-IE"/>
                </w:rPr>
                <w:t xml:space="preserve"> Residual </w:t>
              </w:r>
              <w:proofErr w:type="spellStart"/>
              <w:r w:rsidR="00607C63" w:rsidRPr="00122D21">
                <w:rPr>
                  <w:rFonts w:ascii="Arial" w:eastAsia="Times New Roman" w:hAnsi="Arial" w:cs="Arial"/>
                  <w:iCs/>
                  <w:color w:val="0000FF"/>
                  <w:sz w:val="20"/>
                  <w:szCs w:val="20"/>
                  <w:lang w:val="en-IE"/>
                </w:rPr>
                <w:t>piperidine</w:t>
              </w:r>
              <w:proofErr w:type="spellEnd"/>
              <w:r w:rsidR="00607C63" w:rsidRPr="00122D21">
                <w:rPr>
                  <w:rFonts w:ascii="Arial" w:eastAsia="Times New Roman" w:hAnsi="Arial" w:cs="Arial"/>
                  <w:iCs/>
                  <w:color w:val="0000FF"/>
                  <w:sz w:val="20"/>
                  <w:szCs w:val="20"/>
                  <w:lang w:val="en-IE"/>
                </w:rPr>
                <w:t xml:space="preserve"> cleave the </w:t>
              </w:r>
              <w:proofErr w:type="spellStart"/>
              <w:r w:rsidR="00607C63" w:rsidRPr="00122D21">
                <w:rPr>
                  <w:rFonts w:ascii="Arial" w:eastAsia="Times New Roman" w:hAnsi="Arial" w:cs="Arial"/>
                  <w:iCs/>
                  <w:color w:val="0000FF"/>
                  <w:sz w:val="20"/>
                  <w:szCs w:val="20"/>
                  <w:lang w:val="en-IE"/>
                </w:rPr>
                <w:t>Fmoc</w:t>
              </w:r>
              <w:proofErr w:type="spellEnd"/>
              <w:r w:rsidR="00607C63" w:rsidRPr="00122D21">
                <w:rPr>
                  <w:rFonts w:ascii="Arial" w:eastAsia="Times New Roman" w:hAnsi="Arial" w:cs="Arial"/>
                  <w:iCs/>
                  <w:color w:val="0000FF"/>
                  <w:sz w:val="20"/>
                  <w:szCs w:val="20"/>
                  <w:lang w:val="en-IE"/>
                </w:rPr>
                <w:t xml:space="preserve"> </w:t>
              </w:r>
              <w:r w:rsidR="00607C63">
                <w:rPr>
                  <w:rFonts w:ascii="Arial" w:eastAsia="Times New Roman" w:hAnsi="Arial" w:cs="Arial"/>
                  <w:iCs/>
                  <w:color w:val="0000FF"/>
                  <w:sz w:val="20"/>
                  <w:szCs w:val="20"/>
                  <w:lang w:val="en-IE"/>
                </w:rPr>
                <w:t>product</w:t>
              </w:r>
            </w:ins>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FFE5BB9" w14:textId="28E3F690" w:rsidR="00D10251" w:rsidRPr="00CC705A" w:rsidRDefault="00D10251" w:rsidP="00D10251">
            <w:pPr>
              <w:spacing w:after="0" w:line="240" w:lineRule="auto"/>
              <w:jc w:val="center"/>
              <w:textAlignment w:val="baseline"/>
              <w:rPr>
                <w:rFonts w:ascii="Arial" w:eastAsia="Times New Roman" w:hAnsi="Arial" w:cs="Arial"/>
                <w:iCs/>
                <w:sz w:val="20"/>
                <w:szCs w:val="20"/>
                <w:lang w:val="en-IE"/>
              </w:rPr>
            </w:pPr>
            <w:r w:rsidRPr="00CC705A">
              <w:rPr>
                <w:rFonts w:ascii="Arial" w:hAnsi="Arial" w:cs="Arial"/>
                <w:iCs/>
                <w:color w:val="0000FF"/>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2C118593" w14:textId="4C76C508" w:rsidR="00D10251" w:rsidRPr="00CC705A" w:rsidRDefault="00D10251" w:rsidP="00D10251">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73E292D" w14:textId="0371B221" w:rsidR="00D10251" w:rsidRPr="00CC705A" w:rsidRDefault="00D10251" w:rsidP="00D10251">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Incorrect storage vessel selected on PLC; </w:t>
            </w:r>
            <w:r w:rsidRPr="00CC705A">
              <w:rPr>
                <w:rFonts w:ascii="Arial" w:eastAsia="Times New Roman" w:hAnsi="Arial" w:cs="Arial"/>
                <w:sz w:val="20"/>
                <w:szCs w:val="20"/>
              </w:rPr>
              <w:t>recipe error;</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CB56E2" w14:textId="77777777" w:rsidR="00D10251" w:rsidRPr="00CC705A" w:rsidRDefault="00D10251" w:rsidP="00C4741D">
            <w:pPr>
              <w:pStyle w:val="a7"/>
              <w:numPr>
                <w:ilvl w:val="0"/>
                <w:numId w:val="226"/>
              </w:numPr>
              <w:ind w:firstLineChars="0"/>
              <w:textAlignment w:val="baseline"/>
              <w:rPr>
                <w:rFonts w:eastAsiaTheme="minorEastAsia"/>
                <w:bCs w:val="0"/>
                <w:color w:val="auto"/>
                <w:kern w:val="0"/>
                <w:sz w:val="20"/>
                <w:szCs w:val="20"/>
                <w:lang w:eastAsia="zh-CN"/>
              </w:rPr>
            </w:pPr>
            <w:r w:rsidRPr="00CC705A">
              <w:rPr>
                <w:rFonts w:eastAsia="Times New Roman"/>
                <w:bCs w:val="0"/>
                <w:color w:val="auto"/>
                <w:kern w:val="0"/>
                <w:sz w:val="20"/>
                <w:szCs w:val="20"/>
                <w:lang w:eastAsia="zh-CN"/>
              </w:rPr>
              <w:t>Charge quantities defined in MOR</w:t>
            </w:r>
          </w:p>
          <w:p w14:paraId="02D0ED1A" w14:textId="77777777" w:rsidR="00D10251" w:rsidRPr="00CC705A" w:rsidRDefault="00D10251" w:rsidP="00C4741D">
            <w:pPr>
              <w:pStyle w:val="a7"/>
              <w:numPr>
                <w:ilvl w:val="0"/>
                <w:numId w:val="226"/>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Dedicated fixed pipelines for each solvent reduce cross-connection risk.</w:t>
            </w:r>
          </w:p>
          <w:p w14:paraId="2424BF7C" w14:textId="77777777" w:rsidR="00D10251" w:rsidRPr="00CC705A" w:rsidRDefault="00D10251" w:rsidP="00C4741D">
            <w:pPr>
              <w:pStyle w:val="a7"/>
              <w:numPr>
                <w:ilvl w:val="0"/>
                <w:numId w:val="226"/>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SOP specifies recipe editing steps and parameter conversion rules.</w:t>
            </w:r>
          </w:p>
          <w:p w14:paraId="30D2C500" w14:textId="77777777" w:rsidR="00D10251" w:rsidRPr="00CC705A" w:rsidRDefault="00D10251" w:rsidP="00C4741D">
            <w:pPr>
              <w:pStyle w:val="a7"/>
              <w:numPr>
                <w:ilvl w:val="0"/>
                <w:numId w:val="226"/>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Two engineers shall edit the electronic recipe separately for the same project. Compare the electronic recipes edited by the two engineers, confirm each difference between them one by one, and correct any errors. To ensure the electronic recipe to be run is reviewed and accurate.</w:t>
            </w:r>
          </w:p>
          <w:p w14:paraId="66BE75D7" w14:textId="20DC7063" w:rsidR="00D10251" w:rsidRPr="00CC705A" w:rsidRDefault="00D10251" w:rsidP="00D10251">
            <w:pPr>
              <w:pStyle w:val="a7"/>
              <w:numPr>
                <w:ilvl w:val="0"/>
                <w:numId w:val="143"/>
              </w:numPr>
              <w:ind w:firstLineChars="0"/>
              <w:textAlignment w:val="baseline"/>
              <w:rPr>
                <w:rFonts w:eastAsia="Times New Roman"/>
                <w:color w:val="auto"/>
                <w:sz w:val="20"/>
                <w:szCs w:val="20"/>
                <w:lang w:val="en-IE"/>
              </w:rPr>
            </w:pPr>
            <w:r w:rsidRPr="00CC705A">
              <w:rPr>
                <w:rFonts w:eastAsia="Times New Roman"/>
                <w:bCs w:val="0"/>
                <w:color w:val="auto"/>
                <w:sz w:val="20"/>
                <w:szCs w:val="20"/>
                <w:lang w:val="en-IE"/>
              </w:rPr>
              <w:lastRenderedPageBreak/>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33BBB8C9" w14:textId="43D04235" w:rsidR="00D10251" w:rsidRPr="00CC705A" w:rsidRDefault="00D10251" w:rsidP="00D10251">
            <w:pPr>
              <w:spacing w:after="0" w:line="240" w:lineRule="auto"/>
              <w:jc w:val="center"/>
              <w:textAlignment w:val="baseline"/>
              <w:rPr>
                <w:rFonts w:ascii="Arial" w:eastAsia="Times New Roman" w:hAnsi="Arial" w:cs="Arial"/>
                <w:b/>
                <w:bCs/>
                <w:kern w:val="32"/>
                <w:sz w:val="20"/>
                <w:szCs w:val="20"/>
                <w:lang w:val="en-IE" w:eastAsia="en-US"/>
              </w:rPr>
            </w:pPr>
            <w:r w:rsidRPr="00CC705A">
              <w:rPr>
                <w:rFonts w:ascii="Arial" w:eastAsia="Times New Roman" w:hAnsi="Arial" w:cs="Arial"/>
                <w:b/>
                <w:bCs/>
                <w:kern w:val="32"/>
                <w:sz w:val="20"/>
                <w:szCs w:val="20"/>
                <w:lang w:val="en-IE" w:eastAsia="en-US"/>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43ACBE47" w14:textId="2788C698" w:rsidR="00D10251" w:rsidRPr="00CC705A" w:rsidRDefault="00D10251" w:rsidP="00D10251">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50C79AA" w14:textId="453778CE" w:rsidR="00D10251" w:rsidRPr="00CC705A" w:rsidRDefault="00D10251" w:rsidP="00D10251">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AFB0035" w14:textId="26F7FDBB" w:rsidR="00BF4B83" w:rsidRPr="00CC705A" w:rsidRDefault="00D10251" w:rsidP="00C4741D">
            <w:pPr>
              <w:pStyle w:val="a7"/>
              <w:numPr>
                <w:ilvl w:val="0"/>
                <w:numId w:val="232"/>
              </w:numPr>
              <w:ind w:firstLineChars="0"/>
              <w:textAlignment w:val="baseline"/>
              <w:rPr>
                <w:rFonts w:eastAsia="Times New Roman"/>
                <w:color w:val="0000FF"/>
                <w:sz w:val="20"/>
                <w:szCs w:val="20"/>
              </w:rPr>
            </w:pPr>
            <w:r w:rsidRPr="00CC705A">
              <w:rPr>
                <w:rFonts w:eastAsia="Times New Roman"/>
                <w:bCs w:val="0"/>
                <w:iCs/>
                <w:color w:val="0000FF"/>
                <w:kern w:val="0"/>
                <w:sz w:val="20"/>
                <w:szCs w:val="20"/>
                <w:lang w:val="en-IE" w:eastAsia="zh-CN"/>
              </w:rPr>
              <w:t xml:space="preserve">The PAR has been confirmed reference to the </w:t>
            </w:r>
            <w:r w:rsidRPr="00CC705A">
              <w:rPr>
                <w:bCs w:val="0"/>
                <w:iCs/>
                <w:color w:val="0000FF"/>
                <w:kern w:val="0"/>
                <w:sz w:val="20"/>
                <w:szCs w:val="20"/>
                <w:lang w:val="en-IE" w:eastAsia="zh-CN"/>
              </w:rPr>
              <w:t>PFD report.</w:t>
            </w:r>
            <w:r w:rsidR="00BF4B83" w:rsidRPr="00CC705A">
              <w:rPr>
                <w:rFonts w:eastAsia="Times New Roman"/>
                <w:color w:val="0000FF"/>
                <w:sz w:val="20"/>
                <w:szCs w:val="20"/>
              </w:rPr>
              <w:t xml:space="preserve"> &lt; </w:t>
            </w:r>
            <w:del w:id="258" w:author="Johan Granander" w:date="2026-10-27T18:59:00Z">
              <w:r w:rsidR="00BF4B83" w:rsidRPr="00CC705A" w:rsidDel="00B32AB9">
                <w:rPr>
                  <w:rFonts w:eastAsia="Times New Roman"/>
                  <w:color w:val="0000FF"/>
                  <w:sz w:val="20"/>
                  <w:szCs w:val="20"/>
                </w:rPr>
                <w:delText>QA706D</w:delText>
              </w:r>
            </w:del>
            <w:ins w:id="259" w:author="Johan Granander" w:date="2026-10-27T18:59:00Z">
              <w:r w:rsidR="00B32AB9">
                <w:rPr>
                  <w:rFonts w:eastAsia="Times New Roman"/>
                  <w:color w:val="0000FF"/>
                  <w:sz w:val="20"/>
                  <w:szCs w:val="20"/>
                </w:rPr>
                <w:t>WI-61120</w:t>
              </w:r>
            </w:ins>
            <w:r w:rsidR="00BF4B83" w:rsidRPr="00CC705A">
              <w:rPr>
                <w:rFonts w:eastAsia="Times New Roman"/>
                <w:color w:val="0000FF"/>
                <w:sz w:val="20"/>
                <w:szCs w:val="20"/>
              </w:rPr>
              <w:t>&gt;.</w:t>
            </w:r>
          </w:p>
          <w:p w14:paraId="61DAB2AB" w14:textId="57949611" w:rsidR="00D10251" w:rsidRPr="00CC705A" w:rsidRDefault="00D10251" w:rsidP="00C4741D">
            <w:pPr>
              <w:pStyle w:val="a7"/>
              <w:numPr>
                <w:ilvl w:val="0"/>
                <w:numId w:val="232"/>
              </w:numPr>
              <w:ind w:firstLineChars="0"/>
              <w:textAlignment w:val="baseline"/>
              <w:rPr>
                <w:rFonts w:eastAsia="Times New Roman"/>
                <w:color w:val="0000FF"/>
                <w:sz w:val="20"/>
                <w:szCs w:val="20"/>
              </w:rPr>
            </w:pPr>
            <w:r w:rsidRPr="00CC705A">
              <w:rPr>
                <w:iCs/>
                <w:color w:val="0000FF"/>
                <w:kern w:val="0"/>
                <w:sz w:val="20"/>
                <w:szCs w:val="20"/>
                <w:lang w:val="en-IE" w:eastAsia="zh-CN"/>
              </w:rPr>
              <w:t xml:space="preserve"> </w:t>
            </w:r>
            <w:r w:rsidRPr="00CC705A">
              <w:rPr>
                <w:rFonts w:eastAsia="Times New Roman"/>
                <w:color w:val="auto"/>
                <w:sz w:val="20"/>
                <w:szCs w:val="20"/>
              </w:rPr>
              <w:t>All materials are transferred via dedicated pumps.</w:t>
            </w:r>
          </w:p>
          <w:p w14:paraId="1E05465B" w14:textId="77777777" w:rsidR="00D10251" w:rsidRPr="00CC705A" w:rsidRDefault="00D10251" w:rsidP="00D10251">
            <w:pPr>
              <w:pStyle w:val="a7"/>
              <w:ind w:left="284" w:firstLineChars="0" w:firstLine="0"/>
              <w:rPr>
                <w:rFonts w:eastAsia="Times New Roman"/>
                <w:iCs/>
                <w:color w:val="auto"/>
                <w:sz w:val="20"/>
                <w:szCs w:val="20"/>
                <w:lang w:val="en-IE"/>
              </w:rPr>
            </w:pPr>
          </w:p>
          <w:p w14:paraId="5AA460B9" w14:textId="4B68CAAE" w:rsidR="00D10251" w:rsidRPr="00CC705A" w:rsidRDefault="00D10251" w:rsidP="00C4741D">
            <w:pPr>
              <w:pStyle w:val="a7"/>
              <w:ind w:left="284" w:firstLineChars="0" w:firstLine="0"/>
              <w:textAlignment w:val="baseline"/>
              <w:rPr>
                <w:rFonts w:eastAsia="Times New Roman"/>
                <w:color w:val="auto"/>
                <w:sz w:val="20"/>
                <w:szCs w:val="20"/>
              </w:rPr>
            </w:pPr>
            <w:r w:rsidRPr="00CC705A">
              <w:rPr>
                <w:rFonts w:eastAsia="Times New Roman"/>
                <w:bCs w:val="0"/>
                <w:iCs/>
                <w:sz w:val="20"/>
                <w:szCs w:val="20"/>
                <w:lang w:val="en-IE"/>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F1F7D9C" w14:textId="05F4EC7A" w:rsidR="00D10251" w:rsidRPr="00CC705A" w:rsidRDefault="00D10251" w:rsidP="00D10251">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161F8352"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5B07B09" w14:textId="16BBE0C6" w:rsidR="00FE5589" w:rsidRPr="00CC705A" w:rsidRDefault="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lastRenderedPageBreak/>
              <w:t>11</w:t>
            </w:r>
            <w:r w:rsidRPr="00CC705A">
              <w:rPr>
                <w:rFonts w:ascii="Arial" w:eastAsia="Times New Roman" w:hAnsi="Arial" w:cs="Arial"/>
                <w:sz w:val="20"/>
                <w:szCs w:val="20"/>
                <w:lang w:val="en-IE"/>
              </w:rPr>
              <w:t>.</w:t>
            </w:r>
            <w:r w:rsidR="000C50D2" w:rsidRPr="00CC705A">
              <w:rPr>
                <w:rFonts w:ascii="Arial" w:hAnsi="Arial" w:cs="Arial"/>
                <w:sz w:val="20"/>
                <w:szCs w:val="20"/>
                <w:lang w:val="en-IE"/>
              </w:rPr>
              <w:t>9</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E6CD167"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w:t>
            </w:r>
          </w:p>
          <w:p w14:paraId="4FAA1AAF" w14:textId="019CBBD0" w:rsidR="00FE5589" w:rsidRPr="00CC705A" w:rsidRDefault="000F7C4C"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t>
            </w:r>
            <w:r w:rsidR="00FE5589" w:rsidRPr="00CC705A">
              <w:rPr>
                <w:rFonts w:ascii="Arial" w:eastAsia="Times New Roman" w:hAnsi="Arial" w:cs="Arial"/>
                <w:sz w:val="20"/>
                <w:szCs w:val="20"/>
                <w:lang w:val="en-IE"/>
              </w:rPr>
              <w:t>MTBE)</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BCE833D"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Solvent substitution / wrong solvent used for washing</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C8DA8EE" w14:textId="1D6A18BB"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 xml:space="preserve">Excessive </w:t>
            </w: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xml:space="preserve"> residue; Affect the TFA concentration in Step 2</w:t>
            </w:r>
            <w:ins w:id="260" w:author="fuzhonghua" w:date="2026-10-28T13:12:00Z">
              <w:r w:rsidR="00391661">
                <w:rPr>
                  <w:rFonts w:ascii="Arial" w:eastAsia="Times New Roman" w:hAnsi="Arial" w:cs="Arial"/>
                  <w:iCs/>
                  <w:sz w:val="20"/>
                  <w:szCs w:val="20"/>
                  <w:lang w:val="en-IE"/>
                </w:rPr>
                <w:t>;</w:t>
              </w:r>
              <w:r w:rsidR="00391661" w:rsidRPr="00122D21">
                <w:rPr>
                  <w:rFonts w:ascii="Arial" w:eastAsia="Times New Roman" w:hAnsi="Arial" w:cs="Arial"/>
                  <w:iCs/>
                  <w:color w:val="0000FF"/>
                  <w:sz w:val="20"/>
                  <w:szCs w:val="20"/>
                  <w:lang w:val="en-IE"/>
                </w:rPr>
                <w:t xml:space="preserve"> </w:t>
              </w:r>
            </w:ins>
            <w:ins w:id="261" w:author="fuzhonghua" w:date="2026-10-28T13:14:00Z">
              <w:r w:rsidR="00607C63" w:rsidRPr="00122D21">
                <w:rPr>
                  <w:rFonts w:ascii="Arial" w:eastAsia="Times New Roman" w:hAnsi="Arial" w:cs="Arial"/>
                  <w:iCs/>
                  <w:color w:val="0000FF"/>
                  <w:sz w:val="20"/>
                  <w:szCs w:val="20"/>
                  <w:lang w:val="en-IE"/>
                </w:rPr>
                <w:t xml:space="preserve">Residual </w:t>
              </w:r>
              <w:proofErr w:type="spellStart"/>
              <w:r w:rsidR="00607C63" w:rsidRPr="00122D21">
                <w:rPr>
                  <w:rFonts w:ascii="Arial" w:eastAsia="Times New Roman" w:hAnsi="Arial" w:cs="Arial"/>
                  <w:iCs/>
                  <w:color w:val="0000FF"/>
                  <w:sz w:val="20"/>
                  <w:szCs w:val="20"/>
                  <w:lang w:val="en-IE"/>
                </w:rPr>
                <w:t>piperidine</w:t>
              </w:r>
              <w:proofErr w:type="spellEnd"/>
              <w:r w:rsidR="00607C63" w:rsidRPr="00122D21">
                <w:rPr>
                  <w:rFonts w:ascii="Arial" w:eastAsia="Times New Roman" w:hAnsi="Arial" w:cs="Arial"/>
                  <w:iCs/>
                  <w:color w:val="0000FF"/>
                  <w:sz w:val="20"/>
                  <w:szCs w:val="20"/>
                  <w:lang w:val="en-IE"/>
                </w:rPr>
                <w:t xml:space="preserve"> cleave the </w:t>
              </w:r>
              <w:proofErr w:type="spellStart"/>
              <w:r w:rsidR="00607C63" w:rsidRPr="00122D21">
                <w:rPr>
                  <w:rFonts w:ascii="Arial" w:eastAsia="Times New Roman" w:hAnsi="Arial" w:cs="Arial"/>
                  <w:iCs/>
                  <w:color w:val="0000FF"/>
                  <w:sz w:val="20"/>
                  <w:szCs w:val="20"/>
                  <w:lang w:val="en-IE"/>
                </w:rPr>
                <w:t>Fmoc</w:t>
              </w:r>
              <w:proofErr w:type="spellEnd"/>
              <w:r w:rsidR="00607C63" w:rsidRPr="00122D21">
                <w:rPr>
                  <w:rFonts w:ascii="Arial" w:eastAsia="Times New Roman" w:hAnsi="Arial" w:cs="Arial"/>
                  <w:iCs/>
                  <w:color w:val="0000FF"/>
                  <w:sz w:val="20"/>
                  <w:szCs w:val="20"/>
                  <w:lang w:val="en-IE"/>
                </w:rPr>
                <w:t xml:space="preserve"> </w:t>
              </w:r>
              <w:r w:rsidR="00607C63">
                <w:rPr>
                  <w:rFonts w:ascii="Arial" w:eastAsia="Times New Roman" w:hAnsi="Arial" w:cs="Arial"/>
                  <w:iCs/>
                  <w:color w:val="0000FF"/>
                  <w:sz w:val="20"/>
                  <w:szCs w:val="20"/>
                  <w:lang w:val="en-IE"/>
                </w:rPr>
                <w:t>product</w:t>
              </w:r>
            </w:ins>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1969045" w14:textId="77777777" w:rsidR="00FE5589" w:rsidRPr="00CC705A" w:rsidRDefault="00FE5589" w:rsidP="00FE5589">
            <w:pPr>
              <w:spacing w:after="0" w:line="240" w:lineRule="auto"/>
              <w:jc w:val="center"/>
              <w:textAlignment w:val="baseline"/>
              <w:rPr>
                <w:rFonts w:ascii="Arial" w:hAnsi="Arial" w:cs="Arial"/>
                <w:iCs/>
                <w:sz w:val="20"/>
                <w:szCs w:val="20"/>
                <w:lang w:val="en-IE"/>
              </w:rPr>
            </w:pPr>
            <w:r w:rsidRPr="00CC705A">
              <w:rPr>
                <w:rFonts w:ascii="Arial" w:eastAsia="Times New Roman" w:hAnsi="Arial" w:cs="Arial"/>
                <w:iCs/>
                <w:sz w:val="20"/>
                <w:szCs w:val="20"/>
                <w:lang w:val="en-IE"/>
              </w:rPr>
              <w:t>Y</w:t>
            </w:r>
            <w:r w:rsidRPr="00CC705A">
              <w:rPr>
                <w:rFonts w:ascii="Arial" w:hAnsi="Arial" w:cs="Arial"/>
                <w:iCs/>
                <w:sz w:val="20"/>
                <w:szCs w:val="20"/>
                <w:lang w:val="en-IE"/>
              </w:rPr>
              <w:t>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382990CB"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1702">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DA47A9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Incorrect storage vessel selected on PLC; </w:t>
            </w:r>
            <w:r w:rsidRPr="00CC705A">
              <w:rPr>
                <w:rFonts w:ascii="Arial" w:eastAsia="Times New Roman" w:hAnsi="Arial" w:cs="Arial"/>
                <w:sz w:val="20"/>
                <w:szCs w:val="20"/>
              </w:rPr>
              <w:t>recipe error;</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A009BB9" w14:textId="77777777" w:rsidR="00FE5589" w:rsidRPr="00CC705A" w:rsidRDefault="00FE5589" w:rsidP="00FE5589">
            <w:pPr>
              <w:pStyle w:val="a7"/>
              <w:numPr>
                <w:ilvl w:val="0"/>
                <w:numId w:val="14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Dedicated fixed pipelines for each solvent reduce cross-connection risk.</w:t>
            </w:r>
          </w:p>
          <w:p w14:paraId="2462D503" w14:textId="77777777" w:rsidR="00FE5589" w:rsidRPr="00CC705A" w:rsidRDefault="00FE5589" w:rsidP="00FE5589">
            <w:pPr>
              <w:pStyle w:val="a7"/>
              <w:numPr>
                <w:ilvl w:val="0"/>
                <w:numId w:val="14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SOP specifies recipe editing steps and parameter conversion rules.</w:t>
            </w:r>
          </w:p>
          <w:p w14:paraId="7E928E88" w14:textId="77777777" w:rsidR="00FE5589" w:rsidRPr="00CC705A" w:rsidRDefault="00FE5589" w:rsidP="00FE5589">
            <w:pPr>
              <w:pStyle w:val="a7"/>
              <w:numPr>
                <w:ilvl w:val="0"/>
                <w:numId w:val="14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Two engineers shall edit the electronic recipe separately for the same project. Compare the electronic recipes edited by the two engineers, confirm each difference between them one by one, and correct any errors. To ensure the electronic recipe to be run is reviewed and accurate.</w:t>
            </w:r>
          </w:p>
          <w:p w14:paraId="5772EB52" w14:textId="77777777" w:rsidR="00FE5589" w:rsidRPr="00CC705A" w:rsidRDefault="00FE5589" w:rsidP="00FE5589">
            <w:pPr>
              <w:pStyle w:val="a7"/>
              <w:numPr>
                <w:ilvl w:val="0"/>
                <w:numId w:val="14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Before the running, production personnel and process chemist shall </w:t>
            </w:r>
            <w:r w:rsidRPr="00CC705A">
              <w:rPr>
                <w:rFonts w:eastAsia="Times New Roman"/>
                <w:color w:val="auto"/>
                <w:sz w:val="20"/>
                <w:szCs w:val="20"/>
                <w:lang w:val="en-IE"/>
              </w:rPr>
              <w:lastRenderedPageBreak/>
              <w:t>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6EBA82A0"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kern w:val="32"/>
                <w:sz w:val="20"/>
                <w:szCs w:val="20"/>
                <w:lang w:val="en-IE" w:eastAsia="en-US"/>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04322C2A"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3D4FA70"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C98507C" w14:textId="77777777" w:rsidR="00FE5589" w:rsidRPr="00CC705A" w:rsidRDefault="00FE5589" w:rsidP="00FE5589">
            <w:pPr>
              <w:pStyle w:val="a7"/>
              <w:numPr>
                <w:ilvl w:val="0"/>
                <w:numId w:val="144"/>
              </w:numPr>
              <w:ind w:firstLineChars="0"/>
              <w:textAlignment w:val="baseline"/>
              <w:rPr>
                <w:rFonts w:eastAsia="Times New Roman"/>
                <w:color w:val="auto"/>
                <w:sz w:val="20"/>
                <w:szCs w:val="20"/>
              </w:rPr>
            </w:pPr>
            <w:r w:rsidRPr="00CC705A">
              <w:rPr>
                <w:rFonts w:eastAsia="Times New Roman"/>
                <w:color w:val="auto"/>
                <w:sz w:val="20"/>
                <w:szCs w:val="20"/>
              </w:rPr>
              <w:t>All materials are transferred via dedicated pumps.</w:t>
            </w:r>
          </w:p>
          <w:p w14:paraId="2A548EEC" w14:textId="77777777" w:rsidR="00FE5589" w:rsidRPr="00CC705A" w:rsidRDefault="00FE5589" w:rsidP="00FE5589">
            <w:pPr>
              <w:pStyle w:val="a7"/>
              <w:ind w:left="284" w:firstLineChars="0" w:firstLine="0"/>
              <w:rPr>
                <w:rFonts w:eastAsia="Times New Roman"/>
                <w:iCs/>
                <w:color w:val="auto"/>
                <w:sz w:val="20"/>
                <w:szCs w:val="20"/>
                <w:lang w:val="en-IE"/>
              </w:rPr>
            </w:pPr>
          </w:p>
          <w:p w14:paraId="08FBC08A" w14:textId="010C34DD" w:rsidR="00FE5589" w:rsidRPr="00CC705A" w:rsidRDefault="00587396" w:rsidP="00FE5589">
            <w:pPr>
              <w:pStyle w:val="a7"/>
              <w:ind w:left="284" w:firstLineChars="0" w:firstLine="0"/>
              <w:rPr>
                <w:rFonts w:eastAsia="Times New Roman"/>
                <w:color w:val="auto"/>
                <w:sz w:val="20"/>
                <w:szCs w:val="20"/>
                <w:lang w:val="en-IE"/>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D162894"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0F639D27"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FD9430" w14:textId="3E16CFE5" w:rsidR="00FE5589" w:rsidRPr="00CC705A" w:rsidRDefault="00FE5589">
            <w:pPr>
              <w:spacing w:after="0" w:line="240" w:lineRule="auto"/>
              <w:jc w:val="center"/>
              <w:textAlignment w:val="baseline"/>
              <w:rPr>
                <w:rFonts w:ascii="Arial" w:hAnsi="Arial" w:cs="Arial"/>
                <w:sz w:val="20"/>
                <w:szCs w:val="20"/>
                <w:lang w:val="en-IE"/>
              </w:rPr>
            </w:pPr>
            <w:r w:rsidRPr="00CC705A">
              <w:rPr>
                <w:rFonts w:ascii="Arial" w:hAnsi="Arial" w:cs="Arial"/>
                <w:sz w:val="20"/>
                <w:szCs w:val="20"/>
                <w:lang w:val="en-IE"/>
              </w:rPr>
              <w:lastRenderedPageBreak/>
              <w:t>11</w:t>
            </w:r>
            <w:r w:rsidRPr="00CC705A">
              <w:rPr>
                <w:rFonts w:ascii="Arial" w:eastAsia="Times New Roman" w:hAnsi="Arial" w:cs="Arial"/>
                <w:sz w:val="20"/>
                <w:szCs w:val="20"/>
                <w:lang w:val="en-IE"/>
              </w:rPr>
              <w:t>.</w:t>
            </w:r>
            <w:r w:rsidR="000C50D2" w:rsidRPr="00CC705A">
              <w:rPr>
                <w:rFonts w:ascii="Arial" w:eastAsia="Times New Roman" w:hAnsi="Arial" w:cs="Arial"/>
                <w:sz w:val="20"/>
                <w:szCs w:val="20"/>
                <w:lang w:val="en-IE"/>
              </w:rPr>
              <w:t>10</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2AE682"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w:t>
            </w:r>
          </w:p>
          <w:p w14:paraId="70D9C05F" w14:textId="1B6636D4" w:rsidR="00FE5589" w:rsidRPr="00CC705A" w:rsidRDefault="000F7C4C">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(MTBE</w:t>
            </w:r>
            <w:r w:rsidR="00FE5589" w:rsidRPr="00CC705A">
              <w:rPr>
                <w:rFonts w:ascii="Arial" w:eastAsia="Times New Roman" w:hAnsi="Arial" w:cs="Arial"/>
                <w:sz w:val="20"/>
                <w:szCs w:val="20"/>
                <w:lang w:val="en-IE"/>
              </w:rPr>
              <w:t>)</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CB5F0B9"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 xml:space="preserve">Incomplete resin </w:t>
            </w:r>
            <w:proofErr w:type="spellStart"/>
            <w:r w:rsidRPr="00CC705A">
              <w:rPr>
                <w:rFonts w:ascii="Arial" w:eastAsia="Times New Roman" w:hAnsi="Arial" w:cs="Arial"/>
                <w:sz w:val="20"/>
                <w:szCs w:val="20"/>
                <w:lang w:val="en-IE"/>
              </w:rPr>
              <w:t>deswelling</w:t>
            </w:r>
            <w:proofErr w:type="spellEnd"/>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AE0DEEC"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Excessively long drying time</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FD4C4FF" w14:textId="77777777" w:rsidR="00FE5589" w:rsidRPr="00CC705A" w:rsidDel="00BF4BF0" w:rsidRDefault="00FE5589" w:rsidP="00FE5589">
            <w:pPr>
              <w:spacing w:after="0" w:line="240" w:lineRule="auto"/>
              <w:jc w:val="center"/>
              <w:textAlignment w:val="baseline"/>
              <w:rPr>
                <w:rFonts w:ascii="Arial" w:hAnsi="Arial" w:cs="Arial"/>
                <w:iCs/>
                <w:sz w:val="20"/>
                <w:szCs w:val="20"/>
                <w:lang w:val="en-IE"/>
              </w:rPr>
            </w:pPr>
            <w:r w:rsidRPr="00CC705A">
              <w:rPr>
                <w:rFonts w:ascii="Arial"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tcPr>
          <w:p w14:paraId="60964C7E" w14:textId="77777777" w:rsidR="00FE5589" w:rsidRPr="00CC705A" w:rsidRDefault="00FE5589" w:rsidP="00FE5589">
            <w:pPr>
              <w:spacing w:after="0" w:line="240" w:lineRule="auto"/>
              <w:jc w:val="center"/>
              <w:textAlignment w:val="baseline"/>
              <w:rPr>
                <w:rFonts w:ascii="Arial" w:hAnsi="Arial" w:cs="Arial"/>
                <w:b/>
                <w:bCs/>
                <w:sz w:val="20"/>
                <w:szCs w:val="20"/>
                <w:lang w:val="en-IE"/>
              </w:rPr>
            </w:pPr>
            <w:r w:rsidRPr="00CC705A">
              <w:rPr>
                <w:rFonts w:ascii="Arial" w:hAnsi="Arial" w:cs="Arial"/>
                <w:b/>
                <w:bCs/>
                <w:sz w:val="20"/>
                <w:szCs w:val="20"/>
                <w:lang w:val="en-IE"/>
              </w:rPr>
              <w:t>3</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016029"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Insufficient wash volumes; blocked sieve plate / drain; incorrect solvent used; PLC malfunction during wash cycle</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D2A4F7" w14:textId="77777777" w:rsidR="00FE5589" w:rsidRPr="00CC705A" w:rsidRDefault="00FE5589" w:rsidP="00FE5589">
            <w:pPr>
              <w:pStyle w:val="a7"/>
              <w:numPr>
                <w:ilvl w:val="0"/>
                <w:numId w:val="11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wash volumes and cycles defined in MOR.</w:t>
            </w:r>
          </w:p>
          <w:p w14:paraId="280F67AF" w14:textId="77777777" w:rsidR="00FE5589" w:rsidRPr="00CC705A" w:rsidRDefault="00FE5589" w:rsidP="00FE5589">
            <w:pPr>
              <w:pStyle w:val="a7"/>
              <w:numPr>
                <w:ilvl w:val="0"/>
                <w:numId w:val="11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Equipment maintenance and electronic systems are equipped with dual hard disks to guarantee the integrity of operational data.</w:t>
            </w:r>
          </w:p>
          <w:p w14:paraId="72095C48" w14:textId="77777777" w:rsidR="00FE5589" w:rsidRPr="00CC705A" w:rsidRDefault="00FE5589" w:rsidP="00FE5589">
            <w:pPr>
              <w:pStyle w:val="a7"/>
              <w:numPr>
                <w:ilvl w:val="0"/>
                <w:numId w:val="11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The system can resume operation from the interrupted point. </w:t>
            </w:r>
          </w:p>
          <w:p w14:paraId="6C262516" w14:textId="77777777" w:rsidR="00FE5589" w:rsidRPr="00CC705A" w:rsidRDefault="00FE5589" w:rsidP="00FE5589">
            <w:pPr>
              <w:pStyle w:val="a7"/>
              <w:numPr>
                <w:ilvl w:val="0"/>
                <w:numId w:val="11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After completion of each batch, the equipment shall be disassembled and cleaned, and the sieve plate shall be inspected by QA and the Production manager.</w:t>
            </w:r>
          </w:p>
          <w:p w14:paraId="0E69A705" w14:textId="77777777" w:rsidR="00FE5589" w:rsidRPr="00CC705A" w:rsidRDefault="00FE5589" w:rsidP="00FE5589">
            <w:pPr>
              <w:pStyle w:val="a7"/>
              <w:numPr>
                <w:ilvl w:val="0"/>
                <w:numId w:val="113"/>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Material pipeline is separate and dedicated.</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6391F32" w14:textId="77777777" w:rsidR="00FE5589" w:rsidRPr="00CC705A" w:rsidRDefault="00FE5589" w:rsidP="00FE5589">
            <w:pPr>
              <w:spacing w:after="0" w:line="240" w:lineRule="auto"/>
              <w:jc w:val="center"/>
              <w:textAlignment w:val="baseline"/>
              <w:rPr>
                <w:rFonts w:ascii="Arial" w:eastAsia="Times New Roman" w:hAnsi="Arial" w:cs="Arial"/>
                <w:bCs/>
                <w:kern w:val="32"/>
                <w:sz w:val="20"/>
                <w:szCs w:val="20"/>
                <w:lang w:val="en-IE" w:eastAsia="en-US"/>
              </w:rPr>
            </w:pPr>
            <w:r w:rsidRPr="00CC705A">
              <w:rPr>
                <w:rFonts w:ascii="Arial" w:eastAsia="Times New Roman" w:hAnsi="Arial" w:cs="Arial"/>
                <w:b/>
                <w:bCs/>
                <w:sz w:val="20"/>
                <w:szCs w:val="20"/>
                <w:lang w:val="en-IE"/>
              </w:rPr>
              <w:t>1</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86E735D"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04CAB73"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85A2D80" w14:textId="77777777" w:rsidR="00FE5589" w:rsidRPr="00CC705A" w:rsidRDefault="00FE5589" w:rsidP="00FE5589">
            <w:pPr>
              <w:pStyle w:val="a7"/>
              <w:numPr>
                <w:ilvl w:val="0"/>
                <w:numId w:val="114"/>
              </w:numPr>
              <w:ind w:firstLineChars="0"/>
              <w:rPr>
                <w:rFonts w:eastAsia="Times New Roman"/>
                <w:color w:val="auto"/>
                <w:sz w:val="20"/>
                <w:szCs w:val="20"/>
                <w:lang w:val="en-IE"/>
              </w:rPr>
            </w:pPr>
            <w:r w:rsidRPr="00CC705A">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76904F5A" w14:textId="77777777" w:rsidR="00FE5589" w:rsidRPr="00CC705A" w:rsidRDefault="00FE5589" w:rsidP="00FE5589">
            <w:pPr>
              <w:pStyle w:val="a7"/>
              <w:numPr>
                <w:ilvl w:val="0"/>
                <w:numId w:val="114"/>
              </w:numPr>
              <w:ind w:firstLineChars="0"/>
              <w:textAlignment w:val="baseline"/>
              <w:rPr>
                <w:rFonts w:eastAsia="Times New Roman"/>
                <w:color w:val="auto"/>
                <w:sz w:val="20"/>
                <w:szCs w:val="20"/>
              </w:rPr>
            </w:pPr>
            <w:r w:rsidRPr="00CC705A">
              <w:rPr>
                <w:rFonts w:eastAsia="Times New Roman"/>
                <w:color w:val="auto"/>
                <w:sz w:val="20"/>
                <w:szCs w:val="20"/>
                <w:lang w:val="en-IE"/>
              </w:rPr>
              <w:t>The recorded waste discharge time shall be double-checked by two personnel. Slow drain triggers operator check</w:t>
            </w:r>
          </w:p>
          <w:p w14:paraId="19413751" w14:textId="77777777" w:rsidR="00FE5589" w:rsidRPr="00CC705A" w:rsidRDefault="00FE5589" w:rsidP="00FE5589">
            <w:pPr>
              <w:pStyle w:val="a7"/>
              <w:numPr>
                <w:ilvl w:val="0"/>
                <w:numId w:val="114"/>
              </w:numPr>
              <w:ind w:firstLineChars="0"/>
              <w:textAlignment w:val="baseline"/>
              <w:rPr>
                <w:rFonts w:eastAsia="Times New Roman"/>
                <w:color w:val="auto"/>
                <w:sz w:val="20"/>
                <w:szCs w:val="20"/>
              </w:rPr>
            </w:pPr>
            <w:r w:rsidRPr="00CC705A">
              <w:rPr>
                <w:rFonts w:eastAsia="Times New Roman"/>
                <w:color w:val="auto"/>
                <w:sz w:val="20"/>
                <w:szCs w:val="20"/>
                <w:lang w:val="en-IE"/>
              </w:rPr>
              <w:t xml:space="preserve">Sufficient spare parts for the equipment are stocked to enable </w:t>
            </w:r>
            <w:r w:rsidRPr="00CC705A">
              <w:rPr>
                <w:rFonts w:eastAsia="Times New Roman"/>
                <w:color w:val="auto"/>
                <w:sz w:val="20"/>
                <w:szCs w:val="20"/>
                <w:lang w:val="en-IE"/>
              </w:rPr>
              <w:lastRenderedPageBreak/>
              <w:t>timely replacement in case of faults.</w:t>
            </w:r>
          </w:p>
          <w:p w14:paraId="75F3EF92" w14:textId="77777777" w:rsidR="00FE5589" w:rsidRPr="00CC705A" w:rsidRDefault="00FE5589" w:rsidP="00FE5589">
            <w:pPr>
              <w:pStyle w:val="a7"/>
              <w:ind w:left="284" w:firstLineChars="0" w:firstLine="0"/>
              <w:rPr>
                <w:rFonts w:eastAsia="Times New Roman"/>
                <w:iCs/>
                <w:color w:val="auto"/>
                <w:sz w:val="20"/>
                <w:szCs w:val="20"/>
                <w:lang w:val="en-IE"/>
              </w:rPr>
            </w:pPr>
          </w:p>
          <w:p w14:paraId="2A3AA961" w14:textId="13E3BF73" w:rsidR="00FE5589" w:rsidRPr="00CC705A" w:rsidDel="002C2106" w:rsidRDefault="00587396" w:rsidP="00FE5589">
            <w:pPr>
              <w:pStyle w:val="a7"/>
              <w:ind w:left="284" w:firstLineChars="0" w:firstLine="0"/>
              <w:textAlignment w:val="baseline"/>
              <w:rPr>
                <w:rFonts w:eastAsia="Times New Roman"/>
                <w:iCs/>
                <w:color w:val="auto"/>
                <w:sz w:val="20"/>
                <w:szCs w:val="20"/>
                <w:lang w:val="en-IE"/>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780B31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5EA65E41"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B909730" w14:textId="389C4C35" w:rsidR="00FE5589" w:rsidRPr="00CC705A" w:rsidRDefault="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lastRenderedPageBreak/>
              <w:t>11</w:t>
            </w:r>
            <w:r w:rsidRPr="00CC705A">
              <w:rPr>
                <w:rFonts w:ascii="Arial" w:eastAsia="Times New Roman" w:hAnsi="Arial" w:cs="Arial"/>
                <w:sz w:val="20"/>
                <w:szCs w:val="20"/>
                <w:lang w:val="en-IE"/>
              </w:rPr>
              <w:t>.</w:t>
            </w:r>
            <w:r w:rsidR="000C50D2" w:rsidRPr="00CC705A">
              <w:rPr>
                <w:rFonts w:ascii="Arial" w:eastAsia="Times New Roman" w:hAnsi="Arial" w:cs="Arial"/>
                <w:sz w:val="20"/>
                <w:szCs w:val="20"/>
                <w:lang w:val="en-IE"/>
              </w:rPr>
              <w:t>11</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5050B37"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w:t>
            </w:r>
          </w:p>
          <w:p w14:paraId="5D8C23B5" w14:textId="7B343F98" w:rsidR="00FE5589" w:rsidRPr="00CC705A" w:rsidRDefault="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(MTBE)</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442B1CA"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Solvent substitution / wrong solvent used for washing</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DAB86D2"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proofErr w:type="spellStart"/>
            <w:r w:rsidRPr="00CC705A">
              <w:rPr>
                <w:rFonts w:ascii="Arial" w:eastAsia="Times New Roman" w:hAnsi="Arial" w:cs="Arial"/>
                <w:sz w:val="20"/>
                <w:szCs w:val="20"/>
                <w:lang w:val="en-IE"/>
              </w:rPr>
              <w:t>Deswelling</w:t>
            </w:r>
            <w:proofErr w:type="spellEnd"/>
            <w:r w:rsidRPr="00CC705A">
              <w:rPr>
                <w:rFonts w:ascii="Arial" w:eastAsia="Times New Roman" w:hAnsi="Arial" w:cs="Arial"/>
                <w:sz w:val="20"/>
                <w:szCs w:val="20"/>
                <w:lang w:val="en-IE"/>
              </w:rPr>
              <w:t xml:space="preserve"> Failure</w:t>
            </w:r>
            <w:r w:rsidRPr="00CC705A">
              <w:rPr>
                <w:rFonts w:ascii="Arial" w:hAnsi="Arial" w:cs="Arial"/>
                <w:sz w:val="20"/>
                <w:szCs w:val="20"/>
                <w:lang w:val="en-IE"/>
              </w:rPr>
              <w:t>；</w:t>
            </w:r>
            <w:r w:rsidRPr="00CC705A">
              <w:rPr>
                <w:rFonts w:ascii="Arial" w:eastAsia="Times New Roman" w:hAnsi="Arial" w:cs="Arial"/>
                <w:sz w:val="20"/>
                <w:szCs w:val="20"/>
                <w:lang w:val="en-IE"/>
              </w:rPr>
              <w:t>Excessively long drying time</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8600A77" w14:textId="77777777" w:rsidR="00FE5589" w:rsidRPr="00CC705A" w:rsidDel="00BF4BF0"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w:t>
            </w:r>
            <w:r w:rsidRPr="00CC705A">
              <w:rPr>
                <w:rFonts w:ascii="Arial" w:hAnsi="Arial" w:cs="Arial"/>
                <w:iCs/>
                <w:sz w:val="20"/>
                <w:szCs w:val="20"/>
                <w:lang w:val="en-IE"/>
              </w:rPr>
              <w:t>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477E71E3"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1702">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8E3F891"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Incorrect storage vessel selected on PLC; labelling error on solvent drum</w:t>
            </w:r>
            <w:r w:rsidRPr="00CC705A">
              <w:rPr>
                <w:rFonts w:ascii="Arial" w:hAnsi="Arial" w:cs="Arial"/>
                <w:iCs/>
                <w:sz w:val="20"/>
                <w:szCs w:val="20"/>
                <w:lang w:val="en-IE"/>
              </w:rPr>
              <w:t xml:space="preserve">; </w:t>
            </w:r>
            <w:r w:rsidRPr="00CC705A">
              <w:rPr>
                <w:rFonts w:ascii="Arial" w:eastAsia="Times New Roman" w:hAnsi="Arial" w:cs="Arial"/>
                <w:iCs/>
                <w:sz w:val="20"/>
                <w:szCs w:val="20"/>
                <w:lang w:val="en-IE"/>
              </w:rPr>
              <w:t xml:space="preserve">Use of </w:t>
            </w:r>
            <w:proofErr w:type="spellStart"/>
            <w:r w:rsidRPr="00CC705A">
              <w:rPr>
                <w:rFonts w:ascii="Arial" w:eastAsia="Times New Roman" w:hAnsi="Arial" w:cs="Arial"/>
                <w:iCs/>
                <w:sz w:val="20"/>
                <w:szCs w:val="20"/>
                <w:lang w:val="en-IE"/>
              </w:rPr>
              <w:t>uncalibrated</w:t>
            </w:r>
            <w:proofErr w:type="spellEnd"/>
            <w:r w:rsidRPr="00CC705A">
              <w:rPr>
                <w:rFonts w:ascii="Arial" w:eastAsia="Times New Roman" w:hAnsi="Arial" w:cs="Arial"/>
                <w:iCs/>
                <w:sz w:val="20"/>
                <w:szCs w:val="20"/>
                <w:lang w:val="en-IE"/>
              </w:rPr>
              <w:t xml:space="preserve"> scale; </w:t>
            </w:r>
            <w:r w:rsidRPr="00CC705A">
              <w:rPr>
                <w:rFonts w:ascii="Arial" w:eastAsia="Times New Roman" w:hAnsi="Arial" w:cs="Arial"/>
                <w:sz w:val="20"/>
                <w:szCs w:val="20"/>
              </w:rPr>
              <w:t>recipe error;</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CC3AA1E" w14:textId="77777777" w:rsidR="00FE5589" w:rsidRPr="00CC705A" w:rsidRDefault="00FE5589" w:rsidP="00FE5589">
            <w:pPr>
              <w:pStyle w:val="a7"/>
              <w:numPr>
                <w:ilvl w:val="0"/>
                <w:numId w:val="8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Dedicated fixed pipelines for each solvent reduce cross-connection risk.</w:t>
            </w:r>
          </w:p>
          <w:p w14:paraId="396219C4" w14:textId="77777777" w:rsidR="00FE5589" w:rsidRPr="00CC705A" w:rsidRDefault="00FE5589" w:rsidP="00FE5589">
            <w:pPr>
              <w:pStyle w:val="a7"/>
              <w:numPr>
                <w:ilvl w:val="0"/>
                <w:numId w:val="8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Calibration of scale is managed by CMS system and performed periodically every one year by a qualified calibration contractor.</w:t>
            </w:r>
          </w:p>
          <w:p w14:paraId="03833804" w14:textId="77777777" w:rsidR="00FE5589" w:rsidRPr="00CC705A" w:rsidRDefault="00FE5589" w:rsidP="00FE5589">
            <w:pPr>
              <w:pStyle w:val="a7"/>
              <w:numPr>
                <w:ilvl w:val="0"/>
                <w:numId w:val="8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Designated calibration personnel who is trained and qualified according to internal SOP, check the scales every month.</w:t>
            </w:r>
          </w:p>
          <w:p w14:paraId="5C08B3B0" w14:textId="77777777" w:rsidR="00FE5589" w:rsidRPr="00CC705A" w:rsidRDefault="00FE5589" w:rsidP="00FE5589">
            <w:pPr>
              <w:pStyle w:val="a7"/>
              <w:numPr>
                <w:ilvl w:val="0"/>
                <w:numId w:val="8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For scales used for production, which are checked with standard weight before use.</w:t>
            </w:r>
          </w:p>
          <w:p w14:paraId="54E256A8" w14:textId="77777777" w:rsidR="00FE5589" w:rsidRPr="00CC705A" w:rsidRDefault="00FE5589" w:rsidP="00FE5589">
            <w:pPr>
              <w:pStyle w:val="a7"/>
              <w:numPr>
                <w:ilvl w:val="0"/>
                <w:numId w:val="8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SOP specifies recipe editing steps and parameter conversion rules.</w:t>
            </w:r>
          </w:p>
          <w:p w14:paraId="0A233E35" w14:textId="77777777" w:rsidR="00FE5589" w:rsidRPr="00CC705A" w:rsidRDefault="00FE5589" w:rsidP="00FE5589">
            <w:pPr>
              <w:pStyle w:val="a7"/>
              <w:numPr>
                <w:ilvl w:val="0"/>
                <w:numId w:val="8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Two engineers shall edit the electronic recipe separately for the same project. Compare the electronic recipes edited </w:t>
            </w:r>
            <w:r w:rsidRPr="00CC705A">
              <w:rPr>
                <w:rFonts w:eastAsia="Times New Roman"/>
                <w:color w:val="auto"/>
                <w:sz w:val="20"/>
                <w:szCs w:val="20"/>
                <w:lang w:val="en-IE"/>
              </w:rPr>
              <w:lastRenderedPageBreak/>
              <w:t>by the two engineers, confirm each difference between them one by one, and correct any errors. To ensure the electronic recipe to be run is reviewed and accurate.</w:t>
            </w:r>
          </w:p>
          <w:p w14:paraId="05161C33" w14:textId="77777777" w:rsidR="00FE5589" w:rsidRPr="00CC705A" w:rsidRDefault="00FE5589" w:rsidP="00FE5589">
            <w:pPr>
              <w:pStyle w:val="a7"/>
              <w:numPr>
                <w:ilvl w:val="0"/>
                <w:numId w:val="8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C4472B2" w14:textId="77777777" w:rsidR="00FE5589" w:rsidRPr="00CC705A" w:rsidRDefault="00FE5589" w:rsidP="00FE5589">
            <w:pPr>
              <w:spacing w:after="0" w:line="240" w:lineRule="auto"/>
              <w:jc w:val="center"/>
              <w:textAlignment w:val="baseline"/>
              <w:rPr>
                <w:rFonts w:ascii="Arial" w:eastAsia="Times New Roman" w:hAnsi="Arial" w:cs="Arial"/>
                <w:b/>
                <w:bCs/>
                <w:kern w:val="32"/>
                <w:sz w:val="20"/>
                <w:szCs w:val="20"/>
                <w:lang w:val="en-IE" w:eastAsia="en-US"/>
              </w:rPr>
            </w:pPr>
            <w:r w:rsidRPr="00CC705A">
              <w:rPr>
                <w:rFonts w:ascii="Arial" w:eastAsia="Times New Roman" w:hAnsi="Arial" w:cs="Arial"/>
                <w:b/>
                <w:bCs/>
                <w:kern w:val="32"/>
                <w:sz w:val="20"/>
                <w:szCs w:val="20"/>
                <w:lang w:val="en-IE" w:eastAsia="en-US"/>
              </w:rPr>
              <w:lastRenderedPageBreak/>
              <w:t>1</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28F0E9E9"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3D4A61EB"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99B38C7" w14:textId="77777777" w:rsidR="00FE5589" w:rsidRPr="00CC705A" w:rsidRDefault="00FE5589" w:rsidP="00FE5589">
            <w:pPr>
              <w:pStyle w:val="a7"/>
              <w:numPr>
                <w:ilvl w:val="0"/>
                <w:numId w:val="83"/>
              </w:numPr>
              <w:ind w:firstLineChars="0"/>
              <w:textAlignment w:val="baseline"/>
              <w:rPr>
                <w:rFonts w:eastAsia="Times New Roman"/>
                <w:color w:val="auto"/>
                <w:sz w:val="20"/>
                <w:szCs w:val="20"/>
              </w:rPr>
            </w:pPr>
            <w:r w:rsidRPr="00CC705A">
              <w:rPr>
                <w:rFonts w:eastAsia="Times New Roman"/>
                <w:color w:val="auto"/>
                <w:sz w:val="20"/>
                <w:szCs w:val="20"/>
              </w:rPr>
              <w:t>All materials are transferred via dedicated pumps.</w:t>
            </w:r>
          </w:p>
          <w:p w14:paraId="02DE2448" w14:textId="77777777" w:rsidR="00FE5589" w:rsidRPr="00CC705A" w:rsidRDefault="00FE5589" w:rsidP="00FE5589">
            <w:pPr>
              <w:pStyle w:val="a7"/>
              <w:ind w:left="284" w:firstLineChars="0" w:firstLine="0"/>
              <w:rPr>
                <w:rFonts w:eastAsia="Times New Roman"/>
                <w:iCs/>
                <w:color w:val="auto"/>
                <w:sz w:val="20"/>
                <w:szCs w:val="20"/>
                <w:lang w:val="en-IE"/>
              </w:rPr>
            </w:pPr>
          </w:p>
          <w:p w14:paraId="1F22868C" w14:textId="537870EF" w:rsidR="00FE5589" w:rsidRPr="00CC705A" w:rsidDel="002C2106" w:rsidRDefault="00587396" w:rsidP="00FE5589">
            <w:pPr>
              <w:pStyle w:val="a7"/>
              <w:ind w:left="284" w:firstLineChars="0" w:firstLine="0"/>
              <w:textAlignment w:val="baseline"/>
              <w:rPr>
                <w:rFonts w:eastAsia="Times New Roman"/>
                <w:iCs/>
                <w:color w:val="auto"/>
                <w:sz w:val="20"/>
                <w:szCs w:val="20"/>
                <w:lang w:val="en-IE"/>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A9058AB"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C4741D" w:rsidRPr="00CC705A" w14:paraId="6F9487AA"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F7ABE0E" w14:textId="5E35CE25" w:rsidR="00FE5589" w:rsidRPr="00CC705A" w:rsidRDefault="00FE5589">
            <w:pPr>
              <w:spacing w:after="0" w:line="240" w:lineRule="auto"/>
              <w:jc w:val="center"/>
              <w:textAlignment w:val="baseline"/>
              <w:rPr>
                <w:rFonts w:ascii="Arial" w:eastAsia="Times New Roman" w:hAnsi="Arial" w:cs="Arial"/>
                <w:sz w:val="20"/>
                <w:szCs w:val="20"/>
                <w:lang w:val="en-IE"/>
              </w:rPr>
            </w:pPr>
            <w:r w:rsidRPr="00CC705A">
              <w:rPr>
                <w:rFonts w:ascii="Arial" w:hAnsi="Arial" w:cs="Arial"/>
                <w:sz w:val="20"/>
                <w:szCs w:val="20"/>
                <w:lang w:val="en-IE"/>
              </w:rPr>
              <w:lastRenderedPageBreak/>
              <w:t>11</w:t>
            </w:r>
            <w:r w:rsidRPr="00CC705A">
              <w:rPr>
                <w:rFonts w:ascii="Arial" w:eastAsia="Times New Roman" w:hAnsi="Arial" w:cs="Arial"/>
                <w:sz w:val="20"/>
                <w:szCs w:val="20"/>
                <w:lang w:val="en-IE"/>
              </w:rPr>
              <w:t>.</w:t>
            </w:r>
            <w:r w:rsidRPr="00CC705A">
              <w:rPr>
                <w:rFonts w:ascii="Arial" w:hAnsi="Arial" w:cs="Arial"/>
                <w:sz w:val="20"/>
                <w:szCs w:val="20"/>
                <w:lang w:val="en-IE"/>
              </w:rPr>
              <w:t>1</w:t>
            </w:r>
            <w:r w:rsidR="000C50D2" w:rsidRPr="00CC705A">
              <w:rPr>
                <w:rFonts w:ascii="Arial" w:hAnsi="Arial" w:cs="Arial"/>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2D9DBC8"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Washing</w:t>
            </w:r>
          </w:p>
          <w:p w14:paraId="4AD14014" w14:textId="294461F4" w:rsidR="00FE5589" w:rsidRPr="00CC705A" w:rsidRDefault="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(MTBE)</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94107D"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IPC endpoint error</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349615A" w14:textId="6E333F5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iCs/>
                <w:sz w:val="20"/>
                <w:szCs w:val="20"/>
                <w:lang w:val="en-IE"/>
              </w:rPr>
              <w:t xml:space="preserve">Excessive </w:t>
            </w: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xml:space="preserve">; </w:t>
            </w:r>
            <w:commentRangeStart w:id="262"/>
            <w:commentRangeStart w:id="263"/>
            <w:r w:rsidRPr="00CC705A">
              <w:rPr>
                <w:rFonts w:ascii="Arial" w:eastAsia="Times New Roman" w:hAnsi="Arial" w:cs="Arial"/>
                <w:iCs/>
                <w:sz w:val="20"/>
                <w:szCs w:val="20"/>
                <w:lang w:val="en-IE"/>
              </w:rPr>
              <w:t>Affect the TFA concentration in Step 2</w:t>
            </w:r>
            <w:commentRangeEnd w:id="262"/>
            <w:r w:rsidR="00182F26" w:rsidRPr="00CC705A">
              <w:rPr>
                <w:rStyle w:val="af4"/>
                <w:rFonts w:ascii="Arial" w:eastAsia="Times New Roman" w:hAnsi="Arial" w:cs="Arial"/>
                <w:sz w:val="20"/>
                <w:szCs w:val="20"/>
                <w:lang w:val="en-IE"/>
              </w:rPr>
              <w:commentReference w:id="262"/>
            </w:r>
            <w:commentRangeEnd w:id="263"/>
            <w:r w:rsidR="00587D71">
              <w:rPr>
                <w:rStyle w:val="af4"/>
              </w:rPr>
              <w:commentReference w:id="263"/>
            </w:r>
            <w:ins w:id="264" w:author="fuzhonghua" w:date="2026-10-28T13:09:00Z">
              <w:r w:rsidR="00C3547D">
                <w:rPr>
                  <w:rFonts w:asciiTheme="minorEastAsia" w:hAnsiTheme="minorEastAsia" w:cs="Arial" w:hint="eastAsia"/>
                  <w:iCs/>
                  <w:sz w:val="20"/>
                  <w:szCs w:val="20"/>
                  <w:lang w:val="en-IE"/>
                </w:rPr>
                <w:t>；</w:t>
              </w:r>
            </w:ins>
            <w:ins w:id="265" w:author="fuzhonghua" w:date="2026-10-28T13:10:00Z">
              <w:r w:rsidR="00C3547D" w:rsidRPr="00C3547D">
                <w:rPr>
                  <w:rFonts w:ascii="Arial" w:eastAsia="Times New Roman" w:hAnsi="Arial" w:cs="Arial"/>
                  <w:iCs/>
                  <w:color w:val="0000FF"/>
                  <w:sz w:val="20"/>
                  <w:szCs w:val="20"/>
                  <w:lang w:val="en-IE"/>
                  <w:rPrChange w:id="266" w:author="fuzhonghua" w:date="2026-10-28T13:11:00Z">
                    <w:rPr/>
                  </w:rPrChange>
                </w:rPr>
                <w:t xml:space="preserve">Residual </w:t>
              </w:r>
              <w:proofErr w:type="spellStart"/>
              <w:r w:rsidR="00C3547D" w:rsidRPr="00C3547D">
                <w:rPr>
                  <w:rFonts w:ascii="Arial" w:eastAsia="Times New Roman" w:hAnsi="Arial" w:cs="Arial"/>
                  <w:iCs/>
                  <w:color w:val="0000FF"/>
                  <w:sz w:val="20"/>
                  <w:szCs w:val="20"/>
                  <w:lang w:val="en-IE"/>
                  <w:rPrChange w:id="267" w:author="fuzhonghua" w:date="2026-10-28T13:11:00Z">
                    <w:rPr/>
                  </w:rPrChange>
                </w:rPr>
                <w:t>piperidine</w:t>
              </w:r>
              <w:proofErr w:type="spellEnd"/>
              <w:r w:rsidR="00C3547D" w:rsidRPr="00C3547D">
                <w:rPr>
                  <w:rFonts w:ascii="Arial" w:eastAsia="Times New Roman" w:hAnsi="Arial" w:cs="Arial"/>
                  <w:iCs/>
                  <w:color w:val="0000FF"/>
                  <w:sz w:val="20"/>
                  <w:szCs w:val="20"/>
                  <w:lang w:val="en-IE"/>
                  <w:rPrChange w:id="268" w:author="fuzhonghua" w:date="2026-10-28T13:11:00Z">
                    <w:rPr/>
                  </w:rPrChange>
                </w:rPr>
                <w:t xml:space="preserve"> cleave the </w:t>
              </w:r>
              <w:proofErr w:type="spellStart"/>
              <w:r w:rsidR="00C3547D" w:rsidRPr="00C3547D">
                <w:rPr>
                  <w:rFonts w:ascii="Arial" w:eastAsia="Times New Roman" w:hAnsi="Arial" w:cs="Arial"/>
                  <w:iCs/>
                  <w:color w:val="0000FF"/>
                  <w:sz w:val="20"/>
                  <w:szCs w:val="20"/>
                  <w:lang w:val="en-IE"/>
                  <w:rPrChange w:id="269" w:author="fuzhonghua" w:date="2026-10-28T13:11:00Z">
                    <w:rPr/>
                  </w:rPrChange>
                </w:rPr>
                <w:t>Fmoc</w:t>
              </w:r>
              <w:proofErr w:type="spellEnd"/>
              <w:r w:rsidR="00C3547D" w:rsidRPr="00C3547D">
                <w:rPr>
                  <w:rFonts w:ascii="Arial" w:eastAsia="Times New Roman" w:hAnsi="Arial" w:cs="Arial"/>
                  <w:iCs/>
                  <w:color w:val="0000FF"/>
                  <w:sz w:val="20"/>
                  <w:szCs w:val="20"/>
                  <w:lang w:val="en-IE"/>
                  <w:rPrChange w:id="270" w:author="fuzhonghua" w:date="2026-10-28T13:11:00Z">
                    <w:rPr/>
                  </w:rPrChange>
                </w:rPr>
                <w:t xml:space="preserve"> of product</w:t>
              </w:r>
            </w:ins>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28A0A5"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Y</w:t>
            </w:r>
            <w:r w:rsidRPr="00CC705A">
              <w:rPr>
                <w:rFonts w:ascii="Arial" w:hAnsi="Arial" w:cs="Arial"/>
                <w:iCs/>
                <w:sz w:val="20"/>
                <w:szCs w:val="20"/>
                <w:lang w:val="en-IE"/>
              </w:rPr>
              <w:t>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3EA7C9CF"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1702">
              <w:rPr>
                <w:rFonts w:ascii="Arial" w:eastAsia="Times New Roman" w:hAnsi="Arial" w:cs="Arial"/>
                <w:b/>
                <w:bCs/>
                <w:color w:val="FFFFFF" w:themeColor="background1"/>
                <w:sz w:val="20"/>
                <w:szCs w:val="20"/>
                <w:lang w:val="en-IE"/>
              </w:rPr>
              <w:t>5</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5F5EB62"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Report error; Test method edit error; Sample contamination; Human error</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653D8A2" w14:textId="77777777" w:rsidR="00FE5589" w:rsidRPr="00CC705A" w:rsidRDefault="00FE5589" w:rsidP="00FE5589">
            <w:pPr>
              <w:pStyle w:val="a7"/>
              <w:numPr>
                <w:ilvl w:val="0"/>
                <w:numId w:val="111"/>
              </w:numPr>
              <w:ind w:firstLineChars="0"/>
              <w:textAlignment w:val="baseline"/>
              <w:rPr>
                <w:rFonts w:eastAsia="Times New Roman"/>
                <w:color w:val="auto"/>
                <w:sz w:val="20"/>
                <w:szCs w:val="20"/>
                <w:lang w:val="en-IE"/>
              </w:rPr>
            </w:pPr>
            <w:r w:rsidRPr="00CC705A">
              <w:rPr>
                <w:rFonts w:eastAsia="Times New Roman"/>
                <w:iCs/>
                <w:color w:val="auto"/>
                <w:sz w:val="20"/>
                <w:szCs w:val="20"/>
                <w:lang w:val="en-IE"/>
              </w:rPr>
              <w:t>Test method</w:t>
            </w:r>
            <w:r w:rsidRPr="00CC705A">
              <w:rPr>
                <w:rFonts w:eastAsia="Times New Roman"/>
                <w:color w:val="auto"/>
                <w:sz w:val="20"/>
                <w:szCs w:val="20"/>
                <w:lang w:val="en-IE"/>
              </w:rPr>
              <w:t xml:space="preserve"> will be reviewed and approved to avoid errors before it is effective.</w:t>
            </w:r>
          </w:p>
          <w:p w14:paraId="59AA8402" w14:textId="77777777" w:rsidR="00FE5589" w:rsidRPr="00CC705A" w:rsidRDefault="00FE5589" w:rsidP="00FE5589">
            <w:pPr>
              <w:pStyle w:val="a7"/>
              <w:numPr>
                <w:ilvl w:val="0"/>
                <w:numId w:val="11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IPC endpoint will be presented in the MOR.</w:t>
            </w:r>
          </w:p>
          <w:p w14:paraId="7D9733AA" w14:textId="77777777" w:rsidR="00FE5589" w:rsidRPr="00CC705A" w:rsidRDefault="00FE5589" w:rsidP="00FE5589">
            <w:pPr>
              <w:pStyle w:val="a7"/>
              <w:numPr>
                <w:ilvl w:val="0"/>
                <w:numId w:val="11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Before sampling, the online sampler shall be rinsed twice with the current reaction system, and the third sample shall be taken for testing. This ensures that the system has been completely displaced by </w:t>
            </w:r>
            <w:r w:rsidRPr="00CC705A">
              <w:rPr>
                <w:rFonts w:eastAsia="Times New Roman"/>
                <w:color w:val="auto"/>
                <w:sz w:val="20"/>
                <w:szCs w:val="20"/>
                <w:lang w:val="en-IE"/>
              </w:rPr>
              <w:lastRenderedPageBreak/>
              <w:t>the current reaction system, preventing inaccurate detection.</w:t>
            </w:r>
          </w:p>
          <w:p w14:paraId="2CA5F306" w14:textId="77777777" w:rsidR="00FE5589" w:rsidRPr="00CC705A" w:rsidRDefault="00FE5589" w:rsidP="00FE5589">
            <w:pPr>
              <w:pStyle w:val="a7"/>
              <w:numPr>
                <w:ilvl w:val="0"/>
                <w:numId w:val="11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material from the sampler rinses is discarded and is not returned to the equipment, thereby avoiding cross-contamination.</w:t>
            </w:r>
          </w:p>
          <w:p w14:paraId="7569072A" w14:textId="77777777" w:rsidR="00FE5589" w:rsidRPr="00CC705A" w:rsidRDefault="00FE5589" w:rsidP="00FE5589">
            <w:pPr>
              <w:pStyle w:val="a7"/>
              <w:numPr>
                <w:ilvl w:val="0"/>
                <w:numId w:val="11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next step shall only be initiated after two consecutive passing IPC samples confirm the reaction endpoint.</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5944DC3A" w14:textId="77777777" w:rsidR="00FE5589" w:rsidRPr="00CC705A" w:rsidRDefault="00FE5589" w:rsidP="00FE5589">
            <w:pPr>
              <w:spacing w:after="0" w:line="240" w:lineRule="auto"/>
              <w:jc w:val="center"/>
              <w:textAlignment w:val="baseline"/>
              <w:rPr>
                <w:rFonts w:ascii="Arial" w:eastAsia="Times New Roman" w:hAnsi="Arial" w:cs="Arial"/>
                <w:bCs/>
                <w:kern w:val="32"/>
                <w:sz w:val="20"/>
                <w:szCs w:val="20"/>
                <w:lang w:val="en-IE" w:eastAsia="en-US"/>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1C19495"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C000" w:themeFill="accent4"/>
            <w:vAlign w:val="center"/>
          </w:tcPr>
          <w:p w14:paraId="3A6DE71B"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Medium</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547BB85" w14:textId="77777777" w:rsidR="00FE5589" w:rsidRPr="00CC705A" w:rsidRDefault="00FE5589" w:rsidP="00FE5589">
            <w:pPr>
              <w:pStyle w:val="a7"/>
              <w:numPr>
                <w:ilvl w:val="0"/>
                <w:numId w:val="11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trained and qualified project personnel analyse the samples.</w:t>
            </w:r>
          </w:p>
          <w:p w14:paraId="4BF1A672" w14:textId="77777777" w:rsidR="00FE5589" w:rsidRPr="00CC705A" w:rsidRDefault="00FE5589" w:rsidP="00FE5589">
            <w:pPr>
              <w:pStyle w:val="a7"/>
              <w:numPr>
                <w:ilvl w:val="0"/>
                <w:numId w:val="11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analysis results need to be reviewed by the second person before be reported to ensure the accuracy of the results.</w:t>
            </w:r>
          </w:p>
          <w:p w14:paraId="108B480C" w14:textId="77777777" w:rsidR="00FE5589" w:rsidRPr="00CC705A" w:rsidRDefault="00FE5589" w:rsidP="00FE5589">
            <w:pPr>
              <w:pStyle w:val="a7"/>
              <w:numPr>
                <w:ilvl w:val="0"/>
                <w:numId w:val="11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Only one sample should be handled </w:t>
            </w:r>
            <w:r w:rsidRPr="00CC705A">
              <w:rPr>
                <w:rFonts w:eastAsia="Times New Roman"/>
                <w:color w:val="auto"/>
                <w:sz w:val="20"/>
                <w:szCs w:val="20"/>
                <w:lang w:val="en-IE"/>
              </w:rPr>
              <w:lastRenderedPageBreak/>
              <w:t>for testing in IPC room.</w:t>
            </w:r>
          </w:p>
          <w:p w14:paraId="4A57A5A9" w14:textId="77777777" w:rsidR="00FE5589" w:rsidRPr="00CC705A" w:rsidRDefault="00FE5589" w:rsidP="00FE5589">
            <w:pPr>
              <w:pStyle w:val="a7"/>
              <w:numPr>
                <w:ilvl w:val="0"/>
                <w:numId w:val="11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Perform testing using validated analytical methods</w:t>
            </w:r>
          </w:p>
          <w:p w14:paraId="1F7B322B" w14:textId="77777777" w:rsidR="00FE5589" w:rsidRPr="00CC705A" w:rsidRDefault="00FE5589" w:rsidP="00FE5589">
            <w:pPr>
              <w:pStyle w:val="a7"/>
              <w:numPr>
                <w:ilvl w:val="0"/>
                <w:numId w:val="11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Operators shall receive relevant training</w:t>
            </w:r>
          </w:p>
          <w:p w14:paraId="54405311" w14:textId="77777777" w:rsidR="00FE5589" w:rsidRPr="00CC705A" w:rsidRDefault="00FE5589" w:rsidP="00FE5589">
            <w:pPr>
              <w:pStyle w:val="a7"/>
              <w:numPr>
                <w:ilvl w:val="0"/>
                <w:numId w:val="112"/>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Use brand-new sample vials for each test.</w:t>
            </w:r>
          </w:p>
          <w:p w14:paraId="42BF9CE6" w14:textId="77777777" w:rsidR="00FE5589" w:rsidRPr="00CC705A" w:rsidRDefault="00FE5589" w:rsidP="00FE5589">
            <w:pPr>
              <w:pStyle w:val="a7"/>
              <w:ind w:left="284" w:firstLineChars="0" w:firstLine="0"/>
              <w:rPr>
                <w:rFonts w:eastAsia="Times New Roman"/>
                <w:iCs/>
                <w:color w:val="auto"/>
                <w:sz w:val="20"/>
                <w:szCs w:val="20"/>
                <w:lang w:val="en-IE"/>
              </w:rPr>
            </w:pPr>
          </w:p>
          <w:p w14:paraId="4BF308B5" w14:textId="1C6D2800" w:rsidR="00FE5589" w:rsidRPr="00CC705A" w:rsidRDefault="00587396" w:rsidP="00FE5589">
            <w:pPr>
              <w:pStyle w:val="a7"/>
              <w:ind w:left="284" w:firstLineChars="0" w:firstLine="0"/>
              <w:textAlignment w:val="baseline"/>
              <w:rPr>
                <w:rFonts w:eastAsia="Times New Roman"/>
                <w:color w:val="auto"/>
                <w:sz w:val="20"/>
                <w:szCs w:val="20"/>
              </w:rPr>
            </w:pPr>
            <w:r w:rsidRPr="00CC705A">
              <w:rPr>
                <w:rFonts w:eastAsia="Times New Roman"/>
                <w:iCs/>
                <w:color w:val="auto"/>
                <w:kern w:val="0"/>
                <w:sz w:val="20"/>
                <w:szCs w:val="20"/>
                <w:lang w:val="en-IE" w:eastAsia="zh-CN"/>
              </w:rPr>
              <w:t>Production department</w:t>
            </w:r>
            <w:r w:rsidR="00FE5589" w:rsidRPr="00CC705A">
              <w:rPr>
                <w:rFonts w:eastAsia="Times New Roman"/>
                <w:bCs w:val="0"/>
                <w:iCs/>
                <w:color w:val="auto"/>
                <w:sz w:val="20"/>
                <w:szCs w:val="20"/>
                <w:lang w:val="en-IE"/>
              </w:rPr>
              <w:t>; CMMD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5A1E9D6"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C4741D" w:rsidRPr="00CC705A" w14:paraId="6ED6E889"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30C2C76" w14:textId="7B49C603" w:rsidR="000C50D2" w:rsidRPr="00CC705A" w:rsidRDefault="000C50D2">
            <w:pPr>
              <w:spacing w:after="0" w:line="240" w:lineRule="auto"/>
              <w:jc w:val="center"/>
              <w:textAlignment w:val="baseline"/>
              <w:rPr>
                <w:rFonts w:ascii="Arial" w:hAnsi="Arial" w:cs="Arial"/>
                <w:sz w:val="20"/>
                <w:szCs w:val="20"/>
                <w:lang w:val="en-IE"/>
              </w:rPr>
            </w:pPr>
            <w:r w:rsidRPr="00CC705A">
              <w:rPr>
                <w:rFonts w:ascii="Arial" w:hAnsi="Arial" w:cs="Arial"/>
                <w:color w:val="0000FF"/>
                <w:sz w:val="20"/>
                <w:szCs w:val="20"/>
                <w:lang w:val="en-IE"/>
              </w:rPr>
              <w:lastRenderedPageBreak/>
              <w:t>11</w:t>
            </w:r>
            <w:r w:rsidRPr="00CC705A">
              <w:rPr>
                <w:rFonts w:ascii="Arial" w:eastAsia="Times New Roman" w:hAnsi="Arial" w:cs="Arial"/>
                <w:color w:val="0000FF"/>
                <w:sz w:val="20"/>
                <w:szCs w:val="20"/>
                <w:lang w:val="en-IE"/>
              </w:rPr>
              <w:t>.</w:t>
            </w:r>
            <w:r w:rsidRPr="00CC705A">
              <w:rPr>
                <w:rFonts w:ascii="Arial" w:hAnsi="Arial" w:cs="Arial"/>
                <w:color w:val="0000FF"/>
                <w:sz w:val="20"/>
                <w:szCs w:val="20"/>
                <w:lang w:val="en-IE"/>
              </w:rPr>
              <w:t>13</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8F3A141" w14:textId="77777777" w:rsidR="000C50D2" w:rsidRPr="00CC705A" w:rsidRDefault="000C50D2" w:rsidP="000C50D2">
            <w:pPr>
              <w:spacing w:after="0" w:line="240" w:lineRule="auto"/>
              <w:jc w:val="center"/>
              <w:textAlignment w:val="baseline"/>
              <w:rPr>
                <w:rFonts w:ascii="Arial" w:eastAsia="Times New Roman" w:hAnsi="Arial" w:cs="Arial"/>
                <w:color w:val="0000FF"/>
                <w:sz w:val="20"/>
                <w:szCs w:val="20"/>
                <w:lang w:val="en-IE"/>
              </w:rPr>
            </w:pPr>
            <w:r w:rsidRPr="00CC705A">
              <w:rPr>
                <w:rFonts w:ascii="Arial" w:eastAsia="Times New Roman" w:hAnsi="Arial" w:cs="Arial"/>
                <w:color w:val="0000FF"/>
                <w:sz w:val="20"/>
                <w:szCs w:val="20"/>
                <w:lang w:val="en-IE"/>
              </w:rPr>
              <w:t>Washing</w:t>
            </w:r>
          </w:p>
          <w:p w14:paraId="55125FD7" w14:textId="52537D77" w:rsidR="000C50D2" w:rsidRPr="00CC705A" w:rsidRDefault="000F7C4C">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(MTBE)</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CF3A50E" w14:textId="49486EC1" w:rsidR="000C50D2" w:rsidRPr="00CC705A" w:rsidRDefault="000F7C4C" w:rsidP="000C50D2">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sz w:val="20"/>
                <w:szCs w:val="20"/>
                <w:lang w:val="en-IE"/>
              </w:rPr>
              <w:t>MTBE</w:t>
            </w:r>
            <w:r w:rsidRPr="00CC705A">
              <w:rPr>
                <w:rFonts w:ascii="Arial" w:eastAsia="Times New Roman" w:hAnsi="Arial" w:cs="Arial"/>
                <w:color w:val="0000FF"/>
                <w:sz w:val="20"/>
                <w:szCs w:val="20"/>
              </w:rPr>
              <w:t xml:space="preserve"> </w:t>
            </w:r>
            <w:r w:rsidR="000C50D2" w:rsidRPr="00CC705A">
              <w:rPr>
                <w:rFonts w:ascii="Arial" w:eastAsia="Times New Roman" w:hAnsi="Arial" w:cs="Arial"/>
                <w:color w:val="0000FF"/>
                <w:sz w:val="20"/>
                <w:szCs w:val="20"/>
              </w:rPr>
              <w:t>charge quantity outside PAR (over- or under-charge)</w:t>
            </w:r>
            <w:r w:rsidR="000C50D2" w:rsidRPr="00CC705A">
              <w:rPr>
                <w:rFonts w:ascii="Arial" w:eastAsia="Times New Roman" w:hAnsi="Arial" w:cs="Arial"/>
                <w:iCs/>
                <w:sz w:val="20"/>
                <w:szCs w:val="20"/>
                <w:lang w:val="en-IE"/>
              </w:rPr>
              <w:t xml:space="preserve"> (CPP excursion)</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A0FDDC7" w14:textId="362D2448" w:rsidR="000C50D2" w:rsidRPr="00CC705A" w:rsidRDefault="000C50D2" w:rsidP="000C50D2">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Excessive </w:t>
            </w:r>
            <w:proofErr w:type="spellStart"/>
            <w:r w:rsidRPr="00CC705A">
              <w:rPr>
                <w:rFonts w:ascii="Arial" w:eastAsia="Times New Roman" w:hAnsi="Arial" w:cs="Arial"/>
                <w:iCs/>
                <w:sz w:val="20"/>
                <w:szCs w:val="20"/>
                <w:lang w:val="en-IE"/>
              </w:rPr>
              <w:t>piperidine</w:t>
            </w:r>
            <w:proofErr w:type="spellEnd"/>
            <w:r w:rsidRPr="00CC705A">
              <w:rPr>
                <w:rFonts w:ascii="Arial" w:eastAsia="Times New Roman" w:hAnsi="Arial" w:cs="Arial"/>
                <w:iCs/>
                <w:sz w:val="20"/>
                <w:szCs w:val="20"/>
                <w:lang w:val="en-IE"/>
              </w:rPr>
              <w:t>/ amino acid /</w:t>
            </w:r>
            <w:proofErr w:type="spellStart"/>
            <w:r w:rsidRPr="00CC705A">
              <w:rPr>
                <w:rFonts w:ascii="Arial" w:eastAsia="Times New Roman" w:hAnsi="Arial" w:cs="Arial"/>
                <w:iCs/>
                <w:sz w:val="20"/>
                <w:szCs w:val="20"/>
                <w:lang w:val="en-IE"/>
              </w:rPr>
              <w:t>Oxyma</w:t>
            </w:r>
            <w:proofErr w:type="spellEnd"/>
            <w:r w:rsidRPr="00CC705A">
              <w:rPr>
                <w:rFonts w:ascii="Arial" w:eastAsia="Times New Roman" w:hAnsi="Arial" w:cs="Arial"/>
                <w:iCs/>
                <w:sz w:val="20"/>
                <w:szCs w:val="20"/>
                <w:lang w:val="en-IE"/>
              </w:rPr>
              <w:t xml:space="preserve"> residue; Affect the TFA concentration in Step 2</w:t>
            </w:r>
            <w:ins w:id="271" w:author="fuzhonghua" w:date="2026-10-28T13:11:00Z">
              <w:r w:rsidR="00391661">
                <w:rPr>
                  <w:rFonts w:ascii="Arial" w:eastAsia="Times New Roman" w:hAnsi="Arial" w:cs="Arial"/>
                  <w:iCs/>
                  <w:sz w:val="20"/>
                  <w:szCs w:val="20"/>
                  <w:lang w:val="en-IE"/>
                </w:rPr>
                <w:t>;</w:t>
              </w:r>
              <w:r w:rsidR="00391661" w:rsidRPr="00122D21">
                <w:rPr>
                  <w:rFonts w:ascii="Arial" w:eastAsia="Times New Roman" w:hAnsi="Arial" w:cs="Arial"/>
                  <w:iCs/>
                  <w:color w:val="0000FF"/>
                  <w:sz w:val="20"/>
                  <w:szCs w:val="20"/>
                  <w:lang w:val="en-IE"/>
                </w:rPr>
                <w:t xml:space="preserve"> Residual </w:t>
              </w:r>
              <w:proofErr w:type="spellStart"/>
              <w:r w:rsidR="00391661" w:rsidRPr="00122D21">
                <w:rPr>
                  <w:rFonts w:ascii="Arial" w:eastAsia="Times New Roman" w:hAnsi="Arial" w:cs="Arial"/>
                  <w:iCs/>
                  <w:color w:val="0000FF"/>
                  <w:sz w:val="20"/>
                  <w:szCs w:val="20"/>
                  <w:lang w:val="en-IE"/>
                </w:rPr>
                <w:t>piperidine</w:t>
              </w:r>
              <w:proofErr w:type="spellEnd"/>
              <w:r w:rsidR="00391661" w:rsidRPr="00122D21">
                <w:rPr>
                  <w:rFonts w:ascii="Arial" w:eastAsia="Times New Roman" w:hAnsi="Arial" w:cs="Arial"/>
                  <w:iCs/>
                  <w:color w:val="0000FF"/>
                  <w:sz w:val="20"/>
                  <w:szCs w:val="20"/>
                  <w:lang w:val="en-IE"/>
                </w:rPr>
                <w:t xml:space="preserve"> cleave the </w:t>
              </w:r>
              <w:proofErr w:type="spellStart"/>
              <w:r w:rsidR="00391661" w:rsidRPr="00122D21">
                <w:rPr>
                  <w:rFonts w:ascii="Arial" w:eastAsia="Times New Roman" w:hAnsi="Arial" w:cs="Arial"/>
                  <w:iCs/>
                  <w:color w:val="0000FF"/>
                  <w:sz w:val="20"/>
                  <w:szCs w:val="20"/>
                  <w:lang w:val="en-IE"/>
                </w:rPr>
                <w:t>Fmoc</w:t>
              </w:r>
              <w:proofErr w:type="spellEnd"/>
              <w:r w:rsidR="00391661" w:rsidRPr="00122D21">
                <w:rPr>
                  <w:rFonts w:ascii="Arial" w:eastAsia="Times New Roman" w:hAnsi="Arial" w:cs="Arial"/>
                  <w:iCs/>
                  <w:color w:val="0000FF"/>
                  <w:sz w:val="20"/>
                  <w:szCs w:val="20"/>
                  <w:lang w:val="en-IE"/>
                </w:rPr>
                <w:t xml:space="preserve"> of product</w:t>
              </w:r>
            </w:ins>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DBC175F" w14:textId="0CFAB3D3" w:rsidR="000C50D2" w:rsidRPr="00CC705A" w:rsidRDefault="000C50D2" w:rsidP="000C50D2">
            <w:pPr>
              <w:spacing w:after="0" w:line="240" w:lineRule="auto"/>
              <w:jc w:val="center"/>
              <w:textAlignment w:val="baseline"/>
              <w:rPr>
                <w:rFonts w:ascii="Arial" w:eastAsia="Times New Roman" w:hAnsi="Arial" w:cs="Arial"/>
                <w:iCs/>
                <w:sz w:val="20"/>
                <w:szCs w:val="20"/>
                <w:lang w:val="en-IE"/>
              </w:rPr>
            </w:pPr>
            <w:r w:rsidRPr="00CC705A">
              <w:rPr>
                <w:rFonts w:ascii="Arial" w:hAnsi="Arial" w:cs="Arial"/>
                <w:iCs/>
                <w:color w:val="0000FF"/>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tcPr>
          <w:p w14:paraId="33D98FEC" w14:textId="08D15A7B" w:rsidR="000C50D2" w:rsidRPr="00CC705A" w:rsidRDefault="000C50D2" w:rsidP="000C50D2">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C7326AD" w14:textId="6288D655" w:rsidR="000C50D2" w:rsidRPr="00CC705A" w:rsidRDefault="000C50D2" w:rsidP="000C50D2">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Incorrect storage vessel selected on PLC; </w:t>
            </w:r>
            <w:r w:rsidRPr="00CC705A">
              <w:rPr>
                <w:rFonts w:ascii="Arial" w:eastAsia="Times New Roman" w:hAnsi="Arial" w:cs="Arial"/>
                <w:sz w:val="20"/>
                <w:szCs w:val="20"/>
              </w:rPr>
              <w:t>recipe error;</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69356D1" w14:textId="77777777" w:rsidR="000C50D2" w:rsidRPr="00CC705A" w:rsidRDefault="000C50D2" w:rsidP="00C4741D">
            <w:pPr>
              <w:pStyle w:val="a7"/>
              <w:numPr>
                <w:ilvl w:val="0"/>
                <w:numId w:val="228"/>
              </w:numPr>
              <w:ind w:firstLineChars="0"/>
              <w:textAlignment w:val="baseline"/>
              <w:rPr>
                <w:rFonts w:eastAsiaTheme="minorEastAsia"/>
                <w:bCs w:val="0"/>
                <w:color w:val="auto"/>
                <w:kern w:val="0"/>
                <w:sz w:val="20"/>
                <w:szCs w:val="20"/>
                <w:lang w:eastAsia="zh-CN"/>
              </w:rPr>
            </w:pPr>
            <w:r w:rsidRPr="00CC705A">
              <w:rPr>
                <w:rFonts w:eastAsia="Times New Roman"/>
                <w:bCs w:val="0"/>
                <w:color w:val="auto"/>
                <w:kern w:val="0"/>
                <w:sz w:val="20"/>
                <w:szCs w:val="20"/>
                <w:lang w:eastAsia="zh-CN"/>
              </w:rPr>
              <w:t>Charge quantities defined in MOR</w:t>
            </w:r>
          </w:p>
          <w:p w14:paraId="4D7664E5" w14:textId="77777777" w:rsidR="000C50D2" w:rsidRPr="00CC705A" w:rsidRDefault="000C50D2" w:rsidP="00C4741D">
            <w:pPr>
              <w:pStyle w:val="a7"/>
              <w:numPr>
                <w:ilvl w:val="0"/>
                <w:numId w:val="22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Dedicated fixed pipelines for each solvent reduce cross-connection risk.</w:t>
            </w:r>
          </w:p>
          <w:p w14:paraId="52097E48" w14:textId="77777777" w:rsidR="000C50D2" w:rsidRPr="00CC705A" w:rsidRDefault="000C50D2" w:rsidP="00C4741D">
            <w:pPr>
              <w:pStyle w:val="a7"/>
              <w:numPr>
                <w:ilvl w:val="0"/>
                <w:numId w:val="22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SOP specifies recipe editing steps and parameter conversion rules.</w:t>
            </w:r>
          </w:p>
          <w:p w14:paraId="513E68DF" w14:textId="77777777" w:rsidR="000C50D2" w:rsidRPr="00CC705A" w:rsidRDefault="000C50D2" w:rsidP="00C4741D">
            <w:pPr>
              <w:pStyle w:val="a7"/>
              <w:numPr>
                <w:ilvl w:val="0"/>
                <w:numId w:val="22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Two engineers shall edit the electronic recipe separately for the same project. Compare the electronic recipes edited by the two engineers, confirm each difference between them one by </w:t>
            </w:r>
            <w:r w:rsidRPr="00CC705A">
              <w:rPr>
                <w:rFonts w:eastAsia="Times New Roman"/>
                <w:color w:val="auto"/>
                <w:sz w:val="20"/>
                <w:szCs w:val="20"/>
                <w:lang w:val="en-IE"/>
              </w:rPr>
              <w:lastRenderedPageBreak/>
              <w:t>one, and correct any errors. To ensure the electronic recipe to be run is reviewed and accurate.</w:t>
            </w:r>
          </w:p>
          <w:p w14:paraId="289FA1CD" w14:textId="624A0F3F" w:rsidR="000C50D2" w:rsidRPr="00CC705A" w:rsidRDefault="000C50D2" w:rsidP="000C50D2">
            <w:pPr>
              <w:pStyle w:val="a7"/>
              <w:numPr>
                <w:ilvl w:val="0"/>
                <w:numId w:val="111"/>
              </w:numPr>
              <w:ind w:firstLineChars="0"/>
              <w:textAlignment w:val="baseline"/>
              <w:rPr>
                <w:rFonts w:eastAsia="Times New Roman"/>
                <w:iCs/>
                <w:color w:val="auto"/>
                <w:sz w:val="20"/>
                <w:szCs w:val="20"/>
                <w:lang w:val="en-IE"/>
              </w:rPr>
            </w:pPr>
            <w:r w:rsidRPr="00CC705A">
              <w:rPr>
                <w:rFonts w:eastAsia="Times New Roman"/>
                <w:bCs w:val="0"/>
                <w:color w:val="auto"/>
                <w:sz w:val="20"/>
                <w:szCs w:val="20"/>
                <w:lang w:val="en-IE"/>
              </w:rPr>
              <w:t>Before the running, production personnel and process chemist shall conduct the final review of the electronic recipe, after the review is correct, they shall sign and date on the Operation record.</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0F0EFEFB" w14:textId="4E37D4BA" w:rsidR="000C50D2" w:rsidRPr="00CC705A" w:rsidRDefault="000C50D2" w:rsidP="000C50D2">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kern w:val="32"/>
                <w:sz w:val="20"/>
                <w:szCs w:val="20"/>
                <w:lang w:val="en-IE" w:eastAsia="en-US"/>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4D589DED" w14:textId="4EE8D28A" w:rsidR="000C50D2" w:rsidRPr="00CC705A" w:rsidRDefault="000C50D2" w:rsidP="000C50D2">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FFC000" w:themeFill="accent4"/>
            <w:vAlign w:val="center"/>
          </w:tcPr>
          <w:p w14:paraId="5BAF7685" w14:textId="54E1D258" w:rsidR="000C50D2" w:rsidRPr="00CC705A" w:rsidRDefault="000C50D2" w:rsidP="000C50D2">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0C02567" w14:textId="7511683F" w:rsidR="00BF4B83" w:rsidRPr="00CC705A" w:rsidRDefault="000C50D2" w:rsidP="00C4741D">
            <w:pPr>
              <w:pStyle w:val="a7"/>
              <w:numPr>
                <w:ilvl w:val="0"/>
                <w:numId w:val="229"/>
              </w:numPr>
              <w:ind w:firstLineChars="0"/>
              <w:textAlignment w:val="baseline"/>
              <w:rPr>
                <w:rFonts w:eastAsia="Times New Roman"/>
                <w:color w:val="auto"/>
                <w:sz w:val="20"/>
                <w:szCs w:val="20"/>
              </w:rPr>
            </w:pPr>
            <w:r w:rsidRPr="00CC705A">
              <w:rPr>
                <w:rFonts w:eastAsia="Times New Roman"/>
                <w:bCs w:val="0"/>
                <w:iCs/>
                <w:color w:val="0000FF"/>
                <w:kern w:val="0"/>
                <w:sz w:val="20"/>
                <w:szCs w:val="20"/>
                <w:lang w:val="en-IE" w:eastAsia="zh-CN"/>
              </w:rPr>
              <w:t xml:space="preserve">The PAR has been confirmed reference to the </w:t>
            </w:r>
            <w:r w:rsidRPr="00CC705A">
              <w:rPr>
                <w:bCs w:val="0"/>
                <w:iCs/>
                <w:color w:val="0000FF"/>
                <w:kern w:val="0"/>
                <w:sz w:val="20"/>
                <w:szCs w:val="20"/>
                <w:lang w:val="en-IE" w:eastAsia="zh-CN"/>
              </w:rPr>
              <w:t xml:space="preserve">PFD report. </w:t>
            </w:r>
            <w:r w:rsidR="00BF4B83" w:rsidRPr="00CC705A">
              <w:rPr>
                <w:rFonts w:eastAsia="Times New Roman"/>
                <w:color w:val="0000FF"/>
                <w:sz w:val="20"/>
                <w:szCs w:val="20"/>
              </w:rPr>
              <w:t xml:space="preserve">&lt; </w:t>
            </w:r>
            <w:del w:id="272" w:author="Johan Granander" w:date="2026-10-27T18:59:00Z">
              <w:r w:rsidR="00BF4B83" w:rsidRPr="00CC705A" w:rsidDel="00B32AB9">
                <w:rPr>
                  <w:rFonts w:eastAsia="Times New Roman"/>
                  <w:color w:val="0000FF"/>
                  <w:sz w:val="20"/>
                  <w:szCs w:val="20"/>
                </w:rPr>
                <w:delText>QA706D</w:delText>
              </w:r>
            </w:del>
            <w:ins w:id="273" w:author="Johan Granander" w:date="2026-10-27T18:59:00Z">
              <w:r w:rsidR="00B32AB9">
                <w:rPr>
                  <w:rFonts w:eastAsia="Times New Roman"/>
                  <w:color w:val="0000FF"/>
                  <w:sz w:val="20"/>
                  <w:szCs w:val="20"/>
                </w:rPr>
                <w:t>WI-61120</w:t>
              </w:r>
            </w:ins>
            <w:r w:rsidR="00BF4B83" w:rsidRPr="00CC705A">
              <w:rPr>
                <w:rFonts w:eastAsia="Times New Roman"/>
                <w:color w:val="0000FF"/>
                <w:sz w:val="20"/>
                <w:szCs w:val="20"/>
              </w:rPr>
              <w:t>&gt;.</w:t>
            </w:r>
          </w:p>
          <w:p w14:paraId="37596EA1" w14:textId="77777777" w:rsidR="000C50D2" w:rsidRPr="00CC705A" w:rsidRDefault="000C50D2" w:rsidP="00C4741D">
            <w:pPr>
              <w:pStyle w:val="a7"/>
              <w:numPr>
                <w:ilvl w:val="0"/>
                <w:numId w:val="229"/>
              </w:numPr>
              <w:ind w:firstLineChars="0"/>
              <w:textAlignment w:val="baseline"/>
              <w:rPr>
                <w:rFonts w:eastAsia="Times New Roman"/>
                <w:color w:val="auto"/>
                <w:sz w:val="20"/>
                <w:szCs w:val="20"/>
              </w:rPr>
            </w:pPr>
            <w:r w:rsidRPr="00CC705A">
              <w:rPr>
                <w:rFonts w:eastAsia="Times New Roman"/>
                <w:color w:val="auto"/>
                <w:sz w:val="20"/>
                <w:szCs w:val="20"/>
              </w:rPr>
              <w:t>All materials are transferred via dedicated pumps.</w:t>
            </w:r>
          </w:p>
          <w:p w14:paraId="7CF5DE91" w14:textId="77777777" w:rsidR="000C50D2" w:rsidRPr="00CC705A" w:rsidRDefault="000C50D2" w:rsidP="000C50D2">
            <w:pPr>
              <w:pStyle w:val="a7"/>
              <w:ind w:left="284" w:firstLineChars="0" w:firstLine="0"/>
              <w:rPr>
                <w:rFonts w:eastAsia="Times New Roman"/>
                <w:iCs/>
                <w:color w:val="auto"/>
                <w:sz w:val="20"/>
                <w:szCs w:val="20"/>
                <w:lang w:val="en-IE"/>
              </w:rPr>
            </w:pPr>
          </w:p>
          <w:p w14:paraId="7562BBF5" w14:textId="7F6856D6" w:rsidR="000C50D2" w:rsidRPr="00CC705A" w:rsidRDefault="000C50D2" w:rsidP="00C4741D">
            <w:pPr>
              <w:pStyle w:val="a7"/>
              <w:ind w:left="284" w:firstLineChars="0" w:firstLine="0"/>
              <w:textAlignment w:val="baseline"/>
              <w:rPr>
                <w:rFonts w:eastAsia="Times New Roman"/>
                <w:color w:val="auto"/>
                <w:sz w:val="20"/>
                <w:szCs w:val="20"/>
                <w:lang w:val="en-IE"/>
              </w:rPr>
            </w:pPr>
            <w:r w:rsidRPr="00CC705A">
              <w:rPr>
                <w:rFonts w:eastAsia="Times New Roman"/>
                <w:bCs w:val="0"/>
                <w:iCs/>
                <w:sz w:val="20"/>
                <w:szCs w:val="20"/>
                <w:lang w:val="en-IE"/>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67D19891" w14:textId="62552D21" w:rsidR="000C50D2" w:rsidRPr="00CC705A" w:rsidRDefault="000C50D2" w:rsidP="000C50D2">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r>
      <w:tr w:rsidR="00FE5589" w:rsidRPr="00CC705A" w14:paraId="25A7D9F3" w14:textId="77777777" w:rsidTr="00FE5589">
        <w:trPr>
          <w:trHeight w:val="300"/>
        </w:trPr>
        <w:tc>
          <w:tcPr>
            <w:tcW w:w="14451" w:type="dxa"/>
            <w:gridSpan w:val="14"/>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0256531" w14:textId="77777777" w:rsidR="00FE5589" w:rsidRPr="00CC705A" w:rsidRDefault="00FE5589" w:rsidP="00FE5589">
            <w:pPr>
              <w:spacing w:after="0" w:line="240" w:lineRule="auto"/>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1</w:t>
            </w:r>
            <w:r w:rsidRPr="00CC705A">
              <w:rPr>
                <w:rFonts w:ascii="Arial" w:hAnsi="Arial" w:cs="Arial"/>
                <w:b/>
                <w:bCs/>
                <w:sz w:val="20"/>
                <w:szCs w:val="20"/>
                <w:lang w:val="en-IE"/>
              </w:rPr>
              <w:t>2</w:t>
            </w:r>
            <w:r w:rsidRPr="00CC705A">
              <w:rPr>
                <w:rFonts w:ascii="Arial" w:eastAsia="Times New Roman" w:hAnsi="Arial" w:cs="Arial"/>
                <w:b/>
                <w:bCs/>
                <w:sz w:val="20"/>
                <w:szCs w:val="20"/>
                <w:lang w:val="en-IE"/>
              </w:rPr>
              <w:t>. Drying</w:t>
            </w:r>
            <w:r w:rsidRPr="00CC705A">
              <w:rPr>
                <w:rFonts w:ascii="Arial" w:eastAsia="Times New Roman" w:hAnsi="Arial" w:cs="Arial"/>
                <w:b/>
                <w:sz w:val="20"/>
                <w:szCs w:val="20"/>
                <w:lang w:val="en-IE"/>
              </w:rPr>
              <w:t xml:space="preserve"> and Discharge</w:t>
            </w:r>
          </w:p>
        </w:tc>
      </w:tr>
      <w:tr w:rsidR="00C4741D" w:rsidRPr="00CC705A" w14:paraId="134616DF"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3610E41"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hAnsi="Arial" w:cs="Arial"/>
                <w:sz w:val="20"/>
                <w:szCs w:val="20"/>
                <w:lang w:val="en-IE"/>
              </w:rPr>
              <w:t>12</w:t>
            </w:r>
            <w:r w:rsidRPr="00CC705A">
              <w:rPr>
                <w:rFonts w:ascii="Arial" w:eastAsia="Times New Roman" w:hAnsi="Arial" w:cs="Arial"/>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D6C985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Drying</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A1C7148"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Insufficient drying</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032BBC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Failed LOD specification; impact on downstream cleavage yield</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55AE5AF"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Y</w:t>
            </w:r>
            <w:r w:rsidRPr="00CC705A">
              <w:rPr>
                <w:rFonts w:ascii="Arial" w:hAnsi="Arial" w:cs="Arial"/>
                <w:iCs/>
                <w:sz w:val="20"/>
                <w:szCs w:val="20"/>
                <w:lang w:val="en-IE"/>
              </w:rPr>
              <w:t>es</w:t>
            </w:r>
          </w:p>
        </w:tc>
        <w:tc>
          <w:tcPr>
            <w:tcW w:w="426" w:type="dxa"/>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6B2A587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3</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291C585"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Drying time too short; dryer temperature deviation; sampling inhomogeneity and testing error</w:t>
            </w:r>
            <w:r w:rsidRPr="00CC705A" w:rsidDel="00F62EAC">
              <w:rPr>
                <w:rFonts w:ascii="Arial" w:eastAsia="Times New Roman" w:hAnsi="Arial" w:cs="Arial"/>
                <w:iCs/>
                <w:sz w:val="20"/>
                <w:szCs w:val="20"/>
                <w:lang w:val="en-IE"/>
              </w:rPr>
              <w:t xml:space="preserve"> </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D5360F3" w14:textId="77777777" w:rsidR="00FE5589" w:rsidRPr="00CC705A" w:rsidRDefault="00FE5589" w:rsidP="00FE5589">
            <w:pPr>
              <w:pStyle w:val="a7"/>
              <w:numPr>
                <w:ilvl w:val="0"/>
                <w:numId w:val="28"/>
              </w:numPr>
              <w:ind w:firstLineChars="0"/>
              <w:textAlignment w:val="baseline"/>
              <w:rPr>
                <w:rFonts w:eastAsia="Times New Roman"/>
                <w:color w:val="auto"/>
                <w:sz w:val="20"/>
                <w:szCs w:val="20"/>
              </w:rPr>
            </w:pPr>
            <w:r w:rsidRPr="00CC705A">
              <w:rPr>
                <w:rFonts w:eastAsia="Times New Roman"/>
                <w:color w:val="auto"/>
                <w:sz w:val="20"/>
                <w:szCs w:val="20"/>
                <w:lang w:val="en-IE"/>
              </w:rPr>
              <w:t>Maintenance schedules are in place for reactor with servicing conducted every three months.</w:t>
            </w:r>
          </w:p>
          <w:p w14:paraId="42BB17C1" w14:textId="77777777" w:rsidR="00FE5589" w:rsidRPr="00CC705A" w:rsidRDefault="00FE5589" w:rsidP="00FE5589">
            <w:pPr>
              <w:pStyle w:val="a7"/>
              <w:numPr>
                <w:ilvl w:val="0"/>
                <w:numId w:val="28"/>
              </w:numPr>
              <w:ind w:firstLineChars="0"/>
              <w:textAlignment w:val="baseline"/>
              <w:rPr>
                <w:rFonts w:eastAsia="Times New Roman"/>
                <w:color w:val="auto"/>
                <w:sz w:val="20"/>
                <w:szCs w:val="20"/>
              </w:rPr>
            </w:pPr>
            <w:r w:rsidRPr="00CC705A">
              <w:rPr>
                <w:rFonts w:eastAsia="Times New Roman"/>
                <w:color w:val="auto"/>
                <w:sz w:val="20"/>
                <w:szCs w:val="20"/>
                <w:lang w:val="en-IE"/>
              </w:rPr>
              <w:t>Drying temperature defined in MOR.</w:t>
            </w:r>
          </w:p>
          <w:p w14:paraId="1E8B19E9" w14:textId="77777777" w:rsidR="00FE5589" w:rsidRPr="00CC705A" w:rsidRDefault="00FE5589" w:rsidP="00FE5589">
            <w:pPr>
              <w:pStyle w:val="a7"/>
              <w:numPr>
                <w:ilvl w:val="0"/>
                <w:numId w:val="28"/>
              </w:numPr>
              <w:ind w:firstLineChars="0"/>
              <w:textAlignment w:val="baseline"/>
              <w:rPr>
                <w:rFonts w:eastAsiaTheme="minorEastAsia"/>
                <w:color w:val="auto"/>
                <w:sz w:val="20"/>
                <w:szCs w:val="20"/>
              </w:rPr>
            </w:pPr>
            <w:r w:rsidRPr="00CC705A">
              <w:rPr>
                <w:rFonts w:eastAsia="Times New Roman"/>
                <w:color w:val="auto"/>
                <w:sz w:val="20"/>
                <w:szCs w:val="20"/>
                <w:lang w:val="en-IE"/>
              </w:rPr>
              <w:t xml:space="preserve">LOD IPC at end of drying to confirm specification. </w:t>
            </w:r>
          </w:p>
          <w:p w14:paraId="596DCE78" w14:textId="77777777" w:rsidR="00FE5589" w:rsidRPr="00CC705A" w:rsidRDefault="00FE5589" w:rsidP="00FE5589">
            <w:pPr>
              <w:pStyle w:val="a7"/>
              <w:numPr>
                <w:ilvl w:val="0"/>
                <w:numId w:val="2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LOD test method shall be validated prior to PPQ execution.</w:t>
            </w:r>
          </w:p>
          <w:p w14:paraId="6496AEBA" w14:textId="77777777" w:rsidR="00FE5589" w:rsidRPr="00CC705A" w:rsidRDefault="00FE5589" w:rsidP="00FE5589">
            <w:pPr>
              <w:pStyle w:val="a7"/>
              <w:numPr>
                <w:ilvl w:val="0"/>
                <w:numId w:val="28"/>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Sampling shall be performed in accordance with SOP (QM03015) and double-checked by </w:t>
            </w:r>
            <w:r w:rsidRPr="00CC705A">
              <w:rPr>
                <w:rFonts w:eastAsia="Times New Roman"/>
                <w:color w:val="auto"/>
                <w:sz w:val="20"/>
                <w:szCs w:val="20"/>
                <w:lang w:val="en-IE"/>
              </w:rPr>
              <w:lastRenderedPageBreak/>
              <w:t>two operators during sampling.</w:t>
            </w:r>
          </w:p>
          <w:p w14:paraId="03BA0D4F" w14:textId="77777777" w:rsidR="00FE5589" w:rsidRPr="00CC705A" w:rsidRDefault="00FE5589" w:rsidP="00FE5589">
            <w:pPr>
              <w:pStyle w:val="a7"/>
              <w:numPr>
                <w:ilvl w:val="0"/>
                <w:numId w:val="28"/>
              </w:numPr>
              <w:ind w:firstLineChars="0"/>
              <w:textAlignment w:val="baseline"/>
              <w:rPr>
                <w:rFonts w:eastAsiaTheme="minorEastAsia"/>
                <w:color w:val="auto"/>
                <w:sz w:val="20"/>
                <w:szCs w:val="20"/>
              </w:rPr>
            </w:pPr>
            <w:r w:rsidRPr="00CC705A">
              <w:rPr>
                <w:rFonts w:eastAsia="Times New Roman"/>
                <w:color w:val="auto"/>
                <w:sz w:val="20"/>
                <w:szCs w:val="20"/>
                <w:lang w:val="en-IE"/>
              </w:rPr>
              <w:t>The drying time before sampling for testing shall be specified in the MOR.</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139D4D38"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14A815B1"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0F54F18F"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8C3AEA6" w14:textId="77777777" w:rsidR="00FE5589" w:rsidRPr="00CC705A" w:rsidRDefault="00FE5589" w:rsidP="00FE5589">
            <w:pPr>
              <w:pStyle w:val="a7"/>
              <w:numPr>
                <w:ilvl w:val="0"/>
                <w:numId w:val="51"/>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Spare vacuum pumps are available for immediate replacement upon detection of malfunctions.</w:t>
            </w:r>
          </w:p>
          <w:p w14:paraId="160FFCE2" w14:textId="77777777" w:rsidR="00FE5589" w:rsidRPr="00CC705A" w:rsidRDefault="00FE5589" w:rsidP="00FE5589">
            <w:pPr>
              <w:pStyle w:val="a7"/>
              <w:ind w:left="284" w:firstLineChars="0" w:firstLine="0"/>
              <w:rPr>
                <w:rFonts w:eastAsia="Times New Roman"/>
                <w:iCs/>
                <w:color w:val="auto"/>
                <w:sz w:val="20"/>
                <w:szCs w:val="20"/>
                <w:lang w:val="en-IE"/>
              </w:rPr>
            </w:pPr>
          </w:p>
          <w:p w14:paraId="7E653720" w14:textId="090B093D" w:rsidR="00FE5589" w:rsidRPr="00CC705A" w:rsidRDefault="00587396" w:rsidP="00FE5589">
            <w:pPr>
              <w:pStyle w:val="a7"/>
              <w:ind w:left="284" w:firstLineChars="0" w:firstLine="0"/>
              <w:textAlignment w:val="baseline"/>
              <w:rPr>
                <w:rFonts w:eastAsia="Times New Roman"/>
                <w:color w:val="auto"/>
                <w:sz w:val="20"/>
                <w:szCs w:val="20"/>
                <w:lang w:val="en-IE"/>
              </w:rPr>
            </w:pPr>
            <w:r w:rsidRPr="00CC705A">
              <w:rPr>
                <w:rFonts w:eastAsia="Times New Roman"/>
                <w:iCs/>
                <w:color w:val="auto"/>
                <w:kern w:val="0"/>
                <w:sz w:val="20"/>
                <w:szCs w:val="20"/>
                <w:lang w:val="en-IE" w:eastAsia="zh-CN"/>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0C00BC57"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r>
      <w:tr w:rsidR="00C4741D" w:rsidRPr="00CC705A" w14:paraId="5BD76D69"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02E82482"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lastRenderedPageBreak/>
              <w:t>1</w:t>
            </w:r>
            <w:r w:rsidRPr="00CC705A">
              <w:rPr>
                <w:rFonts w:ascii="Arial" w:hAnsi="Arial" w:cs="Arial"/>
                <w:sz w:val="20"/>
                <w:szCs w:val="20"/>
                <w:lang w:val="en-IE"/>
              </w:rPr>
              <w:t>2</w:t>
            </w:r>
            <w:r w:rsidRPr="00CC705A">
              <w:rPr>
                <w:rFonts w:ascii="Arial" w:eastAsia="Times New Roman" w:hAnsi="Arial" w:cs="Arial"/>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1ECD4B3F"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Drying</w:t>
            </w:r>
          </w:p>
        </w:tc>
        <w:tc>
          <w:tcPr>
            <w:tcW w:w="1192"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44CC7652"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Over-drying </w:t>
            </w:r>
          </w:p>
        </w:tc>
        <w:tc>
          <w:tcPr>
            <w:tcW w:w="17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72E40EBD"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Resin becomes brittle; fines generated; potential chemical degradation of protecting groups</w:t>
            </w:r>
            <w:r w:rsidRPr="00CC705A">
              <w:rPr>
                <w:rFonts w:ascii="Arial" w:hAnsi="Arial" w:cs="Arial"/>
                <w:iCs/>
                <w:sz w:val="20"/>
                <w:szCs w:val="20"/>
                <w:lang w:val="en-IE"/>
              </w:rPr>
              <w:t xml:space="preserve">; </w:t>
            </w:r>
            <w:r w:rsidRPr="00CC705A">
              <w:rPr>
                <w:rFonts w:ascii="Arial" w:eastAsia="Times New Roman" w:hAnsi="Arial" w:cs="Arial"/>
                <w:iCs/>
                <w:sz w:val="20"/>
                <w:szCs w:val="20"/>
                <w:lang w:val="en-IE"/>
              </w:rPr>
              <w:t xml:space="preserve"> thermal degradation of peptide resin</w:t>
            </w:r>
          </w:p>
        </w:tc>
        <w:tc>
          <w:tcPr>
            <w:tcW w:w="850"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32165887"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1E4F143A"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1548"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5AC7BF19"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Dryer temperature too high; drying time extended beyond MOR specification;</w:t>
            </w:r>
          </w:p>
          <w:p w14:paraId="3BFB0D9B"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 xml:space="preserve">Continuous stirring may cause resin fragmentation. </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2945BFE3" w14:textId="77777777" w:rsidR="00FE5589" w:rsidRPr="00CC705A" w:rsidRDefault="00FE5589" w:rsidP="00FE5589">
            <w:pPr>
              <w:pStyle w:val="a7"/>
              <w:numPr>
                <w:ilvl w:val="0"/>
                <w:numId w:val="2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 xml:space="preserve">Met the IPC </w:t>
            </w:r>
            <w:proofErr w:type="gramStart"/>
            <w:r w:rsidRPr="00CC705A">
              <w:rPr>
                <w:rFonts w:eastAsia="Times New Roman"/>
                <w:color w:val="auto"/>
                <w:sz w:val="20"/>
                <w:szCs w:val="20"/>
                <w:lang w:val="en-IE"/>
              </w:rPr>
              <w:t>( LOD</w:t>
            </w:r>
            <w:proofErr w:type="gramEnd"/>
            <w:r w:rsidRPr="00CC705A">
              <w:rPr>
                <w:rFonts w:eastAsia="Times New Roman"/>
                <w:color w:val="auto"/>
                <w:sz w:val="20"/>
                <w:szCs w:val="20"/>
                <w:lang w:val="en-IE"/>
              </w:rPr>
              <w:t xml:space="preserve"> NMT 9.0% ) then stop drying.</w:t>
            </w:r>
          </w:p>
          <w:p w14:paraId="73DF335D" w14:textId="77777777" w:rsidR="00FE5589" w:rsidRPr="00CC705A" w:rsidRDefault="00FE5589" w:rsidP="00FE5589">
            <w:pPr>
              <w:pStyle w:val="a7"/>
              <w:numPr>
                <w:ilvl w:val="0"/>
                <w:numId w:val="2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PLC temperature alarm on over-temperature; manual check procedure.</w:t>
            </w:r>
          </w:p>
          <w:p w14:paraId="54C27710" w14:textId="77777777" w:rsidR="00FE5589" w:rsidRPr="00CC705A" w:rsidRDefault="00FE5589" w:rsidP="00FE5589">
            <w:pPr>
              <w:pStyle w:val="a7"/>
              <w:numPr>
                <w:ilvl w:val="0"/>
                <w:numId w:val="2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drying process is controlled by recipes to ensure batch-to-batch consistency.</w:t>
            </w:r>
          </w:p>
          <w:p w14:paraId="435E7974" w14:textId="77777777" w:rsidR="00FE5589" w:rsidRPr="00CC705A" w:rsidRDefault="00FE5589" w:rsidP="00FE5589">
            <w:pPr>
              <w:pStyle w:val="a7"/>
              <w:numPr>
                <w:ilvl w:val="0"/>
                <w:numId w:val="2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Temperature alarms are configured; operators will perform timely adjustments upon alarm activation.</w:t>
            </w:r>
          </w:p>
          <w:p w14:paraId="1A662C69" w14:textId="77777777" w:rsidR="00FE5589" w:rsidRPr="00CC705A" w:rsidRDefault="00FE5589" w:rsidP="00FE5589">
            <w:pPr>
              <w:pStyle w:val="a7"/>
              <w:numPr>
                <w:ilvl w:val="0"/>
                <w:numId w:val="2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maximum drying temperature is limited to 30°C.</w:t>
            </w:r>
          </w:p>
          <w:p w14:paraId="5CC286BE" w14:textId="77777777" w:rsidR="00FE5589" w:rsidRPr="00CC705A" w:rsidRDefault="00FE5589" w:rsidP="00FE5589">
            <w:pPr>
              <w:pStyle w:val="a7"/>
              <w:numPr>
                <w:ilvl w:val="0"/>
                <w:numId w:val="29"/>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The stirring interval is controlled by the PLC system, and operators conduct monitoring during stirring.</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2DB8159E"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0A222C2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C03F71B"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1F2BB016" w14:textId="77777777" w:rsidR="00FE5589" w:rsidRPr="00CC705A" w:rsidRDefault="00FE5589" w:rsidP="00FE5589">
            <w:pPr>
              <w:pStyle w:val="a7"/>
              <w:numPr>
                <w:ilvl w:val="0"/>
                <w:numId w:val="52"/>
              </w:numPr>
              <w:shd w:val="clear" w:color="auto" w:fill="DEEAF6" w:themeFill="accent1" w:themeFillTint="33"/>
              <w:ind w:firstLineChars="0"/>
              <w:textAlignment w:val="baseline"/>
              <w:rPr>
                <w:rFonts w:eastAsia="Times New Roman"/>
                <w:color w:val="auto"/>
                <w:sz w:val="20"/>
                <w:szCs w:val="20"/>
                <w:lang w:val="en-IE"/>
              </w:rPr>
            </w:pPr>
            <w:r w:rsidRPr="00CC705A">
              <w:rPr>
                <w:rFonts w:eastAsia="Times New Roman"/>
                <w:color w:val="auto"/>
                <w:sz w:val="20"/>
                <w:szCs w:val="20"/>
                <w:lang w:val="en-IE"/>
              </w:rPr>
              <w:t>The maximum drying duration is specified in the MOR.</w:t>
            </w:r>
          </w:p>
          <w:p w14:paraId="6A0EF755" w14:textId="77777777" w:rsidR="00FE5589" w:rsidRPr="00CC705A" w:rsidRDefault="00FE5589" w:rsidP="00FE5589">
            <w:pPr>
              <w:pStyle w:val="a7"/>
              <w:numPr>
                <w:ilvl w:val="0"/>
                <w:numId w:val="52"/>
              </w:numPr>
              <w:shd w:val="clear" w:color="auto" w:fill="DEEAF6" w:themeFill="accent1" w:themeFillTint="33"/>
              <w:ind w:firstLineChars="0"/>
              <w:textAlignment w:val="baseline"/>
              <w:rPr>
                <w:rFonts w:eastAsia="Times New Roman"/>
                <w:color w:val="auto"/>
                <w:sz w:val="20"/>
                <w:szCs w:val="20"/>
                <w:lang w:val="en-IE"/>
              </w:rPr>
            </w:pPr>
            <w:r w:rsidRPr="00CC705A">
              <w:rPr>
                <w:rFonts w:eastAsia="Times New Roman"/>
                <w:color w:val="auto"/>
                <w:sz w:val="20"/>
                <w:szCs w:val="20"/>
                <w:lang w:val="en-IE"/>
              </w:rPr>
              <w:t>The maximum drying temperature is limited to 30°C.</w:t>
            </w:r>
          </w:p>
          <w:p w14:paraId="5B3372AF" w14:textId="77777777" w:rsidR="00FE5589" w:rsidRPr="00CC705A" w:rsidRDefault="00FE5589" w:rsidP="00FE5589">
            <w:pPr>
              <w:pStyle w:val="a7"/>
              <w:shd w:val="clear" w:color="auto" w:fill="DEEAF6" w:themeFill="accent1" w:themeFillTint="33"/>
              <w:ind w:left="284" w:firstLineChars="0" w:firstLine="0"/>
              <w:textAlignment w:val="baseline"/>
              <w:rPr>
                <w:rFonts w:eastAsia="Times New Roman"/>
                <w:color w:val="auto"/>
                <w:sz w:val="20"/>
                <w:szCs w:val="20"/>
                <w:lang w:val="en-IE"/>
              </w:rPr>
            </w:pPr>
          </w:p>
          <w:p w14:paraId="5FC3989C" w14:textId="6AF15B2C" w:rsidR="00FE5589" w:rsidRPr="00CC705A" w:rsidRDefault="00FE5589" w:rsidP="00FE5589">
            <w:pPr>
              <w:pStyle w:val="a7"/>
              <w:shd w:val="clear" w:color="auto" w:fill="DEEAF6" w:themeFill="accent1" w:themeFillTint="33"/>
              <w:ind w:left="284" w:firstLineChars="0" w:firstLine="0"/>
              <w:textAlignment w:val="baseline"/>
              <w:rPr>
                <w:rFonts w:eastAsia="Times New Roman"/>
                <w:iCs/>
                <w:color w:val="auto"/>
                <w:sz w:val="20"/>
                <w:szCs w:val="20"/>
                <w:lang w:val="en-IE"/>
              </w:rPr>
            </w:pPr>
            <w:proofErr w:type="spellStart"/>
            <w:r w:rsidRPr="00CC705A">
              <w:rPr>
                <w:rFonts w:eastAsia="Times New Roman"/>
                <w:color w:val="auto"/>
                <w:sz w:val="20"/>
                <w:szCs w:val="20"/>
                <w:lang w:val="en-IE"/>
              </w:rPr>
              <w:t>CMMD&amp;Production</w:t>
            </w:r>
            <w:proofErr w:type="spellEnd"/>
            <w:r w:rsidRPr="00CC705A">
              <w:rPr>
                <w:rFonts w:eastAsia="Times New Roman"/>
                <w:color w:val="auto"/>
                <w:sz w:val="20"/>
                <w:szCs w:val="20"/>
                <w:lang w:val="en-IE"/>
              </w:rPr>
              <w:t xml:space="preserve"> </w:t>
            </w:r>
            <w:proofErr w:type="spellStart"/>
            <w:r w:rsidRPr="00CC705A">
              <w:rPr>
                <w:rFonts w:eastAsia="Times New Roman"/>
                <w:color w:val="auto"/>
                <w:sz w:val="20"/>
                <w:szCs w:val="20"/>
                <w:lang w:val="en-IE"/>
              </w:rPr>
              <w:t>drtment</w:t>
            </w:r>
            <w:proofErr w:type="spellEnd"/>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6DC28E3B"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r>
      <w:tr w:rsidR="00C4741D" w:rsidRPr="00CC705A" w14:paraId="7A56AC37"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28D3846"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1</w:t>
            </w:r>
            <w:r w:rsidRPr="00CC705A">
              <w:rPr>
                <w:rFonts w:ascii="Arial" w:hAnsi="Arial" w:cs="Arial"/>
                <w:sz w:val="20"/>
                <w:szCs w:val="20"/>
                <w:lang w:val="en-IE"/>
              </w:rPr>
              <w:t>2.</w:t>
            </w:r>
            <w:r w:rsidRPr="00CC705A">
              <w:rPr>
                <w:rFonts w:ascii="Arial" w:eastAsia="Times New Roman" w:hAnsi="Arial" w:cs="Arial"/>
                <w:sz w:val="20"/>
                <w:szCs w:val="20"/>
                <w:lang w:val="en-IE"/>
              </w:rPr>
              <w:t>3</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B4BB2F"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Resin Discharge</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67DC753"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Incomplete discharging</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2549F69"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Product loss</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7433F9" w14:textId="77777777" w:rsidR="00FE5589" w:rsidRPr="00CC705A" w:rsidRDefault="00FE5589" w:rsidP="00FE5589">
            <w:pPr>
              <w:spacing w:after="0" w:line="240" w:lineRule="auto"/>
              <w:jc w:val="center"/>
              <w:textAlignment w:val="baseline"/>
              <w:rPr>
                <w:rFonts w:ascii="Arial" w:eastAsia="Times New Roman" w:hAnsi="Arial" w:cs="Arial"/>
                <w:sz w:val="20"/>
                <w:szCs w:val="20"/>
                <w:lang w:val="en-IE"/>
              </w:rPr>
            </w:pPr>
            <w:r w:rsidRPr="00CC705A">
              <w:rPr>
                <w:rFonts w:ascii="Arial" w:eastAsia="Times New Roman" w:hAnsi="Arial" w:cs="Arial"/>
                <w:sz w:val="20"/>
                <w:szCs w:val="20"/>
                <w:lang w:val="en-IE"/>
              </w:rPr>
              <w:t>No</w:t>
            </w:r>
          </w:p>
        </w:tc>
        <w:tc>
          <w:tcPr>
            <w:tcW w:w="426"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1BFA8D1C"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60437BC"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 xml:space="preserve">Residual materials remain inside the reactor, resin </w:t>
            </w:r>
            <w:r w:rsidRPr="00CC705A">
              <w:rPr>
                <w:rFonts w:ascii="Arial" w:eastAsia="Times New Roman" w:hAnsi="Arial" w:cs="Arial"/>
                <w:iCs/>
                <w:sz w:val="20"/>
                <w:szCs w:val="20"/>
                <w:lang w:val="en-IE"/>
              </w:rPr>
              <w:lastRenderedPageBreak/>
              <w:t>adhesion to the reactor wall</w:t>
            </w:r>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ADB30AE" w14:textId="77777777" w:rsidR="00FE5589" w:rsidRPr="00CC705A" w:rsidRDefault="00FE5589" w:rsidP="00FE5589">
            <w:pPr>
              <w:pStyle w:val="a7"/>
              <w:numPr>
                <w:ilvl w:val="0"/>
                <w:numId w:val="3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lastRenderedPageBreak/>
              <w:t xml:space="preserve">For collection, the material is transferred from the synthesizer to a glovebox (with a </w:t>
            </w:r>
            <w:r w:rsidRPr="00CC705A">
              <w:rPr>
                <w:rFonts w:eastAsia="Times New Roman"/>
                <w:color w:val="auto"/>
                <w:sz w:val="20"/>
                <w:szCs w:val="20"/>
                <w:lang w:val="en-IE"/>
              </w:rPr>
              <w:lastRenderedPageBreak/>
              <w:t>collection bag in place) using the stirrer. Residual material remaining in the synthesizer is then gathered with a dedicated rake. Sealed operations are performed during the collecting.</w:t>
            </w:r>
          </w:p>
          <w:p w14:paraId="65E74B5D" w14:textId="77777777" w:rsidR="00FE5589" w:rsidRPr="00CC705A" w:rsidRDefault="00FE5589" w:rsidP="00FE5589">
            <w:pPr>
              <w:pStyle w:val="a7"/>
              <w:numPr>
                <w:ilvl w:val="0"/>
                <w:numId w:val="30"/>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Training Operators on Standard Material Receiving Procedures.</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tcPr>
          <w:p w14:paraId="75432BEA"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2</w:t>
            </w:r>
          </w:p>
        </w:tc>
        <w:tc>
          <w:tcPr>
            <w:tcW w:w="425"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2CF896E3"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1</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57C14513"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t>Low</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83D61A" w14:textId="77777777" w:rsidR="00FE5589" w:rsidRPr="00CC705A" w:rsidRDefault="00FE5589" w:rsidP="00FE5589">
            <w:pPr>
              <w:pStyle w:val="a7"/>
              <w:numPr>
                <w:ilvl w:val="0"/>
                <w:numId w:val="67"/>
              </w:numPr>
              <w:ind w:firstLineChars="0"/>
              <w:textAlignment w:val="baseline"/>
              <w:rPr>
                <w:rFonts w:eastAsia="Times New Roman"/>
                <w:color w:val="auto"/>
                <w:sz w:val="20"/>
                <w:szCs w:val="20"/>
                <w:lang w:val="en-IE"/>
              </w:rPr>
            </w:pPr>
            <w:r w:rsidRPr="00CC705A">
              <w:rPr>
                <w:rFonts w:eastAsia="Times New Roman"/>
                <w:color w:val="auto"/>
                <w:sz w:val="20"/>
                <w:szCs w:val="20"/>
                <w:lang w:val="en-IE"/>
              </w:rPr>
              <w:t>Adopt dual confirmation via visual inspection and weighing.</w:t>
            </w:r>
          </w:p>
          <w:p w14:paraId="58B96202" w14:textId="77777777" w:rsidR="00FE5589" w:rsidRPr="00CC705A" w:rsidRDefault="00FE5589" w:rsidP="00FE5589">
            <w:pPr>
              <w:pStyle w:val="a7"/>
              <w:ind w:left="284" w:firstLineChars="0" w:firstLine="0"/>
              <w:rPr>
                <w:rFonts w:eastAsia="Times New Roman"/>
                <w:iCs/>
                <w:color w:val="auto"/>
                <w:sz w:val="20"/>
                <w:szCs w:val="20"/>
                <w:lang w:val="en-IE"/>
              </w:rPr>
            </w:pPr>
          </w:p>
          <w:p w14:paraId="5AF1DA44" w14:textId="3067535E" w:rsidR="00FE5589" w:rsidRPr="00CC705A" w:rsidRDefault="00587396"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bCs/>
                <w:iCs/>
                <w:sz w:val="20"/>
                <w:szCs w:val="20"/>
                <w:lang w:val="en-IE"/>
              </w:rPr>
              <w:t>Production department</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tcPr>
          <w:p w14:paraId="0B4F3FFE" w14:textId="77777777" w:rsidR="00FE5589" w:rsidRPr="00CC705A" w:rsidRDefault="00FE5589" w:rsidP="00FE5589">
            <w:pPr>
              <w:spacing w:after="0" w:line="240" w:lineRule="auto"/>
              <w:jc w:val="center"/>
              <w:textAlignment w:val="baseline"/>
              <w:rPr>
                <w:rFonts w:ascii="Arial" w:eastAsia="Times New Roman" w:hAnsi="Arial" w:cs="Arial"/>
                <w:b/>
                <w:bCs/>
                <w:sz w:val="20"/>
                <w:szCs w:val="20"/>
                <w:lang w:val="en-IE"/>
              </w:rPr>
            </w:pPr>
            <w:r w:rsidRPr="00CC705A">
              <w:rPr>
                <w:rFonts w:ascii="Arial" w:eastAsia="Times New Roman" w:hAnsi="Arial" w:cs="Arial"/>
                <w:b/>
                <w:bCs/>
                <w:sz w:val="20"/>
                <w:szCs w:val="20"/>
                <w:lang w:val="en-IE"/>
              </w:rPr>
              <w:lastRenderedPageBreak/>
              <w:t>Low</w:t>
            </w:r>
          </w:p>
        </w:tc>
      </w:tr>
      <w:tr w:rsidR="00FE5589" w:rsidRPr="00CC705A" w14:paraId="784D6BB7" w14:textId="77777777" w:rsidTr="00FE5589">
        <w:trPr>
          <w:trHeight w:val="300"/>
        </w:trPr>
        <w:tc>
          <w:tcPr>
            <w:tcW w:w="14451" w:type="dxa"/>
            <w:gridSpan w:val="14"/>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6A19BBFB" w14:textId="77777777" w:rsidR="00FE5589" w:rsidRPr="00CC705A" w:rsidRDefault="00FE5589" w:rsidP="00FE5589">
            <w:pPr>
              <w:spacing w:after="0" w:line="240" w:lineRule="auto"/>
              <w:textAlignment w:val="baseline"/>
              <w:rPr>
                <w:rFonts w:ascii="Arial" w:eastAsia="Times New Roman" w:hAnsi="Arial" w:cs="Arial"/>
                <w:sz w:val="20"/>
                <w:szCs w:val="20"/>
              </w:rPr>
            </w:pPr>
            <w:r w:rsidRPr="00CC705A">
              <w:rPr>
                <w:rFonts w:ascii="Arial" w:eastAsia="Times New Roman" w:hAnsi="Arial" w:cs="Arial"/>
                <w:b/>
                <w:bCs/>
                <w:sz w:val="20"/>
                <w:szCs w:val="20"/>
                <w:lang w:val="en-IE"/>
              </w:rPr>
              <w:lastRenderedPageBreak/>
              <w:t>1</w:t>
            </w:r>
            <w:r w:rsidRPr="00CC705A">
              <w:rPr>
                <w:rFonts w:ascii="Arial" w:hAnsi="Arial" w:cs="Arial"/>
                <w:b/>
                <w:bCs/>
                <w:sz w:val="20"/>
                <w:szCs w:val="20"/>
                <w:lang w:val="en-IE"/>
              </w:rPr>
              <w:t>3</w:t>
            </w:r>
            <w:r w:rsidRPr="00CC705A">
              <w:rPr>
                <w:rFonts w:ascii="Arial" w:eastAsia="Times New Roman" w:hAnsi="Arial" w:cs="Arial"/>
                <w:b/>
                <w:bCs/>
                <w:sz w:val="20"/>
                <w:szCs w:val="20"/>
                <w:lang w:val="en-IE"/>
              </w:rPr>
              <w:t>. Final Packaging and Sampling</w:t>
            </w:r>
          </w:p>
        </w:tc>
      </w:tr>
      <w:tr w:rsidR="00C4741D" w:rsidRPr="00CC705A" w14:paraId="0919130A" w14:textId="77777777" w:rsidTr="002F5A7C">
        <w:trPr>
          <w:trHeight w:val="300"/>
        </w:trPr>
        <w:tc>
          <w:tcPr>
            <w:tcW w:w="41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D2A3C06"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13.1</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84D856C"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sz w:val="20"/>
                <w:szCs w:val="20"/>
                <w:lang w:val="en-IE"/>
              </w:rPr>
              <w:t>Packaging / Final Sampling</w:t>
            </w:r>
          </w:p>
        </w:tc>
        <w:tc>
          <w:tcPr>
            <w:tcW w:w="119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10478E0"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Sample not representative of batch (non-homogeneous sampling)</w:t>
            </w:r>
          </w:p>
        </w:tc>
        <w:tc>
          <w:tcPr>
            <w:tcW w:w="17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39DC76C"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Release testing result does not represent true batch quality; potential </w:t>
            </w:r>
            <w:commentRangeStart w:id="274"/>
            <w:commentRangeEnd w:id="274"/>
            <w:r w:rsidRPr="00CC705A">
              <w:rPr>
                <w:rStyle w:val="af4"/>
                <w:rFonts w:ascii="Arial" w:eastAsia="Times New Roman" w:hAnsi="Arial" w:cs="Arial"/>
                <w:iCs/>
                <w:sz w:val="20"/>
                <w:szCs w:val="20"/>
                <w:lang w:val="en-IE"/>
              </w:rPr>
              <w:commentReference w:id="274"/>
            </w:r>
            <w:r w:rsidRPr="00CC705A">
              <w:rPr>
                <w:rFonts w:ascii="Arial" w:eastAsia="Times New Roman" w:hAnsi="Arial" w:cs="Arial"/>
                <w:iCs/>
                <w:sz w:val="20"/>
                <w:szCs w:val="20"/>
                <w:lang w:val="en-IE"/>
              </w:rPr>
              <w:t>OOE result missed</w:t>
            </w:r>
          </w:p>
        </w:tc>
        <w:tc>
          <w:tcPr>
            <w:tcW w:w="8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6F84DDA"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iCs/>
                <w:sz w:val="20"/>
                <w:szCs w:val="20"/>
                <w:lang w:val="en-IE"/>
              </w:rPr>
              <w:t>Yes</w:t>
            </w:r>
          </w:p>
        </w:tc>
        <w:tc>
          <w:tcPr>
            <w:tcW w:w="426" w:type="dxa"/>
            <w:tcBorders>
              <w:top w:val="single" w:sz="6" w:space="0" w:color="AAAAAA"/>
              <w:left w:val="single" w:sz="6" w:space="0" w:color="AAAAAA"/>
              <w:bottom w:val="single" w:sz="6" w:space="0" w:color="AAAAAA"/>
              <w:right w:val="single" w:sz="6" w:space="0" w:color="AAAAAA"/>
            </w:tcBorders>
            <w:shd w:val="clear" w:color="auto" w:fill="FF0000"/>
            <w:vAlign w:val="center"/>
            <w:hideMark/>
          </w:tcPr>
          <w:p w14:paraId="2ECFA4D0"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color w:val="FFFFFF" w:themeColor="background1"/>
                <w:sz w:val="20"/>
                <w:szCs w:val="20"/>
                <w:lang w:val="en-IE"/>
              </w:rPr>
              <w:t>4</w:t>
            </w:r>
          </w:p>
        </w:tc>
        <w:tc>
          <w:tcPr>
            <w:tcW w:w="1548"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EF27E20" w14:textId="77777777" w:rsidR="00FE5589" w:rsidRPr="00CC705A" w:rsidRDefault="00FE5589" w:rsidP="00FE5589">
            <w:pPr>
              <w:jc w:val="center"/>
              <w:textAlignment w:val="baseline"/>
              <w:rPr>
                <w:rFonts w:ascii="Arial" w:eastAsia="Times New Roman" w:hAnsi="Arial" w:cs="Arial"/>
                <w:bCs/>
                <w:iCs/>
                <w:sz w:val="20"/>
                <w:szCs w:val="20"/>
                <w:lang w:val="en-IE"/>
              </w:rPr>
            </w:pPr>
            <w:r w:rsidRPr="00CC705A">
              <w:rPr>
                <w:rFonts w:ascii="Arial" w:eastAsia="Times New Roman" w:hAnsi="Arial" w:cs="Arial"/>
                <w:iCs/>
                <w:sz w:val="20"/>
                <w:szCs w:val="20"/>
                <w:lang w:val="en-IE"/>
              </w:rPr>
              <w:t>1.Incorrect sampling location;</w:t>
            </w:r>
          </w:p>
          <w:p w14:paraId="67DD852A" w14:textId="77777777" w:rsidR="00FE5589" w:rsidRPr="00CC705A" w:rsidRDefault="00FE5589" w:rsidP="00FE5589">
            <w:pPr>
              <w:jc w:val="center"/>
              <w:textAlignment w:val="baseline"/>
              <w:rPr>
                <w:rFonts w:ascii="Arial" w:eastAsia="Times New Roman" w:hAnsi="Arial" w:cs="Arial"/>
                <w:bCs/>
                <w:iCs/>
                <w:sz w:val="20"/>
                <w:szCs w:val="20"/>
                <w:lang w:val="en-IE"/>
              </w:rPr>
            </w:pPr>
            <w:r w:rsidRPr="00CC705A">
              <w:rPr>
                <w:rFonts w:ascii="Arial" w:eastAsia="Times New Roman" w:hAnsi="Arial" w:cs="Arial"/>
                <w:iCs/>
                <w:sz w:val="20"/>
                <w:szCs w:val="20"/>
                <w:lang w:val="en-IE"/>
              </w:rPr>
              <w:t>2.Insufficient mixing/blending prior to sampling;</w:t>
            </w:r>
          </w:p>
          <w:p w14:paraId="384A79B2" w14:textId="77777777" w:rsidR="00FE5589" w:rsidRPr="00CC705A" w:rsidRDefault="00FE5589" w:rsidP="00FE5589">
            <w:pPr>
              <w:jc w:val="center"/>
              <w:textAlignment w:val="baseline"/>
              <w:rPr>
                <w:rFonts w:ascii="Arial" w:eastAsia="Times New Roman" w:hAnsi="Arial" w:cs="Arial"/>
                <w:bCs/>
                <w:iCs/>
                <w:sz w:val="20"/>
                <w:szCs w:val="20"/>
                <w:lang w:val="en-IE"/>
              </w:rPr>
            </w:pPr>
            <w:r w:rsidRPr="00CC705A">
              <w:rPr>
                <w:rFonts w:ascii="Arial" w:eastAsia="Times New Roman" w:hAnsi="Arial" w:cs="Arial"/>
                <w:iCs/>
                <w:sz w:val="20"/>
                <w:szCs w:val="20"/>
                <w:lang w:val="en-IE"/>
              </w:rPr>
              <w:t>3.Smpling from one end of tray only;</w:t>
            </w:r>
          </w:p>
          <w:p w14:paraId="1C2B688C" w14:textId="77777777" w:rsidR="00FE5589" w:rsidRPr="00CC705A" w:rsidRDefault="00FE5589" w:rsidP="00FE5589">
            <w:pPr>
              <w:spacing w:after="0" w:line="240" w:lineRule="auto"/>
              <w:jc w:val="center"/>
              <w:textAlignment w:val="baseline"/>
              <w:rPr>
                <w:rFonts w:ascii="Arial" w:eastAsia="Times New Roman" w:hAnsi="Arial" w:cs="Arial"/>
                <w:iCs/>
                <w:sz w:val="20"/>
                <w:szCs w:val="20"/>
                <w:lang w:val="en-IE"/>
              </w:rPr>
            </w:pPr>
            <w:r w:rsidRPr="00CC705A">
              <w:rPr>
                <w:rFonts w:ascii="Arial" w:eastAsia="Times New Roman" w:hAnsi="Arial" w:cs="Arial"/>
                <w:iCs/>
                <w:sz w:val="20"/>
                <w:szCs w:val="20"/>
                <w:lang w:val="en-IE"/>
              </w:rPr>
              <w:t xml:space="preserve">4. In the release test, unqualified raw materials were reported to be qualified due </w:t>
            </w:r>
            <w:r w:rsidRPr="00CC705A">
              <w:rPr>
                <w:rFonts w:ascii="Arial" w:eastAsia="Times New Roman" w:hAnsi="Arial" w:cs="Arial"/>
                <w:iCs/>
                <w:sz w:val="20"/>
                <w:szCs w:val="20"/>
                <w:lang w:val="en-IE"/>
              </w:rPr>
              <w:lastRenderedPageBreak/>
              <w:t xml:space="preserve">to personnel errors, such as CoA filling errors, calculation errors, </w:t>
            </w:r>
            <w:proofErr w:type="spellStart"/>
            <w:r w:rsidRPr="00CC705A">
              <w:rPr>
                <w:rFonts w:ascii="Arial" w:eastAsia="Times New Roman" w:hAnsi="Arial" w:cs="Arial"/>
                <w:iCs/>
                <w:sz w:val="20"/>
                <w:szCs w:val="20"/>
                <w:lang w:val="en-IE"/>
              </w:rPr>
              <w:t>etc</w:t>
            </w:r>
            <w:proofErr w:type="spellEnd"/>
          </w:p>
        </w:tc>
        <w:tc>
          <w:tcPr>
            <w:tcW w:w="2562" w:type="dxa"/>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8569641" w14:textId="77777777" w:rsidR="00FE5589" w:rsidRPr="00CC705A" w:rsidRDefault="00FE5589" w:rsidP="00FE5589">
            <w:pPr>
              <w:pStyle w:val="a7"/>
              <w:numPr>
                <w:ilvl w:val="0"/>
                <w:numId w:val="209"/>
              </w:numPr>
              <w:ind w:firstLineChars="0"/>
              <w:textAlignment w:val="baseline"/>
              <w:rPr>
                <w:rFonts w:eastAsia="Times New Roman"/>
                <w:color w:val="auto"/>
                <w:kern w:val="0"/>
                <w:sz w:val="20"/>
                <w:szCs w:val="20"/>
                <w:lang w:eastAsia="zh-CN"/>
              </w:rPr>
            </w:pPr>
            <w:r w:rsidRPr="00CC705A">
              <w:rPr>
                <w:rFonts w:eastAsia="Times New Roman"/>
                <w:color w:val="auto"/>
                <w:kern w:val="0"/>
                <w:sz w:val="20"/>
                <w:szCs w:val="20"/>
                <w:lang w:val="en-IE" w:eastAsia="zh-CN"/>
              </w:rPr>
              <w:lastRenderedPageBreak/>
              <w:t xml:space="preserve">Sampling procedure defined in </w:t>
            </w:r>
            <w:r w:rsidRPr="00CC705A">
              <w:rPr>
                <w:rFonts w:eastAsia="Times New Roman"/>
                <w:color w:val="auto"/>
                <w:sz w:val="20"/>
                <w:szCs w:val="20"/>
                <w:lang w:val="en-IE" w:eastAsia="zh-CN"/>
              </w:rPr>
              <w:t>MBR per APIEM-LD-243</w:t>
            </w:r>
          </w:p>
          <w:p w14:paraId="3CCF1BD2" w14:textId="77777777" w:rsidR="00FE5589" w:rsidRPr="00CC705A" w:rsidRDefault="00FE5589" w:rsidP="00FE5589">
            <w:pPr>
              <w:pStyle w:val="a7"/>
              <w:numPr>
                <w:ilvl w:val="0"/>
                <w:numId w:val="209"/>
              </w:numPr>
              <w:ind w:firstLineChars="0"/>
              <w:textAlignment w:val="baseline"/>
              <w:rPr>
                <w:rFonts w:eastAsia="Times New Roman"/>
                <w:color w:val="auto"/>
                <w:kern w:val="0"/>
                <w:sz w:val="20"/>
                <w:szCs w:val="20"/>
                <w:lang w:eastAsia="zh-CN"/>
              </w:rPr>
            </w:pPr>
            <w:r w:rsidRPr="00CC705A">
              <w:rPr>
                <w:rFonts w:eastAsia="Times New Roman"/>
                <w:bCs w:val="0"/>
                <w:color w:val="auto"/>
                <w:kern w:val="0"/>
                <w:sz w:val="20"/>
                <w:szCs w:val="20"/>
                <w:lang w:val="en-IE" w:eastAsia="zh-CN"/>
              </w:rPr>
              <w:t>Multiple sampling locations specified; sampling plan validated</w:t>
            </w:r>
          </w:p>
          <w:p w14:paraId="706B29D1" w14:textId="77777777" w:rsidR="00FE5589" w:rsidRPr="00CC705A" w:rsidRDefault="00FE5589" w:rsidP="00FE5589">
            <w:pPr>
              <w:pStyle w:val="a7"/>
              <w:numPr>
                <w:ilvl w:val="0"/>
                <w:numId w:val="209"/>
              </w:numPr>
              <w:ind w:firstLineChars="0"/>
              <w:textAlignment w:val="baseline"/>
              <w:rPr>
                <w:rFonts w:eastAsia="Times New Roman"/>
                <w:color w:val="auto"/>
                <w:kern w:val="0"/>
                <w:sz w:val="20"/>
                <w:szCs w:val="20"/>
                <w:lang w:eastAsia="zh-CN"/>
              </w:rPr>
            </w:pPr>
            <w:r w:rsidRPr="00CC705A">
              <w:rPr>
                <w:rFonts w:eastAsia="Times New Roman"/>
                <w:bCs w:val="0"/>
                <w:color w:val="auto"/>
                <w:kern w:val="0"/>
                <w:sz w:val="20"/>
                <w:szCs w:val="20"/>
                <w:lang w:val="en-IE" w:eastAsia="zh-CN"/>
              </w:rPr>
              <w:t>QC sampling performed by trained QC personnel;</w:t>
            </w:r>
          </w:p>
          <w:p w14:paraId="5A3031A8" w14:textId="77777777" w:rsidR="00FE5589" w:rsidRPr="00CC705A" w:rsidRDefault="00FE5589" w:rsidP="00FE5589">
            <w:pPr>
              <w:pStyle w:val="a7"/>
              <w:numPr>
                <w:ilvl w:val="0"/>
                <w:numId w:val="209"/>
              </w:numPr>
              <w:ind w:firstLineChars="0"/>
              <w:textAlignment w:val="baseline"/>
              <w:rPr>
                <w:rFonts w:eastAsia="Times New Roman"/>
                <w:color w:val="auto"/>
                <w:kern w:val="0"/>
                <w:sz w:val="20"/>
                <w:szCs w:val="20"/>
                <w:lang w:eastAsia="zh-CN"/>
              </w:rPr>
            </w:pPr>
            <w:r w:rsidRPr="00CC705A">
              <w:rPr>
                <w:rFonts w:eastAsia="Times New Roman"/>
                <w:bCs w:val="0"/>
                <w:color w:val="auto"/>
                <w:kern w:val="0"/>
                <w:sz w:val="20"/>
                <w:szCs w:val="20"/>
                <w:lang w:val="en-IE" w:eastAsia="zh-CN"/>
              </w:rPr>
              <w:t>Release test data will be reviewed by a second person.</w:t>
            </w:r>
          </w:p>
          <w:p w14:paraId="05EDE841" w14:textId="77777777" w:rsidR="00FE5589" w:rsidRPr="00CC705A" w:rsidRDefault="00FE5589" w:rsidP="00FE5589">
            <w:pPr>
              <w:pStyle w:val="a7"/>
              <w:numPr>
                <w:ilvl w:val="0"/>
                <w:numId w:val="209"/>
              </w:numPr>
              <w:ind w:firstLineChars="0"/>
              <w:rPr>
                <w:sz w:val="20"/>
                <w:szCs w:val="20"/>
              </w:rPr>
            </w:pPr>
            <w:r w:rsidRPr="00CC705A">
              <w:rPr>
                <w:rFonts w:eastAsia="Times New Roman"/>
                <w:bCs w:val="0"/>
                <w:color w:val="auto"/>
                <w:kern w:val="0"/>
                <w:sz w:val="20"/>
                <w:szCs w:val="20"/>
                <w:lang w:val="en-IE" w:eastAsia="zh-CN"/>
              </w:rPr>
              <w:t>The final data will be reviewed and released by QA.</w:t>
            </w:r>
          </w:p>
        </w:tc>
        <w:tc>
          <w:tcPr>
            <w:tcW w:w="426"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12F3C083"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425" w:type="dxa"/>
            <w:tcBorders>
              <w:top w:val="single" w:sz="6" w:space="0" w:color="AAAAAA"/>
              <w:left w:val="single" w:sz="6" w:space="0" w:color="AAAAAA"/>
              <w:bottom w:val="single" w:sz="6" w:space="0" w:color="AAAAAA"/>
              <w:right w:val="single" w:sz="6" w:space="0" w:color="AAAAAA"/>
            </w:tcBorders>
            <w:shd w:val="clear" w:color="auto" w:fill="FFFF00"/>
            <w:vAlign w:val="center"/>
            <w:hideMark/>
          </w:tcPr>
          <w:p w14:paraId="2C2D0C3A"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2</w:t>
            </w:r>
          </w:p>
        </w:tc>
        <w:tc>
          <w:tcPr>
            <w:tcW w:w="850"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73ACE1B"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r w:rsidRPr="00CC705A" w:rsidDel="00C8762A">
              <w:rPr>
                <w:rFonts w:ascii="Arial" w:eastAsia="Times New Roman" w:hAnsi="Arial" w:cs="Arial"/>
                <w:b/>
                <w:bCs/>
                <w:sz w:val="20"/>
                <w:szCs w:val="20"/>
                <w:lang w:val="en-IE"/>
              </w:rPr>
              <w:t xml:space="preserve"> </w:t>
            </w:r>
          </w:p>
        </w:tc>
        <w:tc>
          <w:tcPr>
            <w:tcW w:w="19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601D521" w14:textId="77777777" w:rsidR="00FE5589" w:rsidRPr="00CC705A" w:rsidRDefault="00FE5589" w:rsidP="00FE5589">
            <w:pPr>
              <w:rPr>
                <w:rFonts w:ascii="Arial" w:hAnsi="Arial" w:cs="Arial"/>
                <w:iCs/>
                <w:sz w:val="20"/>
                <w:szCs w:val="20"/>
                <w:lang w:val="en-IE"/>
              </w:rPr>
            </w:pPr>
            <w:r w:rsidRPr="00CC705A">
              <w:rPr>
                <w:rFonts w:ascii="Arial" w:eastAsia="Times New Roman" w:hAnsi="Arial" w:cs="Arial"/>
                <w:iCs/>
                <w:sz w:val="20"/>
                <w:szCs w:val="20"/>
                <w:lang w:val="en-IE"/>
              </w:rPr>
              <w:t>No additional mitigation required.</w:t>
            </w:r>
          </w:p>
        </w:tc>
        <w:tc>
          <w:tcPr>
            <w:tcW w:w="1134" w:type="dxa"/>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0F59F502" w14:textId="77777777" w:rsidR="00FE5589" w:rsidRPr="00CC705A" w:rsidRDefault="00FE5589" w:rsidP="00FE5589">
            <w:pPr>
              <w:spacing w:after="0" w:line="240" w:lineRule="auto"/>
              <w:jc w:val="center"/>
              <w:textAlignment w:val="baseline"/>
              <w:rPr>
                <w:rFonts w:ascii="Arial" w:eastAsia="Times New Roman" w:hAnsi="Arial" w:cs="Arial"/>
                <w:sz w:val="20"/>
                <w:szCs w:val="20"/>
              </w:rPr>
            </w:pPr>
            <w:r w:rsidRPr="00CC705A">
              <w:rPr>
                <w:rFonts w:ascii="Arial" w:eastAsia="Times New Roman" w:hAnsi="Arial" w:cs="Arial"/>
                <w:b/>
                <w:bCs/>
                <w:sz w:val="20"/>
                <w:szCs w:val="20"/>
                <w:lang w:val="en-IE"/>
              </w:rPr>
              <w:t>Low</w:t>
            </w:r>
          </w:p>
        </w:tc>
      </w:tr>
    </w:tbl>
    <w:p w14:paraId="2F715786" w14:textId="77777777" w:rsidR="000570D4" w:rsidRPr="00DA3C3F" w:rsidRDefault="000570D4">
      <w:pPr>
        <w:rPr>
          <w:rFonts w:ascii="Arial" w:eastAsia="Times New Roman" w:hAnsi="Arial" w:cs="Arial"/>
          <w:b/>
          <w:bCs/>
          <w:sz w:val="28"/>
          <w:szCs w:val="28"/>
          <w:lang w:val="en-IE"/>
        </w:rPr>
        <w:sectPr w:rsidR="000570D4" w:rsidRPr="00DA3C3F" w:rsidSect="00572FBE">
          <w:headerReference w:type="default" r:id="rId15"/>
          <w:pgSz w:w="15840" w:h="12240" w:orient="landscape"/>
          <w:pgMar w:top="720" w:right="720" w:bottom="720" w:left="720" w:header="720" w:footer="720" w:gutter="0"/>
          <w:cols w:space="720"/>
          <w:docGrid w:linePitch="360"/>
        </w:sectPr>
      </w:pPr>
    </w:p>
    <w:p w14:paraId="2EBAAF77" w14:textId="32FF8DA4" w:rsidR="000570D4" w:rsidRPr="00DA3C3F" w:rsidRDefault="000570D4" w:rsidP="00A8420E">
      <w:pPr>
        <w:pStyle w:val="1"/>
        <w:keepLines w:val="0"/>
        <w:spacing w:beforeLines="50" w:before="120" w:afterLines="50" w:after="120" w:line="360" w:lineRule="auto"/>
        <w:ind w:left="360" w:hanging="360"/>
        <w:contextualSpacing/>
        <w:rPr>
          <w:rFonts w:ascii="Arial" w:eastAsia="Times New Roman" w:hAnsi="Arial" w:cs="Arial"/>
          <w:kern w:val="0"/>
          <w:sz w:val="28"/>
          <w:szCs w:val="28"/>
          <w:lang w:val="en-IE"/>
        </w:rPr>
      </w:pPr>
      <w:bookmarkStart w:id="275" w:name="_Toc228526095"/>
      <w:bookmarkStart w:id="276" w:name="_Toc236397874"/>
      <w:r w:rsidRPr="00DA3C3F">
        <w:rPr>
          <w:rFonts w:ascii="Arial" w:eastAsia="Times New Roman" w:hAnsi="Arial" w:cs="Arial"/>
          <w:kern w:val="0"/>
          <w:sz w:val="28"/>
          <w:szCs w:val="28"/>
          <w:lang w:val="en-IE"/>
        </w:rPr>
        <w:lastRenderedPageBreak/>
        <w:t>6. Equipment Train Risk Assessment</w:t>
      </w:r>
      <w:bookmarkEnd w:id="275"/>
      <w:bookmarkEnd w:id="276"/>
      <w:r w:rsidRPr="00DA3C3F">
        <w:rPr>
          <w:rFonts w:ascii="Arial" w:eastAsia="Times New Roman" w:hAnsi="Arial" w:cs="Arial"/>
          <w:kern w:val="0"/>
          <w:sz w:val="28"/>
          <w:szCs w:val="28"/>
          <w:lang w:val="en-IE"/>
        </w:rPr>
        <w:t> </w:t>
      </w:r>
    </w:p>
    <w:p w14:paraId="10B1ED04" w14:textId="1FE38F19" w:rsidR="00A8420E" w:rsidRDefault="00A8420E" w:rsidP="00A8420E">
      <w:pPr>
        <w:spacing w:line="240" w:lineRule="auto"/>
        <w:jc w:val="both"/>
        <w:textAlignment w:val="baseline"/>
        <w:rPr>
          <w:rFonts w:ascii="Arial" w:eastAsia="Times New Roman" w:hAnsi="Arial" w:cs="Arial"/>
          <w:sz w:val="21"/>
          <w:szCs w:val="21"/>
          <w:lang w:val="en-IE"/>
        </w:rPr>
      </w:pPr>
      <w:r w:rsidRPr="00DA3C3F">
        <w:rPr>
          <w:rFonts w:ascii="Arial" w:eastAsia="Times New Roman" w:hAnsi="Arial" w:cs="Arial"/>
          <w:sz w:val="21"/>
          <w:szCs w:val="21"/>
          <w:lang w:val="en-IE"/>
        </w:rPr>
        <w:t xml:space="preserve">In addition to the process FMEA above, a specific equipment train risk assessment is performed to evaluate the suitability of the proposed manufacturing equipment for the PPQ campaign. </w:t>
      </w:r>
      <w:r w:rsidR="009E63D0" w:rsidRPr="00DA3C3F">
        <w:rPr>
          <w:rFonts w:ascii="Arial" w:eastAsia="Times New Roman" w:hAnsi="Arial" w:cs="Arial"/>
          <w:sz w:val="21"/>
          <w:szCs w:val="21"/>
          <w:lang w:val="en-IE"/>
        </w:rPr>
        <w:t>Reference the ESA: RA-1400</w:t>
      </w:r>
      <w:r w:rsidR="002E78CB" w:rsidRPr="00DA3C3F">
        <w:rPr>
          <w:rFonts w:ascii="Arial" w:eastAsia="Times New Roman" w:hAnsi="Arial" w:cs="Arial"/>
          <w:sz w:val="21"/>
          <w:szCs w:val="21"/>
          <w:lang w:val="en-IE"/>
        </w:rPr>
        <w:t>20</w:t>
      </w:r>
      <w:r w:rsidR="009E63D0" w:rsidRPr="00DA3C3F">
        <w:rPr>
          <w:rFonts w:ascii="Arial" w:eastAsia="Times New Roman" w:hAnsi="Arial" w:cs="Arial"/>
          <w:sz w:val="21"/>
          <w:szCs w:val="21"/>
          <w:lang w:val="en-IE"/>
        </w:rPr>
        <w:t>0301</w:t>
      </w:r>
      <w:r w:rsidR="00C90FB3" w:rsidRPr="00DA3C3F">
        <w:rPr>
          <w:rFonts w:ascii="Arial" w:eastAsia="Times New Roman" w:hAnsi="Arial" w:cs="Arial"/>
          <w:sz w:val="21"/>
          <w:szCs w:val="21"/>
          <w:lang w:val="en-IE"/>
        </w:rPr>
        <w:t>01</w:t>
      </w:r>
      <w:r w:rsidR="009E63D0" w:rsidRPr="00DA3C3F">
        <w:rPr>
          <w:rFonts w:ascii="Arial" w:eastAsia="Times New Roman" w:hAnsi="Arial" w:cs="Arial"/>
          <w:sz w:val="21"/>
          <w:szCs w:val="21"/>
          <w:lang w:val="en-IE"/>
        </w:rPr>
        <w:t>.01</w:t>
      </w:r>
      <w:r w:rsidR="00F62EAC" w:rsidRPr="00DA3C3F">
        <w:rPr>
          <w:rFonts w:ascii="Arial" w:eastAsia="Times New Roman" w:hAnsi="Arial" w:cs="Arial"/>
          <w:sz w:val="21"/>
          <w:szCs w:val="21"/>
          <w:lang w:val="en-IE"/>
        </w:rPr>
        <w:t>. The manufacturing equipment meets the production requirements for the PPQ phase.</w:t>
      </w: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01"/>
        <w:gridCol w:w="3003"/>
        <w:gridCol w:w="3979"/>
        <w:gridCol w:w="5601"/>
      </w:tblGrid>
      <w:tr w:rsidR="00695415" w:rsidRPr="00CC1702" w14:paraId="0675E25B" w14:textId="77777777" w:rsidTr="00695415">
        <w:trPr>
          <w:trHeight w:val="299"/>
          <w:tblHeader/>
        </w:trPr>
        <w:tc>
          <w:tcPr>
            <w:tcW w:w="626" w:type="pct"/>
            <w:tcBorders>
              <w:top w:val="single" w:sz="6" w:space="0" w:color="AAAAAA"/>
              <w:left w:val="single" w:sz="6" w:space="0" w:color="AAAAAA"/>
              <w:bottom w:val="single" w:sz="6" w:space="0" w:color="AAAAAA"/>
              <w:right w:val="single" w:sz="6" w:space="0" w:color="AAAAAA"/>
            </w:tcBorders>
            <w:shd w:val="clear" w:color="auto" w:fill="1F4E79"/>
            <w:vAlign w:val="bottom"/>
            <w:hideMark/>
          </w:tcPr>
          <w:p w14:paraId="72E9AC32" w14:textId="77777777" w:rsidR="001A46FA" w:rsidRPr="00CC1702" w:rsidRDefault="001A46FA" w:rsidP="00D36263">
            <w:pPr>
              <w:spacing w:after="0" w:line="240" w:lineRule="auto"/>
              <w:jc w:val="center"/>
              <w:textAlignment w:val="baseline"/>
              <w:rPr>
                <w:rFonts w:ascii="Arial" w:eastAsia="Times New Roman" w:hAnsi="Arial" w:cs="Arial"/>
                <w:b/>
                <w:bCs/>
                <w:color w:val="FFFFFF"/>
                <w:sz w:val="20"/>
                <w:szCs w:val="20"/>
                <w:lang w:val="en-IE"/>
              </w:rPr>
            </w:pPr>
            <w:r w:rsidRPr="00CC1702">
              <w:rPr>
                <w:rFonts w:ascii="Arial" w:eastAsia="Times New Roman" w:hAnsi="Arial" w:cs="Arial"/>
                <w:b/>
                <w:bCs/>
                <w:color w:val="FFFFFF"/>
                <w:sz w:val="20"/>
                <w:szCs w:val="20"/>
                <w:lang w:val="en-IE"/>
              </w:rPr>
              <w:t>Equipment Unit</w:t>
            </w:r>
          </w:p>
        </w:tc>
        <w:tc>
          <w:tcPr>
            <w:tcW w:w="1044" w:type="pct"/>
            <w:tcBorders>
              <w:top w:val="single" w:sz="6" w:space="0" w:color="AAAAAA"/>
              <w:left w:val="single" w:sz="6" w:space="0" w:color="AAAAAA"/>
              <w:bottom w:val="single" w:sz="6" w:space="0" w:color="AAAAAA"/>
              <w:right w:val="single" w:sz="6" w:space="0" w:color="AAAAAA"/>
            </w:tcBorders>
            <w:shd w:val="clear" w:color="auto" w:fill="1F4E79"/>
            <w:vAlign w:val="bottom"/>
            <w:hideMark/>
          </w:tcPr>
          <w:p w14:paraId="097FE850" w14:textId="77777777" w:rsidR="001A46FA" w:rsidRPr="00CC1702" w:rsidRDefault="001A46FA" w:rsidP="00D36263">
            <w:pPr>
              <w:spacing w:after="0" w:line="240" w:lineRule="auto"/>
              <w:jc w:val="center"/>
              <w:textAlignment w:val="baseline"/>
              <w:rPr>
                <w:rFonts w:ascii="Arial" w:eastAsia="Times New Roman" w:hAnsi="Arial" w:cs="Arial"/>
                <w:b/>
                <w:bCs/>
                <w:color w:val="FFFFFF"/>
                <w:sz w:val="20"/>
                <w:szCs w:val="20"/>
                <w:lang w:val="en-IE"/>
              </w:rPr>
            </w:pPr>
            <w:r w:rsidRPr="00CC1702">
              <w:rPr>
                <w:rFonts w:ascii="Arial" w:eastAsia="Times New Roman" w:hAnsi="Arial" w:cs="Arial"/>
                <w:b/>
                <w:bCs/>
                <w:color w:val="FFFFFF"/>
                <w:sz w:val="20"/>
                <w:szCs w:val="20"/>
                <w:lang w:val="en-IE"/>
              </w:rPr>
              <w:t>Critical Parameter</w:t>
            </w:r>
          </w:p>
        </w:tc>
        <w:tc>
          <w:tcPr>
            <w:tcW w:w="1383" w:type="pct"/>
            <w:tcBorders>
              <w:top w:val="single" w:sz="6" w:space="0" w:color="AAAAAA"/>
              <w:left w:val="single" w:sz="6" w:space="0" w:color="AAAAAA"/>
              <w:bottom w:val="single" w:sz="6" w:space="0" w:color="AAAAAA"/>
              <w:right w:val="single" w:sz="6" w:space="0" w:color="AAAAAA"/>
            </w:tcBorders>
            <w:shd w:val="clear" w:color="auto" w:fill="1F4E79"/>
            <w:vAlign w:val="bottom"/>
            <w:hideMark/>
          </w:tcPr>
          <w:p w14:paraId="0AFFF924" w14:textId="77777777" w:rsidR="001A46FA" w:rsidRPr="00CC1702" w:rsidRDefault="001A46FA" w:rsidP="00D36263">
            <w:pPr>
              <w:spacing w:after="0" w:line="240" w:lineRule="auto"/>
              <w:jc w:val="center"/>
              <w:textAlignment w:val="baseline"/>
              <w:rPr>
                <w:rFonts w:ascii="Arial" w:eastAsia="Times New Roman" w:hAnsi="Arial" w:cs="Arial"/>
                <w:b/>
                <w:bCs/>
                <w:color w:val="FFFFFF"/>
                <w:sz w:val="20"/>
                <w:szCs w:val="20"/>
                <w:lang w:val="en-IE"/>
              </w:rPr>
            </w:pPr>
            <w:commentRangeStart w:id="277"/>
            <w:r w:rsidRPr="00CC1702">
              <w:rPr>
                <w:rFonts w:ascii="Arial" w:eastAsia="Times New Roman" w:hAnsi="Arial" w:cs="Arial"/>
                <w:b/>
                <w:bCs/>
                <w:color w:val="FFFFFF"/>
                <w:sz w:val="20"/>
                <w:szCs w:val="20"/>
                <w:lang w:val="en-IE"/>
              </w:rPr>
              <w:t>Specification</w:t>
            </w:r>
            <w:commentRangeEnd w:id="277"/>
            <w:r w:rsidR="00695415" w:rsidRPr="00CC1702">
              <w:rPr>
                <w:rStyle w:val="af4"/>
                <w:rFonts w:ascii="Arial" w:eastAsia="Times New Roman" w:hAnsi="Arial" w:cs="Arial"/>
                <w:b/>
                <w:bCs/>
                <w:color w:val="FFFFFF"/>
                <w:sz w:val="20"/>
                <w:szCs w:val="20"/>
                <w:lang w:val="en-IE"/>
              </w:rPr>
              <w:commentReference w:id="277"/>
            </w:r>
            <w:r w:rsidRPr="00CC1702">
              <w:rPr>
                <w:rFonts w:ascii="Arial" w:eastAsia="Times New Roman" w:hAnsi="Arial" w:cs="Arial"/>
                <w:b/>
                <w:bCs/>
                <w:color w:val="FFFFFF"/>
                <w:sz w:val="20"/>
                <w:szCs w:val="20"/>
                <w:lang w:val="en-IE"/>
              </w:rPr>
              <w:t xml:space="preserve"> / Value</w:t>
            </w:r>
          </w:p>
        </w:tc>
        <w:tc>
          <w:tcPr>
            <w:tcW w:w="1947" w:type="pct"/>
            <w:tcBorders>
              <w:top w:val="single" w:sz="6" w:space="0" w:color="AAAAAA"/>
              <w:left w:val="single" w:sz="6" w:space="0" w:color="AAAAAA"/>
              <w:bottom w:val="single" w:sz="6" w:space="0" w:color="AAAAAA"/>
              <w:right w:val="single" w:sz="6" w:space="0" w:color="AAAAAA"/>
            </w:tcBorders>
            <w:shd w:val="clear" w:color="auto" w:fill="1F4E79"/>
            <w:vAlign w:val="bottom"/>
            <w:hideMark/>
          </w:tcPr>
          <w:p w14:paraId="190596C6" w14:textId="77777777" w:rsidR="001A46FA" w:rsidRPr="00CC1702" w:rsidRDefault="001A46FA" w:rsidP="00D36263">
            <w:pPr>
              <w:spacing w:after="0" w:line="240" w:lineRule="auto"/>
              <w:jc w:val="center"/>
              <w:textAlignment w:val="baseline"/>
              <w:rPr>
                <w:rFonts w:ascii="Arial" w:eastAsia="Times New Roman" w:hAnsi="Arial" w:cs="Arial"/>
                <w:b/>
                <w:bCs/>
                <w:color w:val="FFFFFF"/>
                <w:sz w:val="20"/>
                <w:szCs w:val="20"/>
                <w:lang w:val="en-IE"/>
              </w:rPr>
            </w:pPr>
            <w:r w:rsidRPr="00CC1702">
              <w:rPr>
                <w:rFonts w:ascii="Arial" w:eastAsia="Times New Roman" w:hAnsi="Arial" w:cs="Arial"/>
                <w:b/>
                <w:bCs/>
                <w:color w:val="FFFFFF"/>
                <w:sz w:val="20"/>
                <w:szCs w:val="20"/>
                <w:lang w:val="en-IE"/>
              </w:rPr>
              <w:t>Risk Assessment for New Equipment / Train</w:t>
            </w:r>
          </w:p>
        </w:tc>
      </w:tr>
      <w:tr w:rsidR="001A46FA" w:rsidRPr="00CC1702" w14:paraId="13947851" w14:textId="77777777" w:rsidTr="00695415">
        <w:trPr>
          <w:trHeight w:val="299"/>
        </w:trPr>
        <w:tc>
          <w:tcPr>
            <w:tcW w:w="5000" w:type="pct"/>
            <w:gridSpan w:val="4"/>
            <w:tcBorders>
              <w:top w:val="single" w:sz="4" w:space="0" w:color="auto"/>
              <w:left w:val="single" w:sz="4" w:space="0" w:color="auto"/>
              <w:bottom w:val="single" w:sz="4" w:space="0" w:color="auto"/>
              <w:right w:val="single" w:sz="4" w:space="0" w:color="auto"/>
            </w:tcBorders>
            <w:shd w:val="clear" w:color="auto" w:fill="D5E8F0"/>
            <w:hideMark/>
          </w:tcPr>
          <w:p w14:paraId="737967EA" w14:textId="77777777" w:rsidR="001A46FA" w:rsidRPr="00CC1702" w:rsidRDefault="001A46FA" w:rsidP="00D36263">
            <w:pPr>
              <w:spacing w:after="0" w:line="240" w:lineRule="auto"/>
              <w:textAlignment w:val="baseline"/>
              <w:rPr>
                <w:rFonts w:ascii="Arial" w:eastAsia="仿宋_GB2312" w:hAnsi="Arial" w:cs="Arial"/>
                <w:b/>
                <w:iCs/>
                <w:sz w:val="20"/>
                <w:szCs w:val="20"/>
              </w:rPr>
            </w:pPr>
            <w:r w:rsidRPr="00CC1702">
              <w:rPr>
                <w:rFonts w:ascii="Arial" w:eastAsia="Times New Roman" w:hAnsi="Arial" w:cs="Arial"/>
                <w:b/>
                <w:bCs/>
                <w:color w:val="1F4E79"/>
                <w:sz w:val="20"/>
                <w:szCs w:val="20"/>
                <w:lang w:val="en-IE"/>
              </w:rPr>
              <w:t>Synthesis Reactor</w:t>
            </w:r>
            <w:r w:rsidRPr="00CC1702">
              <w:rPr>
                <w:rFonts w:ascii="微软雅黑" w:eastAsia="微软雅黑" w:hAnsi="微软雅黑" w:cs="微软雅黑" w:hint="eastAsia"/>
                <w:b/>
                <w:bCs/>
                <w:color w:val="1F4E79"/>
                <w:sz w:val="20"/>
                <w:szCs w:val="20"/>
                <w:lang w:val="en-IE"/>
              </w:rPr>
              <w:t>（</w:t>
            </w:r>
            <w:r w:rsidRPr="00CC1702">
              <w:rPr>
                <w:rFonts w:ascii="Arial" w:eastAsia="Times New Roman" w:hAnsi="Arial" w:cs="Arial"/>
                <w:b/>
                <w:bCs/>
                <w:color w:val="1F4E79"/>
                <w:sz w:val="20"/>
                <w:szCs w:val="20"/>
                <w:lang w:val="en-IE"/>
              </w:rPr>
              <w:t>TJ4S-1213-Sy15</w:t>
            </w:r>
            <w:r w:rsidRPr="00CC1702">
              <w:rPr>
                <w:rFonts w:ascii="微软雅黑" w:eastAsia="微软雅黑" w:hAnsi="微软雅黑" w:cs="微软雅黑" w:hint="eastAsia"/>
                <w:b/>
                <w:bCs/>
                <w:color w:val="1F4E79"/>
                <w:sz w:val="20"/>
                <w:szCs w:val="20"/>
                <w:lang w:val="en-IE"/>
              </w:rPr>
              <w:t>）</w:t>
            </w:r>
          </w:p>
        </w:tc>
      </w:tr>
      <w:tr w:rsidR="00695415" w:rsidRPr="00CC1702" w14:paraId="7D99DB3A" w14:textId="77777777" w:rsidTr="00695415">
        <w:trPr>
          <w:trHeight w:val="299"/>
        </w:trPr>
        <w:tc>
          <w:tcPr>
            <w:tcW w:w="626" w:type="pct"/>
            <w:tcBorders>
              <w:top w:val="single" w:sz="4" w:space="0" w:color="auto"/>
              <w:left w:val="single" w:sz="6" w:space="0" w:color="AAAAAA"/>
              <w:bottom w:val="single" w:sz="6" w:space="0" w:color="AAAAAA"/>
              <w:right w:val="single" w:sz="6" w:space="0" w:color="AAAAAA"/>
            </w:tcBorders>
            <w:shd w:val="clear" w:color="auto" w:fill="FFFFFF"/>
            <w:vAlign w:val="center"/>
            <w:hideMark/>
          </w:tcPr>
          <w:p w14:paraId="41D87C17"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4" w:space="0" w:color="auto"/>
              <w:left w:val="single" w:sz="6" w:space="0" w:color="AAAAAA"/>
              <w:bottom w:val="single" w:sz="6" w:space="0" w:color="AAAAAA"/>
              <w:right w:val="single" w:sz="6" w:space="0" w:color="AAAAAA"/>
            </w:tcBorders>
            <w:shd w:val="clear" w:color="auto" w:fill="FFFFFF"/>
            <w:vAlign w:val="center"/>
            <w:hideMark/>
          </w:tcPr>
          <w:p w14:paraId="291D4ED5"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Material of Construction (MOC)</w:t>
            </w:r>
          </w:p>
        </w:tc>
        <w:tc>
          <w:tcPr>
            <w:tcW w:w="1383" w:type="pct"/>
            <w:tcBorders>
              <w:top w:val="single" w:sz="4" w:space="0" w:color="auto"/>
              <w:left w:val="single" w:sz="6" w:space="0" w:color="AAAAAA"/>
              <w:bottom w:val="single" w:sz="6" w:space="0" w:color="AAAAAA"/>
              <w:right w:val="single" w:sz="6" w:space="0" w:color="AAAAAA"/>
            </w:tcBorders>
            <w:shd w:val="clear" w:color="auto" w:fill="FFFFFF"/>
            <w:vAlign w:val="center"/>
            <w:hideMark/>
          </w:tcPr>
          <w:p w14:paraId="6465F80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proofErr w:type="spellStart"/>
            <w:r w:rsidRPr="00CC1702">
              <w:rPr>
                <w:rFonts w:ascii="Arial" w:eastAsia="Times New Roman" w:hAnsi="Arial" w:cs="Arial"/>
                <w:color w:val="000000" w:themeColor="text1"/>
                <w:sz w:val="20"/>
                <w:szCs w:val="20"/>
                <w:lang w:val="en-IE"/>
              </w:rPr>
              <w:t>Hastelloy</w:t>
            </w:r>
            <w:proofErr w:type="spellEnd"/>
          </w:p>
        </w:tc>
        <w:tc>
          <w:tcPr>
            <w:tcW w:w="1947" w:type="pct"/>
            <w:tcBorders>
              <w:top w:val="single" w:sz="4" w:space="0" w:color="auto"/>
              <w:left w:val="single" w:sz="6" w:space="0" w:color="AAAAAA"/>
              <w:bottom w:val="single" w:sz="6" w:space="0" w:color="AAAAAA"/>
              <w:right w:val="single" w:sz="6" w:space="0" w:color="AAAAAA"/>
            </w:tcBorders>
            <w:shd w:val="clear" w:color="auto" w:fill="FFFFFF"/>
            <w:vAlign w:val="center"/>
            <w:hideMark/>
          </w:tcPr>
          <w:p w14:paraId="36E801C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MOC is compatible with all process reagents and solvents (DMF, </w:t>
            </w:r>
            <w:proofErr w:type="spellStart"/>
            <w:r w:rsidRPr="00CC1702">
              <w:rPr>
                <w:rFonts w:ascii="Arial" w:eastAsia="Times New Roman" w:hAnsi="Arial" w:cs="Arial"/>
                <w:color w:val="000000" w:themeColor="text1"/>
                <w:sz w:val="20"/>
                <w:szCs w:val="20"/>
                <w:lang w:val="en-IE"/>
              </w:rPr>
              <w:t>IPAc</w:t>
            </w:r>
            <w:proofErr w:type="spellEnd"/>
            <w:r w:rsidRPr="00CC1702">
              <w:rPr>
                <w:rFonts w:ascii="Arial" w:eastAsia="Times New Roman" w:hAnsi="Arial" w:cs="Arial"/>
                <w:color w:val="000000" w:themeColor="text1"/>
                <w:sz w:val="20"/>
                <w:szCs w:val="20"/>
                <w:lang w:val="en-IE"/>
              </w:rPr>
              <w:t xml:space="preserve">, MTBE, </w:t>
            </w:r>
            <w:proofErr w:type="spellStart"/>
            <w:r w:rsidRPr="00CC1702">
              <w:rPr>
                <w:rFonts w:ascii="Arial" w:eastAsia="Times New Roman" w:hAnsi="Arial" w:cs="Arial"/>
                <w:color w:val="000000" w:themeColor="text1"/>
                <w:sz w:val="20"/>
                <w:szCs w:val="20"/>
                <w:lang w:val="en-IE"/>
              </w:rPr>
              <w:t>Piperidine</w:t>
            </w:r>
            <w:proofErr w:type="spellEnd"/>
            <w:r w:rsidRPr="00CC1702">
              <w:rPr>
                <w:rFonts w:ascii="Arial" w:eastAsia="Times New Roman" w:hAnsi="Arial" w:cs="Arial"/>
                <w:color w:val="000000" w:themeColor="text1"/>
                <w:sz w:val="20"/>
                <w:szCs w:val="20"/>
                <w:lang w:val="en-IE"/>
              </w:rPr>
              <w:t>, DIPEA, DIC, </w:t>
            </w:r>
            <w:proofErr w:type="spellStart"/>
            <w:r w:rsidRPr="00CC1702">
              <w:rPr>
                <w:rFonts w:ascii="Arial" w:eastAsia="Times New Roman" w:hAnsi="Arial" w:cs="Arial"/>
                <w:color w:val="000000" w:themeColor="text1"/>
                <w:sz w:val="20"/>
                <w:szCs w:val="20"/>
                <w:lang w:val="en-IE"/>
              </w:rPr>
              <w:t>Oxyma</w:t>
            </w:r>
            <w:proofErr w:type="spellEnd"/>
            <w:r w:rsidRPr="00CC1702">
              <w:rPr>
                <w:rFonts w:ascii="微软雅黑" w:eastAsia="微软雅黑" w:hAnsi="微软雅黑" w:cs="微软雅黑" w:hint="eastAsia"/>
                <w:color w:val="000000" w:themeColor="text1"/>
                <w:sz w:val="20"/>
                <w:szCs w:val="20"/>
                <w:lang w:val="en-IE"/>
              </w:rPr>
              <w:t>，</w:t>
            </w:r>
            <w:proofErr w:type="spellStart"/>
            <w:r w:rsidRPr="00CC1702">
              <w:rPr>
                <w:rFonts w:ascii="Arial" w:eastAsia="Times New Roman" w:hAnsi="Arial" w:cs="Arial"/>
                <w:color w:val="000000" w:themeColor="text1"/>
                <w:sz w:val="20"/>
                <w:szCs w:val="20"/>
                <w:lang w:val="en-IE"/>
              </w:rPr>
              <w:t>PyBOP</w:t>
            </w:r>
            <w:proofErr w:type="spellEnd"/>
            <w:r w:rsidRPr="00CC1702">
              <w:rPr>
                <w:rFonts w:ascii="Arial" w:eastAsia="Times New Roman" w:hAnsi="Arial" w:cs="Arial"/>
                <w:color w:val="000000" w:themeColor="text1"/>
                <w:sz w:val="20"/>
                <w:szCs w:val="20"/>
                <w:lang w:val="en-IE"/>
              </w:rPr>
              <w:t xml:space="preserve">, </w:t>
            </w:r>
            <w:proofErr w:type="spellStart"/>
            <w:r w:rsidRPr="00CC1702">
              <w:rPr>
                <w:rFonts w:ascii="Arial" w:eastAsia="Times New Roman" w:hAnsi="Arial" w:cs="Arial"/>
                <w:color w:val="000000" w:themeColor="text1"/>
                <w:sz w:val="20"/>
                <w:szCs w:val="20"/>
                <w:lang w:val="en-IE"/>
              </w:rPr>
              <w:t>MeOH</w:t>
            </w:r>
            <w:proofErr w:type="spellEnd"/>
            <w:r w:rsidRPr="00CC1702">
              <w:rPr>
                <w:rFonts w:ascii="Arial" w:eastAsia="Times New Roman" w:hAnsi="Arial" w:cs="Arial"/>
                <w:color w:val="000000" w:themeColor="text1"/>
                <w:sz w:val="20"/>
                <w:szCs w:val="20"/>
                <w:lang w:val="en-IE"/>
              </w:rPr>
              <w:t>, Toluene, Pyridine and acetic anhydride). No risk.</w:t>
            </w:r>
          </w:p>
        </w:tc>
      </w:tr>
      <w:tr w:rsidR="001A46FA" w:rsidRPr="00CC1702" w14:paraId="6487D78B"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27C4466"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458A823"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Capacity</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bottom"/>
            <w:hideMark/>
          </w:tcPr>
          <w:p w14:paraId="18373191"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3000 L</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8753BE7" w14:textId="551BFDC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Adequate for 48 kg 2-CTC resin input (~576</w:t>
            </w:r>
            <w:ins w:id="278" w:author="Johan Granander" w:date="2026-10-27T18:45:00Z">
              <w:r w:rsidR="00F338AD">
                <w:rPr>
                  <w:rFonts w:ascii="Arial" w:eastAsia="Times New Roman" w:hAnsi="Arial" w:cs="Arial"/>
                  <w:color w:val="000000" w:themeColor="text1"/>
                  <w:sz w:val="20"/>
                  <w:szCs w:val="20"/>
                  <w:lang w:val="en-IE"/>
                </w:rPr>
                <w:t xml:space="preserve"> </w:t>
              </w:r>
            </w:ins>
            <w:r w:rsidRPr="00CC1702">
              <w:rPr>
                <w:rFonts w:ascii="Arial" w:eastAsia="Times New Roman" w:hAnsi="Arial" w:cs="Arial"/>
                <w:color w:val="000000" w:themeColor="text1"/>
                <w:sz w:val="20"/>
                <w:szCs w:val="20"/>
                <w:lang w:val="en-IE"/>
              </w:rPr>
              <w:t>L max batch volume). No risk.</w:t>
            </w:r>
          </w:p>
        </w:tc>
      </w:tr>
      <w:tr w:rsidR="001A46FA" w:rsidRPr="00CC1702" w14:paraId="6D680099"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4A64EC67"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1CCDFD6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Stirring volume</w:t>
            </w:r>
          </w:p>
        </w:tc>
        <w:tc>
          <w:tcPr>
            <w:tcW w:w="1383"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257EB43B"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Stirring volume range of equipment (at rest): 51.54 L</w:t>
            </w:r>
          </w:p>
        </w:tc>
        <w:tc>
          <w:tcPr>
            <w:tcW w:w="1947"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08D4F92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Min batch volume: 96 L. No risk.</w:t>
            </w:r>
          </w:p>
        </w:tc>
      </w:tr>
      <w:tr w:rsidR="001A46FA" w:rsidRPr="00CC1702" w14:paraId="23D3BA81"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9EBD1D6"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76DDDA1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Agitator speed</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38041B37" w14:textId="384B79AD" w:rsidR="001A46FA" w:rsidRPr="00CC1702" w:rsidRDefault="001A46FA" w:rsidP="00A44779">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5-40 </w:t>
            </w:r>
            <w:commentRangeStart w:id="279"/>
            <w:commentRangeStart w:id="280"/>
            <w:r w:rsidRPr="00CC1702">
              <w:rPr>
                <w:rFonts w:ascii="Arial" w:eastAsia="Times New Roman" w:hAnsi="Arial" w:cs="Arial"/>
                <w:color w:val="000000" w:themeColor="text1"/>
                <w:sz w:val="20"/>
                <w:szCs w:val="20"/>
                <w:lang w:val="en-IE"/>
              </w:rPr>
              <w:t>r</w:t>
            </w:r>
            <w:del w:id="281" w:author="fuzhonghua" w:date="2026-10-28T11:17:00Z">
              <w:r w:rsidRPr="00CC1702" w:rsidDel="00502A61">
                <w:rPr>
                  <w:rFonts w:ascii="Arial" w:eastAsia="Times New Roman" w:hAnsi="Arial" w:cs="Arial"/>
                  <w:color w:val="000000" w:themeColor="text1"/>
                  <w:sz w:val="20"/>
                  <w:szCs w:val="20"/>
                  <w:lang w:val="en-IE"/>
                </w:rPr>
                <w:delText>/min</w:delText>
              </w:r>
              <w:commentRangeEnd w:id="279"/>
              <w:r w:rsidR="00F338AD" w:rsidRPr="00CC1702" w:rsidDel="00502A61">
                <w:rPr>
                  <w:rStyle w:val="af4"/>
                  <w:rFonts w:ascii="Arial" w:eastAsia="Times New Roman" w:hAnsi="Arial" w:cs="Arial"/>
                  <w:color w:val="000000" w:themeColor="text1"/>
                  <w:sz w:val="20"/>
                  <w:szCs w:val="20"/>
                  <w:lang w:val="en-IE"/>
                </w:rPr>
                <w:commentReference w:id="279"/>
              </w:r>
              <w:commentRangeEnd w:id="280"/>
              <w:r w:rsidR="001B7F7E" w:rsidDel="00502A61">
                <w:rPr>
                  <w:rStyle w:val="af4"/>
                </w:rPr>
                <w:commentReference w:id="280"/>
              </w:r>
            </w:del>
            <w:ins w:id="282" w:author="fuzhonghua" w:date="2026-10-28T11:17:00Z">
              <w:r w:rsidR="00502A61">
                <w:rPr>
                  <w:rFonts w:ascii="Arial" w:eastAsia="Times New Roman" w:hAnsi="Arial" w:cs="Arial"/>
                  <w:color w:val="000000" w:themeColor="text1"/>
                  <w:sz w:val="20"/>
                  <w:szCs w:val="20"/>
                  <w:lang w:val="en-IE"/>
                </w:rPr>
                <w:t>pm</w:t>
              </w:r>
            </w:ins>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1094E0D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Reference agitation speed: 20±10 rpm</w:t>
            </w:r>
          </w:p>
          <w:p w14:paraId="3A81E24F"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Confirmed sufficient for resin/DMF mixing. Same with reference batch. No risk.</w:t>
            </w:r>
          </w:p>
        </w:tc>
      </w:tr>
      <w:tr w:rsidR="001A46FA" w:rsidRPr="00CC1702" w14:paraId="5947C222"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0CA6BD7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73BFF09F"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Solvents (DMF, </w:t>
            </w:r>
            <w:proofErr w:type="spellStart"/>
            <w:r w:rsidRPr="00CC1702">
              <w:rPr>
                <w:rFonts w:ascii="Arial" w:eastAsia="Times New Roman" w:hAnsi="Arial" w:cs="Arial"/>
                <w:color w:val="000000" w:themeColor="text1"/>
                <w:sz w:val="20"/>
                <w:szCs w:val="20"/>
                <w:lang w:val="en-IE"/>
              </w:rPr>
              <w:t>IPAc</w:t>
            </w:r>
            <w:proofErr w:type="spellEnd"/>
            <w:r w:rsidRPr="00CC1702">
              <w:rPr>
                <w:rFonts w:ascii="Arial" w:eastAsia="Times New Roman" w:hAnsi="Arial" w:cs="Arial"/>
                <w:color w:val="000000" w:themeColor="text1"/>
                <w:sz w:val="20"/>
                <w:szCs w:val="20"/>
                <w:lang w:val="en-IE"/>
              </w:rPr>
              <w:t>, MTBE) charging accuracy</w:t>
            </w:r>
          </w:p>
        </w:tc>
        <w:tc>
          <w:tcPr>
            <w:tcW w:w="1383"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257EF4E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Charging accuracy is ≤2 kg when the charging amount is 5~70 kg; Charging accuracy is within ±3% when the charging amount is ≥70 kg.</w:t>
            </w:r>
          </w:p>
        </w:tc>
        <w:tc>
          <w:tcPr>
            <w:tcW w:w="1947"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1286268D" w14:textId="10ACA1AC"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DMF charging amount: Min 90.01</w:t>
            </w:r>
            <w:ins w:id="283" w:author="Johan Granander" w:date="2026-10-27T18:45:00Z">
              <w:r w:rsidR="00F338AD">
                <w:rPr>
                  <w:rFonts w:ascii="Arial" w:eastAsia="Times New Roman" w:hAnsi="Arial" w:cs="Arial"/>
                  <w:color w:val="000000" w:themeColor="text1"/>
                  <w:sz w:val="20"/>
                  <w:szCs w:val="20"/>
                  <w:lang w:val="en-IE"/>
                </w:rPr>
                <w:t xml:space="preserve"> </w:t>
              </w:r>
            </w:ins>
            <w:r w:rsidRPr="00CC1702">
              <w:rPr>
                <w:rFonts w:ascii="Arial" w:eastAsia="Times New Roman" w:hAnsi="Arial" w:cs="Arial"/>
                <w:color w:val="000000" w:themeColor="text1"/>
                <w:sz w:val="20"/>
                <w:szCs w:val="20"/>
                <w:lang w:val="en-IE"/>
              </w:rPr>
              <w:t>kg</w:t>
            </w:r>
          </w:p>
          <w:p w14:paraId="3F81A087" w14:textId="2AEC2766"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proofErr w:type="spellStart"/>
            <w:r w:rsidRPr="00CC1702">
              <w:rPr>
                <w:rFonts w:ascii="Arial" w:eastAsia="Times New Roman" w:hAnsi="Arial" w:cs="Arial"/>
                <w:color w:val="000000" w:themeColor="text1"/>
                <w:sz w:val="20"/>
                <w:szCs w:val="20"/>
                <w:lang w:val="en-IE"/>
              </w:rPr>
              <w:t>IPAc</w:t>
            </w:r>
            <w:proofErr w:type="spellEnd"/>
            <w:r w:rsidRPr="00CC1702">
              <w:rPr>
                <w:rFonts w:ascii="Arial" w:eastAsia="Times New Roman" w:hAnsi="Arial" w:cs="Arial"/>
                <w:color w:val="000000" w:themeColor="text1"/>
                <w:sz w:val="20"/>
                <w:szCs w:val="20"/>
                <w:lang w:val="en-IE"/>
              </w:rPr>
              <w:t xml:space="preserve"> charging amount: Min 406.47</w:t>
            </w:r>
            <w:ins w:id="284" w:author="Johan Granander" w:date="2026-10-27T18:45:00Z">
              <w:r w:rsidR="00F338AD">
                <w:rPr>
                  <w:rFonts w:ascii="Arial" w:eastAsia="Times New Roman" w:hAnsi="Arial" w:cs="Arial"/>
                  <w:color w:val="000000" w:themeColor="text1"/>
                  <w:sz w:val="20"/>
                  <w:szCs w:val="20"/>
                  <w:lang w:val="en-IE"/>
                </w:rPr>
                <w:t xml:space="preserve"> </w:t>
              </w:r>
            </w:ins>
            <w:r w:rsidRPr="00CC1702">
              <w:rPr>
                <w:rFonts w:ascii="Arial" w:eastAsia="Times New Roman" w:hAnsi="Arial" w:cs="Arial"/>
                <w:color w:val="000000" w:themeColor="text1"/>
                <w:sz w:val="20"/>
                <w:szCs w:val="20"/>
                <w:lang w:val="en-IE"/>
              </w:rPr>
              <w:t>kg</w:t>
            </w:r>
          </w:p>
          <w:p w14:paraId="6AF82273" w14:textId="6BEA57E5"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MTBE charging amount: Min 345.01</w:t>
            </w:r>
            <w:ins w:id="285" w:author="Johan Granander" w:date="2026-10-27T18:46:00Z">
              <w:r w:rsidR="00F338AD">
                <w:rPr>
                  <w:rFonts w:ascii="Arial" w:eastAsia="Times New Roman" w:hAnsi="Arial" w:cs="Arial"/>
                  <w:color w:val="000000" w:themeColor="text1"/>
                  <w:sz w:val="20"/>
                  <w:szCs w:val="20"/>
                  <w:lang w:val="en-IE"/>
                </w:rPr>
                <w:t xml:space="preserve"> </w:t>
              </w:r>
            </w:ins>
            <w:r w:rsidRPr="00CC1702">
              <w:rPr>
                <w:rFonts w:ascii="Arial" w:eastAsia="Times New Roman" w:hAnsi="Arial" w:cs="Arial"/>
                <w:color w:val="000000" w:themeColor="text1"/>
                <w:sz w:val="20"/>
                <w:szCs w:val="20"/>
                <w:lang w:val="en-IE"/>
              </w:rPr>
              <w:t>kg</w:t>
            </w:r>
          </w:p>
          <w:p w14:paraId="4C4E7396"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Toluene charging amount: Min 406.47 kg</w:t>
            </w:r>
          </w:p>
          <w:p w14:paraId="78B52B36"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No risk.</w:t>
            </w:r>
          </w:p>
        </w:tc>
      </w:tr>
      <w:tr w:rsidR="00695415" w:rsidRPr="00CC1702" w14:paraId="0738346D"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30EF7495"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D5856F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Solvents (Toluene) charging accuracy</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710E0019"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Charging accuracy is ≤2 kg when the charging amount is 2.00~300 kg; Charging accuracy is within ±3% </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126B758" w14:textId="0EACA4FE" w:rsidR="001A46FA" w:rsidRPr="00CC1702" w:rsidRDefault="001A46FA" w:rsidP="00D36263">
            <w:pPr>
              <w:spacing w:after="0" w:line="240" w:lineRule="auto"/>
              <w:contextualSpacing/>
              <w:jc w:val="center"/>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Toluene charging amount: 406.47 </w:t>
            </w:r>
            <w:del w:id="286" w:author="Johan Granander" w:date="2026-10-27T18:46:00Z">
              <w:r w:rsidRPr="00CC1702" w:rsidDel="00F338AD">
                <w:rPr>
                  <w:rFonts w:ascii="Arial" w:eastAsia="Times New Roman" w:hAnsi="Arial" w:cs="Arial"/>
                  <w:color w:val="000000" w:themeColor="text1"/>
                  <w:sz w:val="20"/>
                  <w:szCs w:val="20"/>
                  <w:lang w:val="en-IE"/>
                </w:rPr>
                <w:delText xml:space="preserve">kg </w:delText>
              </w:r>
            </w:del>
            <w:r w:rsidRPr="00CC1702">
              <w:rPr>
                <w:rFonts w:ascii="Arial" w:eastAsia="Times New Roman" w:hAnsi="Arial" w:cs="Arial"/>
                <w:color w:val="000000" w:themeColor="text1"/>
                <w:sz w:val="20"/>
                <w:szCs w:val="20"/>
                <w:lang w:val="en-IE"/>
              </w:rPr>
              <w:t>~ 431.61 kg</w:t>
            </w:r>
          </w:p>
          <w:p w14:paraId="055472FB" w14:textId="573FE2E6" w:rsidR="001A46FA" w:rsidRPr="00CC1702" w:rsidRDefault="001A46FA" w:rsidP="00D36263">
            <w:pPr>
              <w:spacing w:after="0" w:line="240" w:lineRule="auto"/>
              <w:contextualSpacing/>
              <w:jc w:val="center"/>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(The charging range each drum is between 2.00~ 170.00 kg</w:t>
            </w:r>
            <w:del w:id="287" w:author="Johan Granander" w:date="2026-10-27T18:46:00Z">
              <w:r w:rsidRPr="00CC1702" w:rsidDel="00F338AD">
                <w:rPr>
                  <w:rFonts w:ascii="Arial" w:eastAsia="Times New Roman" w:hAnsi="Arial" w:cs="Arial"/>
                  <w:color w:val="000000" w:themeColor="text1"/>
                  <w:sz w:val="20"/>
                  <w:szCs w:val="20"/>
                  <w:lang w:val="en-IE"/>
                </w:rPr>
                <w:delText>.</w:delText>
              </w:r>
            </w:del>
            <w:r w:rsidRPr="00CC1702">
              <w:rPr>
                <w:rFonts w:ascii="Arial" w:eastAsia="Times New Roman" w:hAnsi="Arial" w:cs="Arial"/>
                <w:color w:val="000000" w:themeColor="text1"/>
                <w:sz w:val="20"/>
                <w:szCs w:val="20"/>
                <w:lang w:val="en-IE"/>
              </w:rPr>
              <w:t>)</w:t>
            </w:r>
          </w:p>
          <w:p w14:paraId="13CBA9A7"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No risk.</w:t>
            </w:r>
          </w:p>
        </w:tc>
      </w:tr>
      <w:tr w:rsidR="00695415" w:rsidRPr="00CC1702" w14:paraId="2EDA4EBA"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23FFB63"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9BCAE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20% </w:t>
            </w:r>
            <w:proofErr w:type="spellStart"/>
            <w:r w:rsidRPr="00CC1702">
              <w:rPr>
                <w:rFonts w:ascii="Arial" w:eastAsia="Times New Roman" w:hAnsi="Arial" w:cs="Arial"/>
                <w:color w:val="000000" w:themeColor="text1"/>
                <w:sz w:val="20"/>
                <w:szCs w:val="20"/>
                <w:lang w:val="en-IE"/>
              </w:rPr>
              <w:t>Piperidine</w:t>
            </w:r>
            <w:proofErr w:type="spellEnd"/>
            <w:r w:rsidRPr="00CC1702">
              <w:rPr>
                <w:rFonts w:ascii="Arial" w:eastAsia="Times New Roman" w:hAnsi="Arial" w:cs="Arial"/>
                <w:color w:val="000000" w:themeColor="text1"/>
                <w:sz w:val="20"/>
                <w:szCs w:val="20"/>
                <w:lang w:val="en-IE"/>
              </w:rPr>
              <w:t xml:space="preserve"> solution charging accuracy</w:t>
            </w:r>
          </w:p>
        </w:tc>
        <w:tc>
          <w:tcPr>
            <w:tcW w:w="13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2C2B8E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Charging accuracy of 20% </w:t>
            </w:r>
            <w:proofErr w:type="spellStart"/>
            <w:r w:rsidRPr="00CC1702">
              <w:rPr>
                <w:rFonts w:ascii="Arial" w:eastAsia="Times New Roman" w:hAnsi="Arial" w:cs="Arial"/>
                <w:color w:val="000000" w:themeColor="text1"/>
                <w:sz w:val="20"/>
                <w:szCs w:val="20"/>
                <w:lang w:val="en-IE"/>
              </w:rPr>
              <w:t>piperidine</w:t>
            </w:r>
            <w:proofErr w:type="spellEnd"/>
            <w:r w:rsidRPr="00CC1702">
              <w:rPr>
                <w:rFonts w:ascii="Arial" w:eastAsia="Times New Roman" w:hAnsi="Arial" w:cs="Arial"/>
                <w:color w:val="000000" w:themeColor="text1"/>
                <w:sz w:val="20"/>
                <w:szCs w:val="20"/>
                <w:lang w:val="en-IE"/>
              </w:rPr>
              <w:t xml:space="preserve"> solution is ≤1 kg when the charging amount is 10~70 kg; Charging accuracy of 20% </w:t>
            </w:r>
            <w:proofErr w:type="spellStart"/>
            <w:r w:rsidRPr="00CC1702">
              <w:rPr>
                <w:rFonts w:ascii="Arial" w:eastAsia="Times New Roman" w:hAnsi="Arial" w:cs="Arial"/>
                <w:color w:val="000000" w:themeColor="text1"/>
                <w:sz w:val="20"/>
                <w:szCs w:val="20"/>
                <w:lang w:val="en-IE"/>
              </w:rPr>
              <w:t>piperidine</w:t>
            </w:r>
            <w:proofErr w:type="spellEnd"/>
            <w:r w:rsidRPr="00CC1702">
              <w:rPr>
                <w:rFonts w:ascii="Arial" w:eastAsia="Times New Roman" w:hAnsi="Arial" w:cs="Arial"/>
                <w:color w:val="000000" w:themeColor="text1"/>
                <w:sz w:val="20"/>
                <w:szCs w:val="20"/>
                <w:lang w:val="en-IE"/>
              </w:rPr>
              <w:t xml:space="preserve"> solution is within ±3% when the charging amount is ≥70 kg.</w:t>
            </w:r>
          </w:p>
        </w:tc>
        <w:tc>
          <w:tcPr>
            <w:tcW w:w="194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3C8BB3" w14:textId="0521572D"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20% </w:t>
            </w:r>
            <w:proofErr w:type="spellStart"/>
            <w:r w:rsidRPr="00CC1702">
              <w:rPr>
                <w:rFonts w:ascii="Arial" w:eastAsia="Times New Roman" w:hAnsi="Arial" w:cs="Arial"/>
                <w:color w:val="000000" w:themeColor="text1"/>
                <w:sz w:val="20"/>
                <w:szCs w:val="20"/>
                <w:lang w:val="en-IE"/>
              </w:rPr>
              <w:t>Piperidine</w:t>
            </w:r>
            <w:proofErr w:type="spellEnd"/>
            <w:r w:rsidRPr="00CC1702">
              <w:rPr>
                <w:rFonts w:ascii="Arial" w:eastAsia="Times New Roman" w:hAnsi="Arial" w:cs="Arial"/>
                <w:color w:val="000000" w:themeColor="text1"/>
                <w:sz w:val="20"/>
                <w:szCs w:val="20"/>
                <w:lang w:val="en-IE"/>
              </w:rPr>
              <w:t xml:space="preserve"> solution charging amount : 346.78 </w:t>
            </w:r>
            <w:del w:id="288" w:author="Johan Granander" w:date="2026-10-27T18:46:00Z">
              <w:r w:rsidRPr="00CC1702" w:rsidDel="00F338AD">
                <w:rPr>
                  <w:rFonts w:ascii="Arial" w:eastAsia="Times New Roman" w:hAnsi="Arial" w:cs="Arial"/>
                  <w:color w:val="000000" w:themeColor="text1"/>
                  <w:sz w:val="20"/>
                  <w:szCs w:val="20"/>
                  <w:lang w:val="en-IE"/>
                </w:rPr>
                <w:delText xml:space="preserve">kg </w:delText>
              </w:r>
            </w:del>
            <w:r w:rsidRPr="00CC1702">
              <w:rPr>
                <w:rFonts w:ascii="Arial" w:eastAsia="Times New Roman" w:hAnsi="Arial" w:cs="Arial"/>
                <w:color w:val="000000" w:themeColor="text1"/>
                <w:sz w:val="20"/>
                <w:szCs w:val="20"/>
                <w:lang w:val="en-IE"/>
              </w:rPr>
              <w:t>~ 368.23 kg,</w:t>
            </w:r>
            <w:r w:rsidRPr="00CC1702">
              <w:rPr>
                <w:rFonts w:ascii="微软雅黑" w:eastAsia="微软雅黑" w:hAnsi="微软雅黑" w:cs="微软雅黑" w:hint="eastAsia"/>
                <w:color w:val="000000" w:themeColor="text1"/>
                <w:sz w:val="20"/>
                <w:szCs w:val="20"/>
                <w:lang w:val="en-IE"/>
              </w:rPr>
              <w:t>，</w:t>
            </w:r>
          </w:p>
          <w:p w14:paraId="24C82FB1"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No risk.</w:t>
            </w:r>
          </w:p>
        </w:tc>
      </w:tr>
      <w:tr w:rsidR="00695415" w:rsidRPr="00CC1702" w14:paraId="1E7BF8CE"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80AFC9B"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lastRenderedPageBreak/>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28898147"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Solution charging speed</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3E3158C2" w14:textId="77777777" w:rsidR="001A46FA" w:rsidRPr="008C506B" w:rsidRDefault="001A46FA" w:rsidP="00D36263">
            <w:pPr>
              <w:spacing w:after="0" w:line="240" w:lineRule="auto"/>
              <w:jc w:val="center"/>
              <w:textAlignment w:val="baseline"/>
              <w:rPr>
                <w:rFonts w:ascii="Arial" w:eastAsia="Times New Roman" w:hAnsi="Arial" w:cs="Arial"/>
                <w:color w:val="000000" w:themeColor="text1"/>
                <w:sz w:val="20"/>
                <w:szCs w:val="20"/>
                <w:lang w:val="sv-SE"/>
                <w:rPrChange w:id="289" w:author="Johan Granander" w:date="2026-10-27T18:24:00Z">
                  <w:rPr>
                    <w:rFonts w:ascii="Arial" w:eastAsia="Times New Roman" w:hAnsi="Arial" w:cs="Arial"/>
                    <w:color w:val="000000" w:themeColor="text1"/>
                    <w:sz w:val="20"/>
                    <w:szCs w:val="20"/>
                    <w:lang w:val="en-IE"/>
                  </w:rPr>
                </w:rPrChange>
              </w:rPr>
            </w:pPr>
            <w:r w:rsidRPr="008C506B">
              <w:rPr>
                <w:rFonts w:ascii="Arial" w:eastAsia="Times New Roman" w:hAnsi="Arial" w:cs="Arial" w:hint="eastAsia"/>
                <w:color w:val="000000" w:themeColor="text1"/>
                <w:sz w:val="20"/>
                <w:szCs w:val="20"/>
                <w:lang w:val="sv-SE"/>
                <w:rPrChange w:id="290" w:author="Johan Granander" w:date="2026-10-27T18:24:00Z">
                  <w:rPr>
                    <w:rFonts w:ascii="Arial" w:eastAsia="Times New Roman" w:hAnsi="Arial" w:cs="Arial" w:hint="eastAsia"/>
                    <w:color w:val="000000" w:themeColor="text1"/>
                    <w:sz w:val="20"/>
                    <w:szCs w:val="20"/>
                    <w:lang w:val="en-IE"/>
                  </w:rPr>
                </w:rPrChange>
              </w:rPr>
              <w:t>≤</w:t>
            </w:r>
            <w:r w:rsidRPr="008C506B">
              <w:rPr>
                <w:rFonts w:ascii="Arial" w:eastAsia="Times New Roman" w:hAnsi="Arial" w:cs="Arial"/>
                <w:color w:val="000000" w:themeColor="text1"/>
                <w:sz w:val="20"/>
                <w:szCs w:val="20"/>
                <w:lang w:val="sv-SE"/>
                <w:rPrChange w:id="291" w:author="Johan Granander" w:date="2026-10-27T18:24:00Z">
                  <w:rPr>
                    <w:rFonts w:ascii="Arial" w:eastAsia="Times New Roman" w:hAnsi="Arial" w:cs="Arial"/>
                    <w:color w:val="000000" w:themeColor="text1"/>
                    <w:sz w:val="20"/>
                    <w:szCs w:val="20"/>
                    <w:lang w:val="en-IE"/>
                  </w:rPr>
                </w:rPrChange>
              </w:rPr>
              <w:t xml:space="preserve"> 40 L/min (0.53 m/s) via 40 mm pipeline</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626EDC3"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Within permitted range for electrostatic hazard elimination per site procedure. No electrostatic risk.</w:t>
            </w:r>
          </w:p>
        </w:tc>
      </w:tr>
      <w:tr w:rsidR="00695415" w:rsidRPr="00CC1702" w14:paraId="1D6F977E"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04BBB3"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A172BA"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Temperature control</w:t>
            </w:r>
          </w:p>
        </w:tc>
        <w:tc>
          <w:tcPr>
            <w:tcW w:w="13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9BB4C52" w14:textId="0E2EC3B5"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Control range of temperature of the equipment capability: -4~53</w:t>
            </w:r>
            <w:ins w:id="292" w:author="Johan Granander" w:date="2026-10-27T18:46:00Z">
              <w:r w:rsidR="00F338AD">
                <w:rPr>
                  <w:rFonts w:ascii="Arial" w:eastAsia="Times New Roman" w:hAnsi="Arial" w:cs="Arial"/>
                  <w:color w:val="000000" w:themeColor="text1"/>
                  <w:sz w:val="20"/>
                  <w:szCs w:val="20"/>
                  <w:lang w:val="en-IE"/>
                </w:rPr>
                <w:t xml:space="preserve"> </w:t>
              </w:r>
            </w:ins>
            <w:r w:rsidRPr="00CC1702">
              <w:rPr>
                <w:rFonts w:ascii="微软雅黑" w:eastAsia="微软雅黑" w:hAnsi="微软雅黑" w:cs="微软雅黑" w:hint="eastAsia"/>
                <w:color w:val="000000" w:themeColor="text1"/>
                <w:sz w:val="20"/>
                <w:szCs w:val="20"/>
                <w:lang w:val="en-IE"/>
              </w:rPr>
              <w:t>℃</w:t>
            </w:r>
          </w:p>
        </w:tc>
        <w:tc>
          <w:tcPr>
            <w:tcW w:w="194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6BBE49"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The control range of batch temperature from process requirement is within the control range of equipment capability</w:t>
            </w:r>
          </w:p>
        </w:tc>
      </w:tr>
      <w:tr w:rsidR="00695415" w:rsidRPr="00CC1702" w14:paraId="1159EE5F"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5D136D4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D532999"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Temperature measurement</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A6F9F9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Minimum volume of the inner temperature probe (at rest): 26.91 L</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774AF305"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The minimum batch volume is within the minimum temperature sensing capability, ensuring good temperature monitoring.</w:t>
            </w:r>
          </w:p>
        </w:tc>
      </w:tr>
      <w:tr w:rsidR="00695415" w:rsidRPr="00CC1702" w14:paraId="1717D328"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21A673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9F56A8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solution transfer speed</w:t>
            </w:r>
          </w:p>
        </w:tc>
        <w:tc>
          <w:tcPr>
            <w:tcW w:w="13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70407C5" w14:textId="77777777" w:rsidR="001A46FA" w:rsidRPr="008C506B" w:rsidRDefault="001A46FA" w:rsidP="00D36263">
            <w:pPr>
              <w:spacing w:after="0" w:line="240" w:lineRule="auto"/>
              <w:jc w:val="center"/>
              <w:textAlignment w:val="baseline"/>
              <w:rPr>
                <w:rFonts w:ascii="Arial" w:eastAsia="Times New Roman" w:hAnsi="Arial" w:cs="Arial"/>
                <w:color w:val="000000" w:themeColor="text1"/>
                <w:sz w:val="20"/>
                <w:szCs w:val="20"/>
                <w:lang w:val="sv-SE"/>
                <w:rPrChange w:id="293" w:author="Johan Granander" w:date="2026-10-27T18:24:00Z">
                  <w:rPr>
                    <w:rFonts w:ascii="Arial" w:eastAsia="Times New Roman" w:hAnsi="Arial" w:cs="Arial"/>
                    <w:color w:val="000000" w:themeColor="text1"/>
                    <w:sz w:val="20"/>
                    <w:szCs w:val="20"/>
                    <w:lang w:val="en-IE"/>
                  </w:rPr>
                </w:rPrChange>
              </w:rPr>
            </w:pPr>
            <w:r w:rsidRPr="008C506B">
              <w:rPr>
                <w:rFonts w:ascii="Arial" w:eastAsia="Times New Roman" w:hAnsi="Arial" w:cs="Arial" w:hint="eastAsia"/>
                <w:color w:val="000000" w:themeColor="text1"/>
                <w:sz w:val="20"/>
                <w:szCs w:val="20"/>
                <w:lang w:val="sv-SE"/>
                <w:rPrChange w:id="294" w:author="Johan Granander" w:date="2026-10-27T18:24:00Z">
                  <w:rPr>
                    <w:rFonts w:ascii="Arial" w:eastAsia="Times New Roman" w:hAnsi="Arial" w:cs="Arial" w:hint="eastAsia"/>
                    <w:color w:val="000000" w:themeColor="text1"/>
                    <w:sz w:val="20"/>
                    <w:szCs w:val="20"/>
                    <w:lang w:val="en-IE"/>
                  </w:rPr>
                </w:rPrChange>
              </w:rPr>
              <w:t>≤</w:t>
            </w:r>
            <w:r w:rsidRPr="008C506B">
              <w:rPr>
                <w:rFonts w:ascii="Arial" w:eastAsia="Times New Roman" w:hAnsi="Arial" w:cs="Arial"/>
                <w:color w:val="000000" w:themeColor="text1"/>
                <w:sz w:val="20"/>
                <w:szCs w:val="20"/>
                <w:lang w:val="sv-SE"/>
                <w:rPrChange w:id="295" w:author="Johan Granander" w:date="2026-10-27T18:24:00Z">
                  <w:rPr>
                    <w:rFonts w:ascii="Arial" w:eastAsia="Times New Roman" w:hAnsi="Arial" w:cs="Arial"/>
                    <w:color w:val="000000" w:themeColor="text1"/>
                    <w:sz w:val="20"/>
                    <w:szCs w:val="20"/>
                    <w:lang w:val="en-IE"/>
                  </w:rPr>
                </w:rPrChange>
              </w:rPr>
              <w:t xml:space="preserve"> 114 L/min (1.51 m/s) via 40 mm pipeline</w:t>
            </w:r>
          </w:p>
        </w:tc>
        <w:tc>
          <w:tcPr>
            <w:tcW w:w="194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AAE4C9"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Within permitted range for electrostatic hazard elimination. No electrostatic risk.</w:t>
            </w:r>
          </w:p>
        </w:tc>
      </w:tr>
      <w:tr w:rsidR="00695415" w:rsidRPr="00CC1702" w14:paraId="13EC20D2" w14:textId="77777777" w:rsidTr="00695415">
        <w:trPr>
          <w:trHeight w:val="741"/>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80C5AB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5D01906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proofErr w:type="spellStart"/>
            <w:r w:rsidRPr="00CC1702">
              <w:rPr>
                <w:rFonts w:ascii="Arial" w:eastAsia="Times New Roman" w:hAnsi="Arial" w:cs="Arial"/>
                <w:color w:val="000000" w:themeColor="text1"/>
                <w:sz w:val="20"/>
                <w:szCs w:val="20"/>
                <w:lang w:val="en-IE"/>
              </w:rPr>
              <w:t>Deprotection</w:t>
            </w:r>
            <w:proofErr w:type="spellEnd"/>
            <w:r w:rsidRPr="00CC1702">
              <w:rPr>
                <w:rFonts w:ascii="Arial" w:eastAsia="Times New Roman" w:hAnsi="Arial" w:cs="Arial"/>
                <w:color w:val="000000" w:themeColor="text1"/>
                <w:sz w:val="20"/>
                <w:szCs w:val="20"/>
                <w:lang w:val="en-IE"/>
              </w:rPr>
              <w:t xml:space="preserve"> solution transfer</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200E6CEF" w14:textId="77777777" w:rsidR="001A46FA" w:rsidRPr="008C506B" w:rsidRDefault="001A46FA" w:rsidP="00D36263">
            <w:pPr>
              <w:spacing w:after="0" w:line="240" w:lineRule="auto"/>
              <w:jc w:val="center"/>
              <w:textAlignment w:val="baseline"/>
              <w:rPr>
                <w:rFonts w:ascii="Arial" w:eastAsia="Times New Roman" w:hAnsi="Arial" w:cs="Arial"/>
                <w:color w:val="000000" w:themeColor="text1"/>
                <w:sz w:val="20"/>
                <w:szCs w:val="20"/>
                <w:lang w:val="sv-SE"/>
                <w:rPrChange w:id="296" w:author="Johan Granander" w:date="2026-10-27T18:24:00Z">
                  <w:rPr>
                    <w:rFonts w:ascii="Arial" w:eastAsia="Times New Roman" w:hAnsi="Arial" w:cs="Arial"/>
                    <w:color w:val="000000" w:themeColor="text1"/>
                    <w:sz w:val="20"/>
                    <w:szCs w:val="20"/>
                    <w:lang w:val="en-IE"/>
                  </w:rPr>
                </w:rPrChange>
              </w:rPr>
            </w:pPr>
            <w:r w:rsidRPr="008C506B">
              <w:rPr>
                <w:rFonts w:ascii="Arial" w:eastAsia="Times New Roman" w:hAnsi="Arial" w:cs="Arial" w:hint="eastAsia"/>
                <w:color w:val="000000" w:themeColor="text1"/>
                <w:sz w:val="20"/>
                <w:szCs w:val="20"/>
                <w:lang w:val="sv-SE"/>
                <w:rPrChange w:id="297" w:author="Johan Granander" w:date="2026-10-27T18:24:00Z">
                  <w:rPr>
                    <w:rFonts w:ascii="Arial" w:eastAsia="Times New Roman" w:hAnsi="Arial" w:cs="Arial" w:hint="eastAsia"/>
                    <w:color w:val="000000" w:themeColor="text1"/>
                    <w:sz w:val="20"/>
                    <w:szCs w:val="20"/>
                    <w:lang w:val="en-IE"/>
                  </w:rPr>
                </w:rPrChange>
              </w:rPr>
              <w:t>≤</w:t>
            </w:r>
            <w:r w:rsidRPr="008C506B">
              <w:rPr>
                <w:rFonts w:ascii="Arial" w:eastAsia="Times New Roman" w:hAnsi="Arial" w:cs="Arial"/>
                <w:color w:val="000000" w:themeColor="text1"/>
                <w:sz w:val="20"/>
                <w:szCs w:val="20"/>
                <w:lang w:val="sv-SE"/>
                <w:rPrChange w:id="298" w:author="Johan Granander" w:date="2026-10-27T18:24:00Z">
                  <w:rPr>
                    <w:rFonts w:ascii="Arial" w:eastAsia="Times New Roman" w:hAnsi="Arial" w:cs="Arial"/>
                    <w:color w:val="000000" w:themeColor="text1"/>
                    <w:sz w:val="20"/>
                    <w:szCs w:val="20"/>
                    <w:lang w:val="en-IE"/>
                  </w:rPr>
                </w:rPrChange>
              </w:rPr>
              <w:t xml:space="preserve"> 57 L/min (0.76 m/s) via 40 mm pipeline</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475BD4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Within permitted range. No electrostatic risk.</w:t>
            </w:r>
          </w:p>
        </w:tc>
      </w:tr>
      <w:tr w:rsidR="00695415" w:rsidRPr="00CC1702" w14:paraId="30545997"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B3D6B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2409CF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Drain to waste</w:t>
            </w:r>
          </w:p>
        </w:tc>
        <w:tc>
          <w:tcPr>
            <w:tcW w:w="13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D3A1C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Diaphragm pump, ~455 L / 15–20 min, 40 mm pipeline</w:t>
            </w:r>
          </w:p>
        </w:tc>
        <w:tc>
          <w:tcPr>
            <w:tcW w:w="194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F3140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Within permitted range. No electrostatic risk.</w:t>
            </w:r>
          </w:p>
        </w:tc>
      </w:tr>
      <w:tr w:rsidR="00695415" w:rsidRPr="00CC1702" w14:paraId="46ABD0CA"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2EFDB1C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559AC4F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Nitrogen protection/</w:t>
            </w:r>
            <w:proofErr w:type="spellStart"/>
            <w:r w:rsidRPr="00CC1702">
              <w:rPr>
                <w:rFonts w:ascii="Arial" w:eastAsia="Times New Roman" w:hAnsi="Arial" w:cs="Arial"/>
                <w:color w:val="000000" w:themeColor="text1"/>
                <w:sz w:val="20"/>
                <w:szCs w:val="20"/>
                <w:lang w:val="en-IE"/>
              </w:rPr>
              <w:t>inertization</w:t>
            </w:r>
            <w:proofErr w:type="spellEnd"/>
            <w:r w:rsidRPr="00CC1702">
              <w:rPr>
                <w:rFonts w:ascii="Arial" w:eastAsia="Times New Roman" w:hAnsi="Arial" w:cs="Arial"/>
                <w:color w:val="000000" w:themeColor="text1"/>
                <w:sz w:val="20"/>
                <w:szCs w:val="20"/>
                <w:lang w:val="en-IE"/>
              </w:rPr>
              <w:t xml:space="preserve">/nitrogen </w:t>
            </w:r>
            <w:proofErr w:type="spellStart"/>
            <w:r w:rsidRPr="00CC1702">
              <w:rPr>
                <w:rFonts w:ascii="Arial" w:eastAsia="Times New Roman" w:hAnsi="Arial" w:cs="Arial"/>
                <w:color w:val="000000" w:themeColor="text1"/>
                <w:sz w:val="20"/>
                <w:szCs w:val="20"/>
                <w:lang w:val="en-IE"/>
              </w:rPr>
              <w:t>sparging</w:t>
            </w:r>
            <w:proofErr w:type="spellEnd"/>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2D81FF42"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The equipment is equipped with nitrogen protection, </w:t>
            </w:r>
            <w:proofErr w:type="spellStart"/>
            <w:r w:rsidRPr="00CC1702">
              <w:rPr>
                <w:rFonts w:ascii="Arial" w:eastAsia="Times New Roman" w:hAnsi="Arial" w:cs="Arial"/>
                <w:color w:val="000000" w:themeColor="text1"/>
                <w:sz w:val="20"/>
                <w:szCs w:val="20"/>
                <w:lang w:val="en-IE"/>
              </w:rPr>
              <w:t>inertization</w:t>
            </w:r>
            <w:proofErr w:type="spellEnd"/>
            <w:r w:rsidRPr="00CC1702">
              <w:rPr>
                <w:rFonts w:ascii="Arial" w:eastAsia="Times New Roman" w:hAnsi="Arial" w:cs="Arial"/>
                <w:color w:val="000000" w:themeColor="text1"/>
                <w:sz w:val="20"/>
                <w:szCs w:val="20"/>
                <w:lang w:val="en-IE"/>
              </w:rPr>
              <w:t xml:space="preserve"> and nitrogen </w:t>
            </w:r>
            <w:proofErr w:type="spellStart"/>
            <w:r w:rsidRPr="00CC1702">
              <w:rPr>
                <w:rFonts w:ascii="Arial" w:eastAsia="Times New Roman" w:hAnsi="Arial" w:cs="Arial"/>
                <w:color w:val="000000" w:themeColor="text1"/>
                <w:sz w:val="20"/>
                <w:szCs w:val="20"/>
                <w:lang w:val="en-IE"/>
              </w:rPr>
              <w:t>sparging</w:t>
            </w:r>
            <w:proofErr w:type="spellEnd"/>
            <w:r w:rsidRPr="00CC1702">
              <w:rPr>
                <w:rFonts w:ascii="Arial" w:eastAsia="Times New Roman" w:hAnsi="Arial" w:cs="Arial"/>
                <w:color w:val="000000" w:themeColor="text1"/>
                <w:sz w:val="20"/>
                <w:szCs w:val="20"/>
                <w:lang w:val="en-IE"/>
              </w:rPr>
              <w:t xml:space="preserve"> functions. The range of nitrogen flow rate in the workshop is 1.5~15 m³/h.</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F2A592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The nitrogen </w:t>
            </w:r>
            <w:proofErr w:type="spellStart"/>
            <w:r w:rsidRPr="00CC1702">
              <w:rPr>
                <w:rFonts w:ascii="Arial" w:eastAsia="Times New Roman" w:hAnsi="Arial" w:cs="Arial"/>
                <w:color w:val="000000" w:themeColor="text1"/>
                <w:sz w:val="20"/>
                <w:szCs w:val="20"/>
                <w:lang w:val="en-IE"/>
              </w:rPr>
              <w:t>sparging</w:t>
            </w:r>
            <w:proofErr w:type="spellEnd"/>
            <w:r w:rsidRPr="00CC1702">
              <w:rPr>
                <w:rFonts w:ascii="Arial" w:eastAsia="Times New Roman" w:hAnsi="Arial" w:cs="Arial"/>
                <w:color w:val="000000" w:themeColor="text1"/>
                <w:sz w:val="20"/>
                <w:szCs w:val="20"/>
                <w:lang w:val="en-IE"/>
              </w:rPr>
              <w:t xml:space="preserve"> flow rate range required by the process is within the nitrogen </w:t>
            </w:r>
            <w:proofErr w:type="spellStart"/>
            <w:r w:rsidRPr="00CC1702">
              <w:rPr>
                <w:rFonts w:ascii="Arial" w:eastAsia="Times New Roman" w:hAnsi="Arial" w:cs="Arial"/>
                <w:color w:val="000000" w:themeColor="text1"/>
                <w:sz w:val="20"/>
                <w:szCs w:val="20"/>
                <w:lang w:val="en-IE"/>
              </w:rPr>
              <w:t>sparging</w:t>
            </w:r>
            <w:proofErr w:type="spellEnd"/>
            <w:r w:rsidRPr="00CC1702">
              <w:rPr>
                <w:rFonts w:ascii="Arial" w:eastAsia="Times New Roman" w:hAnsi="Arial" w:cs="Arial"/>
                <w:color w:val="000000" w:themeColor="text1"/>
                <w:sz w:val="20"/>
                <w:szCs w:val="20"/>
                <w:lang w:val="en-IE"/>
              </w:rPr>
              <w:t xml:space="preserve"> flow rate range of the equipment.</w:t>
            </w:r>
          </w:p>
        </w:tc>
      </w:tr>
      <w:tr w:rsidR="00695415" w:rsidRPr="00CC1702" w14:paraId="43F0BCE7"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75AD2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57F72FF"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Sampling for IPC testing</w:t>
            </w:r>
          </w:p>
        </w:tc>
        <w:tc>
          <w:tcPr>
            <w:tcW w:w="13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56BA0B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The equipment is equipped with a sampling port.</w:t>
            </w:r>
          </w:p>
        </w:tc>
        <w:tc>
          <w:tcPr>
            <w:tcW w:w="194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D006A09"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No risk.</w:t>
            </w:r>
          </w:p>
        </w:tc>
      </w:tr>
      <w:tr w:rsidR="00695415" w:rsidRPr="00CC1702" w14:paraId="2D683591"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58BB779"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5C0A505B"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2-CTC resin charge</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12B9A421"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Charge via powder charging bag</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76DA3D22"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No risk.</w:t>
            </w:r>
          </w:p>
        </w:tc>
      </w:tr>
      <w:tr w:rsidR="00695415" w:rsidRPr="00CC1702" w14:paraId="5A3FF3CE"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DBCB07"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8088CBB"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Control system</w:t>
            </w:r>
          </w:p>
        </w:tc>
        <w:tc>
          <w:tcPr>
            <w:tcW w:w="13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0BBCD2"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PLC (validated)</w:t>
            </w:r>
          </w:p>
        </w:tc>
        <w:tc>
          <w:tcPr>
            <w:tcW w:w="194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57AACA"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PLC system will be used — validated; no risk.</w:t>
            </w:r>
          </w:p>
        </w:tc>
      </w:tr>
      <w:tr w:rsidR="00695415" w:rsidRPr="00CC1702" w14:paraId="04B42394"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278F94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Synthesis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56010C83"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Spray ball</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149DC01"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Yes — CIP spray ball installed</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989C0BF"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Used for cleaning; no risk for washing or rinsing.</w:t>
            </w:r>
          </w:p>
        </w:tc>
      </w:tr>
      <w:tr w:rsidR="001A46FA" w:rsidRPr="00CC1702" w14:paraId="6E16FF28" w14:textId="77777777" w:rsidTr="00695415">
        <w:trPr>
          <w:trHeight w:val="299"/>
        </w:trPr>
        <w:tc>
          <w:tcPr>
            <w:tcW w:w="5000" w:type="pct"/>
            <w:gridSpan w:val="4"/>
            <w:tcBorders>
              <w:top w:val="single" w:sz="6" w:space="0" w:color="AAAAAA"/>
              <w:left w:val="single" w:sz="6" w:space="0" w:color="AAAAAA"/>
              <w:bottom w:val="single" w:sz="6" w:space="0" w:color="AAAAAA"/>
              <w:right w:val="single" w:sz="6" w:space="0" w:color="AAAAAA"/>
            </w:tcBorders>
            <w:shd w:val="clear" w:color="auto" w:fill="D5E8F0"/>
            <w:hideMark/>
          </w:tcPr>
          <w:p w14:paraId="0DC5889F" w14:textId="77777777" w:rsidR="001A46FA" w:rsidRPr="00CC1702" w:rsidRDefault="001A46FA" w:rsidP="00D36263">
            <w:pPr>
              <w:spacing w:after="0" w:line="240" w:lineRule="auto"/>
              <w:textAlignment w:val="baseline"/>
              <w:rPr>
                <w:rFonts w:ascii="Arial" w:eastAsia="Times New Roman" w:hAnsi="Arial" w:cs="Arial"/>
                <w:sz w:val="20"/>
                <w:szCs w:val="20"/>
              </w:rPr>
            </w:pPr>
            <w:r w:rsidRPr="00CC1702">
              <w:rPr>
                <w:rFonts w:ascii="Arial" w:eastAsia="Times New Roman" w:hAnsi="Arial" w:cs="Arial"/>
                <w:b/>
                <w:bCs/>
                <w:color w:val="1F4E79"/>
                <w:sz w:val="20"/>
                <w:szCs w:val="20"/>
                <w:lang w:val="en-IE"/>
              </w:rPr>
              <w:t>Activation Tank (TJ4S-1213-Sy15-R01)</w:t>
            </w:r>
          </w:p>
        </w:tc>
      </w:tr>
      <w:tr w:rsidR="001A46FA" w:rsidRPr="00CC1702" w14:paraId="1A0896A5"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3479D5B"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D6C52A5"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Amino acid charging</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FAB72AF"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Manual charge via N</w:t>
            </w:r>
            <w:r w:rsidRPr="00CC1702">
              <w:rPr>
                <w:rFonts w:ascii="Cambria Math" w:eastAsia="Times New Roman" w:hAnsi="Cambria Math" w:cs="Cambria Math"/>
                <w:color w:val="000000" w:themeColor="text1"/>
                <w:sz w:val="20"/>
                <w:szCs w:val="20"/>
                <w:lang w:val="en-IE"/>
              </w:rPr>
              <w:t>₂</w:t>
            </w:r>
            <w:r w:rsidRPr="00CC1702">
              <w:rPr>
                <w:rFonts w:ascii="Arial" w:eastAsia="Times New Roman" w:hAnsi="Arial" w:cs="Arial"/>
                <w:color w:val="000000" w:themeColor="text1"/>
                <w:sz w:val="20"/>
                <w:szCs w:val="20"/>
                <w:lang w:val="en-IE"/>
              </w:rPr>
              <w:t>-protected flexible isolator</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1F5BA65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Same system as reference batch. No risk.</w:t>
            </w:r>
          </w:p>
        </w:tc>
      </w:tr>
      <w:tr w:rsidR="001A46FA" w:rsidRPr="00CC1702" w14:paraId="7C627ED6"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5687FF46"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3A58F746"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Material of Construction (MOC)</w:t>
            </w:r>
          </w:p>
        </w:tc>
        <w:tc>
          <w:tcPr>
            <w:tcW w:w="1383"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0212FFEA"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proofErr w:type="spellStart"/>
            <w:r w:rsidRPr="00CC1702">
              <w:rPr>
                <w:rFonts w:ascii="Arial" w:eastAsia="Times New Roman" w:hAnsi="Arial" w:cs="Arial"/>
                <w:color w:val="000000" w:themeColor="text1"/>
                <w:sz w:val="20"/>
                <w:szCs w:val="20"/>
                <w:lang w:val="en-IE"/>
              </w:rPr>
              <w:t>Hastelloy</w:t>
            </w:r>
            <w:proofErr w:type="spellEnd"/>
          </w:p>
        </w:tc>
        <w:tc>
          <w:tcPr>
            <w:tcW w:w="1947"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2DF0726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MOC is compatible with all process reagents and  solvents (DMF, DIPEA, DIC, </w:t>
            </w:r>
            <w:proofErr w:type="spellStart"/>
            <w:r w:rsidRPr="00CC1702">
              <w:rPr>
                <w:rFonts w:ascii="Arial" w:eastAsia="Times New Roman" w:hAnsi="Arial" w:cs="Arial"/>
                <w:color w:val="000000" w:themeColor="text1"/>
                <w:sz w:val="20"/>
                <w:szCs w:val="20"/>
                <w:lang w:val="en-IE"/>
              </w:rPr>
              <w:t>Oxyma</w:t>
            </w:r>
            <w:proofErr w:type="spellEnd"/>
            <w:r w:rsidRPr="00CC1702">
              <w:rPr>
                <w:rFonts w:ascii="微软雅黑" w:eastAsia="微软雅黑" w:hAnsi="微软雅黑" w:cs="微软雅黑" w:hint="eastAsia"/>
                <w:color w:val="000000" w:themeColor="text1"/>
                <w:sz w:val="20"/>
                <w:szCs w:val="20"/>
                <w:lang w:val="en-IE"/>
              </w:rPr>
              <w:t>，</w:t>
            </w:r>
            <w:proofErr w:type="spellStart"/>
            <w:r w:rsidRPr="00CC1702">
              <w:rPr>
                <w:rFonts w:ascii="Arial" w:eastAsia="Times New Roman" w:hAnsi="Arial" w:cs="Arial"/>
                <w:color w:val="000000" w:themeColor="text1"/>
                <w:sz w:val="20"/>
                <w:szCs w:val="20"/>
                <w:lang w:val="en-IE"/>
              </w:rPr>
              <w:t>PyBOP</w:t>
            </w:r>
            <w:proofErr w:type="spellEnd"/>
            <w:r w:rsidRPr="00CC1702">
              <w:rPr>
                <w:rFonts w:ascii="Arial" w:eastAsia="Times New Roman" w:hAnsi="Arial" w:cs="Arial"/>
                <w:color w:val="000000" w:themeColor="text1"/>
                <w:sz w:val="20"/>
                <w:szCs w:val="20"/>
                <w:lang w:val="en-IE"/>
              </w:rPr>
              <w:t>). No risk.</w:t>
            </w:r>
          </w:p>
        </w:tc>
      </w:tr>
      <w:tr w:rsidR="001A46FA" w:rsidRPr="00CC1702" w14:paraId="3B1E6098"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9A8D445"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CE45713"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Capacity</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2EED3EFB"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1500 L</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5E95FD2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~325 L Max batch volume. No risk.</w:t>
            </w:r>
          </w:p>
        </w:tc>
      </w:tr>
      <w:tr w:rsidR="001A46FA" w:rsidRPr="00CC1702" w14:paraId="78551E23"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176C785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37527D2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Stirring volume</w:t>
            </w:r>
          </w:p>
        </w:tc>
        <w:tc>
          <w:tcPr>
            <w:tcW w:w="1383"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7296F955"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Stirring volume range of equipment (at rest): 84.4 L</w:t>
            </w:r>
          </w:p>
        </w:tc>
        <w:tc>
          <w:tcPr>
            <w:tcW w:w="1947"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24E8216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Min batch volume: 144 L. No risk.</w:t>
            </w:r>
          </w:p>
        </w:tc>
      </w:tr>
      <w:tr w:rsidR="001A46FA" w:rsidRPr="00CC1702" w14:paraId="1DD72138"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747222B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lastRenderedPageBreak/>
              <w:t>Activation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59ABC0F1"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Agitator speed</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2D15C960" w14:textId="34DAB6A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15-130 </w:t>
            </w:r>
            <w:commentRangeStart w:id="299"/>
            <w:commentRangeStart w:id="300"/>
            <w:r w:rsidRPr="00CC1702">
              <w:rPr>
                <w:rFonts w:ascii="Arial" w:eastAsia="Times New Roman" w:hAnsi="Arial" w:cs="Arial"/>
                <w:color w:val="000000" w:themeColor="text1"/>
                <w:sz w:val="20"/>
                <w:szCs w:val="20"/>
                <w:lang w:val="en-IE"/>
              </w:rPr>
              <w:t>r</w:t>
            </w:r>
            <w:del w:id="301" w:author="fuzhonghua" w:date="2026-10-28T11:18:00Z">
              <w:r w:rsidRPr="00502A61" w:rsidDel="00502A61">
                <w:rPr>
                  <w:rFonts w:ascii="Arial" w:eastAsia="Times New Roman" w:hAnsi="Arial" w:cs="Arial"/>
                  <w:color w:val="000000" w:themeColor="text1"/>
                  <w:sz w:val="20"/>
                  <w:szCs w:val="20"/>
                  <w:lang w:val="en-IE"/>
                  <w:rPrChange w:id="302" w:author="fuzhonghua" w:date="2026-10-28T11:18:00Z">
                    <w:rPr>
                      <w:rFonts w:asciiTheme="minorEastAsia" w:hAnsiTheme="minorEastAsia" w:cs="Arial"/>
                      <w:color w:val="000000" w:themeColor="text1"/>
                      <w:sz w:val="20"/>
                      <w:szCs w:val="20"/>
                      <w:lang w:val="en-IE"/>
                    </w:rPr>
                  </w:rPrChange>
                </w:rPr>
                <w:delText>/min</w:delText>
              </w:r>
              <w:commentRangeEnd w:id="299"/>
              <w:r w:rsidR="00904633" w:rsidRPr="00502A61" w:rsidDel="00502A61">
                <w:rPr>
                  <w:rFonts w:ascii="Arial" w:eastAsia="Times New Roman" w:hAnsi="Arial"/>
                  <w:rPrChange w:id="303" w:author="fuzhonghua" w:date="2026-10-28T11:18:00Z">
                    <w:rPr>
                      <w:rStyle w:val="af4"/>
                      <w:rFonts w:asciiTheme="minorEastAsia" w:hAnsiTheme="minorEastAsia" w:cs="Arial"/>
                      <w:color w:val="000000" w:themeColor="text1"/>
                      <w:sz w:val="20"/>
                      <w:szCs w:val="20"/>
                      <w:lang w:val="en-IE"/>
                    </w:rPr>
                  </w:rPrChange>
                </w:rPr>
                <w:commentReference w:id="299"/>
              </w:r>
            </w:del>
            <w:commentRangeEnd w:id="300"/>
            <w:r w:rsidR="00502A61">
              <w:rPr>
                <w:rStyle w:val="af4"/>
              </w:rPr>
              <w:commentReference w:id="300"/>
            </w:r>
            <w:ins w:id="304" w:author="fuzhonghua" w:date="2026-10-28T11:18:00Z">
              <w:r w:rsidR="00502A61" w:rsidRPr="00502A61">
                <w:rPr>
                  <w:rFonts w:ascii="Arial" w:eastAsia="Times New Roman" w:hAnsi="Arial" w:cs="Arial"/>
                  <w:color w:val="000000" w:themeColor="text1"/>
                  <w:sz w:val="20"/>
                  <w:szCs w:val="20"/>
                  <w:lang w:val="en-IE"/>
                  <w:rPrChange w:id="305" w:author="fuzhonghua" w:date="2026-10-28T11:18:00Z">
                    <w:rPr>
                      <w:rFonts w:asciiTheme="minorEastAsia" w:hAnsiTheme="minorEastAsia" w:cs="Arial"/>
                      <w:color w:val="000000" w:themeColor="text1"/>
                      <w:sz w:val="20"/>
                      <w:szCs w:val="20"/>
                      <w:lang w:val="en-IE"/>
                    </w:rPr>
                  </w:rPrChange>
                </w:rPr>
                <w:t>pm</w:t>
              </w:r>
            </w:ins>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37DB29F6"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Reference agitation speed: 95±10 rpm</w:t>
            </w:r>
          </w:p>
          <w:p w14:paraId="6DE5A425"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Confirmed sufficient for resin/DMF mixing. Same with reference batch. No risk.</w:t>
            </w:r>
          </w:p>
        </w:tc>
      </w:tr>
      <w:tr w:rsidR="001A46FA" w:rsidRPr="00CC1702" w14:paraId="504DC9AA"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vAlign w:val="center"/>
          </w:tcPr>
          <w:p w14:paraId="61222BE5"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tank</w:t>
            </w:r>
          </w:p>
        </w:tc>
        <w:tc>
          <w:tcPr>
            <w:tcW w:w="1044" w:type="pct"/>
            <w:tcBorders>
              <w:top w:val="single" w:sz="6" w:space="0" w:color="AAAAAA"/>
              <w:left w:val="single" w:sz="6" w:space="0" w:color="AAAAAA"/>
              <w:bottom w:val="single" w:sz="6" w:space="0" w:color="AAAAAA"/>
              <w:right w:val="single" w:sz="6" w:space="0" w:color="AAAAAA"/>
            </w:tcBorders>
            <w:vAlign w:val="center"/>
          </w:tcPr>
          <w:p w14:paraId="76FAE62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DMF charging accuracy</w:t>
            </w:r>
          </w:p>
        </w:tc>
        <w:tc>
          <w:tcPr>
            <w:tcW w:w="1383" w:type="pct"/>
            <w:tcBorders>
              <w:top w:val="single" w:sz="6" w:space="0" w:color="AAAAAA"/>
              <w:left w:val="single" w:sz="6" w:space="0" w:color="AAAAAA"/>
              <w:bottom w:val="single" w:sz="6" w:space="0" w:color="AAAAAA"/>
              <w:right w:val="single" w:sz="6" w:space="0" w:color="AAAAAA"/>
            </w:tcBorders>
            <w:vAlign w:val="center"/>
          </w:tcPr>
          <w:p w14:paraId="125B5616"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Charging accuracy is ≤2 kg when the charging amount is 5~70 kg; Charging accuracy is within ±3% when the charging amount is ≥70 kg.</w:t>
            </w:r>
          </w:p>
        </w:tc>
        <w:tc>
          <w:tcPr>
            <w:tcW w:w="1947" w:type="pct"/>
            <w:tcBorders>
              <w:top w:val="single" w:sz="6" w:space="0" w:color="AAAAAA"/>
              <w:left w:val="single" w:sz="6" w:space="0" w:color="AAAAAA"/>
              <w:bottom w:val="single" w:sz="6" w:space="0" w:color="AAAAAA"/>
              <w:right w:val="single" w:sz="6" w:space="0" w:color="AAAAAA"/>
            </w:tcBorders>
            <w:vAlign w:val="center"/>
          </w:tcPr>
          <w:p w14:paraId="5502323A"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DMF charging amount: Min 91.01 kg</w:t>
            </w:r>
          </w:p>
        </w:tc>
      </w:tr>
      <w:tr w:rsidR="001A46FA" w:rsidRPr="00CC1702" w14:paraId="3C2BF1CC"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33E5C7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A6F308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DMF charging speed</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6A59451" w14:textId="77777777" w:rsidR="001A46FA" w:rsidRPr="008C506B" w:rsidRDefault="001A46FA" w:rsidP="00D36263">
            <w:pPr>
              <w:spacing w:after="0" w:line="240" w:lineRule="auto"/>
              <w:jc w:val="center"/>
              <w:textAlignment w:val="baseline"/>
              <w:rPr>
                <w:rFonts w:ascii="Arial" w:eastAsia="Times New Roman" w:hAnsi="Arial" w:cs="Arial"/>
                <w:color w:val="000000" w:themeColor="text1"/>
                <w:sz w:val="20"/>
                <w:szCs w:val="20"/>
                <w:lang w:val="sv-SE"/>
                <w:rPrChange w:id="306" w:author="Johan Granander" w:date="2026-10-27T18:24:00Z">
                  <w:rPr>
                    <w:rFonts w:ascii="Arial" w:eastAsia="Times New Roman" w:hAnsi="Arial" w:cs="Arial"/>
                    <w:color w:val="000000" w:themeColor="text1"/>
                    <w:sz w:val="20"/>
                    <w:szCs w:val="20"/>
                    <w:lang w:val="en-IE"/>
                  </w:rPr>
                </w:rPrChange>
              </w:rPr>
            </w:pPr>
            <w:r w:rsidRPr="008C506B">
              <w:rPr>
                <w:rFonts w:ascii="Arial" w:eastAsia="Times New Roman" w:hAnsi="Arial" w:cs="Arial" w:hint="eastAsia"/>
                <w:color w:val="000000" w:themeColor="text1"/>
                <w:sz w:val="20"/>
                <w:szCs w:val="20"/>
                <w:lang w:val="sv-SE"/>
                <w:rPrChange w:id="307" w:author="Johan Granander" w:date="2026-10-27T18:24:00Z">
                  <w:rPr>
                    <w:rFonts w:ascii="Arial" w:eastAsia="Times New Roman" w:hAnsi="Arial" w:cs="Arial" w:hint="eastAsia"/>
                    <w:color w:val="000000" w:themeColor="text1"/>
                    <w:sz w:val="20"/>
                    <w:szCs w:val="20"/>
                    <w:lang w:val="en-IE"/>
                  </w:rPr>
                </w:rPrChange>
              </w:rPr>
              <w:t>≤</w:t>
            </w:r>
            <w:r w:rsidRPr="008C506B">
              <w:rPr>
                <w:rFonts w:ascii="Arial" w:eastAsia="Times New Roman" w:hAnsi="Arial" w:cs="Arial"/>
                <w:color w:val="000000" w:themeColor="text1"/>
                <w:sz w:val="20"/>
                <w:szCs w:val="20"/>
                <w:lang w:val="sv-SE"/>
                <w:rPrChange w:id="308" w:author="Johan Granander" w:date="2026-10-27T18:24:00Z">
                  <w:rPr>
                    <w:rFonts w:ascii="Arial" w:eastAsia="Times New Roman" w:hAnsi="Arial" w:cs="Arial"/>
                    <w:color w:val="000000" w:themeColor="text1"/>
                    <w:sz w:val="20"/>
                    <w:szCs w:val="20"/>
                    <w:lang w:val="en-IE"/>
                  </w:rPr>
                </w:rPrChange>
              </w:rPr>
              <w:t xml:space="preserve"> 40 L/min via 40 mm pipeline</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937C923"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Within permitted electrostatic range. No risk.</w:t>
            </w:r>
          </w:p>
        </w:tc>
      </w:tr>
      <w:tr w:rsidR="001A46FA" w:rsidRPr="00CC1702" w14:paraId="22E1411D"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vAlign w:val="center"/>
          </w:tcPr>
          <w:p w14:paraId="7CE7EDC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tank</w:t>
            </w:r>
          </w:p>
        </w:tc>
        <w:tc>
          <w:tcPr>
            <w:tcW w:w="1044" w:type="pct"/>
            <w:tcBorders>
              <w:top w:val="single" w:sz="6" w:space="0" w:color="AAAAAA"/>
              <w:left w:val="single" w:sz="6" w:space="0" w:color="AAAAAA"/>
              <w:bottom w:val="single" w:sz="6" w:space="0" w:color="AAAAAA"/>
              <w:right w:val="single" w:sz="6" w:space="0" w:color="AAAAAA"/>
            </w:tcBorders>
            <w:vAlign w:val="center"/>
          </w:tcPr>
          <w:p w14:paraId="689A0737"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Temperature control</w:t>
            </w:r>
          </w:p>
        </w:tc>
        <w:tc>
          <w:tcPr>
            <w:tcW w:w="1383" w:type="pct"/>
            <w:tcBorders>
              <w:top w:val="single" w:sz="6" w:space="0" w:color="AAAAAA"/>
              <w:left w:val="single" w:sz="6" w:space="0" w:color="AAAAAA"/>
              <w:bottom w:val="single" w:sz="6" w:space="0" w:color="AAAAAA"/>
              <w:right w:val="single" w:sz="6" w:space="0" w:color="AAAAAA"/>
            </w:tcBorders>
            <w:vAlign w:val="center"/>
          </w:tcPr>
          <w:p w14:paraId="7813C90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Control range of temperature of the equipment capability:</w:t>
            </w:r>
          </w:p>
          <w:p w14:paraId="2A142202" w14:textId="60F27731"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-6~54</w:t>
            </w:r>
            <w:ins w:id="309" w:author="Johan Granander" w:date="2026-10-27T18:47:00Z">
              <w:r w:rsidR="00904633">
                <w:rPr>
                  <w:rFonts w:ascii="Arial" w:eastAsia="Times New Roman" w:hAnsi="Arial" w:cs="Arial"/>
                  <w:color w:val="000000" w:themeColor="text1"/>
                  <w:sz w:val="20"/>
                  <w:szCs w:val="20"/>
                  <w:lang w:val="en-IE"/>
                </w:rPr>
                <w:t xml:space="preserve"> </w:t>
              </w:r>
            </w:ins>
            <w:r w:rsidRPr="00CC1702">
              <w:rPr>
                <w:rFonts w:ascii="微软雅黑" w:eastAsia="微软雅黑" w:hAnsi="微软雅黑" w:cs="微软雅黑" w:hint="eastAsia"/>
                <w:color w:val="000000" w:themeColor="text1"/>
                <w:sz w:val="20"/>
                <w:szCs w:val="20"/>
                <w:lang w:val="en-IE"/>
              </w:rPr>
              <w:t>℃</w:t>
            </w:r>
          </w:p>
        </w:tc>
        <w:tc>
          <w:tcPr>
            <w:tcW w:w="1947" w:type="pct"/>
            <w:tcBorders>
              <w:top w:val="single" w:sz="6" w:space="0" w:color="AAAAAA"/>
              <w:left w:val="single" w:sz="6" w:space="0" w:color="AAAAAA"/>
              <w:bottom w:val="single" w:sz="6" w:space="0" w:color="AAAAAA"/>
              <w:right w:val="single" w:sz="6" w:space="0" w:color="AAAAAA"/>
            </w:tcBorders>
            <w:vAlign w:val="center"/>
          </w:tcPr>
          <w:p w14:paraId="616961F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The control range of batch temperature from process requirement is within the control range of equipment capability</w:t>
            </w:r>
          </w:p>
        </w:tc>
      </w:tr>
      <w:tr w:rsidR="001A46FA" w:rsidRPr="00CC1702" w14:paraId="15D9278A"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368BC855"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2B9133B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Temperature measurement</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7C795D86"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The temperature measurement of the equipment is from the bottom.</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5705D56A"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The minimum batch volume is within the minimum temperature sensing capability, ensuring good temperature monitoring.</w:t>
            </w:r>
          </w:p>
        </w:tc>
      </w:tr>
      <w:tr w:rsidR="001A46FA" w:rsidRPr="00CC1702" w14:paraId="0ABB07C1"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vAlign w:val="center"/>
            <w:hideMark/>
          </w:tcPr>
          <w:p w14:paraId="46CE9F6A"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tank</w:t>
            </w:r>
          </w:p>
        </w:tc>
        <w:tc>
          <w:tcPr>
            <w:tcW w:w="1044" w:type="pct"/>
            <w:tcBorders>
              <w:top w:val="single" w:sz="6" w:space="0" w:color="AAAAAA"/>
              <w:left w:val="single" w:sz="6" w:space="0" w:color="AAAAAA"/>
              <w:bottom w:val="single" w:sz="6" w:space="0" w:color="AAAAAA"/>
              <w:right w:val="single" w:sz="6" w:space="0" w:color="AAAAAA"/>
            </w:tcBorders>
            <w:vAlign w:val="center"/>
            <w:hideMark/>
          </w:tcPr>
          <w:p w14:paraId="7FC68DE1"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Transfer to synthesis reactor</w:t>
            </w:r>
          </w:p>
        </w:tc>
        <w:tc>
          <w:tcPr>
            <w:tcW w:w="1383" w:type="pct"/>
            <w:tcBorders>
              <w:top w:val="single" w:sz="6" w:space="0" w:color="AAAAAA"/>
              <w:left w:val="single" w:sz="6" w:space="0" w:color="AAAAAA"/>
              <w:bottom w:val="single" w:sz="6" w:space="0" w:color="AAAAAA"/>
              <w:right w:val="single" w:sz="6" w:space="0" w:color="AAAAAA"/>
            </w:tcBorders>
            <w:vAlign w:val="center"/>
            <w:hideMark/>
          </w:tcPr>
          <w:p w14:paraId="7F3DF1E9"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Fixed pipeline, N</w:t>
            </w:r>
            <w:r w:rsidRPr="00CC1702">
              <w:rPr>
                <w:rFonts w:ascii="Cambria Math" w:eastAsia="Times New Roman" w:hAnsi="Cambria Math" w:cs="Cambria Math"/>
                <w:color w:val="000000" w:themeColor="text1"/>
                <w:sz w:val="20"/>
                <w:szCs w:val="20"/>
                <w:lang w:val="en-IE"/>
              </w:rPr>
              <w:t>₂</w:t>
            </w:r>
            <w:r w:rsidRPr="00CC1702">
              <w:rPr>
                <w:rFonts w:ascii="Arial" w:eastAsia="Times New Roman" w:hAnsi="Arial" w:cs="Arial"/>
                <w:color w:val="000000" w:themeColor="text1"/>
                <w:sz w:val="20"/>
                <w:szCs w:val="20"/>
                <w:lang w:val="en-IE"/>
              </w:rPr>
              <w:t xml:space="preserve"> pressure ≤ 0.15 MPa, ≤ 114 L/min</w:t>
            </w:r>
          </w:p>
        </w:tc>
        <w:tc>
          <w:tcPr>
            <w:tcW w:w="1947" w:type="pct"/>
            <w:tcBorders>
              <w:top w:val="single" w:sz="6" w:space="0" w:color="AAAAAA"/>
              <w:left w:val="single" w:sz="6" w:space="0" w:color="AAAAAA"/>
              <w:bottom w:val="single" w:sz="6" w:space="0" w:color="AAAAAA"/>
              <w:right w:val="single" w:sz="6" w:space="0" w:color="AAAAAA"/>
            </w:tcBorders>
            <w:vAlign w:val="center"/>
            <w:hideMark/>
          </w:tcPr>
          <w:p w14:paraId="06767D8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Within permitted electrostatic range. No risk.</w:t>
            </w:r>
          </w:p>
        </w:tc>
      </w:tr>
      <w:tr w:rsidR="001A46FA" w:rsidRPr="00CC1702" w14:paraId="11115B16"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4252AD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0E85423"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Solid charge</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BF0B61B"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Charge via powder charging bag</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C86F92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No risk.</w:t>
            </w:r>
          </w:p>
        </w:tc>
      </w:tr>
      <w:tr w:rsidR="001A46FA" w:rsidRPr="00CC1702" w14:paraId="6322BC70"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vAlign w:val="center"/>
          </w:tcPr>
          <w:p w14:paraId="61E00FAA"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tank</w:t>
            </w:r>
          </w:p>
        </w:tc>
        <w:tc>
          <w:tcPr>
            <w:tcW w:w="1044" w:type="pct"/>
            <w:tcBorders>
              <w:top w:val="single" w:sz="6" w:space="0" w:color="AAAAAA"/>
              <w:left w:val="single" w:sz="6" w:space="0" w:color="AAAAAA"/>
              <w:bottom w:val="single" w:sz="6" w:space="0" w:color="AAAAAA"/>
              <w:right w:val="single" w:sz="6" w:space="0" w:color="AAAAAA"/>
            </w:tcBorders>
            <w:vAlign w:val="center"/>
          </w:tcPr>
          <w:p w14:paraId="6BC5E132"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Control system</w:t>
            </w:r>
          </w:p>
        </w:tc>
        <w:tc>
          <w:tcPr>
            <w:tcW w:w="1383" w:type="pct"/>
            <w:tcBorders>
              <w:top w:val="single" w:sz="6" w:space="0" w:color="AAAAAA"/>
              <w:left w:val="single" w:sz="6" w:space="0" w:color="AAAAAA"/>
              <w:bottom w:val="single" w:sz="6" w:space="0" w:color="AAAAAA"/>
              <w:right w:val="single" w:sz="6" w:space="0" w:color="AAAAAA"/>
            </w:tcBorders>
            <w:vAlign w:val="center"/>
          </w:tcPr>
          <w:p w14:paraId="215D1F5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PLC (validated)</w:t>
            </w:r>
          </w:p>
        </w:tc>
        <w:tc>
          <w:tcPr>
            <w:tcW w:w="1947" w:type="pct"/>
            <w:tcBorders>
              <w:top w:val="single" w:sz="6" w:space="0" w:color="AAAAAA"/>
              <w:left w:val="single" w:sz="6" w:space="0" w:color="AAAAAA"/>
              <w:bottom w:val="single" w:sz="6" w:space="0" w:color="AAAAAA"/>
              <w:right w:val="single" w:sz="6" w:space="0" w:color="AAAAAA"/>
            </w:tcBorders>
            <w:vAlign w:val="center"/>
          </w:tcPr>
          <w:p w14:paraId="0C88474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PLC system will be used — validated; no risk.</w:t>
            </w:r>
          </w:p>
        </w:tc>
      </w:tr>
      <w:tr w:rsidR="001A46FA" w:rsidRPr="00CC1702" w14:paraId="6B162D07"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6A4127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Activation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1F6644A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Spray ball</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31640B6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Yes — CIP spray ball installed</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615BD9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Used for cleaning; no risk for washing or rinsing.</w:t>
            </w:r>
          </w:p>
        </w:tc>
      </w:tr>
      <w:tr w:rsidR="001A46FA" w:rsidRPr="00CC1702" w14:paraId="0AAE4DB9" w14:textId="77777777" w:rsidTr="00695415">
        <w:trPr>
          <w:trHeight w:val="299"/>
        </w:trPr>
        <w:tc>
          <w:tcPr>
            <w:tcW w:w="5000" w:type="pct"/>
            <w:gridSpan w:val="4"/>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4CCA5F14" w14:textId="77777777" w:rsidR="001A46FA" w:rsidRPr="00CC1702" w:rsidRDefault="001A46FA" w:rsidP="00D36263">
            <w:pPr>
              <w:spacing w:after="0" w:line="240" w:lineRule="auto"/>
              <w:textAlignment w:val="baseline"/>
              <w:rPr>
                <w:rFonts w:ascii="Arial" w:eastAsia="Times New Roman" w:hAnsi="Arial" w:cs="Arial"/>
                <w:b/>
                <w:bCs/>
                <w:color w:val="1F4E79"/>
                <w:sz w:val="20"/>
                <w:szCs w:val="20"/>
                <w:lang w:val="en-IE"/>
              </w:rPr>
            </w:pPr>
            <w:r w:rsidRPr="00CC1702">
              <w:rPr>
                <w:rFonts w:ascii="Arial" w:eastAsia="Times New Roman" w:hAnsi="Arial" w:cs="Arial"/>
                <w:b/>
                <w:bCs/>
                <w:color w:val="1F4E79"/>
                <w:sz w:val="20"/>
                <w:szCs w:val="20"/>
                <w:lang w:val="en-IE"/>
              </w:rPr>
              <w:t>Activation Tank (TJ4S-1213-SPS01-AT01/ TJ4S-1213-SPS01-AT02)</w:t>
            </w:r>
          </w:p>
        </w:tc>
      </w:tr>
      <w:tr w:rsidR="001A46FA" w:rsidRPr="00CC1702" w14:paraId="7512E009"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BE8624F" w14:textId="77777777" w:rsidR="001A46FA" w:rsidRPr="00CC1702" w:rsidRDefault="001A46FA" w:rsidP="00077F60">
            <w:pPr>
              <w:jc w:val="center"/>
              <w:rPr>
                <w:rFonts w:ascii="Arial" w:eastAsia="Times New Roman" w:hAnsi="Arial" w:cs="Arial"/>
                <w:bCs/>
                <w:kern w:val="32"/>
                <w:sz w:val="20"/>
                <w:szCs w:val="20"/>
                <w:lang w:val="en-IE"/>
              </w:rPr>
            </w:pPr>
            <w:r w:rsidRPr="00CC1702">
              <w:rPr>
                <w:rFonts w:ascii="Arial" w:eastAsia="Times New Roman" w:hAnsi="Arial" w:cs="Arial"/>
                <w:bCs/>
                <w:kern w:val="32"/>
                <w:sz w:val="20"/>
                <w:szCs w:val="20"/>
                <w:lang w:val="en-IE"/>
              </w:rPr>
              <w:t>Agitation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D106210" w14:textId="77777777" w:rsidR="001A46FA" w:rsidRPr="00CC1702" w:rsidRDefault="001A46FA" w:rsidP="00077F60">
            <w:pPr>
              <w:jc w:val="center"/>
              <w:rPr>
                <w:rFonts w:ascii="Arial" w:eastAsia="Times New Roman" w:hAnsi="Arial" w:cs="Arial"/>
                <w:bCs/>
                <w:kern w:val="32"/>
                <w:sz w:val="20"/>
                <w:szCs w:val="20"/>
                <w:lang w:val="en-IE"/>
              </w:rPr>
            </w:pPr>
            <w:r w:rsidRPr="00CC1702">
              <w:rPr>
                <w:rFonts w:ascii="Arial" w:eastAsia="Times New Roman" w:hAnsi="Arial" w:cs="Arial"/>
                <w:bCs/>
                <w:kern w:val="32"/>
                <w:sz w:val="20"/>
                <w:szCs w:val="20"/>
                <w:lang w:val="en-IE"/>
              </w:rPr>
              <w:t>Material of Construction (MOC)</w:t>
            </w:r>
          </w:p>
        </w:tc>
        <w:tc>
          <w:tcPr>
            <w:tcW w:w="1383"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88EF931" w14:textId="77777777" w:rsidR="001A46FA" w:rsidRPr="00CC1702" w:rsidRDefault="001A46FA" w:rsidP="00077F60">
            <w:pPr>
              <w:jc w:val="center"/>
              <w:rPr>
                <w:rFonts w:ascii="Arial" w:eastAsia="Times New Roman" w:hAnsi="Arial" w:cs="Arial"/>
                <w:bCs/>
                <w:kern w:val="32"/>
                <w:sz w:val="20"/>
                <w:szCs w:val="20"/>
                <w:lang w:val="en-IE"/>
              </w:rPr>
            </w:pPr>
            <w:r w:rsidRPr="00CC1702">
              <w:rPr>
                <w:rFonts w:ascii="Arial" w:eastAsia="Times New Roman" w:hAnsi="Arial" w:cs="Arial"/>
                <w:bCs/>
                <w:kern w:val="32"/>
                <w:sz w:val="20"/>
                <w:szCs w:val="20"/>
                <w:lang w:val="en-IE"/>
              </w:rPr>
              <w:t>Stainless Steel</w:t>
            </w:r>
          </w:p>
        </w:tc>
        <w:tc>
          <w:tcPr>
            <w:tcW w:w="194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FFAD6E5" w14:textId="77777777" w:rsidR="001A46FA" w:rsidRPr="00CC1702" w:rsidRDefault="001A46FA" w:rsidP="00077F60">
            <w:pPr>
              <w:jc w:val="center"/>
              <w:rPr>
                <w:rFonts w:ascii="Arial" w:eastAsia="Times New Roman" w:hAnsi="Arial" w:cs="Arial"/>
                <w:bCs/>
                <w:kern w:val="32"/>
                <w:sz w:val="20"/>
                <w:szCs w:val="20"/>
                <w:lang w:val="en-IE"/>
              </w:rPr>
            </w:pPr>
            <w:r w:rsidRPr="00CC1702">
              <w:rPr>
                <w:rFonts w:ascii="Arial" w:eastAsia="Times New Roman" w:hAnsi="Arial" w:cs="Arial"/>
                <w:bCs/>
                <w:kern w:val="32"/>
                <w:sz w:val="20"/>
                <w:szCs w:val="20"/>
                <w:lang w:val="en-IE"/>
              </w:rPr>
              <w:t xml:space="preserve">MOC is compatible with all process solvents (DMF, </w:t>
            </w:r>
            <w:proofErr w:type="spellStart"/>
            <w:r w:rsidRPr="00CC1702">
              <w:rPr>
                <w:rFonts w:ascii="Arial" w:eastAsia="Times New Roman" w:hAnsi="Arial" w:cs="Arial"/>
                <w:bCs/>
                <w:kern w:val="32"/>
                <w:sz w:val="20"/>
                <w:szCs w:val="20"/>
                <w:lang w:val="en-IE"/>
              </w:rPr>
              <w:t>Piperidine</w:t>
            </w:r>
            <w:proofErr w:type="spellEnd"/>
            <w:r w:rsidRPr="00CC1702">
              <w:rPr>
                <w:rFonts w:ascii="Arial" w:eastAsia="Times New Roman" w:hAnsi="Arial" w:cs="Arial"/>
                <w:bCs/>
                <w:kern w:val="32"/>
                <w:sz w:val="20"/>
                <w:szCs w:val="20"/>
                <w:lang w:val="en-IE"/>
              </w:rPr>
              <w:t>). No risk.</w:t>
            </w:r>
          </w:p>
        </w:tc>
      </w:tr>
      <w:tr w:rsidR="001A46FA" w:rsidRPr="00CC1702" w14:paraId="135F3EF0"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029B91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Agitation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BAEC96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DMF charging speed</w:t>
            </w:r>
          </w:p>
        </w:tc>
        <w:tc>
          <w:tcPr>
            <w:tcW w:w="1383"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B72303E" w14:textId="77777777" w:rsidR="001A46FA" w:rsidRPr="008C506B" w:rsidRDefault="001A46FA" w:rsidP="00D36263">
            <w:pPr>
              <w:spacing w:after="0" w:line="240" w:lineRule="auto"/>
              <w:jc w:val="center"/>
              <w:textAlignment w:val="baseline"/>
              <w:rPr>
                <w:rFonts w:ascii="Arial" w:eastAsia="Times New Roman" w:hAnsi="Arial" w:cs="Arial"/>
                <w:color w:val="000000" w:themeColor="text1"/>
                <w:sz w:val="20"/>
                <w:szCs w:val="20"/>
                <w:lang w:val="sv-SE"/>
                <w:rPrChange w:id="310" w:author="Johan Granander" w:date="2026-10-27T18:24:00Z">
                  <w:rPr>
                    <w:rFonts w:ascii="Arial" w:eastAsia="Times New Roman" w:hAnsi="Arial" w:cs="Arial"/>
                    <w:color w:val="000000" w:themeColor="text1"/>
                    <w:sz w:val="20"/>
                    <w:szCs w:val="20"/>
                    <w:lang w:val="en-IE"/>
                  </w:rPr>
                </w:rPrChange>
              </w:rPr>
            </w:pPr>
            <w:r w:rsidRPr="008C506B">
              <w:rPr>
                <w:rFonts w:ascii="Arial" w:eastAsia="Times New Roman" w:hAnsi="Arial" w:cs="Arial" w:hint="eastAsia"/>
                <w:color w:val="000000" w:themeColor="text1"/>
                <w:sz w:val="20"/>
                <w:szCs w:val="20"/>
                <w:lang w:val="sv-SE"/>
                <w:rPrChange w:id="311" w:author="Johan Granander" w:date="2026-10-27T18:24:00Z">
                  <w:rPr>
                    <w:rFonts w:ascii="Arial" w:eastAsia="Times New Roman" w:hAnsi="Arial" w:cs="Arial" w:hint="eastAsia"/>
                    <w:color w:val="000000" w:themeColor="text1"/>
                    <w:sz w:val="20"/>
                    <w:szCs w:val="20"/>
                    <w:lang w:val="en-IE"/>
                  </w:rPr>
                </w:rPrChange>
              </w:rPr>
              <w:t>≤</w:t>
            </w:r>
            <w:r w:rsidRPr="008C506B">
              <w:rPr>
                <w:rFonts w:ascii="Arial" w:eastAsia="Times New Roman" w:hAnsi="Arial" w:cs="Arial"/>
                <w:color w:val="000000" w:themeColor="text1"/>
                <w:sz w:val="20"/>
                <w:szCs w:val="20"/>
                <w:lang w:val="sv-SE"/>
                <w:rPrChange w:id="312" w:author="Johan Granander" w:date="2026-10-27T18:24:00Z">
                  <w:rPr>
                    <w:rFonts w:ascii="Arial" w:eastAsia="Times New Roman" w:hAnsi="Arial" w:cs="Arial"/>
                    <w:color w:val="000000" w:themeColor="text1"/>
                    <w:sz w:val="20"/>
                    <w:szCs w:val="20"/>
                    <w:lang w:val="en-IE"/>
                  </w:rPr>
                </w:rPrChange>
              </w:rPr>
              <w:t xml:space="preserve"> 60 L/min via 40 mm pipeline</w:t>
            </w:r>
          </w:p>
        </w:tc>
        <w:tc>
          <w:tcPr>
            <w:tcW w:w="194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6B18599"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Within permitted electrostatic range. No risk.</w:t>
            </w:r>
          </w:p>
        </w:tc>
      </w:tr>
      <w:tr w:rsidR="001A46FA" w:rsidRPr="00CC1702" w14:paraId="0BB2EE25"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7FE3682"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Agitation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E7DF157"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proofErr w:type="spellStart"/>
            <w:r w:rsidRPr="00CC1702">
              <w:rPr>
                <w:rFonts w:ascii="Arial" w:eastAsia="Times New Roman" w:hAnsi="Arial" w:cs="Arial"/>
                <w:color w:val="000000" w:themeColor="text1"/>
                <w:sz w:val="20"/>
                <w:szCs w:val="20"/>
                <w:lang w:val="en-IE"/>
              </w:rPr>
              <w:t>Piperidine</w:t>
            </w:r>
            <w:proofErr w:type="spellEnd"/>
            <w:r w:rsidRPr="00CC1702">
              <w:rPr>
                <w:rFonts w:ascii="Arial" w:eastAsia="Times New Roman" w:hAnsi="Arial" w:cs="Arial"/>
                <w:color w:val="000000" w:themeColor="text1"/>
                <w:sz w:val="20"/>
                <w:szCs w:val="20"/>
                <w:lang w:val="en-IE"/>
              </w:rPr>
              <w:t> charging speed</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0A087D3" w14:textId="77777777" w:rsidR="001A46FA" w:rsidRPr="008C506B" w:rsidRDefault="001A46FA" w:rsidP="00D36263">
            <w:pPr>
              <w:spacing w:after="0" w:line="240" w:lineRule="auto"/>
              <w:jc w:val="center"/>
              <w:textAlignment w:val="baseline"/>
              <w:rPr>
                <w:rFonts w:ascii="Arial" w:eastAsia="Times New Roman" w:hAnsi="Arial" w:cs="Arial"/>
                <w:color w:val="000000" w:themeColor="text1"/>
                <w:sz w:val="20"/>
                <w:szCs w:val="20"/>
                <w:lang w:val="sv-SE"/>
                <w:rPrChange w:id="313" w:author="Johan Granander" w:date="2026-10-27T18:24:00Z">
                  <w:rPr>
                    <w:rFonts w:ascii="Arial" w:eastAsia="Times New Roman" w:hAnsi="Arial" w:cs="Arial"/>
                    <w:color w:val="000000" w:themeColor="text1"/>
                    <w:sz w:val="20"/>
                    <w:szCs w:val="20"/>
                    <w:lang w:val="en-IE"/>
                  </w:rPr>
                </w:rPrChange>
              </w:rPr>
            </w:pPr>
            <w:r w:rsidRPr="008C506B">
              <w:rPr>
                <w:rFonts w:ascii="Arial" w:eastAsia="Times New Roman" w:hAnsi="Arial" w:cs="Arial" w:hint="eastAsia"/>
                <w:color w:val="000000" w:themeColor="text1"/>
                <w:sz w:val="20"/>
                <w:szCs w:val="20"/>
                <w:lang w:val="sv-SE"/>
                <w:rPrChange w:id="314" w:author="Johan Granander" w:date="2026-10-27T18:24:00Z">
                  <w:rPr>
                    <w:rFonts w:ascii="Arial" w:eastAsia="Times New Roman" w:hAnsi="Arial" w:cs="Arial" w:hint="eastAsia"/>
                    <w:color w:val="000000" w:themeColor="text1"/>
                    <w:sz w:val="20"/>
                    <w:szCs w:val="20"/>
                    <w:lang w:val="en-IE"/>
                  </w:rPr>
                </w:rPrChange>
              </w:rPr>
              <w:t>≤</w:t>
            </w:r>
            <w:r w:rsidRPr="008C506B">
              <w:rPr>
                <w:rFonts w:ascii="Arial" w:eastAsia="Times New Roman" w:hAnsi="Arial" w:cs="Arial"/>
                <w:color w:val="000000" w:themeColor="text1"/>
                <w:sz w:val="20"/>
                <w:szCs w:val="20"/>
                <w:lang w:val="sv-SE"/>
                <w:rPrChange w:id="315" w:author="Johan Granander" w:date="2026-10-27T18:24:00Z">
                  <w:rPr>
                    <w:rFonts w:ascii="Arial" w:eastAsia="Times New Roman" w:hAnsi="Arial" w:cs="Arial"/>
                    <w:color w:val="000000" w:themeColor="text1"/>
                    <w:sz w:val="20"/>
                    <w:szCs w:val="20"/>
                    <w:lang w:val="en-IE"/>
                  </w:rPr>
                </w:rPrChange>
              </w:rPr>
              <w:t xml:space="preserve"> 40 L/min via 40 mm pipeline</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9876ECF"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Within permitted range. No electrostatic risk.</w:t>
            </w:r>
          </w:p>
        </w:tc>
      </w:tr>
      <w:tr w:rsidR="001A46FA" w:rsidRPr="00CC1702" w14:paraId="1AFEF4CB"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A66A6FA"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Agitation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F20C51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Agitator speed</w:t>
            </w:r>
          </w:p>
        </w:tc>
        <w:tc>
          <w:tcPr>
            <w:tcW w:w="1383"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73628B9"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20~120 rpm</w:t>
            </w:r>
          </w:p>
        </w:tc>
        <w:tc>
          <w:tcPr>
            <w:tcW w:w="194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3C5168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proofErr w:type="spellStart"/>
            <w:r w:rsidRPr="00CC1702">
              <w:rPr>
                <w:rFonts w:ascii="Arial" w:eastAsia="Times New Roman" w:hAnsi="Arial" w:cs="Arial"/>
                <w:color w:val="000000" w:themeColor="text1"/>
                <w:sz w:val="20"/>
                <w:szCs w:val="20"/>
                <w:lang w:val="en-IE"/>
              </w:rPr>
              <w:t>Piperidine</w:t>
            </w:r>
            <w:proofErr w:type="spellEnd"/>
            <w:r w:rsidRPr="00CC1702">
              <w:rPr>
                <w:rFonts w:ascii="Arial" w:eastAsia="Times New Roman" w:hAnsi="Arial" w:cs="Arial"/>
                <w:color w:val="000000" w:themeColor="text1"/>
                <w:sz w:val="20"/>
                <w:szCs w:val="20"/>
                <w:lang w:val="en-IE"/>
              </w:rPr>
              <w:t xml:space="preserve"> soluble in DMF. No risk.</w:t>
            </w:r>
          </w:p>
        </w:tc>
      </w:tr>
      <w:tr w:rsidR="001A46FA" w:rsidRPr="00CC1702" w14:paraId="546B6326"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201D3DB"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Agitation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B2956AB"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Transfer to reactor</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BEEBD5B" w14:textId="77777777" w:rsidR="001A46FA" w:rsidRPr="008C506B" w:rsidRDefault="001A46FA" w:rsidP="00D36263">
            <w:pPr>
              <w:spacing w:after="0" w:line="240" w:lineRule="auto"/>
              <w:jc w:val="center"/>
              <w:textAlignment w:val="baseline"/>
              <w:rPr>
                <w:rFonts w:ascii="Arial" w:eastAsia="Times New Roman" w:hAnsi="Arial" w:cs="Arial"/>
                <w:color w:val="000000" w:themeColor="text1"/>
                <w:sz w:val="20"/>
                <w:szCs w:val="20"/>
                <w:lang w:val="sv-SE"/>
                <w:rPrChange w:id="316" w:author="Johan Granander" w:date="2026-10-27T18:24:00Z">
                  <w:rPr>
                    <w:rFonts w:ascii="Arial" w:eastAsia="Times New Roman" w:hAnsi="Arial" w:cs="Arial"/>
                    <w:color w:val="000000" w:themeColor="text1"/>
                    <w:sz w:val="20"/>
                    <w:szCs w:val="20"/>
                    <w:lang w:val="en-IE"/>
                  </w:rPr>
                </w:rPrChange>
              </w:rPr>
            </w:pPr>
            <w:r w:rsidRPr="008C506B">
              <w:rPr>
                <w:rFonts w:ascii="Arial" w:eastAsia="Times New Roman" w:hAnsi="Arial" w:cs="Arial" w:hint="eastAsia"/>
                <w:color w:val="000000" w:themeColor="text1"/>
                <w:sz w:val="20"/>
                <w:szCs w:val="20"/>
                <w:lang w:val="sv-SE"/>
                <w:rPrChange w:id="317" w:author="Johan Granander" w:date="2026-10-27T18:24:00Z">
                  <w:rPr>
                    <w:rFonts w:ascii="Arial" w:eastAsia="Times New Roman" w:hAnsi="Arial" w:cs="Arial" w:hint="eastAsia"/>
                    <w:color w:val="000000" w:themeColor="text1"/>
                    <w:sz w:val="20"/>
                    <w:szCs w:val="20"/>
                    <w:lang w:val="en-IE"/>
                  </w:rPr>
                </w:rPrChange>
              </w:rPr>
              <w:t>≤</w:t>
            </w:r>
            <w:r w:rsidRPr="008C506B">
              <w:rPr>
                <w:rFonts w:ascii="Arial" w:eastAsia="Times New Roman" w:hAnsi="Arial" w:cs="Arial"/>
                <w:color w:val="000000" w:themeColor="text1"/>
                <w:sz w:val="20"/>
                <w:szCs w:val="20"/>
                <w:lang w:val="sv-SE"/>
                <w:rPrChange w:id="318" w:author="Johan Granander" w:date="2026-10-27T18:24:00Z">
                  <w:rPr>
                    <w:rFonts w:ascii="Arial" w:eastAsia="Times New Roman" w:hAnsi="Arial" w:cs="Arial"/>
                    <w:color w:val="000000" w:themeColor="text1"/>
                    <w:sz w:val="20"/>
                    <w:szCs w:val="20"/>
                    <w:lang w:val="en-IE"/>
                  </w:rPr>
                </w:rPrChange>
              </w:rPr>
              <w:t xml:space="preserve"> 114 L/min (1.51 m/s) via 40 mm pipeline</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0E320BA"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Within permitted range. No electrostatic risk.</w:t>
            </w:r>
          </w:p>
        </w:tc>
      </w:tr>
      <w:tr w:rsidR="001A46FA" w:rsidRPr="00CC1702" w14:paraId="213BEAF9" w14:textId="77777777" w:rsidTr="00695415">
        <w:trPr>
          <w:trHeight w:val="299"/>
        </w:trPr>
        <w:tc>
          <w:tcPr>
            <w:tcW w:w="5000" w:type="pct"/>
            <w:gridSpan w:val="4"/>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6C79214" w14:textId="77777777" w:rsidR="001A46FA" w:rsidRPr="00CC1702" w:rsidRDefault="001A46FA" w:rsidP="00D36263">
            <w:pPr>
              <w:spacing w:after="0" w:line="240" w:lineRule="auto"/>
              <w:textAlignment w:val="baseline"/>
              <w:rPr>
                <w:rFonts w:ascii="Arial" w:eastAsia="Times New Roman" w:hAnsi="Arial" w:cs="Arial"/>
                <w:b/>
                <w:bCs/>
                <w:color w:val="1F4E79"/>
                <w:sz w:val="20"/>
                <w:szCs w:val="20"/>
                <w:lang w:val="en-IE"/>
              </w:rPr>
            </w:pPr>
            <w:r w:rsidRPr="00CC1702">
              <w:rPr>
                <w:rFonts w:ascii="Arial" w:eastAsia="Times New Roman" w:hAnsi="Arial" w:cs="Arial"/>
                <w:b/>
                <w:bCs/>
                <w:color w:val="1F4E79"/>
                <w:sz w:val="20"/>
                <w:szCs w:val="20"/>
                <w:lang w:val="en-IE"/>
              </w:rPr>
              <w:t>Glass-lined Reactor (TJ4S-1213-R22)</w:t>
            </w:r>
          </w:p>
        </w:tc>
      </w:tr>
      <w:tr w:rsidR="001A46FA" w:rsidRPr="00CC1702" w14:paraId="05E07A2E"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12B226E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Glass-lined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578B3A97"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Material of Construction (MOC)</w:t>
            </w:r>
          </w:p>
        </w:tc>
        <w:tc>
          <w:tcPr>
            <w:tcW w:w="1383"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1353A86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Glass-lined</w:t>
            </w:r>
          </w:p>
        </w:tc>
        <w:tc>
          <w:tcPr>
            <w:tcW w:w="1947"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0B70EA7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MOC is compatible with all process reagents and solvents (pyridine, acetic anhydride and DMF,). No risk.</w:t>
            </w:r>
          </w:p>
        </w:tc>
      </w:tr>
      <w:tr w:rsidR="001A46FA" w:rsidRPr="00CC1702" w14:paraId="0FDD938F"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FBBF61B"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lastRenderedPageBreak/>
              <w:t>Glass-lined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38DD108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Stirring volume</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13D0A12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Stirring volume range of equipment (at rest): 82.30 L</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5C41EC7"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Min batch volume: 288L. </w:t>
            </w:r>
          </w:p>
        </w:tc>
      </w:tr>
      <w:tr w:rsidR="001A46FA" w:rsidRPr="00CC1702" w14:paraId="65663080"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2729191"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Glass-lined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0473F7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Agitator speed</w:t>
            </w:r>
          </w:p>
        </w:tc>
        <w:tc>
          <w:tcPr>
            <w:tcW w:w="1383"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85B9A1F"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0~138 rpm</w:t>
            </w:r>
          </w:p>
        </w:tc>
        <w:tc>
          <w:tcPr>
            <w:tcW w:w="194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D34467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The range of agitation speed from process requirements: 95±10 rpm.</w:t>
            </w:r>
          </w:p>
          <w:p w14:paraId="19802DB5"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No risk.</w:t>
            </w:r>
          </w:p>
        </w:tc>
      </w:tr>
      <w:tr w:rsidR="00695415" w:rsidRPr="00CC1702" w14:paraId="6F4D214A"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1C5F7DB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Glass-lined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166769F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Temperature measurement</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18590C5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Minimum volume of the inner temperature probe (at rest): 123.10 L</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2B3A1BE6"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The minimum batch volume is within the minimum temperature sensing capability, ensuring good temperature monitoring.</w:t>
            </w:r>
          </w:p>
        </w:tc>
      </w:tr>
      <w:tr w:rsidR="00695415" w:rsidRPr="00CC1702" w14:paraId="48F3ACCB"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0312CF"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Glass-lined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F58402"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Solvents (DMF) charging accuracy</w:t>
            </w:r>
          </w:p>
        </w:tc>
        <w:tc>
          <w:tcPr>
            <w:tcW w:w="13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AD647D2"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Charging accuracy is ±3.0% when the charging amount is 2.00~300 kg; </w:t>
            </w:r>
          </w:p>
        </w:tc>
        <w:tc>
          <w:tcPr>
            <w:tcW w:w="194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98E304F" w14:textId="6E08407E"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DMF charging amount: 44.14 </w:t>
            </w:r>
            <w:del w:id="319" w:author="Johan Granander" w:date="2026-10-27T18:47:00Z">
              <w:r w:rsidRPr="00CC1702" w:rsidDel="00640420">
                <w:rPr>
                  <w:rFonts w:ascii="Arial" w:eastAsia="Times New Roman" w:hAnsi="Arial" w:cs="Arial"/>
                  <w:color w:val="000000" w:themeColor="text1"/>
                  <w:sz w:val="20"/>
                  <w:szCs w:val="20"/>
                  <w:lang w:val="en-IE"/>
                </w:rPr>
                <w:delText xml:space="preserve">kg </w:delText>
              </w:r>
            </w:del>
            <w:r w:rsidRPr="00CC1702">
              <w:rPr>
                <w:rFonts w:ascii="Arial" w:eastAsia="Times New Roman" w:hAnsi="Arial" w:cs="Arial"/>
                <w:color w:val="000000" w:themeColor="text1"/>
                <w:sz w:val="20"/>
                <w:szCs w:val="20"/>
                <w:lang w:val="en-IE"/>
              </w:rPr>
              <w:t>~ 272.77 kg</w:t>
            </w:r>
          </w:p>
          <w:p w14:paraId="0EE02B8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No risk.</w:t>
            </w:r>
          </w:p>
        </w:tc>
      </w:tr>
      <w:tr w:rsidR="00695415" w:rsidRPr="00CC1702" w14:paraId="355DBA6C"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738C927"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Glass-lined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889BC1A"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Reagents (pyridine) charging accuracy</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702109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Charging accuracy is ±3.0% when the charging amount is 2.00~300 kg;</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7543D802" w14:textId="1384BA73"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Pyridine charging amount: 6.25 </w:t>
            </w:r>
            <w:del w:id="320" w:author="Johan Granander" w:date="2026-10-27T18:47:00Z">
              <w:r w:rsidRPr="00CC1702" w:rsidDel="00640420">
                <w:rPr>
                  <w:rFonts w:ascii="Arial" w:eastAsia="Times New Roman" w:hAnsi="Arial" w:cs="Arial"/>
                  <w:color w:val="000000" w:themeColor="text1"/>
                  <w:sz w:val="20"/>
                  <w:szCs w:val="20"/>
                  <w:lang w:val="en-IE"/>
                </w:rPr>
                <w:delText xml:space="preserve">kg </w:delText>
              </w:r>
            </w:del>
            <w:r w:rsidRPr="00CC1702">
              <w:rPr>
                <w:rFonts w:ascii="Arial" w:eastAsia="Times New Roman" w:hAnsi="Arial" w:cs="Arial"/>
                <w:color w:val="000000" w:themeColor="text1"/>
                <w:sz w:val="20"/>
                <w:szCs w:val="20"/>
                <w:lang w:val="en-IE"/>
              </w:rPr>
              <w:t>~ 6.63 kg</w:t>
            </w:r>
          </w:p>
          <w:p w14:paraId="46C2AC6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No risk.</w:t>
            </w:r>
          </w:p>
        </w:tc>
      </w:tr>
      <w:tr w:rsidR="00695415" w:rsidRPr="00CC1702" w14:paraId="76A9E512"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C59F7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Glass-lined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38491F2"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Reagents (acetic anhydride) charging accuracy</w:t>
            </w:r>
          </w:p>
        </w:tc>
        <w:tc>
          <w:tcPr>
            <w:tcW w:w="13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FDFBD58"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Charging accuracy is ±3.0% when the charging amount is 2.00~300 kg;</w:t>
            </w:r>
          </w:p>
        </w:tc>
        <w:tc>
          <w:tcPr>
            <w:tcW w:w="194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56F96EF" w14:textId="40AC42AC"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Acetic anhydride charging amount: 6.71 </w:t>
            </w:r>
            <w:del w:id="321" w:author="Johan Granander" w:date="2026-10-27T18:47:00Z">
              <w:r w:rsidRPr="00CC1702" w:rsidDel="00640420">
                <w:rPr>
                  <w:rFonts w:ascii="Arial" w:eastAsia="Times New Roman" w:hAnsi="Arial" w:cs="Arial"/>
                  <w:color w:val="000000" w:themeColor="text1"/>
                  <w:sz w:val="20"/>
                  <w:szCs w:val="20"/>
                  <w:lang w:val="en-IE"/>
                </w:rPr>
                <w:delText xml:space="preserve">kg </w:delText>
              </w:r>
            </w:del>
            <w:r w:rsidRPr="00CC1702">
              <w:rPr>
                <w:rFonts w:ascii="Arial" w:eastAsia="Times New Roman" w:hAnsi="Arial" w:cs="Arial"/>
                <w:color w:val="000000" w:themeColor="text1"/>
                <w:sz w:val="20"/>
                <w:szCs w:val="20"/>
                <w:lang w:val="en-IE"/>
              </w:rPr>
              <w:t>~ 7.13 kg</w:t>
            </w:r>
          </w:p>
          <w:p w14:paraId="14FE30F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No risk.</w:t>
            </w:r>
          </w:p>
        </w:tc>
      </w:tr>
      <w:tr w:rsidR="001A46FA" w:rsidRPr="00CC1702" w14:paraId="1F6E4405"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EC5E636"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Glass-lined Reactor</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391D9D6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Temperature control</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02D4985"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Control range of temperature of the equipment capability:</w:t>
            </w:r>
          </w:p>
          <w:p w14:paraId="246A54E0" w14:textId="0063769D"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-2.9~112.3</w:t>
            </w:r>
            <w:ins w:id="322" w:author="Johan Granander" w:date="2026-10-27T18:47:00Z">
              <w:r w:rsidR="00640420">
                <w:rPr>
                  <w:rFonts w:ascii="Arial" w:eastAsia="Times New Roman" w:hAnsi="Arial" w:cs="Arial"/>
                  <w:color w:val="000000" w:themeColor="text1"/>
                  <w:sz w:val="20"/>
                  <w:szCs w:val="20"/>
                  <w:lang w:val="en-IE"/>
                </w:rPr>
                <w:t xml:space="preserve"> </w:t>
              </w:r>
            </w:ins>
            <w:r w:rsidRPr="00CC1702">
              <w:rPr>
                <w:rFonts w:ascii="微软雅黑" w:eastAsia="微软雅黑" w:hAnsi="微软雅黑" w:cs="微软雅黑" w:hint="eastAsia"/>
                <w:color w:val="000000" w:themeColor="text1"/>
                <w:sz w:val="20"/>
                <w:szCs w:val="20"/>
                <w:lang w:val="en-IE"/>
              </w:rPr>
              <w:t>℃</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1E46DBE3"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The control range of batch temperature from process requirement is within the control range of equipment capability</w:t>
            </w:r>
          </w:p>
        </w:tc>
      </w:tr>
      <w:tr w:rsidR="001A46FA" w:rsidRPr="00CC1702" w14:paraId="53C66CC4"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434424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Glass-lined Reactor</w:t>
            </w:r>
          </w:p>
        </w:tc>
        <w:tc>
          <w:tcPr>
            <w:tcW w:w="1044"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3DF0B5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Transfer to reactor</w:t>
            </w:r>
          </w:p>
        </w:tc>
        <w:tc>
          <w:tcPr>
            <w:tcW w:w="1383"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EC3AE66" w14:textId="77777777" w:rsidR="001A46FA" w:rsidRPr="008C506B" w:rsidRDefault="001A46FA" w:rsidP="00D36263">
            <w:pPr>
              <w:spacing w:after="0" w:line="240" w:lineRule="auto"/>
              <w:jc w:val="center"/>
              <w:textAlignment w:val="baseline"/>
              <w:rPr>
                <w:rFonts w:ascii="Arial" w:eastAsia="Times New Roman" w:hAnsi="Arial" w:cs="Arial"/>
                <w:color w:val="000000" w:themeColor="text1"/>
                <w:sz w:val="20"/>
                <w:szCs w:val="20"/>
                <w:lang w:val="sv-SE"/>
                <w:rPrChange w:id="323" w:author="Johan Granander" w:date="2026-10-27T18:24:00Z">
                  <w:rPr>
                    <w:rFonts w:ascii="Arial" w:eastAsia="Times New Roman" w:hAnsi="Arial" w:cs="Arial"/>
                    <w:color w:val="000000" w:themeColor="text1"/>
                    <w:sz w:val="20"/>
                    <w:szCs w:val="20"/>
                    <w:lang w:val="en-IE"/>
                  </w:rPr>
                </w:rPrChange>
              </w:rPr>
            </w:pPr>
            <w:r w:rsidRPr="008C506B">
              <w:rPr>
                <w:rFonts w:ascii="Arial" w:eastAsia="Times New Roman" w:hAnsi="Arial" w:cs="Arial" w:hint="eastAsia"/>
                <w:color w:val="000000" w:themeColor="text1"/>
                <w:sz w:val="20"/>
                <w:szCs w:val="20"/>
                <w:lang w:val="sv-SE"/>
                <w:rPrChange w:id="324" w:author="Johan Granander" w:date="2026-10-27T18:24:00Z">
                  <w:rPr>
                    <w:rFonts w:ascii="Arial" w:eastAsia="Times New Roman" w:hAnsi="Arial" w:cs="Arial" w:hint="eastAsia"/>
                    <w:color w:val="000000" w:themeColor="text1"/>
                    <w:sz w:val="20"/>
                    <w:szCs w:val="20"/>
                    <w:lang w:val="en-IE"/>
                  </w:rPr>
                </w:rPrChange>
              </w:rPr>
              <w:t>≤</w:t>
            </w:r>
            <w:r w:rsidRPr="008C506B">
              <w:rPr>
                <w:rFonts w:ascii="Arial" w:eastAsia="Times New Roman" w:hAnsi="Arial" w:cs="Arial"/>
                <w:color w:val="000000" w:themeColor="text1"/>
                <w:sz w:val="20"/>
                <w:szCs w:val="20"/>
                <w:lang w:val="sv-SE"/>
                <w:rPrChange w:id="325" w:author="Johan Granander" w:date="2026-10-27T18:24:00Z">
                  <w:rPr>
                    <w:rFonts w:ascii="Arial" w:eastAsia="Times New Roman" w:hAnsi="Arial" w:cs="Arial"/>
                    <w:color w:val="000000" w:themeColor="text1"/>
                    <w:sz w:val="20"/>
                    <w:szCs w:val="20"/>
                    <w:lang w:val="en-IE"/>
                  </w:rPr>
                </w:rPrChange>
              </w:rPr>
              <w:t xml:space="preserve"> 114 L/min (1.51 m/s) via 40 mm pipeline</w:t>
            </w:r>
          </w:p>
        </w:tc>
        <w:tc>
          <w:tcPr>
            <w:tcW w:w="194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4066110"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Within permitted range. No electrostatic risk.</w:t>
            </w:r>
          </w:p>
        </w:tc>
      </w:tr>
      <w:tr w:rsidR="001A46FA" w:rsidRPr="00CC1702" w14:paraId="17FD062D" w14:textId="77777777" w:rsidTr="00695415">
        <w:trPr>
          <w:trHeight w:val="299"/>
        </w:trPr>
        <w:tc>
          <w:tcPr>
            <w:tcW w:w="5000" w:type="pct"/>
            <w:gridSpan w:val="4"/>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7E477FC1" w14:textId="77777777" w:rsidR="001A46FA" w:rsidRPr="00CC1702" w:rsidRDefault="001A46FA" w:rsidP="00D36263">
            <w:pPr>
              <w:spacing w:after="0" w:line="240" w:lineRule="auto"/>
              <w:textAlignment w:val="baseline"/>
              <w:rPr>
                <w:rFonts w:ascii="Arial" w:eastAsia="Times New Roman" w:hAnsi="Arial" w:cs="Arial"/>
                <w:sz w:val="20"/>
                <w:szCs w:val="20"/>
              </w:rPr>
            </w:pPr>
            <w:r w:rsidRPr="00CC1702">
              <w:rPr>
                <w:rFonts w:ascii="Arial" w:eastAsia="Times New Roman" w:hAnsi="Arial" w:cs="Arial"/>
                <w:b/>
                <w:bCs/>
                <w:color w:val="1F4E79"/>
                <w:sz w:val="20"/>
                <w:szCs w:val="20"/>
                <w:lang w:val="en-IE"/>
              </w:rPr>
              <w:t>Activation Tank (TJ4S-1200-AT02</w:t>
            </w:r>
            <w:r w:rsidRPr="00CC1702">
              <w:rPr>
                <w:rFonts w:ascii="微软雅黑" w:eastAsia="微软雅黑" w:hAnsi="微软雅黑" w:cs="微软雅黑" w:hint="eastAsia"/>
                <w:b/>
                <w:bCs/>
                <w:color w:val="1F4E79"/>
                <w:sz w:val="20"/>
                <w:szCs w:val="20"/>
                <w:lang w:val="en-IE"/>
              </w:rPr>
              <w:t>）</w:t>
            </w:r>
          </w:p>
        </w:tc>
      </w:tr>
      <w:tr w:rsidR="001A46FA" w:rsidRPr="00CC1702" w14:paraId="69D873A5"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0E2B7F3"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Agitation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74B7C9A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Material of Construction (MOC)</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9C10156" w14:textId="23275697" w:rsidR="001A46FA" w:rsidRPr="00CC1702" w:rsidRDefault="00C943F7" w:rsidP="00D36263">
            <w:pPr>
              <w:spacing w:after="0" w:line="240" w:lineRule="auto"/>
              <w:jc w:val="center"/>
              <w:textAlignment w:val="baseline"/>
              <w:rPr>
                <w:rFonts w:ascii="Arial" w:eastAsia="Times New Roman" w:hAnsi="Arial" w:cs="Arial"/>
                <w:color w:val="000000" w:themeColor="text1"/>
                <w:sz w:val="20"/>
                <w:szCs w:val="20"/>
                <w:lang w:val="en-IE"/>
              </w:rPr>
            </w:pPr>
            <w:proofErr w:type="spellStart"/>
            <w:r w:rsidRPr="00CC1702">
              <w:rPr>
                <w:rFonts w:ascii="Arial" w:eastAsia="Times New Roman" w:hAnsi="Arial" w:cs="Arial"/>
                <w:color w:val="000000" w:themeColor="text1"/>
                <w:sz w:val="20"/>
                <w:szCs w:val="20"/>
                <w:lang w:val="en-IE"/>
              </w:rPr>
              <w:t>Hastelloy</w:t>
            </w:r>
            <w:proofErr w:type="spellEnd"/>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C5D1417"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MOC is compatible with all process reagents and solvents (</w:t>
            </w:r>
            <w:proofErr w:type="spellStart"/>
            <w:r w:rsidRPr="00CC1702">
              <w:rPr>
                <w:rFonts w:ascii="Arial" w:eastAsia="Times New Roman" w:hAnsi="Arial" w:cs="Arial"/>
                <w:color w:val="000000" w:themeColor="text1"/>
                <w:sz w:val="20"/>
                <w:szCs w:val="20"/>
                <w:lang w:val="en-IE"/>
              </w:rPr>
              <w:t>Oxyma</w:t>
            </w:r>
            <w:proofErr w:type="spellEnd"/>
            <w:r w:rsidRPr="00CC1702">
              <w:rPr>
                <w:rFonts w:ascii="Arial" w:eastAsia="Times New Roman" w:hAnsi="Arial" w:cs="Arial"/>
                <w:color w:val="000000" w:themeColor="text1"/>
                <w:sz w:val="20"/>
                <w:szCs w:val="20"/>
                <w:lang w:val="en-IE"/>
              </w:rPr>
              <w:t>/DMF). No risk.</w:t>
            </w:r>
          </w:p>
        </w:tc>
      </w:tr>
      <w:tr w:rsidR="001A46FA" w:rsidRPr="00CC1702" w14:paraId="588897F0"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2FD9711C"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Agitation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43D515CA"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Stirring volume</w:t>
            </w:r>
          </w:p>
        </w:tc>
        <w:tc>
          <w:tcPr>
            <w:tcW w:w="1383"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60B1BF52" w14:textId="449B3F26"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Stirring volume range of equipment (at rest): 20.05</w:t>
            </w:r>
            <w:ins w:id="326" w:author="Johan Granander" w:date="2026-10-27T18:47:00Z">
              <w:r w:rsidR="00640420">
                <w:rPr>
                  <w:rFonts w:ascii="Arial" w:eastAsia="Times New Roman" w:hAnsi="Arial" w:cs="Arial"/>
                  <w:color w:val="000000" w:themeColor="text1"/>
                  <w:sz w:val="20"/>
                  <w:szCs w:val="20"/>
                  <w:lang w:val="en-IE"/>
                </w:rPr>
                <w:t xml:space="preserve"> </w:t>
              </w:r>
            </w:ins>
            <w:r w:rsidRPr="00CC1702">
              <w:rPr>
                <w:rFonts w:ascii="Arial" w:eastAsia="Times New Roman" w:hAnsi="Arial" w:cs="Arial"/>
                <w:color w:val="000000" w:themeColor="text1"/>
                <w:sz w:val="20"/>
                <w:szCs w:val="20"/>
                <w:lang w:val="en-IE"/>
              </w:rPr>
              <w:t>L</w:t>
            </w:r>
          </w:p>
        </w:tc>
        <w:tc>
          <w:tcPr>
            <w:tcW w:w="1947"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1E059DEF" w14:textId="29B3D77F"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Min batch volume: 45.88</w:t>
            </w:r>
            <w:ins w:id="327" w:author="Johan Granander" w:date="2026-10-27T18:48:00Z">
              <w:r w:rsidR="00640420">
                <w:rPr>
                  <w:rFonts w:ascii="Arial" w:eastAsia="Times New Roman" w:hAnsi="Arial" w:cs="Arial"/>
                  <w:color w:val="000000" w:themeColor="text1"/>
                  <w:sz w:val="20"/>
                  <w:szCs w:val="20"/>
                  <w:lang w:val="en-IE"/>
                </w:rPr>
                <w:t xml:space="preserve"> </w:t>
              </w:r>
            </w:ins>
            <w:r w:rsidRPr="00CC1702">
              <w:rPr>
                <w:rFonts w:ascii="Arial" w:eastAsia="Times New Roman" w:hAnsi="Arial" w:cs="Arial"/>
                <w:color w:val="000000" w:themeColor="text1"/>
                <w:sz w:val="20"/>
                <w:szCs w:val="20"/>
                <w:lang w:val="en-IE"/>
              </w:rPr>
              <w:t>L. No risk.</w:t>
            </w:r>
          </w:p>
        </w:tc>
      </w:tr>
      <w:tr w:rsidR="001A46FA" w:rsidRPr="00CC1702" w14:paraId="5B9A6E01" w14:textId="77777777" w:rsidTr="00695415">
        <w:trPr>
          <w:trHeight w:val="466"/>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B39C249" w14:textId="61375E7E"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Agitation tank </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1DF13C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Agitator speed</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2607A2E6" w14:textId="7250F5DC"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Max:119.84</w:t>
            </w:r>
            <w:ins w:id="328" w:author="Johan Granander" w:date="2026-10-27T18:47:00Z">
              <w:r w:rsidR="00640420">
                <w:rPr>
                  <w:rFonts w:ascii="Arial" w:eastAsia="Times New Roman" w:hAnsi="Arial" w:cs="Arial"/>
                  <w:color w:val="000000" w:themeColor="text1"/>
                  <w:sz w:val="20"/>
                  <w:szCs w:val="20"/>
                  <w:lang w:val="en-IE"/>
                </w:rPr>
                <w:t xml:space="preserve"> </w:t>
              </w:r>
            </w:ins>
            <w:r w:rsidRPr="00CC1702">
              <w:rPr>
                <w:rFonts w:ascii="Arial" w:eastAsia="Times New Roman" w:hAnsi="Arial" w:cs="Arial"/>
                <w:color w:val="000000" w:themeColor="text1"/>
                <w:sz w:val="20"/>
                <w:szCs w:val="20"/>
                <w:lang w:val="en-IE"/>
              </w:rPr>
              <w:t>rpm</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E011BF6"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proofErr w:type="spellStart"/>
            <w:r w:rsidRPr="00CC1702">
              <w:rPr>
                <w:rFonts w:ascii="Arial" w:eastAsia="Times New Roman" w:hAnsi="Arial" w:cs="Arial"/>
                <w:color w:val="000000" w:themeColor="text1"/>
                <w:sz w:val="20"/>
                <w:szCs w:val="20"/>
                <w:lang w:val="en-IE"/>
              </w:rPr>
              <w:t>Oxyma</w:t>
            </w:r>
            <w:proofErr w:type="spellEnd"/>
            <w:r w:rsidRPr="00CC1702">
              <w:rPr>
                <w:rFonts w:ascii="Arial" w:eastAsia="Times New Roman" w:hAnsi="Arial" w:cs="Arial"/>
                <w:color w:val="000000" w:themeColor="text1"/>
                <w:sz w:val="20"/>
                <w:szCs w:val="20"/>
                <w:lang w:val="en-IE"/>
              </w:rPr>
              <w:t xml:space="preserve"> soluble in DMF. No risk.</w:t>
            </w:r>
          </w:p>
        </w:tc>
      </w:tr>
      <w:tr w:rsidR="001A46FA" w:rsidRPr="00CC1702" w14:paraId="79F8B54A" w14:textId="77777777" w:rsidTr="00695415">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4E7AFAB3" w14:textId="686F2F6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Agitation tank </w:t>
            </w:r>
          </w:p>
        </w:tc>
        <w:tc>
          <w:tcPr>
            <w:tcW w:w="1044"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5EF072C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proofErr w:type="spellStart"/>
            <w:r w:rsidRPr="00CC1702">
              <w:rPr>
                <w:rFonts w:ascii="Arial" w:eastAsia="Times New Roman" w:hAnsi="Arial" w:cs="Arial"/>
                <w:color w:val="000000" w:themeColor="text1"/>
                <w:sz w:val="20"/>
                <w:szCs w:val="20"/>
                <w:lang w:val="en-IE"/>
              </w:rPr>
              <w:t>Oxyma</w:t>
            </w:r>
            <w:proofErr w:type="spellEnd"/>
            <w:r w:rsidRPr="00CC1702">
              <w:rPr>
                <w:rFonts w:ascii="Arial" w:eastAsia="Times New Roman" w:hAnsi="Arial" w:cs="Arial"/>
                <w:color w:val="000000" w:themeColor="text1"/>
                <w:sz w:val="20"/>
                <w:szCs w:val="20"/>
                <w:lang w:val="en-IE"/>
              </w:rPr>
              <w:t xml:space="preserve"> charge</w:t>
            </w:r>
          </w:p>
        </w:tc>
        <w:tc>
          <w:tcPr>
            <w:tcW w:w="1383"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4971112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Charge via powder charging bag</w:t>
            </w:r>
          </w:p>
        </w:tc>
        <w:tc>
          <w:tcPr>
            <w:tcW w:w="1947" w:type="pct"/>
            <w:tcBorders>
              <w:top w:val="single" w:sz="6" w:space="0" w:color="AAAAAA"/>
              <w:left w:val="single" w:sz="6" w:space="0" w:color="AAAAAA"/>
              <w:bottom w:val="single" w:sz="6" w:space="0" w:color="AAAAAA"/>
              <w:right w:val="single" w:sz="6" w:space="0" w:color="AAAAAA"/>
            </w:tcBorders>
            <w:shd w:val="clear" w:color="auto" w:fill="FFFFFF"/>
            <w:vAlign w:val="center"/>
          </w:tcPr>
          <w:p w14:paraId="11AB76C9"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No risk.</w:t>
            </w:r>
          </w:p>
        </w:tc>
      </w:tr>
      <w:tr w:rsidR="00045B54" w:rsidRPr="00CC1702" w14:paraId="3FB5B8BD" w14:textId="77777777" w:rsidTr="00045B54">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554FC188" w14:textId="057B1FDF"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Agitation tank </w:t>
            </w:r>
          </w:p>
        </w:tc>
        <w:tc>
          <w:tcPr>
            <w:tcW w:w="104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6FC05CB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Solvents (DMF) charging accuracy</w:t>
            </w:r>
          </w:p>
        </w:tc>
        <w:tc>
          <w:tcPr>
            <w:tcW w:w="138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1B2B2C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 xml:space="preserve">Charging accuracy is ±3.0% when the charging amount is 2.00~300 kg; </w:t>
            </w:r>
          </w:p>
        </w:tc>
        <w:tc>
          <w:tcPr>
            <w:tcW w:w="1947"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7F822AED"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DMF charging amount: 43.50 ~ 47.50 kg No risk.</w:t>
            </w:r>
          </w:p>
        </w:tc>
      </w:tr>
      <w:tr w:rsidR="00045B54" w:rsidRPr="00CC1702" w14:paraId="088F76F7" w14:textId="77777777" w:rsidTr="00045B54">
        <w:trPr>
          <w:trHeight w:val="299"/>
        </w:trPr>
        <w:tc>
          <w:tcPr>
            <w:tcW w:w="62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7D0134"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Agitation tank</w:t>
            </w:r>
          </w:p>
        </w:tc>
        <w:tc>
          <w:tcPr>
            <w:tcW w:w="104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A3F9D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Transfer to reactor</w:t>
            </w:r>
          </w:p>
        </w:tc>
        <w:tc>
          <w:tcPr>
            <w:tcW w:w="13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B56230" w14:textId="77777777" w:rsidR="001A46FA" w:rsidRPr="008C506B" w:rsidRDefault="001A46FA" w:rsidP="00D36263">
            <w:pPr>
              <w:spacing w:after="0" w:line="240" w:lineRule="auto"/>
              <w:jc w:val="center"/>
              <w:textAlignment w:val="baseline"/>
              <w:rPr>
                <w:rFonts w:ascii="Arial" w:eastAsia="Times New Roman" w:hAnsi="Arial" w:cs="Arial"/>
                <w:color w:val="000000" w:themeColor="text1"/>
                <w:sz w:val="20"/>
                <w:szCs w:val="20"/>
                <w:lang w:val="sv-SE"/>
                <w:rPrChange w:id="329" w:author="Johan Granander" w:date="2026-10-27T18:24:00Z">
                  <w:rPr>
                    <w:rFonts w:ascii="Arial" w:eastAsia="Times New Roman" w:hAnsi="Arial" w:cs="Arial"/>
                    <w:color w:val="000000" w:themeColor="text1"/>
                    <w:sz w:val="20"/>
                    <w:szCs w:val="20"/>
                    <w:lang w:val="en-IE"/>
                  </w:rPr>
                </w:rPrChange>
              </w:rPr>
            </w:pPr>
            <w:r w:rsidRPr="008C506B">
              <w:rPr>
                <w:rFonts w:ascii="Arial" w:eastAsia="Times New Roman" w:hAnsi="Arial" w:cs="Arial" w:hint="eastAsia"/>
                <w:color w:val="000000" w:themeColor="text1"/>
                <w:sz w:val="20"/>
                <w:szCs w:val="20"/>
                <w:lang w:val="sv-SE"/>
                <w:rPrChange w:id="330" w:author="Johan Granander" w:date="2026-10-27T18:24:00Z">
                  <w:rPr>
                    <w:rFonts w:ascii="Arial" w:eastAsia="Times New Roman" w:hAnsi="Arial" w:cs="Arial" w:hint="eastAsia"/>
                    <w:color w:val="000000" w:themeColor="text1"/>
                    <w:sz w:val="20"/>
                    <w:szCs w:val="20"/>
                    <w:lang w:val="en-IE"/>
                  </w:rPr>
                </w:rPrChange>
              </w:rPr>
              <w:t>≤</w:t>
            </w:r>
            <w:r w:rsidRPr="008C506B">
              <w:rPr>
                <w:rFonts w:ascii="Arial" w:eastAsia="Times New Roman" w:hAnsi="Arial" w:cs="Arial"/>
                <w:color w:val="000000" w:themeColor="text1"/>
                <w:sz w:val="20"/>
                <w:szCs w:val="20"/>
                <w:lang w:val="sv-SE"/>
                <w:rPrChange w:id="331" w:author="Johan Granander" w:date="2026-10-27T18:24:00Z">
                  <w:rPr>
                    <w:rFonts w:ascii="Arial" w:eastAsia="Times New Roman" w:hAnsi="Arial" w:cs="Arial"/>
                    <w:color w:val="000000" w:themeColor="text1"/>
                    <w:sz w:val="20"/>
                    <w:szCs w:val="20"/>
                    <w:lang w:val="en-IE"/>
                  </w:rPr>
                </w:rPrChange>
              </w:rPr>
              <w:t xml:space="preserve"> 114 L/min (1.51 m/s) via 40 mm pipeline</w:t>
            </w:r>
          </w:p>
        </w:tc>
        <w:tc>
          <w:tcPr>
            <w:tcW w:w="194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584892E" w14:textId="77777777" w:rsidR="001A46FA" w:rsidRPr="00CC1702" w:rsidRDefault="001A46FA" w:rsidP="00D36263">
            <w:pPr>
              <w:spacing w:after="0" w:line="240" w:lineRule="auto"/>
              <w:jc w:val="center"/>
              <w:textAlignment w:val="baseline"/>
              <w:rPr>
                <w:rFonts w:ascii="Arial" w:eastAsia="Times New Roman" w:hAnsi="Arial" w:cs="Arial"/>
                <w:color w:val="000000" w:themeColor="text1"/>
                <w:sz w:val="20"/>
                <w:szCs w:val="20"/>
                <w:lang w:val="en-IE"/>
              </w:rPr>
            </w:pPr>
            <w:r w:rsidRPr="00CC1702">
              <w:rPr>
                <w:rFonts w:ascii="Arial" w:eastAsia="Times New Roman" w:hAnsi="Arial" w:cs="Arial"/>
                <w:color w:val="000000" w:themeColor="text1"/>
                <w:sz w:val="20"/>
                <w:szCs w:val="20"/>
                <w:lang w:val="en-IE"/>
              </w:rPr>
              <w:t>Within permitted range. No electrostatic risk.</w:t>
            </w:r>
          </w:p>
        </w:tc>
      </w:tr>
    </w:tbl>
    <w:p w14:paraId="5836AF85" w14:textId="4F0ED71A" w:rsidR="000570D4" w:rsidRPr="00CD17CA" w:rsidRDefault="000570D4" w:rsidP="00CD17CA">
      <w:pPr>
        <w:pStyle w:val="1"/>
        <w:keepLines w:val="0"/>
        <w:spacing w:beforeLines="50" w:before="120" w:afterLines="50" w:after="120" w:line="360" w:lineRule="auto"/>
        <w:ind w:left="360" w:hanging="360"/>
        <w:contextualSpacing/>
        <w:rPr>
          <w:rFonts w:ascii="Arial" w:eastAsia="仿宋_GB2312" w:hAnsi="Arial" w:cs="Arial"/>
          <w:kern w:val="32"/>
          <w:sz w:val="28"/>
          <w:szCs w:val="28"/>
          <w:lang w:val="en-IE"/>
        </w:rPr>
      </w:pPr>
      <w:r w:rsidRPr="00CD17CA">
        <w:rPr>
          <w:rFonts w:ascii="Arial" w:eastAsia="仿宋_GB2312" w:hAnsi="Arial" w:cs="Arial"/>
          <w:kern w:val="32"/>
          <w:sz w:val="28"/>
          <w:szCs w:val="28"/>
          <w:lang w:val="en-IE"/>
        </w:rPr>
        <w:lastRenderedPageBreak/>
        <w:t> </w:t>
      </w:r>
      <w:bookmarkStart w:id="332" w:name="_Toc228526096"/>
      <w:bookmarkStart w:id="333" w:name="_Toc236397875"/>
      <w:r w:rsidRPr="00CD17CA">
        <w:rPr>
          <w:rFonts w:ascii="Arial" w:eastAsia="仿宋_GB2312" w:hAnsi="Arial" w:cs="Arial"/>
          <w:kern w:val="32"/>
          <w:sz w:val="28"/>
          <w:szCs w:val="28"/>
          <w:lang w:val="en-IE"/>
        </w:rPr>
        <w:t>7. Risk Summary and Action Plan</w:t>
      </w:r>
      <w:bookmarkEnd w:id="332"/>
      <w:bookmarkEnd w:id="333"/>
      <w:r w:rsidRPr="00CD17CA">
        <w:rPr>
          <w:rFonts w:ascii="Arial" w:eastAsia="仿宋_GB2312" w:hAnsi="Arial" w:cs="Arial"/>
          <w:kern w:val="32"/>
          <w:sz w:val="28"/>
          <w:szCs w:val="28"/>
          <w:lang w:val="en-IE"/>
        </w:rPr>
        <w:t> </w:t>
      </w:r>
    </w:p>
    <w:p w14:paraId="44F86A71" w14:textId="47916489" w:rsidR="000570D4" w:rsidRDefault="000570D4" w:rsidP="00045B54">
      <w:pPr>
        <w:spacing w:after="0" w:line="360" w:lineRule="auto"/>
        <w:textAlignment w:val="baseline"/>
        <w:rPr>
          <w:rFonts w:ascii="Arial" w:eastAsia="Times New Roman" w:hAnsi="Arial" w:cs="Arial"/>
          <w:sz w:val="21"/>
          <w:szCs w:val="21"/>
        </w:rPr>
      </w:pPr>
      <w:r w:rsidRPr="00DA3C3F">
        <w:rPr>
          <w:rFonts w:ascii="Arial" w:eastAsia="Times New Roman" w:hAnsi="Arial" w:cs="Arial"/>
          <w:sz w:val="21"/>
          <w:szCs w:val="21"/>
          <w:lang w:val="en-IE"/>
        </w:rPr>
        <w:t xml:space="preserve">The table below summarises all failure modes by risk level. High risk items require documented mitigation actions with owners and target completion dates. These must be resolved prior to PPQ campaign </w:t>
      </w:r>
      <w:commentRangeStart w:id="334"/>
      <w:r w:rsidRPr="00DA3C3F">
        <w:rPr>
          <w:rFonts w:ascii="Arial" w:eastAsia="Times New Roman" w:hAnsi="Arial" w:cs="Arial"/>
          <w:sz w:val="21"/>
          <w:szCs w:val="21"/>
          <w:lang w:val="en-IE"/>
        </w:rPr>
        <w:t>commencement</w:t>
      </w:r>
      <w:commentRangeEnd w:id="334"/>
      <w:r w:rsidR="00045B54" w:rsidRPr="00DA3C3F">
        <w:rPr>
          <w:rStyle w:val="af4"/>
          <w:rFonts w:ascii="Arial" w:eastAsia="Times New Roman" w:hAnsi="Arial" w:cs="Arial"/>
          <w:lang w:val="en-IE"/>
        </w:rPr>
        <w:commentReference w:id="334"/>
      </w:r>
      <w:r w:rsidRPr="00DA3C3F">
        <w:rPr>
          <w:rFonts w:ascii="Arial" w:eastAsia="Times New Roman" w:hAnsi="Arial" w:cs="Arial"/>
          <w:sz w:val="21"/>
          <w:szCs w:val="21"/>
          <w:lang w:val="en-IE"/>
        </w:rPr>
        <w:t>. Medium risk items require either implementation of mitigation or documented risk acceptance rationale, approved by the appropriate level</w:t>
      </w:r>
      <w:r w:rsidRPr="00DA3C3F">
        <w:rPr>
          <w:rFonts w:ascii="Arial" w:eastAsia="Times New Roman" w:hAnsi="Arial" w:cs="Arial"/>
          <w:sz w:val="21"/>
          <w:szCs w:val="21"/>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8"/>
        <w:gridCol w:w="1594"/>
        <w:gridCol w:w="2368"/>
        <w:gridCol w:w="771"/>
        <w:gridCol w:w="849"/>
        <w:gridCol w:w="981"/>
        <w:gridCol w:w="4473"/>
        <w:gridCol w:w="1274"/>
        <w:gridCol w:w="14"/>
        <w:gridCol w:w="1536"/>
        <w:gridCol w:w="6"/>
      </w:tblGrid>
      <w:tr w:rsidR="00802323" w:rsidRPr="00802323" w14:paraId="67BBDFAF" w14:textId="77777777" w:rsidTr="00E671B9">
        <w:trPr>
          <w:trHeight w:val="300"/>
          <w:tblHeader/>
        </w:trPr>
        <w:tc>
          <w:tcPr>
            <w:tcW w:w="180"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1F85ADB" w14:textId="77777777" w:rsidR="003F5975" w:rsidRPr="00802323" w:rsidRDefault="003F5975" w:rsidP="00E671B9">
            <w:pPr>
              <w:spacing w:after="0" w:line="240" w:lineRule="auto"/>
              <w:jc w:val="center"/>
              <w:textAlignment w:val="baseline"/>
              <w:rPr>
                <w:rFonts w:ascii="Arial" w:eastAsia="Times New Roman" w:hAnsi="Arial" w:cs="Arial"/>
                <w:b/>
                <w:bCs/>
                <w:color w:val="FFFFFF" w:themeColor="background1"/>
                <w:sz w:val="20"/>
                <w:szCs w:val="20"/>
                <w:lang w:val="en-IE"/>
              </w:rPr>
            </w:pPr>
            <w:r w:rsidRPr="00802323">
              <w:rPr>
                <w:rFonts w:ascii="Arial" w:eastAsia="Times New Roman" w:hAnsi="Arial" w:cs="Arial"/>
                <w:b/>
                <w:bCs/>
                <w:color w:val="FFFFFF" w:themeColor="background1"/>
                <w:sz w:val="20"/>
                <w:szCs w:val="20"/>
                <w:lang w:val="en-IE"/>
              </w:rPr>
              <w:t>Step #</w:t>
            </w:r>
          </w:p>
        </w:tc>
        <w:tc>
          <w:tcPr>
            <w:tcW w:w="554"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FC289D4" w14:textId="77777777" w:rsidR="003F5975" w:rsidRPr="00802323" w:rsidRDefault="003F5975" w:rsidP="00E671B9">
            <w:pPr>
              <w:spacing w:after="0" w:line="240" w:lineRule="auto"/>
              <w:jc w:val="center"/>
              <w:textAlignment w:val="baseline"/>
              <w:rPr>
                <w:rFonts w:ascii="Arial" w:eastAsia="Times New Roman" w:hAnsi="Arial" w:cs="Arial"/>
                <w:b/>
                <w:bCs/>
                <w:color w:val="FFFFFF" w:themeColor="background1"/>
                <w:sz w:val="20"/>
                <w:szCs w:val="20"/>
                <w:lang w:val="en-IE"/>
              </w:rPr>
            </w:pPr>
            <w:r w:rsidRPr="00802323">
              <w:rPr>
                <w:rFonts w:ascii="Arial" w:eastAsia="Times New Roman" w:hAnsi="Arial" w:cs="Arial"/>
                <w:b/>
                <w:bCs/>
                <w:color w:val="FFFFFF" w:themeColor="background1"/>
                <w:sz w:val="20"/>
                <w:szCs w:val="20"/>
                <w:lang w:val="en-IE"/>
              </w:rPr>
              <w:t>Unit Operation</w:t>
            </w:r>
          </w:p>
        </w:tc>
        <w:tc>
          <w:tcPr>
            <w:tcW w:w="82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52E7709" w14:textId="77777777" w:rsidR="003F5975" w:rsidRPr="00802323" w:rsidRDefault="003F5975" w:rsidP="00E671B9">
            <w:pPr>
              <w:spacing w:after="0" w:line="240" w:lineRule="auto"/>
              <w:jc w:val="center"/>
              <w:textAlignment w:val="baseline"/>
              <w:rPr>
                <w:rFonts w:ascii="Arial" w:eastAsia="Times New Roman" w:hAnsi="Arial" w:cs="Arial"/>
                <w:b/>
                <w:bCs/>
                <w:color w:val="FFFFFF" w:themeColor="background1"/>
                <w:sz w:val="20"/>
                <w:szCs w:val="20"/>
                <w:lang w:val="en-IE"/>
              </w:rPr>
            </w:pPr>
            <w:r w:rsidRPr="00802323">
              <w:rPr>
                <w:rFonts w:ascii="Arial" w:eastAsia="Times New Roman" w:hAnsi="Arial" w:cs="Arial"/>
                <w:b/>
                <w:bCs/>
                <w:color w:val="FFFFFF" w:themeColor="background1"/>
                <w:sz w:val="20"/>
                <w:szCs w:val="20"/>
                <w:lang w:val="en-IE"/>
              </w:rPr>
              <w:t>Failure Mode (Hazard)</w:t>
            </w:r>
          </w:p>
        </w:tc>
        <w:tc>
          <w:tcPr>
            <w:tcW w:w="268"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2997920" w14:textId="77777777" w:rsidR="003F5975" w:rsidRPr="00802323" w:rsidRDefault="003F5975" w:rsidP="00E671B9">
            <w:pPr>
              <w:spacing w:after="0" w:line="240" w:lineRule="auto"/>
              <w:jc w:val="center"/>
              <w:textAlignment w:val="baseline"/>
              <w:rPr>
                <w:rFonts w:ascii="Arial" w:eastAsia="Times New Roman" w:hAnsi="Arial" w:cs="Arial"/>
                <w:b/>
                <w:bCs/>
                <w:color w:val="FFFFFF" w:themeColor="background1"/>
                <w:sz w:val="20"/>
                <w:szCs w:val="20"/>
                <w:lang w:val="en-IE"/>
              </w:rPr>
            </w:pPr>
            <w:r w:rsidRPr="00802323">
              <w:rPr>
                <w:rFonts w:ascii="Arial" w:eastAsia="Times New Roman" w:hAnsi="Arial" w:cs="Arial"/>
                <w:b/>
                <w:bCs/>
                <w:color w:val="FFFFFF" w:themeColor="background1"/>
                <w:sz w:val="20"/>
                <w:szCs w:val="20"/>
                <w:lang w:val="en-IE"/>
              </w:rPr>
              <w:t>Risk Level</w:t>
            </w:r>
          </w:p>
        </w:tc>
        <w:tc>
          <w:tcPr>
            <w:tcW w:w="295"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4C886D4" w14:textId="77777777" w:rsidR="003F5975" w:rsidRPr="00802323" w:rsidRDefault="003F5975" w:rsidP="00E671B9">
            <w:pPr>
              <w:spacing w:after="0" w:line="240" w:lineRule="auto"/>
              <w:jc w:val="center"/>
              <w:textAlignment w:val="baseline"/>
              <w:rPr>
                <w:rFonts w:ascii="Arial" w:eastAsia="Times New Roman" w:hAnsi="Arial" w:cs="Arial"/>
                <w:b/>
                <w:bCs/>
                <w:color w:val="FFFFFF" w:themeColor="background1"/>
                <w:sz w:val="20"/>
                <w:szCs w:val="20"/>
                <w:lang w:val="en-IE"/>
              </w:rPr>
            </w:pPr>
            <w:r w:rsidRPr="00802323">
              <w:rPr>
                <w:rFonts w:ascii="Arial" w:eastAsia="Times New Roman" w:hAnsi="Arial" w:cs="Arial"/>
                <w:b/>
                <w:bCs/>
                <w:color w:val="FFFFFF" w:themeColor="background1"/>
                <w:sz w:val="20"/>
                <w:szCs w:val="20"/>
                <w:lang w:val="en-IE"/>
              </w:rPr>
              <w:t>Residual Risk</w:t>
            </w:r>
          </w:p>
        </w:tc>
        <w:tc>
          <w:tcPr>
            <w:tcW w:w="341"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tcPr>
          <w:p w14:paraId="4BE97AC9" w14:textId="77777777" w:rsidR="003F5975" w:rsidRPr="00802323" w:rsidRDefault="003F5975" w:rsidP="00E671B9">
            <w:pPr>
              <w:spacing w:after="0" w:line="240" w:lineRule="auto"/>
              <w:jc w:val="center"/>
              <w:rPr>
                <w:rFonts w:ascii="Arial" w:eastAsia="Times New Roman" w:hAnsi="Arial" w:cs="Arial"/>
                <w:b/>
                <w:bCs/>
                <w:color w:val="FFFFFF" w:themeColor="background1"/>
                <w:sz w:val="20"/>
                <w:szCs w:val="20"/>
                <w:lang w:val="en-IE"/>
              </w:rPr>
            </w:pPr>
            <w:r w:rsidRPr="00802323">
              <w:rPr>
                <w:rFonts w:ascii="Arial" w:eastAsia="Times New Roman" w:hAnsi="Arial" w:cs="Arial"/>
                <w:b/>
                <w:bCs/>
                <w:color w:val="FFFFFF" w:themeColor="background1"/>
                <w:sz w:val="20"/>
                <w:szCs w:val="20"/>
                <w:lang w:val="en-IE"/>
              </w:rPr>
              <w:t>Status</w:t>
            </w:r>
          </w:p>
        </w:tc>
        <w:tc>
          <w:tcPr>
            <w:tcW w:w="1555"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tcPr>
          <w:p w14:paraId="57184FF4" w14:textId="77777777" w:rsidR="003F5975" w:rsidRPr="00802323" w:rsidRDefault="003F5975" w:rsidP="00E671B9">
            <w:pPr>
              <w:spacing w:after="0" w:line="240" w:lineRule="auto"/>
              <w:jc w:val="center"/>
              <w:textAlignment w:val="baseline"/>
              <w:rPr>
                <w:rFonts w:ascii="Arial" w:eastAsia="Times New Roman" w:hAnsi="Arial" w:cs="Arial"/>
                <w:b/>
                <w:bCs/>
                <w:color w:val="FFFFFF" w:themeColor="background1"/>
                <w:sz w:val="20"/>
                <w:szCs w:val="20"/>
                <w:lang w:val="en-IE"/>
              </w:rPr>
            </w:pPr>
            <w:r w:rsidRPr="00802323">
              <w:rPr>
                <w:rFonts w:ascii="Arial" w:eastAsia="Times New Roman" w:hAnsi="Arial" w:cs="Arial"/>
                <w:b/>
                <w:bCs/>
                <w:color w:val="FFFFFF" w:themeColor="background1"/>
                <w:sz w:val="20"/>
                <w:szCs w:val="20"/>
                <w:lang w:val="en-IE"/>
              </w:rPr>
              <w:t>Action / Owner / Milestone</w:t>
            </w:r>
          </w:p>
        </w:tc>
        <w:tc>
          <w:tcPr>
            <w:tcW w:w="44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tcPr>
          <w:p w14:paraId="5AC022CC" w14:textId="77777777" w:rsidR="003F5975" w:rsidRPr="00802323" w:rsidRDefault="003F5975" w:rsidP="00E671B9">
            <w:pPr>
              <w:spacing w:after="0" w:line="240" w:lineRule="auto"/>
              <w:jc w:val="center"/>
              <w:rPr>
                <w:rFonts w:ascii="Arial" w:eastAsia="Times New Roman" w:hAnsi="Arial" w:cs="Arial"/>
                <w:b/>
                <w:bCs/>
                <w:color w:val="FFFFFF" w:themeColor="background1"/>
                <w:sz w:val="20"/>
                <w:szCs w:val="20"/>
                <w:lang w:val="en-IE"/>
              </w:rPr>
            </w:pPr>
            <w:r w:rsidRPr="00802323">
              <w:rPr>
                <w:rFonts w:ascii="Arial" w:eastAsia="Times New Roman" w:hAnsi="Arial" w:cs="Arial"/>
                <w:b/>
                <w:bCs/>
                <w:color w:val="FFFFFF" w:themeColor="background1"/>
                <w:sz w:val="20"/>
                <w:szCs w:val="20"/>
                <w:lang w:val="en-IE"/>
              </w:rPr>
              <w:t>Completion Evidence</w:t>
            </w:r>
          </w:p>
        </w:tc>
        <w:tc>
          <w:tcPr>
            <w:tcW w:w="541" w:type="pct"/>
            <w:gridSpan w:val="3"/>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tcPr>
          <w:p w14:paraId="1803E02D" w14:textId="77777777" w:rsidR="003F5975" w:rsidRPr="00802323" w:rsidRDefault="003F5975" w:rsidP="003F5975">
            <w:pPr>
              <w:jc w:val="center"/>
              <w:rPr>
                <w:rFonts w:ascii="Arial" w:eastAsia="Times New Roman" w:hAnsi="Arial" w:cs="Arial"/>
                <w:b/>
                <w:color w:val="FFFFFF" w:themeColor="background1"/>
                <w:sz w:val="20"/>
                <w:szCs w:val="20"/>
                <w:lang w:val="en-IE"/>
              </w:rPr>
            </w:pPr>
            <w:r w:rsidRPr="00802323">
              <w:rPr>
                <w:rFonts w:ascii="Arial" w:eastAsia="Times New Roman" w:hAnsi="Arial" w:cs="Arial"/>
                <w:b/>
                <w:color w:val="FFFFFF" w:themeColor="background1"/>
                <w:sz w:val="20"/>
                <w:szCs w:val="20"/>
                <w:lang w:val="en-IE"/>
              </w:rPr>
              <w:t>Signature/Date</w:t>
            </w:r>
          </w:p>
        </w:tc>
      </w:tr>
      <w:tr w:rsidR="00802323" w:rsidRPr="00802323" w14:paraId="1832243A" w14:textId="77777777" w:rsidTr="00E671B9">
        <w:trPr>
          <w:gridAfter w:val="1"/>
          <w:wAfter w:w="2" w:type="pct"/>
          <w:trHeight w:val="300"/>
        </w:trPr>
        <w:tc>
          <w:tcPr>
            <w:tcW w:w="4016" w:type="pct"/>
            <w:gridSpan w:val="7"/>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D812566" w14:textId="77777777" w:rsidR="003F5975" w:rsidRPr="00802323" w:rsidRDefault="003F5975" w:rsidP="00E671B9">
            <w:pPr>
              <w:spacing w:after="0" w:line="240" w:lineRule="auto"/>
              <w:jc w:val="center"/>
              <w:rPr>
                <w:rFonts w:ascii="Arial" w:eastAsia="Arial" w:hAnsi="Arial" w:cs="Arial"/>
                <w:b/>
                <w:bCs/>
                <w:kern w:val="32"/>
                <w:sz w:val="20"/>
                <w:szCs w:val="20"/>
                <w:lang w:eastAsia="en-US"/>
              </w:rPr>
            </w:pPr>
            <w:r w:rsidRPr="00802323">
              <w:rPr>
                <w:rFonts w:ascii="Arial" w:eastAsia="Arial" w:hAnsi="Arial" w:cs="Arial"/>
                <w:b/>
                <w:bCs/>
                <w:kern w:val="32"/>
                <w:sz w:val="20"/>
                <w:szCs w:val="20"/>
                <w:lang w:eastAsia="en-US"/>
              </w:rPr>
              <w:t>High Risk Items - Mitigation Required Before PPQ</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4E849850"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4FD4223B"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3EB0D2B9" w14:textId="77777777" w:rsidTr="00E671B9">
        <w:trPr>
          <w:gridAfter w:val="1"/>
          <w:wAfter w:w="2" w:type="pct"/>
          <w:trHeight w:val="300"/>
        </w:trPr>
        <w:tc>
          <w:tcPr>
            <w:tcW w:w="4016" w:type="pct"/>
            <w:gridSpan w:val="7"/>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6A48309" w14:textId="77777777" w:rsidR="003F5975" w:rsidRPr="00802323" w:rsidRDefault="003F5975" w:rsidP="00E671B9">
            <w:pPr>
              <w:spacing w:after="0" w:line="240" w:lineRule="auto"/>
              <w:jc w:val="center"/>
              <w:rPr>
                <w:rFonts w:ascii="Arial" w:eastAsia="Arial" w:hAnsi="Arial" w:cs="Arial"/>
                <w:b/>
                <w:bCs/>
                <w:kern w:val="32"/>
                <w:sz w:val="20"/>
                <w:szCs w:val="20"/>
                <w:lang w:eastAsia="en-US"/>
              </w:rPr>
            </w:pPr>
            <w:r w:rsidRPr="00802323">
              <w:rPr>
                <w:rFonts w:ascii="Arial" w:eastAsia="Arial" w:hAnsi="Arial" w:cs="Arial"/>
                <w:b/>
                <w:bCs/>
                <w:kern w:val="32"/>
                <w:sz w:val="20"/>
                <w:szCs w:val="20"/>
                <w:lang w:eastAsia="en-US"/>
              </w:rPr>
              <w:t>Medium Risk Items — Mitigation Recommended or Risk Acceptance Required</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0043D26E"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44EC777D"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518A658"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090E30B"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1.1</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162DCAF"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 xml:space="preserve">Dispense RSMs or Resin or </w:t>
            </w:r>
            <w:proofErr w:type="spellStart"/>
            <w:r w:rsidRPr="00802323">
              <w:rPr>
                <w:rFonts w:ascii="Arial" w:eastAsia="Times New Roman" w:hAnsi="Arial" w:cs="Arial"/>
                <w:iCs/>
                <w:sz w:val="20"/>
                <w:szCs w:val="20"/>
                <w:lang w:val="en-IE"/>
              </w:rPr>
              <w:t>Oxyma</w:t>
            </w:r>
            <w:proofErr w:type="spellEnd"/>
            <w:r w:rsidRPr="00802323">
              <w:rPr>
                <w:rFonts w:ascii="Arial" w:eastAsia="Times New Roman" w:hAnsi="Arial" w:cs="Arial"/>
                <w:iCs/>
                <w:sz w:val="20"/>
                <w:szCs w:val="20"/>
                <w:lang w:val="en-IE"/>
              </w:rPr>
              <w:t xml:space="preserve"> or </w:t>
            </w:r>
            <w:proofErr w:type="spellStart"/>
            <w:r w:rsidRPr="00802323">
              <w:rPr>
                <w:rFonts w:ascii="Arial" w:eastAsia="Times New Roman" w:hAnsi="Arial" w:cs="Arial"/>
                <w:iCs/>
                <w:sz w:val="20"/>
                <w:szCs w:val="20"/>
                <w:lang w:val="en-IE"/>
              </w:rPr>
              <w:t>PyBO</w:t>
            </w:r>
            <w:proofErr w:type="spellEnd"/>
            <w:r w:rsidRPr="00802323">
              <w:rPr>
                <w:rFonts w:ascii="Arial" w:hAnsi="Arial" w:cs="Arial"/>
                <w:sz w:val="20"/>
                <w:szCs w:val="20"/>
              </w:rPr>
              <w:t>P</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8B90E8C"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 xml:space="preserve">Incorrect RSM , resin, </w:t>
            </w:r>
            <w:proofErr w:type="spellStart"/>
            <w:r w:rsidRPr="00802323">
              <w:rPr>
                <w:rFonts w:ascii="Arial" w:eastAsia="Times New Roman" w:hAnsi="Arial" w:cs="Arial"/>
                <w:iCs/>
                <w:sz w:val="20"/>
                <w:szCs w:val="20"/>
                <w:lang w:val="en-IE"/>
              </w:rPr>
              <w:t>Oxyma</w:t>
            </w:r>
            <w:proofErr w:type="spellEnd"/>
            <w:r w:rsidRPr="00802323">
              <w:rPr>
                <w:rFonts w:ascii="Arial" w:eastAsia="Times New Roman" w:hAnsi="Arial" w:cs="Arial"/>
                <w:iCs/>
                <w:sz w:val="20"/>
                <w:szCs w:val="20"/>
                <w:lang w:val="en-IE"/>
              </w:rPr>
              <w:t xml:space="preserve"> or </w:t>
            </w:r>
            <w:proofErr w:type="spellStart"/>
            <w:r w:rsidRPr="00802323">
              <w:rPr>
                <w:rFonts w:ascii="Arial" w:eastAsia="Times New Roman" w:hAnsi="Arial" w:cs="Arial"/>
                <w:iCs/>
                <w:sz w:val="20"/>
                <w:szCs w:val="20"/>
                <w:lang w:val="en-IE"/>
              </w:rPr>
              <w:t>PyBOP</w:t>
            </w:r>
            <w:proofErr w:type="spellEnd"/>
            <w:r w:rsidRPr="00802323">
              <w:rPr>
                <w:rFonts w:ascii="Arial" w:eastAsia="Times New Roman" w:hAnsi="Arial" w:cs="Arial"/>
                <w:iCs/>
                <w:sz w:val="20"/>
                <w:szCs w:val="20"/>
                <w:lang w:val="en-IE"/>
              </w:rPr>
              <w:t xml:space="preserve"> used (wrong material / wrong lot)</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6E6FFD21"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594EC6F5"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339B77"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CE004BD" w14:textId="77777777" w:rsidR="003F5975" w:rsidRPr="00802323" w:rsidRDefault="003F5975" w:rsidP="003F5975">
            <w:pPr>
              <w:pStyle w:val="a7"/>
              <w:numPr>
                <w:ilvl w:val="0"/>
                <w:numId w:val="233"/>
              </w:numPr>
              <w:ind w:firstLineChars="0"/>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All staging zones for different materials of the same project shall be fitted with labels for identification inside the plant.</w:t>
            </w:r>
          </w:p>
          <w:p w14:paraId="19229EB4" w14:textId="77777777" w:rsidR="003F5975" w:rsidRPr="00802323" w:rsidRDefault="003F5975" w:rsidP="003F5975">
            <w:pPr>
              <w:pStyle w:val="a7"/>
              <w:numPr>
                <w:ilvl w:val="0"/>
                <w:numId w:val="233"/>
              </w:numPr>
              <w:ind w:firstLineChars="0"/>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Different materials within the same project shall be separated by red demarcation lines inside the plant.</w:t>
            </w:r>
          </w:p>
          <w:p w14:paraId="602F2346" w14:textId="77777777" w:rsidR="003F5975" w:rsidRPr="00802323" w:rsidRDefault="003F5975" w:rsidP="003F5975">
            <w:pPr>
              <w:pStyle w:val="a7"/>
              <w:ind w:left="284" w:firstLineChars="0" w:firstLine="0"/>
              <w:rPr>
                <w:rFonts w:eastAsia="Times New Roman"/>
                <w:iCs/>
                <w:color w:val="auto"/>
                <w:sz w:val="20"/>
                <w:szCs w:val="20"/>
                <w:lang w:val="en-IE"/>
              </w:rPr>
            </w:pPr>
            <w:r w:rsidRPr="00802323">
              <w:rPr>
                <w:rFonts w:eastAsia="Times New Roman"/>
                <w:color w:val="auto"/>
                <w:sz w:val="20"/>
                <w:szCs w:val="20"/>
                <w:lang w:val="en-IE" w:eastAsia="zh-CN"/>
              </w:rPr>
              <w:t xml:space="preserve">Owner: </w:t>
            </w:r>
            <w:r w:rsidRPr="00802323">
              <w:rPr>
                <w:rFonts w:eastAsia="Times New Roman"/>
                <w:bCs w:val="0"/>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0B692400"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5B96D93B"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01CF472C"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5DB245C0"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1.2</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1B2AB10B"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 xml:space="preserve">Dispense RSMs or Resin or </w:t>
            </w:r>
            <w:proofErr w:type="spellStart"/>
            <w:r w:rsidRPr="00802323">
              <w:rPr>
                <w:rFonts w:ascii="Arial" w:eastAsia="Times New Roman" w:hAnsi="Arial" w:cs="Arial"/>
                <w:iCs/>
                <w:sz w:val="20"/>
                <w:szCs w:val="20"/>
                <w:lang w:val="en-IE"/>
              </w:rPr>
              <w:t>Oxyma</w:t>
            </w:r>
            <w:proofErr w:type="spellEnd"/>
            <w:r w:rsidRPr="00802323">
              <w:rPr>
                <w:rFonts w:ascii="Arial" w:eastAsia="Times New Roman" w:hAnsi="Arial" w:cs="Arial"/>
                <w:iCs/>
                <w:sz w:val="20"/>
                <w:szCs w:val="20"/>
                <w:lang w:val="en-IE"/>
              </w:rPr>
              <w:t xml:space="preserve"> or </w:t>
            </w:r>
            <w:proofErr w:type="spellStart"/>
            <w:r w:rsidRPr="00802323">
              <w:rPr>
                <w:rFonts w:ascii="Arial" w:eastAsia="Times New Roman" w:hAnsi="Arial" w:cs="Arial"/>
                <w:iCs/>
                <w:sz w:val="20"/>
                <w:szCs w:val="20"/>
                <w:lang w:val="en-IE"/>
              </w:rPr>
              <w:t>PyBO</w:t>
            </w:r>
            <w:proofErr w:type="spellEnd"/>
            <w:r w:rsidRPr="00802323">
              <w:rPr>
                <w:rFonts w:ascii="Arial" w:hAnsi="Arial" w:cs="Arial"/>
                <w:sz w:val="20"/>
                <w:szCs w:val="20"/>
              </w:rPr>
              <w:t>P</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4FD6A1C0"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Out-of-specification RSM used (e.g. low assay, wrong substitution degree)</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780829C6"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6C3787C3"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9604757"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D9DA60D" w14:textId="77777777" w:rsidR="003F5975" w:rsidRPr="00802323" w:rsidRDefault="003F5975" w:rsidP="00045B54">
            <w:pPr>
              <w:pStyle w:val="a7"/>
              <w:numPr>
                <w:ilvl w:val="0"/>
                <w:numId w:val="236"/>
              </w:numPr>
              <w:ind w:firstLineChars="0"/>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Confirm receipt specification tighter than or equal to supplier CoA limits for all RSMs</w:t>
            </w:r>
          </w:p>
          <w:p w14:paraId="53F82B92" w14:textId="77777777" w:rsidR="003F5975" w:rsidRPr="00802323" w:rsidRDefault="003F5975" w:rsidP="00045B54">
            <w:pPr>
              <w:pStyle w:val="a7"/>
              <w:numPr>
                <w:ilvl w:val="0"/>
                <w:numId w:val="236"/>
              </w:numPr>
              <w:ind w:firstLineChars="0"/>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Ensure substitution degree result documented and reviewed prior to batch start.</w:t>
            </w:r>
          </w:p>
          <w:p w14:paraId="72AC5AC6" w14:textId="77777777" w:rsidR="003F5975" w:rsidRPr="00802323" w:rsidRDefault="003F5975" w:rsidP="003F5975">
            <w:pPr>
              <w:pStyle w:val="a7"/>
              <w:ind w:left="284" w:firstLineChars="0" w:firstLine="0"/>
              <w:rPr>
                <w:rFonts w:eastAsia="Times New Roman"/>
                <w:bCs w:val="0"/>
                <w:iCs/>
                <w:color w:val="auto"/>
                <w:kern w:val="0"/>
                <w:sz w:val="20"/>
                <w:szCs w:val="20"/>
                <w:lang w:val="en-IE" w:eastAsia="zh-CN"/>
              </w:rPr>
            </w:pPr>
            <w:r w:rsidRPr="00802323">
              <w:rPr>
                <w:rFonts w:eastAsia="Times New Roman"/>
                <w:color w:val="auto"/>
                <w:sz w:val="20"/>
                <w:szCs w:val="20"/>
                <w:lang w:val="en-IE" w:eastAsia="zh-CN"/>
              </w:rPr>
              <w:t xml:space="preserve">Owner: </w:t>
            </w:r>
            <w:r w:rsidRPr="00802323">
              <w:rPr>
                <w:iCs/>
                <w:color w:val="auto"/>
                <w:sz w:val="20"/>
                <w:szCs w:val="20"/>
                <w:lang w:val="en-IE"/>
              </w:rPr>
              <w:t>QA&amp;QC</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59235CDB"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3CAE325F"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6BCD502B"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EA229A"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1.3</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C3E2997"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iCs/>
                <w:sz w:val="20"/>
                <w:szCs w:val="20"/>
                <w:lang w:val="en-IE"/>
              </w:rPr>
              <w:t xml:space="preserve">Dispense RSMs or Resin or </w:t>
            </w:r>
            <w:proofErr w:type="spellStart"/>
            <w:r w:rsidRPr="00802323">
              <w:rPr>
                <w:rFonts w:ascii="Arial" w:eastAsia="Times New Roman" w:hAnsi="Arial" w:cs="Arial"/>
                <w:iCs/>
                <w:sz w:val="20"/>
                <w:szCs w:val="20"/>
                <w:lang w:val="en-IE"/>
              </w:rPr>
              <w:t>Oxyma</w:t>
            </w:r>
            <w:proofErr w:type="spellEnd"/>
            <w:r w:rsidRPr="00802323">
              <w:rPr>
                <w:rFonts w:ascii="Arial" w:eastAsia="Times New Roman" w:hAnsi="Arial" w:cs="Arial"/>
                <w:iCs/>
                <w:sz w:val="20"/>
                <w:szCs w:val="20"/>
                <w:lang w:val="en-IE"/>
              </w:rPr>
              <w:t xml:space="preserve"> or </w:t>
            </w:r>
            <w:proofErr w:type="spellStart"/>
            <w:r w:rsidRPr="00802323">
              <w:rPr>
                <w:rFonts w:ascii="Arial" w:eastAsia="Times New Roman" w:hAnsi="Arial" w:cs="Arial"/>
                <w:iCs/>
                <w:sz w:val="20"/>
                <w:szCs w:val="20"/>
                <w:lang w:val="en-IE"/>
              </w:rPr>
              <w:t>PyBO</w:t>
            </w:r>
            <w:proofErr w:type="spellEnd"/>
            <w:r w:rsidRPr="00802323">
              <w:rPr>
                <w:rFonts w:ascii="Arial" w:hAnsi="Arial" w:cs="Arial"/>
                <w:sz w:val="20"/>
                <w:szCs w:val="20"/>
              </w:rPr>
              <w:t>P</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7CE66CE"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 xml:space="preserve">Using an </w:t>
            </w:r>
            <w:proofErr w:type="spellStart"/>
            <w:r w:rsidRPr="00802323">
              <w:rPr>
                <w:rFonts w:ascii="Arial" w:eastAsia="Times New Roman" w:hAnsi="Arial" w:cs="Arial"/>
                <w:iCs/>
                <w:sz w:val="20"/>
                <w:szCs w:val="20"/>
                <w:lang w:val="en-IE"/>
              </w:rPr>
              <w:t>uncalibrated</w:t>
            </w:r>
            <w:proofErr w:type="spellEnd"/>
            <w:r w:rsidRPr="00802323">
              <w:rPr>
                <w:rFonts w:ascii="Arial" w:eastAsia="Times New Roman" w:hAnsi="Arial" w:cs="Arial"/>
                <w:iCs/>
                <w:sz w:val="20"/>
                <w:szCs w:val="20"/>
                <w:lang w:val="en-IE"/>
              </w:rPr>
              <w:t xml:space="preserve"> scale</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44AB90B"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r w:rsidRPr="00802323" w:rsidDel="004039B1">
              <w:rPr>
                <w:rFonts w:ascii="Arial" w:eastAsia="Times New Roman" w:hAnsi="Arial" w:cs="Arial"/>
                <w:b/>
                <w:bCs/>
                <w:sz w:val="20"/>
                <w:szCs w:val="20"/>
                <w:lang w:val="en-IE"/>
              </w:rPr>
              <w:t xml:space="preserve"> </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1A9840F"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F3BFB9C"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304013" w14:textId="77777777" w:rsidR="003F5975" w:rsidRPr="00802323" w:rsidRDefault="003F5975" w:rsidP="00045B54">
            <w:pPr>
              <w:pStyle w:val="a7"/>
              <w:numPr>
                <w:ilvl w:val="0"/>
                <w:numId w:val="237"/>
              </w:numPr>
              <w:ind w:firstLineChars="0"/>
              <w:rPr>
                <w:rFonts w:eastAsia="Times New Roman"/>
                <w:iCs/>
                <w:color w:val="auto"/>
                <w:sz w:val="20"/>
                <w:szCs w:val="20"/>
                <w:lang w:val="en-IE"/>
              </w:rPr>
            </w:pPr>
            <w:r w:rsidRPr="00802323">
              <w:rPr>
                <w:rFonts w:eastAsia="Times New Roman"/>
                <w:iCs/>
                <w:color w:val="auto"/>
                <w:sz w:val="20"/>
                <w:szCs w:val="20"/>
                <w:lang w:val="en-IE"/>
              </w:rPr>
              <w:t>For electronic balances that have expired calibration periods or are malfunctioning, affix labels and remove them from the production workshop.</w:t>
            </w:r>
          </w:p>
          <w:p w14:paraId="3E5F5E31" w14:textId="77777777" w:rsidR="003F5975" w:rsidRPr="00802323" w:rsidRDefault="003F5975" w:rsidP="003F5975">
            <w:pPr>
              <w:pStyle w:val="a7"/>
              <w:ind w:left="284" w:firstLineChars="0" w:firstLine="0"/>
              <w:rPr>
                <w:rFonts w:eastAsia="Times New Roman"/>
                <w:iCs/>
                <w:color w:val="auto"/>
                <w:sz w:val="20"/>
                <w:szCs w:val="20"/>
                <w:lang w:val="en-IE"/>
              </w:rPr>
            </w:pPr>
            <w:r w:rsidRPr="00802323">
              <w:rPr>
                <w:rFonts w:eastAsia="Times New Roman"/>
                <w:bCs w:val="0"/>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6BAD6307"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75BCEC97"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01A87F7F"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E897071"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1.4</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9AB6B67"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iCs/>
                <w:sz w:val="20"/>
                <w:szCs w:val="20"/>
                <w:lang w:val="en-IE"/>
              </w:rPr>
              <w:t xml:space="preserve">Dispense RSMs or Resin or </w:t>
            </w:r>
            <w:proofErr w:type="spellStart"/>
            <w:r w:rsidRPr="00802323">
              <w:rPr>
                <w:rFonts w:ascii="Arial" w:eastAsia="Times New Roman" w:hAnsi="Arial" w:cs="Arial"/>
                <w:iCs/>
                <w:sz w:val="20"/>
                <w:szCs w:val="20"/>
                <w:lang w:val="en-IE"/>
              </w:rPr>
              <w:t>Oxyma</w:t>
            </w:r>
            <w:proofErr w:type="spellEnd"/>
            <w:r w:rsidRPr="00802323">
              <w:rPr>
                <w:rFonts w:ascii="Arial" w:eastAsia="Times New Roman" w:hAnsi="Arial" w:cs="Arial"/>
                <w:iCs/>
                <w:sz w:val="20"/>
                <w:szCs w:val="20"/>
                <w:lang w:val="en-IE"/>
              </w:rPr>
              <w:t xml:space="preserve"> or </w:t>
            </w:r>
            <w:proofErr w:type="spellStart"/>
            <w:r w:rsidRPr="00802323">
              <w:rPr>
                <w:rFonts w:ascii="Arial" w:eastAsia="Times New Roman" w:hAnsi="Arial" w:cs="Arial"/>
                <w:iCs/>
                <w:sz w:val="20"/>
                <w:szCs w:val="20"/>
                <w:lang w:val="en-IE"/>
              </w:rPr>
              <w:t>PyBO</w:t>
            </w:r>
            <w:proofErr w:type="spellEnd"/>
            <w:r w:rsidRPr="00802323">
              <w:rPr>
                <w:rFonts w:ascii="Arial" w:hAnsi="Arial" w:cs="Arial"/>
                <w:sz w:val="20"/>
                <w:szCs w:val="20"/>
              </w:rPr>
              <w:t>P</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0442BC8"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Introduce foreign substances</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52505792"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6F3C538E"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85E5CCD"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71B2C2B" w14:textId="77777777" w:rsidR="003F5975" w:rsidRPr="00802323" w:rsidRDefault="003F5975" w:rsidP="00045B54">
            <w:pPr>
              <w:pStyle w:val="a7"/>
              <w:numPr>
                <w:ilvl w:val="0"/>
                <w:numId w:val="238"/>
              </w:numPr>
              <w:ind w:firstLineChars="0"/>
              <w:rPr>
                <w:rFonts w:eastAsia="Times New Roman"/>
                <w:iCs/>
                <w:color w:val="auto"/>
                <w:sz w:val="20"/>
                <w:szCs w:val="20"/>
                <w:lang w:val="en-IE"/>
              </w:rPr>
            </w:pPr>
            <w:r w:rsidRPr="00802323">
              <w:rPr>
                <w:rFonts w:eastAsia="Times New Roman"/>
                <w:iCs/>
                <w:color w:val="auto"/>
                <w:sz w:val="20"/>
                <w:szCs w:val="20"/>
                <w:lang w:val="en-IE"/>
              </w:rPr>
              <w:t>All materials shall be checked for intact outer packaging before dispensing to avoid the introduction of foreign contaminants.</w:t>
            </w:r>
          </w:p>
          <w:p w14:paraId="487A45A9" w14:textId="77777777" w:rsidR="003F5975" w:rsidRPr="00802323" w:rsidRDefault="003F5975" w:rsidP="00045B54">
            <w:pPr>
              <w:pStyle w:val="a7"/>
              <w:numPr>
                <w:ilvl w:val="0"/>
                <w:numId w:val="238"/>
              </w:numPr>
              <w:ind w:firstLineChars="0"/>
              <w:rPr>
                <w:rFonts w:eastAsia="Times New Roman"/>
                <w:iCs/>
                <w:color w:val="auto"/>
                <w:sz w:val="20"/>
                <w:szCs w:val="20"/>
                <w:lang w:val="en-IE"/>
              </w:rPr>
            </w:pPr>
            <w:r w:rsidRPr="00802323">
              <w:rPr>
                <w:rFonts w:eastAsia="Times New Roman"/>
                <w:iCs/>
                <w:color w:val="auto"/>
                <w:sz w:val="20"/>
                <w:szCs w:val="20"/>
                <w:lang w:val="en-IE"/>
              </w:rPr>
              <w:lastRenderedPageBreak/>
              <w:t>Nitrogen shall pass through filters before entering the glovebox.</w:t>
            </w:r>
          </w:p>
          <w:p w14:paraId="15CF4EA5" w14:textId="77777777" w:rsidR="003F5975" w:rsidRPr="00802323" w:rsidRDefault="003F5975" w:rsidP="00045B54">
            <w:pPr>
              <w:pStyle w:val="a7"/>
              <w:numPr>
                <w:ilvl w:val="0"/>
                <w:numId w:val="238"/>
              </w:numPr>
              <w:ind w:firstLineChars="0"/>
              <w:rPr>
                <w:rFonts w:eastAsia="Times New Roman"/>
                <w:iCs/>
                <w:color w:val="auto"/>
                <w:sz w:val="20"/>
                <w:szCs w:val="20"/>
                <w:lang w:val="en-IE"/>
              </w:rPr>
            </w:pPr>
            <w:r w:rsidRPr="00802323">
              <w:rPr>
                <w:rFonts w:eastAsia="Times New Roman"/>
                <w:iCs/>
                <w:color w:val="auto"/>
                <w:sz w:val="20"/>
                <w:szCs w:val="20"/>
                <w:lang w:val="en-IE"/>
              </w:rPr>
              <w:t>Materials transportation shall avoid rainy and snowy weather conditions.</w:t>
            </w:r>
          </w:p>
          <w:p w14:paraId="4D08D925" w14:textId="77777777" w:rsidR="003F5975" w:rsidRPr="00802323" w:rsidRDefault="003F5975" w:rsidP="003F5975">
            <w:pPr>
              <w:ind w:left="284"/>
              <w:rPr>
                <w:rFonts w:ascii="Arial" w:eastAsia="Times New Roman" w:hAnsi="Arial" w:cs="Arial"/>
                <w:bCs/>
                <w:iCs/>
                <w:kern w:val="32"/>
                <w:sz w:val="20"/>
                <w:szCs w:val="20"/>
                <w:lang w:val="en-IE" w:eastAsia="en-US"/>
              </w:rPr>
            </w:pPr>
            <w:r w:rsidRPr="00802323">
              <w:rPr>
                <w:rFonts w:ascii="Arial" w:eastAsia="Times New Roman" w:hAnsi="Arial" w:cs="Arial"/>
                <w:bCs/>
                <w:kern w:val="32"/>
                <w:sz w:val="20"/>
                <w:szCs w:val="20"/>
                <w:lang w:val="en-IE"/>
              </w:rPr>
              <w:t>Owner: Pro</w:t>
            </w:r>
            <w:r w:rsidRPr="00802323">
              <w:rPr>
                <w:rFonts w:ascii="Arial" w:eastAsia="Times New Roman" w:hAnsi="Arial" w:cs="Arial"/>
                <w:bCs/>
                <w:iCs/>
                <w:kern w:val="32"/>
                <w:sz w:val="20"/>
                <w:szCs w:val="20"/>
                <w:lang w:val="en-IE" w:eastAsia="en-US"/>
              </w:rPr>
              <w:t>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677F4C09"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1994EF2E"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3B860D56"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82FDF10"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lastRenderedPageBreak/>
              <w:t>1.5</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F8D3DEF"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iCs/>
                <w:sz w:val="20"/>
                <w:szCs w:val="20"/>
                <w:lang w:val="en-IE"/>
              </w:rPr>
              <w:t xml:space="preserve">Dispense RSMs or Resin or </w:t>
            </w:r>
            <w:proofErr w:type="spellStart"/>
            <w:r w:rsidRPr="00802323">
              <w:rPr>
                <w:rFonts w:ascii="Arial" w:eastAsia="Times New Roman" w:hAnsi="Arial" w:cs="Arial"/>
                <w:iCs/>
                <w:sz w:val="20"/>
                <w:szCs w:val="20"/>
                <w:lang w:val="en-IE"/>
              </w:rPr>
              <w:t>Oxyma</w:t>
            </w:r>
            <w:proofErr w:type="spellEnd"/>
            <w:r w:rsidRPr="00802323">
              <w:rPr>
                <w:rFonts w:ascii="Arial" w:eastAsia="Times New Roman" w:hAnsi="Arial" w:cs="Arial"/>
                <w:iCs/>
                <w:sz w:val="20"/>
                <w:szCs w:val="20"/>
                <w:lang w:val="en-IE"/>
              </w:rPr>
              <w:t xml:space="preserve"> or </w:t>
            </w:r>
            <w:proofErr w:type="spellStart"/>
            <w:r w:rsidRPr="00802323">
              <w:rPr>
                <w:rFonts w:ascii="Arial" w:eastAsia="Times New Roman" w:hAnsi="Arial" w:cs="Arial"/>
                <w:iCs/>
                <w:sz w:val="20"/>
                <w:szCs w:val="20"/>
                <w:lang w:val="en-IE"/>
              </w:rPr>
              <w:t>PyBO</w:t>
            </w:r>
            <w:proofErr w:type="spellEnd"/>
            <w:r w:rsidRPr="00802323">
              <w:rPr>
                <w:rFonts w:ascii="Arial" w:hAnsi="Arial" w:cs="Arial"/>
                <w:sz w:val="20"/>
                <w:szCs w:val="20"/>
              </w:rPr>
              <w:t>P</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8DC5F4"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 xml:space="preserve">Charge calculated incorrectly in the Raw Material Summary Table </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41EFEA19"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2BF48D5C"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FDFD8D0"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98D8DF6" w14:textId="77777777" w:rsidR="003F5975" w:rsidRPr="00802323" w:rsidRDefault="003F5975" w:rsidP="00045B54">
            <w:pPr>
              <w:pStyle w:val="a7"/>
              <w:numPr>
                <w:ilvl w:val="0"/>
                <w:numId w:val="239"/>
              </w:numPr>
              <w:ind w:firstLineChars="0"/>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The calculation sheets will complete validation before use.</w:t>
            </w:r>
          </w:p>
          <w:p w14:paraId="368BED82" w14:textId="77777777" w:rsidR="003F5975" w:rsidRPr="00802323" w:rsidRDefault="003F5975" w:rsidP="003F5975">
            <w:pPr>
              <w:pStyle w:val="a7"/>
              <w:ind w:left="284" w:firstLineChars="0" w:firstLine="0"/>
              <w:rPr>
                <w:rFonts w:eastAsiaTheme="minorEastAsia"/>
                <w:iCs/>
                <w:color w:val="auto"/>
                <w:sz w:val="20"/>
                <w:szCs w:val="20"/>
                <w:lang w:val="en-IE" w:eastAsia="zh-CN"/>
              </w:rPr>
            </w:pPr>
            <w:r w:rsidRPr="00802323">
              <w:rPr>
                <w:rFonts w:eastAsia="Times New Roman"/>
                <w:color w:val="auto"/>
                <w:sz w:val="20"/>
                <w:szCs w:val="20"/>
                <w:lang w:val="en-IE" w:eastAsia="zh-CN"/>
              </w:rPr>
              <w:t xml:space="preserve">Owner: </w:t>
            </w:r>
            <w:r w:rsidRPr="00802323">
              <w:rPr>
                <w:rFonts w:eastAsiaTheme="minorEastAsia"/>
                <w:iCs/>
                <w:color w:val="auto"/>
                <w:sz w:val="20"/>
                <w:szCs w:val="20"/>
                <w:lang w:val="en-IE" w:eastAsia="zh-CN"/>
              </w:rPr>
              <w:t>CMMD;QA</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31237795"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38AF636D"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6B7F93C"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0BA73B0" w14:textId="77777777" w:rsidR="003F5975" w:rsidRPr="00802323" w:rsidRDefault="003F5975" w:rsidP="003F5975">
            <w:pPr>
              <w:jc w:val="center"/>
              <w:textAlignment w:val="baseline"/>
              <w:rPr>
                <w:rFonts w:ascii="Arial" w:hAnsi="Arial" w:cs="Arial"/>
                <w:sz w:val="20"/>
                <w:szCs w:val="20"/>
                <w:lang w:val="en-IE"/>
              </w:rPr>
            </w:pPr>
            <w:r w:rsidRPr="00802323">
              <w:rPr>
                <w:rFonts w:ascii="Arial" w:hAnsi="Arial" w:cs="Arial"/>
                <w:sz w:val="20"/>
                <w:szCs w:val="20"/>
                <w:lang w:val="en-IE"/>
              </w:rPr>
              <w:t>1.6</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BF4D971"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iCs/>
                <w:sz w:val="20"/>
                <w:szCs w:val="20"/>
                <w:lang w:val="en-IE"/>
              </w:rPr>
              <w:t xml:space="preserve">Dispense RSMs or Resin or </w:t>
            </w:r>
            <w:proofErr w:type="spellStart"/>
            <w:r w:rsidRPr="00802323">
              <w:rPr>
                <w:rFonts w:ascii="Arial" w:eastAsia="Times New Roman" w:hAnsi="Arial" w:cs="Arial"/>
                <w:iCs/>
                <w:sz w:val="20"/>
                <w:szCs w:val="20"/>
                <w:lang w:val="en-IE"/>
              </w:rPr>
              <w:t>Oxyma</w:t>
            </w:r>
            <w:proofErr w:type="spellEnd"/>
            <w:r w:rsidRPr="00802323">
              <w:rPr>
                <w:rFonts w:ascii="Arial" w:eastAsia="Times New Roman" w:hAnsi="Arial" w:cs="Arial"/>
                <w:iCs/>
                <w:sz w:val="20"/>
                <w:szCs w:val="20"/>
                <w:lang w:val="en-IE"/>
              </w:rPr>
              <w:t xml:space="preserve"> or </w:t>
            </w:r>
            <w:proofErr w:type="spellStart"/>
            <w:r w:rsidRPr="00802323">
              <w:rPr>
                <w:rFonts w:ascii="Arial" w:eastAsia="Times New Roman" w:hAnsi="Arial" w:cs="Arial"/>
                <w:iCs/>
                <w:sz w:val="20"/>
                <w:szCs w:val="20"/>
                <w:lang w:val="en-IE"/>
              </w:rPr>
              <w:t>PyBOP</w:t>
            </w:r>
            <w:proofErr w:type="spellEnd"/>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B4687DC"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Incorrect dispensing of material quantity</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0BD6EB86"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F163D09"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3305571" w14:textId="77777777" w:rsidR="003F5975" w:rsidRPr="00802323" w:rsidRDefault="003F5975" w:rsidP="003F5975">
            <w:pPr>
              <w:jc w:val="center"/>
              <w:rPr>
                <w:rFonts w:ascii="Arial" w:hAnsi="Arial" w:cs="Arial"/>
                <w:sz w:val="20"/>
                <w:szCs w:val="20"/>
              </w:rPr>
            </w:pPr>
            <w:r w:rsidRPr="00802323">
              <w:rPr>
                <w:rFonts w:ascii="Arial" w:hAnsi="Arial" w:cs="Arial"/>
                <w:iCs/>
                <w:sz w:val="20"/>
                <w:szCs w:val="20"/>
                <w:lang w:val="en-IE"/>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04A9B5B" w14:textId="77777777" w:rsidR="003F5975" w:rsidRPr="00802323" w:rsidRDefault="003F5975" w:rsidP="00045B54">
            <w:pPr>
              <w:pStyle w:val="a7"/>
              <w:numPr>
                <w:ilvl w:val="0"/>
                <w:numId w:val="240"/>
              </w:numPr>
              <w:ind w:firstLineChars="0"/>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Perform material balance calculation upon completion of dispensing for each batch, cross-check the issued, consumed and residual material quantities.</w:t>
            </w:r>
          </w:p>
          <w:p w14:paraId="1936BA98" w14:textId="77777777" w:rsidR="003F5975" w:rsidRPr="00802323" w:rsidRDefault="003F5975" w:rsidP="003F5975">
            <w:pPr>
              <w:pStyle w:val="a7"/>
              <w:ind w:firstLineChars="0" w:firstLine="0"/>
              <w:jc w:val="center"/>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Production department; CMMD</w:t>
            </w:r>
          </w:p>
          <w:p w14:paraId="63A10619" w14:textId="77777777" w:rsidR="003F5975" w:rsidRPr="00802323" w:rsidRDefault="003F5975" w:rsidP="003F5975">
            <w:pPr>
              <w:pStyle w:val="a7"/>
              <w:ind w:left="284" w:firstLineChars="0" w:firstLine="0"/>
              <w:rPr>
                <w:rFonts w:eastAsiaTheme="minorEastAsia"/>
                <w:bCs w:val="0"/>
                <w:iCs/>
                <w:color w:val="auto"/>
                <w:kern w:val="0"/>
                <w:sz w:val="20"/>
                <w:szCs w:val="20"/>
                <w:lang w:val="en-IE" w:eastAsia="zh-CN"/>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3373E5B8"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00408842"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72C64E49"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AE1418D"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2</w:t>
            </w:r>
            <w:r w:rsidRPr="00802323">
              <w:rPr>
                <w:rFonts w:ascii="Arial" w:hAnsi="Arial" w:cs="Arial"/>
                <w:sz w:val="20"/>
                <w:szCs w:val="20"/>
                <w:lang w:val="en-IE"/>
              </w:rPr>
              <w:t>.1</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9C7C6A"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Equipment confirmation</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5DBF34"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Equipment are not applicable for operation purpose</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7B7D1FC7"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A391918"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8474AD" w14:textId="77777777" w:rsidR="003F5975" w:rsidRPr="00802323" w:rsidRDefault="003F5975" w:rsidP="003F5975">
            <w:pPr>
              <w:jc w:val="center"/>
              <w:rPr>
                <w:rFonts w:ascii="Arial" w:hAnsi="Arial" w:cs="Arial"/>
                <w:sz w:val="20"/>
                <w:szCs w:val="20"/>
              </w:rPr>
            </w:pPr>
            <w:r w:rsidRPr="00802323">
              <w:rPr>
                <w:rFonts w:ascii="Arial" w:hAnsi="Arial" w:cs="Arial"/>
                <w:iCs/>
                <w:sz w:val="20"/>
                <w:szCs w:val="20"/>
                <w:lang w:val="en-IE"/>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7CEB36" w14:textId="77777777" w:rsidR="003F5975" w:rsidRPr="00802323" w:rsidRDefault="003F5975" w:rsidP="00045B54">
            <w:pPr>
              <w:pStyle w:val="a7"/>
              <w:numPr>
                <w:ilvl w:val="0"/>
                <w:numId w:val="241"/>
              </w:numPr>
              <w:ind w:firstLineChars="0"/>
              <w:textAlignment w:val="baseline"/>
              <w:rPr>
                <w:rFonts w:eastAsia="Times New Roman"/>
                <w:iCs/>
                <w:color w:val="auto"/>
                <w:kern w:val="2"/>
                <w:sz w:val="20"/>
                <w:szCs w:val="20"/>
                <w:lang w:val="en-IE" w:eastAsia="zh-CN"/>
              </w:rPr>
            </w:pPr>
            <w:r w:rsidRPr="00802323">
              <w:rPr>
                <w:rFonts w:eastAsia="Times New Roman"/>
                <w:iCs/>
                <w:color w:val="auto"/>
                <w:kern w:val="2"/>
                <w:sz w:val="20"/>
                <w:szCs w:val="20"/>
                <w:lang w:val="en-IE" w:eastAsia="zh-CN"/>
              </w:rPr>
              <w:t>All equipment will be pre-production cleaned and pre-rinsed with reaction solvent before use.</w:t>
            </w:r>
          </w:p>
          <w:p w14:paraId="5A5852B4" w14:textId="77777777" w:rsidR="003F5975" w:rsidRPr="00802323" w:rsidRDefault="003F5975" w:rsidP="003F5975">
            <w:pPr>
              <w:jc w:val="center"/>
              <w:textAlignment w:val="baseline"/>
              <w:rPr>
                <w:rFonts w:ascii="Arial" w:eastAsia="Times New Roman" w:hAnsi="Arial" w:cs="Arial"/>
                <w:bCs/>
                <w:iCs/>
                <w:sz w:val="20"/>
                <w:szCs w:val="20"/>
                <w:lang w:val="en-IE"/>
              </w:rPr>
            </w:pPr>
            <w:r w:rsidRPr="00802323">
              <w:rPr>
                <w:rFonts w:ascii="Arial" w:eastAsia="Times New Roman" w:hAnsi="Arial" w:cs="Arial"/>
                <w:bCs/>
                <w:iCs/>
                <w:sz w:val="20"/>
                <w:szCs w:val="20"/>
                <w:lang w:val="en-IE"/>
              </w:rPr>
              <w:t>Owner: Production department</w:t>
            </w:r>
          </w:p>
          <w:p w14:paraId="0969A64D" w14:textId="77777777" w:rsidR="003F5975" w:rsidRPr="00802323" w:rsidRDefault="003F5975" w:rsidP="003F5975">
            <w:pPr>
              <w:jc w:val="center"/>
              <w:textAlignment w:val="baseline"/>
              <w:rPr>
                <w:rFonts w:ascii="Arial" w:eastAsia="Times New Roman" w:hAnsi="Arial" w:cs="Arial"/>
                <w:bCs/>
                <w:iCs/>
                <w:sz w:val="20"/>
                <w:szCs w:val="20"/>
                <w:lang w:val="en-IE"/>
              </w:rPr>
            </w:pPr>
            <w:r w:rsidRPr="00802323">
              <w:rPr>
                <w:rFonts w:ascii="Arial" w:eastAsia="Times New Roman" w:hAnsi="Arial" w:cs="Arial"/>
                <w:bCs/>
                <w:iCs/>
                <w:sz w:val="20"/>
                <w:szCs w:val="20"/>
                <w:lang w:val="en-IE"/>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351D8275"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8229BF8"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24F846FF"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CB63484"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2.2</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509784E"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sz w:val="20"/>
                <w:szCs w:val="20"/>
                <w:lang w:val="en-IE"/>
              </w:rPr>
              <w:t>Recipe edit</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75925B2"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Incorrect conversion of process parameters (e.g., solvent addition volume, stirring time, temperature set point)</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420803F1"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88C0C11"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FB7C802" w14:textId="77777777" w:rsidR="003F5975" w:rsidRPr="00802323" w:rsidRDefault="003F5975" w:rsidP="003F5975">
            <w:pPr>
              <w:jc w:val="center"/>
              <w:rPr>
                <w:rFonts w:ascii="Arial" w:hAnsi="Arial" w:cs="Arial"/>
                <w:sz w:val="20"/>
                <w:szCs w:val="20"/>
              </w:rPr>
            </w:pPr>
            <w:r w:rsidRPr="00802323">
              <w:rPr>
                <w:rFonts w:ascii="Arial" w:hAnsi="Arial" w:cs="Arial"/>
                <w:iCs/>
                <w:sz w:val="20"/>
                <w:szCs w:val="20"/>
                <w:lang w:val="en-IE"/>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880DAC8" w14:textId="77777777" w:rsidR="003F5975" w:rsidRPr="00802323" w:rsidRDefault="003F5975" w:rsidP="00045B54">
            <w:pPr>
              <w:pStyle w:val="a7"/>
              <w:numPr>
                <w:ilvl w:val="0"/>
                <w:numId w:val="242"/>
              </w:numPr>
              <w:ind w:firstLineChars="0"/>
              <w:textAlignment w:val="baseline"/>
              <w:rPr>
                <w:rFonts w:eastAsia="Times New Roman"/>
                <w:color w:val="auto"/>
                <w:sz w:val="20"/>
                <w:szCs w:val="20"/>
              </w:rPr>
            </w:pPr>
            <w:r w:rsidRPr="00802323">
              <w:rPr>
                <w:rFonts w:eastAsia="Times New Roman"/>
                <w:color w:val="auto"/>
                <w:sz w:val="20"/>
                <w:szCs w:val="20"/>
              </w:rPr>
              <w:t>Dual-person verification of the recipe shall be performed by production operators and process chemists before each module runs. Signatures and dates shall be recorded on the operation record once the verification is confirmed correct.</w:t>
            </w:r>
          </w:p>
          <w:p w14:paraId="5255ED44" w14:textId="77777777" w:rsidR="003F5975" w:rsidRPr="00802323" w:rsidRDefault="003F5975" w:rsidP="003F5975">
            <w:pPr>
              <w:jc w:val="center"/>
              <w:textAlignment w:val="baseline"/>
              <w:rPr>
                <w:rFonts w:ascii="Arial" w:eastAsia="Times New Roman" w:hAnsi="Arial" w:cs="Arial"/>
                <w:bCs/>
                <w:iCs/>
                <w:kern w:val="32"/>
                <w:sz w:val="20"/>
                <w:szCs w:val="20"/>
                <w:lang w:val="en-IE" w:eastAsia="en-US"/>
              </w:rPr>
            </w:pPr>
            <w:r w:rsidRPr="00802323">
              <w:rPr>
                <w:rFonts w:ascii="Arial" w:eastAsia="Times New Roman" w:hAnsi="Arial" w:cs="Arial"/>
                <w:bCs/>
                <w:iCs/>
                <w:sz w:val="20"/>
                <w:szCs w:val="20"/>
                <w:lang w:val="en-IE"/>
              </w:rPr>
              <w:t>Owner: Production department</w:t>
            </w:r>
            <w:r w:rsidRPr="00802323">
              <w:rPr>
                <w:rFonts w:ascii="Arial" w:eastAsia="Times New Roman" w:hAnsi="Arial" w:cs="Arial"/>
                <w:bCs/>
                <w:iCs/>
                <w:kern w:val="32"/>
                <w:sz w:val="20"/>
                <w:szCs w:val="20"/>
                <w:lang w:val="en-IE" w:eastAsia="en-US"/>
              </w:rPr>
              <w:t>; CMMD</w:t>
            </w:r>
          </w:p>
          <w:p w14:paraId="457C35E6" w14:textId="77777777" w:rsidR="003F5975" w:rsidRPr="00802323" w:rsidRDefault="003F5975" w:rsidP="003F5975">
            <w:pPr>
              <w:jc w:val="center"/>
              <w:textAlignment w:val="baseline"/>
              <w:rPr>
                <w:rFonts w:ascii="Arial" w:eastAsia="Times New Roman" w:hAnsi="Arial" w:cs="Arial"/>
                <w:iCs/>
                <w:sz w:val="20"/>
                <w:szCs w:val="20"/>
              </w:rPr>
            </w:pPr>
            <w:r w:rsidRPr="00802323">
              <w:rPr>
                <w:rFonts w:ascii="Arial" w:eastAsia="Times New Roman" w:hAnsi="Arial" w:cs="Arial"/>
                <w:sz w:val="20"/>
                <w:szCs w:val="20"/>
                <w:lang w:val="en-IE"/>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492C9D7C"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4FA26B39"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009B0CD0"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C85D95" w14:textId="77777777" w:rsidR="003F5975" w:rsidRPr="00802323" w:rsidRDefault="003F5975" w:rsidP="003F5975">
            <w:pPr>
              <w:jc w:val="center"/>
              <w:textAlignment w:val="baseline"/>
              <w:rPr>
                <w:rFonts w:ascii="Arial" w:hAnsi="Arial" w:cs="Arial"/>
                <w:sz w:val="20"/>
                <w:szCs w:val="20"/>
                <w:lang w:val="en-IE"/>
              </w:rPr>
            </w:pPr>
            <w:r w:rsidRPr="00802323">
              <w:rPr>
                <w:rFonts w:ascii="Arial" w:hAnsi="Arial" w:cs="Arial"/>
                <w:sz w:val="20"/>
                <w:szCs w:val="20"/>
                <w:lang w:val="en-IE"/>
              </w:rPr>
              <w:lastRenderedPageBreak/>
              <w:t>2.3</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8BAF8C5"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sz w:val="20"/>
                <w:szCs w:val="20"/>
                <w:lang w:val="en-IE"/>
              </w:rPr>
              <w:t>Recipe Edit &amp; Control System</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7E656A9"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PLC system failure or recipe error during automated SPPS cycle</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3A977AF8"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6055534F"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469E806" w14:textId="77777777" w:rsidR="003F5975" w:rsidRPr="00802323" w:rsidRDefault="003F5975" w:rsidP="003F5975">
            <w:pPr>
              <w:jc w:val="center"/>
              <w:rPr>
                <w:rFonts w:ascii="Arial" w:hAnsi="Arial" w:cs="Arial"/>
                <w:sz w:val="20"/>
                <w:szCs w:val="20"/>
              </w:rPr>
            </w:pPr>
            <w:r w:rsidRPr="00802323">
              <w:rPr>
                <w:rFonts w:ascii="Arial" w:hAnsi="Arial" w:cs="Arial"/>
                <w:iCs/>
                <w:sz w:val="20"/>
                <w:szCs w:val="20"/>
                <w:lang w:val="en-IE"/>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DF6FE5B" w14:textId="77777777" w:rsidR="003F5975" w:rsidRPr="00802323" w:rsidRDefault="003F5975" w:rsidP="00045B54">
            <w:pPr>
              <w:pStyle w:val="a7"/>
              <w:numPr>
                <w:ilvl w:val="0"/>
                <w:numId w:val="243"/>
              </w:numPr>
              <w:ind w:firstLineChars="0"/>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Dual-person verification of the recipe version shall be conducted prior to equipment operation.</w:t>
            </w:r>
          </w:p>
          <w:p w14:paraId="7788AA2B" w14:textId="77777777" w:rsidR="003F5975" w:rsidRPr="00802323" w:rsidRDefault="003F5975" w:rsidP="00045B54">
            <w:pPr>
              <w:pStyle w:val="a7"/>
              <w:numPr>
                <w:ilvl w:val="0"/>
                <w:numId w:val="243"/>
              </w:numPr>
              <w:ind w:firstLineChars="0"/>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Current recipe is verified by full-scale batch. Any recipe change prior PV needs to be tested by solvent run on each individual module.</w:t>
            </w:r>
          </w:p>
          <w:p w14:paraId="50F52DE7" w14:textId="77777777" w:rsidR="003F5975" w:rsidRPr="00802323" w:rsidRDefault="003F5975" w:rsidP="003F5975">
            <w:pPr>
              <w:pStyle w:val="a7"/>
              <w:ind w:left="284" w:firstLineChars="0" w:firstLine="0"/>
              <w:rPr>
                <w:rFonts w:eastAsia="Times New Roman"/>
                <w:iCs/>
                <w:color w:val="auto"/>
                <w:sz w:val="20"/>
                <w:szCs w:val="20"/>
                <w:lang w:val="en-IE"/>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Fonts w:eastAsia="Times New Roman"/>
                <w:bCs w:val="0"/>
                <w:iCs/>
                <w:color w:val="auto"/>
                <w:kern w:val="0"/>
                <w:sz w:val="20"/>
                <w:szCs w:val="20"/>
                <w:lang w:val="en-IE" w:eastAsia="zh-CN"/>
              </w:rPr>
              <w:t xml:space="preserve">Production </w:t>
            </w:r>
            <w:proofErr w:type="gramStart"/>
            <w:r w:rsidRPr="00802323">
              <w:rPr>
                <w:rFonts w:eastAsia="Times New Roman"/>
                <w:bCs w:val="0"/>
                <w:iCs/>
                <w:color w:val="auto"/>
                <w:kern w:val="0"/>
                <w:sz w:val="20"/>
                <w:szCs w:val="20"/>
                <w:lang w:val="en-IE" w:eastAsia="zh-CN"/>
              </w:rPr>
              <w:t>department</w:t>
            </w:r>
            <w:r w:rsidRPr="00802323">
              <w:rPr>
                <w:rFonts w:eastAsia="Times New Roman"/>
                <w:iCs/>
                <w:color w:val="auto"/>
                <w:sz w:val="20"/>
                <w:szCs w:val="20"/>
                <w:lang w:val="en-IE"/>
              </w:rPr>
              <w:t xml:space="preserve"> ;</w:t>
            </w:r>
            <w:proofErr w:type="gramEnd"/>
            <w:r w:rsidRPr="00802323">
              <w:rPr>
                <w:rFonts w:eastAsia="Times New Roman"/>
                <w:iCs/>
                <w:color w:val="auto"/>
                <w:sz w:val="20"/>
                <w:szCs w:val="20"/>
                <w:lang w:val="en-IE"/>
              </w:rPr>
              <w:t xml:space="preserve"> CMMD</w:t>
            </w:r>
          </w:p>
          <w:p w14:paraId="68EEE18A" w14:textId="77777777" w:rsidR="003F5975" w:rsidRPr="00802323" w:rsidRDefault="003F5975" w:rsidP="003F5975">
            <w:pPr>
              <w:pStyle w:val="a7"/>
              <w:ind w:left="284" w:firstLineChars="0" w:firstLine="0"/>
              <w:rPr>
                <w:rFonts w:eastAsia="Times New Roman"/>
                <w:iCs/>
                <w:color w:val="auto"/>
                <w:sz w:val="20"/>
                <w:szCs w:val="20"/>
                <w:lang w:val="en-IE"/>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2F4F572E"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1D056B5"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6A83D80C"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7473DBC"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2.4</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3183BA6"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Control System</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3B53941"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Temperature deviation in synthesis reactor or buffer tanks</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4A62464F" w14:textId="4CB075B1" w:rsidR="003F5975" w:rsidRPr="00802323" w:rsidRDefault="008F23AD"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7301A6B"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B724CEB"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AFDA93C" w14:textId="77777777" w:rsidR="003F5975" w:rsidRPr="00802323" w:rsidRDefault="003F5975" w:rsidP="00045B54">
            <w:pPr>
              <w:pStyle w:val="a7"/>
              <w:numPr>
                <w:ilvl w:val="0"/>
                <w:numId w:val="244"/>
              </w:numPr>
              <w:ind w:firstLineChars="0"/>
              <w:rPr>
                <w:rFonts w:eastAsia="Times New Roman"/>
                <w:color w:val="auto"/>
                <w:sz w:val="20"/>
                <w:szCs w:val="20"/>
              </w:rPr>
            </w:pPr>
            <w:r w:rsidRPr="00802323">
              <w:rPr>
                <w:rFonts w:eastAsia="Times New Roman"/>
                <w:bCs w:val="0"/>
                <w:iCs/>
                <w:color w:val="auto"/>
                <w:kern w:val="0"/>
                <w:sz w:val="20"/>
                <w:szCs w:val="20"/>
                <w:lang w:val="en-IE" w:eastAsia="zh-CN"/>
              </w:rPr>
              <w:t>Review the data after batch completion to identify abnormal temperature adjustment durations or consistent increases across consecutive batches.</w:t>
            </w:r>
          </w:p>
          <w:p w14:paraId="70526924" w14:textId="77777777" w:rsidR="003F5975" w:rsidRPr="00802323" w:rsidRDefault="003F5975" w:rsidP="00045B54">
            <w:pPr>
              <w:pStyle w:val="a7"/>
              <w:numPr>
                <w:ilvl w:val="0"/>
                <w:numId w:val="244"/>
              </w:numPr>
              <w:ind w:firstLineChars="0"/>
              <w:rPr>
                <w:rFonts w:eastAsia="Times New Roman"/>
                <w:color w:val="auto"/>
                <w:sz w:val="20"/>
                <w:szCs w:val="20"/>
              </w:rPr>
            </w:pPr>
            <w:r w:rsidRPr="00802323">
              <w:rPr>
                <w:rFonts w:eastAsia="Times New Roman"/>
                <w:color w:val="auto"/>
                <w:sz w:val="20"/>
                <w:szCs w:val="20"/>
                <w:lang w:val="en-IE"/>
              </w:rPr>
              <w:t>Sufficient spare parts for equipment are stocked to enable timely replacement in case of defects.</w:t>
            </w:r>
          </w:p>
          <w:p w14:paraId="24987E25" w14:textId="77777777" w:rsidR="003F5975" w:rsidRPr="00802323" w:rsidRDefault="003F5975" w:rsidP="003F5975">
            <w:pPr>
              <w:pStyle w:val="a7"/>
              <w:ind w:left="284" w:firstLineChars="0" w:firstLine="0"/>
              <w:rPr>
                <w:rFonts w:eastAsia="Times New Roman"/>
                <w:color w:val="auto"/>
                <w:sz w:val="20"/>
                <w:szCs w:val="20"/>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Fonts w:eastAsia="Times New Roman"/>
                <w:iCs/>
                <w:color w:val="auto"/>
                <w:sz w:val="20"/>
                <w:szCs w:val="20"/>
                <w:lang w:val="en-IE"/>
              </w:rPr>
              <w:t xml:space="preserve">Production </w:t>
            </w:r>
            <w:r w:rsidRPr="00802323">
              <w:rPr>
                <w:rFonts w:eastAsia="Times New Roman"/>
                <w:bCs w:val="0"/>
                <w:iCs/>
                <w:color w:val="auto"/>
                <w:kern w:val="0"/>
                <w:sz w:val="20"/>
                <w:szCs w:val="20"/>
                <w:lang w:val="en-IE" w:eastAsia="zh-CN"/>
              </w:rPr>
              <w:t>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092C12DC"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7ADC24FC"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64055CB8"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F0431FA"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2.5</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FE3A0F"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Control System</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A061D0D"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Nitrogen pressure loss during transfer or during N</w:t>
            </w:r>
            <w:r w:rsidRPr="00802323">
              <w:rPr>
                <w:rFonts w:ascii="Cambria Math" w:eastAsia="Times New Roman" w:hAnsi="Cambria Math" w:cs="Cambria Math"/>
                <w:iCs/>
                <w:sz w:val="20"/>
                <w:szCs w:val="20"/>
                <w:lang w:val="en-IE"/>
              </w:rPr>
              <w:t>₂</w:t>
            </w:r>
            <w:r w:rsidRPr="00802323">
              <w:rPr>
                <w:rFonts w:ascii="Arial" w:eastAsia="Times New Roman" w:hAnsi="Arial" w:cs="Arial"/>
                <w:iCs/>
                <w:sz w:val="20"/>
                <w:szCs w:val="20"/>
                <w:lang w:val="en-IE"/>
              </w:rPr>
              <w:t>-blanketing, Undercharge or overcharge of Nitrogen</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17956021"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89594C0"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785D84" w14:textId="77777777" w:rsidR="003F5975" w:rsidRPr="00802323" w:rsidRDefault="003F5975" w:rsidP="003F5975">
            <w:pPr>
              <w:jc w:val="center"/>
              <w:rPr>
                <w:rFonts w:ascii="Arial" w:hAnsi="Arial" w:cs="Arial"/>
                <w:sz w:val="20"/>
                <w:szCs w:val="20"/>
              </w:rPr>
            </w:pPr>
            <w:r w:rsidRPr="00802323">
              <w:rPr>
                <w:rFonts w:ascii="Arial" w:hAnsi="Arial" w:cs="Arial"/>
                <w:iCs/>
                <w:sz w:val="20"/>
                <w:szCs w:val="20"/>
                <w:lang w:val="en-IE"/>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DA89402" w14:textId="77777777" w:rsidR="003F5975" w:rsidRPr="00802323" w:rsidRDefault="003F5975" w:rsidP="00045B54">
            <w:pPr>
              <w:pStyle w:val="a7"/>
              <w:numPr>
                <w:ilvl w:val="0"/>
                <w:numId w:val="245"/>
              </w:numPr>
              <w:ind w:firstLineChars="0"/>
              <w:rPr>
                <w:rFonts w:eastAsia="Times New Roman"/>
                <w:color w:val="auto"/>
                <w:sz w:val="20"/>
                <w:szCs w:val="20"/>
                <w:lang w:val="en-IE"/>
              </w:rPr>
            </w:pPr>
            <w:r w:rsidRPr="00802323">
              <w:rPr>
                <w:rFonts w:eastAsia="Times New Roman"/>
                <w:color w:val="auto"/>
                <w:sz w:val="20"/>
                <w:szCs w:val="20"/>
                <w:lang w:val="en-IE"/>
              </w:rPr>
              <w:t>If valve malfunction prevents timely material transfer, temporary nitrogen pipelines shall be prepared to start the pump for material transfer or waste discharge.</w:t>
            </w:r>
          </w:p>
          <w:p w14:paraId="1742B85E" w14:textId="77777777" w:rsidR="003F5975" w:rsidRPr="00802323" w:rsidRDefault="003F5975" w:rsidP="003F5975">
            <w:pPr>
              <w:jc w:val="center"/>
              <w:textAlignment w:val="baseline"/>
              <w:rPr>
                <w:rFonts w:ascii="Arial" w:eastAsia="Times New Roman" w:hAnsi="Arial" w:cs="Arial"/>
                <w:bCs/>
                <w:iCs/>
                <w:sz w:val="20"/>
                <w:szCs w:val="20"/>
                <w:lang w:val="en-IE"/>
              </w:rPr>
            </w:pPr>
            <w:r w:rsidRPr="00802323">
              <w:rPr>
                <w:rFonts w:ascii="Arial" w:eastAsia="Times New Roman" w:hAnsi="Arial" w:cs="Arial"/>
                <w:bCs/>
                <w:iCs/>
                <w:sz w:val="20"/>
                <w:szCs w:val="20"/>
                <w:lang w:val="en-IE"/>
              </w:rPr>
              <w:t>Owner: Production department</w:t>
            </w:r>
          </w:p>
          <w:p w14:paraId="75A7A4FE"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D</w:t>
            </w:r>
            <w:r w:rsidRPr="00802323">
              <w:rPr>
                <w:rFonts w:ascii="Arial" w:eastAsia="Times New Roman" w:hAnsi="Arial" w:cs="Arial"/>
                <w:bCs/>
                <w:iCs/>
                <w:sz w:val="20"/>
                <w:szCs w:val="20"/>
                <w:lang w:val="en-IE"/>
              </w:rPr>
              <w:t>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3B71A2FA"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18630A8"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50D03594"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CC2E7D2"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2.6</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C442920"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Control System</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DEA6F30"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Insufficient compressed air</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25B877FB"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0DF8F42"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B879DDD" w14:textId="77777777" w:rsidR="003F5975" w:rsidRPr="00802323" w:rsidRDefault="003F5975" w:rsidP="003F5975">
            <w:pPr>
              <w:jc w:val="center"/>
              <w:rPr>
                <w:rFonts w:ascii="Arial" w:hAnsi="Arial" w:cs="Arial"/>
                <w:sz w:val="20"/>
                <w:szCs w:val="20"/>
              </w:rPr>
            </w:pPr>
            <w:r w:rsidRPr="00802323">
              <w:rPr>
                <w:rFonts w:ascii="Arial" w:hAnsi="Arial" w:cs="Arial"/>
                <w:iCs/>
                <w:sz w:val="20"/>
                <w:szCs w:val="20"/>
                <w:lang w:val="en-IE"/>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CBFD451" w14:textId="77777777" w:rsidR="003F5975" w:rsidRPr="00802323" w:rsidRDefault="003F5975" w:rsidP="00045B54">
            <w:pPr>
              <w:pStyle w:val="a7"/>
              <w:numPr>
                <w:ilvl w:val="0"/>
                <w:numId w:val="246"/>
              </w:numPr>
              <w:ind w:firstLineChars="0"/>
              <w:rPr>
                <w:rFonts w:eastAsia="Times New Roman"/>
                <w:color w:val="auto"/>
                <w:sz w:val="20"/>
                <w:szCs w:val="20"/>
                <w:lang w:val="en-IE"/>
              </w:rPr>
            </w:pPr>
            <w:r w:rsidRPr="00802323">
              <w:rPr>
                <w:rFonts w:eastAsia="Times New Roman"/>
                <w:color w:val="auto"/>
                <w:sz w:val="20"/>
                <w:szCs w:val="20"/>
                <w:lang w:val="en-IE"/>
              </w:rPr>
              <w:t>If insufficient compressed air prevents valves or pneumatic pumps from starting and results in delayed material transfer, temporary nitrogen pipelines or alternative compressed air pipelines shall be used to start the pumps for material transfer or waste discharge.</w:t>
            </w:r>
          </w:p>
          <w:p w14:paraId="164107A3" w14:textId="77777777" w:rsidR="003F5975" w:rsidRPr="00802323" w:rsidRDefault="003F5975" w:rsidP="003F5975">
            <w:pPr>
              <w:pStyle w:val="a7"/>
              <w:ind w:left="284" w:firstLineChars="0" w:firstLine="0"/>
              <w:rPr>
                <w:rFonts w:eastAsia="Times New Roman"/>
                <w:bCs w:val="0"/>
                <w:iCs/>
                <w:color w:val="auto"/>
                <w:kern w:val="0"/>
                <w:sz w:val="20"/>
                <w:szCs w:val="20"/>
                <w:lang w:val="en-IE" w:eastAsia="zh-CN"/>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Fonts w:eastAsia="Times New Roman"/>
                <w:bCs w:val="0"/>
                <w:iCs/>
                <w:color w:val="auto"/>
                <w:kern w:val="0"/>
                <w:sz w:val="20"/>
                <w:szCs w:val="20"/>
                <w:lang w:val="en-IE" w:eastAsia="zh-CN"/>
              </w:rPr>
              <w:t>Production department</w:t>
            </w:r>
          </w:p>
          <w:p w14:paraId="57CEB462" w14:textId="77777777" w:rsidR="003F5975" w:rsidRPr="00802323" w:rsidRDefault="003F5975" w:rsidP="003F5975">
            <w:pPr>
              <w:pStyle w:val="a7"/>
              <w:ind w:left="284" w:firstLineChars="0" w:firstLine="0"/>
              <w:rPr>
                <w:rFonts w:eastAsia="Times New Roman"/>
                <w:color w:val="auto"/>
                <w:sz w:val="20"/>
                <w:szCs w:val="20"/>
                <w:lang w:val="en-IE"/>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2FEAE7F9"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61D20329"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3F98501F" w14:textId="77777777" w:rsidTr="00435C8F">
        <w:trPr>
          <w:gridAfter w:val="1"/>
          <w:wAfter w:w="2" w:type="pct"/>
          <w:trHeight w:val="395"/>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EA44801"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lastRenderedPageBreak/>
              <w:t>2.7</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F6B3503"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Control System</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DDAE73"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Inadequate draining, sieve plate blockage in synthesis reactor,</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97A3D02"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183374A"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ECE941" w14:textId="77777777" w:rsidR="003F5975" w:rsidRPr="00802323" w:rsidRDefault="003F5975" w:rsidP="003F5975">
            <w:pPr>
              <w:jc w:val="center"/>
              <w:rPr>
                <w:rFonts w:ascii="Arial" w:hAnsi="Arial" w:cs="Arial"/>
                <w:sz w:val="20"/>
                <w:szCs w:val="20"/>
              </w:rPr>
            </w:pPr>
            <w:r w:rsidRPr="00802323">
              <w:rPr>
                <w:rFonts w:ascii="Arial" w:hAnsi="Arial" w:cs="Arial"/>
                <w:iCs/>
                <w:sz w:val="20"/>
                <w:szCs w:val="20"/>
                <w:lang w:val="en-IE"/>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BD0E25" w14:textId="77777777" w:rsidR="003F5975" w:rsidRPr="00802323" w:rsidRDefault="003F5975" w:rsidP="00045B54">
            <w:pPr>
              <w:pStyle w:val="a7"/>
              <w:numPr>
                <w:ilvl w:val="0"/>
                <w:numId w:val="247"/>
              </w:numPr>
              <w:ind w:firstLineChars="0"/>
              <w:rPr>
                <w:rFonts w:eastAsia="Times New Roman"/>
                <w:color w:val="auto"/>
                <w:sz w:val="20"/>
                <w:szCs w:val="20"/>
                <w:lang w:val="en-IE"/>
              </w:rPr>
            </w:pPr>
            <w:r w:rsidRPr="00802323">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17D48FBD" w14:textId="77777777" w:rsidR="003F5975" w:rsidRPr="00802323" w:rsidRDefault="003F5975" w:rsidP="00045B54">
            <w:pPr>
              <w:pStyle w:val="a7"/>
              <w:numPr>
                <w:ilvl w:val="0"/>
                <w:numId w:val="247"/>
              </w:numPr>
              <w:ind w:firstLineChars="0"/>
              <w:rPr>
                <w:rFonts w:eastAsia="Times New Roman"/>
                <w:color w:val="auto"/>
                <w:sz w:val="20"/>
                <w:szCs w:val="20"/>
                <w:lang w:val="en-IE"/>
              </w:rPr>
            </w:pPr>
            <w:r w:rsidRPr="00802323">
              <w:rPr>
                <w:rFonts w:eastAsia="Times New Roman"/>
                <w:color w:val="auto"/>
                <w:sz w:val="20"/>
                <w:szCs w:val="20"/>
                <w:lang w:val="en-IE"/>
              </w:rPr>
              <w:t xml:space="preserve">The recorded waste discharge time shall be double-checked by two personnel. Slow drain triggers operator </w:t>
            </w:r>
            <w:proofErr w:type="gramStart"/>
            <w:r w:rsidRPr="00802323">
              <w:rPr>
                <w:rFonts w:eastAsia="Times New Roman"/>
                <w:color w:val="auto"/>
                <w:sz w:val="20"/>
                <w:szCs w:val="20"/>
                <w:lang w:val="en-IE"/>
              </w:rPr>
              <w:t>check</w:t>
            </w:r>
            <w:proofErr w:type="gramEnd"/>
            <w:r w:rsidRPr="00802323">
              <w:rPr>
                <w:rFonts w:eastAsia="Times New Roman"/>
                <w:color w:val="auto"/>
                <w:sz w:val="20"/>
                <w:szCs w:val="20"/>
                <w:lang w:val="en-IE"/>
              </w:rPr>
              <w:t>.</w:t>
            </w:r>
          </w:p>
          <w:p w14:paraId="509B0785" w14:textId="77777777" w:rsidR="003F5975" w:rsidRPr="00802323" w:rsidRDefault="003F5975" w:rsidP="003F5975">
            <w:pPr>
              <w:pStyle w:val="a7"/>
              <w:ind w:firstLineChars="0" w:firstLine="0"/>
              <w:jc w:val="center"/>
              <w:rPr>
                <w:rFonts w:eastAsia="Times New Roman"/>
                <w:color w:val="auto"/>
                <w:sz w:val="20"/>
                <w:szCs w:val="20"/>
                <w:lang w:val="en-IE"/>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Fonts w:eastAsia="Times New Roman"/>
                <w:bCs w:val="0"/>
                <w:iCs/>
                <w:color w:val="auto"/>
                <w:kern w:val="0"/>
                <w:sz w:val="20"/>
                <w:szCs w:val="20"/>
                <w:lang w:val="en-IE" w:eastAsia="zh-CN"/>
              </w:rPr>
              <w:t>Production department</w:t>
            </w:r>
            <w:r w:rsidRPr="00802323">
              <w:rPr>
                <w:rFonts w:eastAsia="Times New Roman"/>
                <w:color w:val="auto"/>
                <w:sz w:val="20"/>
                <w:szCs w:val="20"/>
                <w:lang w:val="en-IE"/>
              </w:rPr>
              <w:t>; CMMD</w:t>
            </w:r>
          </w:p>
          <w:p w14:paraId="667C6C8E" w14:textId="77777777" w:rsidR="003F5975" w:rsidRPr="00802323" w:rsidRDefault="003F5975" w:rsidP="003F5975">
            <w:pPr>
              <w:pStyle w:val="a7"/>
              <w:ind w:firstLineChars="0" w:firstLine="0"/>
              <w:jc w:val="center"/>
              <w:rPr>
                <w:rFonts w:eastAsia="Times New Roman"/>
                <w:color w:val="auto"/>
                <w:sz w:val="20"/>
                <w:szCs w:val="20"/>
                <w:lang w:val="en-IE"/>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4E5D6B5C"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70EC9836"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1CD875F0"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1467C85"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2.8</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823CA31"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Control System</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0108568"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Agitation error</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4DAA4D3"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2F1F56A"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760B748" w14:textId="77777777" w:rsidR="003F5975" w:rsidRPr="00802323" w:rsidRDefault="003F5975" w:rsidP="003F5975">
            <w:pPr>
              <w:jc w:val="center"/>
              <w:rPr>
                <w:rFonts w:ascii="Arial" w:hAnsi="Arial" w:cs="Arial"/>
                <w:sz w:val="20"/>
                <w:szCs w:val="20"/>
              </w:rPr>
            </w:pPr>
            <w:r w:rsidRPr="00802323">
              <w:rPr>
                <w:rFonts w:ascii="Arial" w:hAnsi="Arial" w:cs="Arial"/>
                <w:iCs/>
                <w:sz w:val="20"/>
                <w:szCs w:val="20"/>
                <w:lang w:val="en-IE"/>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463FB7B" w14:textId="77777777" w:rsidR="003F5975" w:rsidRPr="00802323" w:rsidRDefault="003F5975" w:rsidP="00045B54">
            <w:pPr>
              <w:pStyle w:val="a7"/>
              <w:numPr>
                <w:ilvl w:val="0"/>
                <w:numId w:val="248"/>
              </w:numPr>
              <w:ind w:firstLineChars="0"/>
              <w:textAlignment w:val="baseline"/>
              <w:rPr>
                <w:rFonts w:eastAsia="Times New Roman"/>
                <w:color w:val="auto"/>
                <w:sz w:val="20"/>
                <w:szCs w:val="20"/>
              </w:rPr>
            </w:pPr>
            <w:r w:rsidRPr="00802323">
              <w:rPr>
                <w:rFonts w:eastAsia="Times New Roman"/>
                <w:color w:val="auto"/>
                <w:sz w:val="20"/>
                <w:szCs w:val="20"/>
                <w:lang w:val="en-IE"/>
              </w:rPr>
              <w:t>Sufficient spare parts for the equipment are stocked to enable timely replacement in case of faults.</w:t>
            </w:r>
          </w:p>
          <w:p w14:paraId="4AB36B9C" w14:textId="77777777" w:rsidR="003F5975" w:rsidRPr="00802323" w:rsidRDefault="003F5975" w:rsidP="00045B54">
            <w:pPr>
              <w:pStyle w:val="a7"/>
              <w:numPr>
                <w:ilvl w:val="0"/>
                <w:numId w:val="248"/>
              </w:numPr>
              <w:ind w:firstLineChars="0"/>
              <w:textAlignment w:val="baseline"/>
              <w:rPr>
                <w:rFonts w:eastAsia="Times New Roman"/>
                <w:color w:val="auto"/>
                <w:sz w:val="20"/>
                <w:szCs w:val="20"/>
              </w:rPr>
            </w:pPr>
            <w:r w:rsidRPr="00802323">
              <w:rPr>
                <w:rFonts w:eastAsia="Times New Roman"/>
                <w:color w:val="auto"/>
                <w:sz w:val="20"/>
                <w:szCs w:val="20"/>
              </w:rPr>
              <w:t>Every abnormal stop of agitation shall be documented as an abnormal event.</w:t>
            </w:r>
          </w:p>
          <w:p w14:paraId="603415EA" w14:textId="77777777" w:rsidR="003F5975" w:rsidRPr="00802323" w:rsidRDefault="003F5975" w:rsidP="003F5975">
            <w:pPr>
              <w:pStyle w:val="a7"/>
              <w:ind w:left="284" w:firstLineChars="0" w:firstLine="0"/>
              <w:textAlignment w:val="baseline"/>
              <w:rPr>
                <w:rFonts w:eastAsia="Times New Roman"/>
                <w:bCs w:val="0"/>
                <w:iCs/>
                <w:color w:val="auto"/>
                <w:kern w:val="0"/>
                <w:sz w:val="20"/>
                <w:szCs w:val="20"/>
                <w:lang w:val="en-IE" w:eastAsia="zh-CN"/>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Fonts w:eastAsia="Times New Roman"/>
                <w:bCs w:val="0"/>
                <w:iCs/>
                <w:color w:val="auto"/>
                <w:kern w:val="0"/>
                <w:sz w:val="20"/>
                <w:szCs w:val="20"/>
                <w:lang w:val="en-IE" w:eastAsia="zh-CN"/>
              </w:rPr>
              <w:t>Production department</w:t>
            </w:r>
          </w:p>
          <w:p w14:paraId="49398E78"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401B70FA"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77CA096C"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026B25C6"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vAlign w:val="center"/>
          </w:tcPr>
          <w:p w14:paraId="37313BD9" w14:textId="77777777" w:rsidR="003F5975" w:rsidRPr="00802323" w:rsidRDefault="003F5975" w:rsidP="003F5975">
            <w:pPr>
              <w:jc w:val="center"/>
              <w:textAlignment w:val="baseline"/>
              <w:rPr>
                <w:rFonts w:ascii="Arial" w:hAnsi="Arial" w:cs="Arial"/>
                <w:sz w:val="20"/>
                <w:szCs w:val="20"/>
                <w:lang w:val="en-IE"/>
              </w:rPr>
            </w:pPr>
            <w:r w:rsidRPr="00802323">
              <w:rPr>
                <w:rFonts w:ascii="Arial" w:hAnsi="Arial" w:cs="Arial"/>
                <w:sz w:val="20"/>
                <w:szCs w:val="20"/>
                <w:lang w:val="en-IE"/>
              </w:rPr>
              <w:t>2.9</w:t>
            </w:r>
          </w:p>
        </w:tc>
        <w:tc>
          <w:tcPr>
            <w:tcW w:w="554" w:type="pct"/>
            <w:tcBorders>
              <w:top w:val="single" w:sz="6" w:space="0" w:color="AAAAAA"/>
              <w:left w:val="single" w:sz="6" w:space="0" w:color="AAAAAA"/>
              <w:bottom w:val="single" w:sz="6" w:space="0" w:color="AAAAAA"/>
              <w:right w:val="single" w:sz="6" w:space="0" w:color="AAAAAA"/>
            </w:tcBorders>
            <w:vAlign w:val="center"/>
          </w:tcPr>
          <w:p w14:paraId="76D1CE7E"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Control System</w:t>
            </w:r>
          </w:p>
        </w:tc>
        <w:tc>
          <w:tcPr>
            <w:tcW w:w="823" w:type="pct"/>
            <w:tcBorders>
              <w:top w:val="single" w:sz="6" w:space="0" w:color="AAAAAA"/>
              <w:left w:val="single" w:sz="6" w:space="0" w:color="AAAAAA"/>
              <w:bottom w:val="single" w:sz="6" w:space="0" w:color="AAAAAA"/>
              <w:right w:val="single" w:sz="6" w:space="0" w:color="AAAAAA"/>
            </w:tcBorders>
            <w:vAlign w:val="center"/>
          </w:tcPr>
          <w:p w14:paraId="69EBAFBB"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Nitrogen purging at the lower port stopped and failed to start, with flow or high rate below the required value.</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11C191CC"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A02F20F"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E0D1711" w14:textId="77777777" w:rsidR="003F5975" w:rsidRPr="00802323" w:rsidRDefault="003F5975" w:rsidP="003F5975">
            <w:pPr>
              <w:jc w:val="center"/>
              <w:rPr>
                <w:rFonts w:ascii="Arial" w:hAnsi="Arial" w:cs="Arial"/>
                <w:sz w:val="20"/>
                <w:szCs w:val="20"/>
              </w:rPr>
            </w:pPr>
            <w:r w:rsidRPr="00802323">
              <w:rPr>
                <w:rFonts w:ascii="Arial" w:hAnsi="Arial" w:cs="Arial"/>
                <w:iCs/>
                <w:sz w:val="20"/>
                <w:szCs w:val="20"/>
                <w:lang w:val="en-IE"/>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3ADD6B" w14:textId="77777777" w:rsidR="003F5975" w:rsidRPr="00802323" w:rsidRDefault="003F5975" w:rsidP="00045B54">
            <w:pPr>
              <w:pStyle w:val="a7"/>
              <w:numPr>
                <w:ilvl w:val="0"/>
                <w:numId w:val="249"/>
              </w:numPr>
              <w:ind w:firstLineChars="0"/>
              <w:rPr>
                <w:rFonts w:eastAsia="Times New Roman"/>
                <w:color w:val="auto"/>
                <w:sz w:val="20"/>
                <w:szCs w:val="20"/>
              </w:rPr>
            </w:pPr>
            <w:r w:rsidRPr="00802323">
              <w:rPr>
                <w:rFonts w:eastAsia="Times New Roman"/>
                <w:color w:val="auto"/>
                <w:sz w:val="20"/>
                <w:szCs w:val="20"/>
                <w:lang w:val="en-IE"/>
              </w:rPr>
              <w:t>Dual-person verification of the recipe version shall be conducted prior to equipment operation.</w:t>
            </w:r>
          </w:p>
          <w:p w14:paraId="784CF742" w14:textId="77777777" w:rsidR="003F5975" w:rsidRPr="00802323" w:rsidRDefault="003F5975" w:rsidP="003F5975">
            <w:pPr>
              <w:pStyle w:val="a7"/>
              <w:ind w:left="284" w:firstLineChars="0" w:firstLine="0"/>
              <w:rPr>
                <w:rFonts w:eastAsia="Times New Roman"/>
                <w:iCs/>
                <w:color w:val="auto"/>
                <w:sz w:val="20"/>
                <w:szCs w:val="20"/>
                <w:lang w:val="en-IE"/>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Fonts w:eastAsia="Times New Roman"/>
                <w:bCs w:val="0"/>
                <w:iCs/>
                <w:color w:val="auto"/>
                <w:kern w:val="0"/>
                <w:sz w:val="20"/>
                <w:szCs w:val="20"/>
                <w:lang w:val="en-IE" w:eastAsia="zh-CN"/>
              </w:rPr>
              <w:t>Production department</w:t>
            </w:r>
            <w:r w:rsidRPr="00802323">
              <w:rPr>
                <w:rFonts w:eastAsia="Times New Roman"/>
                <w:iCs/>
                <w:color w:val="auto"/>
                <w:sz w:val="20"/>
                <w:szCs w:val="20"/>
                <w:lang w:val="en-IE"/>
              </w:rPr>
              <w:t>; CMMD</w:t>
            </w:r>
          </w:p>
          <w:p w14:paraId="3BB69151" w14:textId="77777777" w:rsidR="003F5975" w:rsidRPr="00802323" w:rsidRDefault="003F5975" w:rsidP="003F5975">
            <w:pPr>
              <w:pStyle w:val="a7"/>
              <w:ind w:left="284" w:firstLineChars="0" w:firstLine="0"/>
              <w:rPr>
                <w:rFonts w:eastAsia="Times New Roman"/>
                <w:color w:val="auto"/>
                <w:sz w:val="20"/>
                <w:szCs w:val="20"/>
              </w:rPr>
            </w:pPr>
            <w:r w:rsidRPr="00802323">
              <w:rPr>
                <w:rFonts w:eastAsia="Times New Roman"/>
                <w:color w:val="auto"/>
                <w:sz w:val="20"/>
                <w:szCs w:val="20"/>
                <w:lang w:val="en-IE" w:eastAsia="zh-CN"/>
              </w:rPr>
              <w:t>Due Date: Prior to product release</w:t>
            </w:r>
            <w:r w:rsidRPr="00802323">
              <w:rPr>
                <w:rFonts w:eastAsia="Times New Roman"/>
                <w:color w:val="auto"/>
                <w:sz w:val="20"/>
                <w:szCs w:val="20"/>
              </w:rPr>
              <w:t xml:space="preserve"> </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65F1B175"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0431B7F7"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2F686194"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394C264" w14:textId="77777777" w:rsidR="003F5975" w:rsidRPr="00802323" w:rsidRDefault="003F5975" w:rsidP="003F5975">
            <w:pPr>
              <w:jc w:val="center"/>
              <w:textAlignment w:val="baseline"/>
              <w:rPr>
                <w:rFonts w:ascii="Arial" w:hAnsi="Arial" w:cs="Arial"/>
                <w:sz w:val="20"/>
                <w:szCs w:val="20"/>
                <w:lang w:val="en-IE"/>
              </w:rPr>
            </w:pPr>
            <w:r w:rsidRPr="00802323">
              <w:rPr>
                <w:rFonts w:ascii="Arial" w:hAnsi="Arial" w:cs="Arial"/>
                <w:sz w:val="20"/>
                <w:szCs w:val="20"/>
                <w:lang w:val="en-IE"/>
              </w:rPr>
              <w:t>3.1</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CF26FA3"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Style w:val="normaltextrun"/>
                <w:rFonts w:ascii="Arial" w:hAnsi="Arial" w:cs="Arial"/>
                <w:sz w:val="20"/>
                <w:szCs w:val="20"/>
                <w:bdr w:val="none" w:sz="0" w:space="0" w:color="auto" w:frame="1"/>
              </w:rPr>
              <w:t>Pre-treatment</w:t>
            </w:r>
            <w:r w:rsidRPr="00802323">
              <w:rPr>
                <w:rFonts w:ascii="Arial" w:eastAsia="Times New Roman" w:hAnsi="Arial" w:cs="Arial"/>
                <w:sz w:val="20"/>
                <w:szCs w:val="20"/>
                <w:lang w:val="en-IE"/>
              </w:rPr>
              <w:t xml:space="preserve"> &amp;Resin Washing</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BB1B3FA"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lang w:val="en-IE"/>
              </w:rPr>
              <w:t>Solvent substitution / wrong solvent used for washing</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B527003"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49FF609"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7AE9407" w14:textId="77777777" w:rsidR="003F5975" w:rsidRPr="00802323" w:rsidRDefault="003F5975" w:rsidP="003F5975">
            <w:pPr>
              <w:jc w:val="center"/>
              <w:rPr>
                <w:rFonts w:ascii="Arial" w:hAnsi="Arial" w:cs="Arial"/>
                <w:sz w:val="20"/>
                <w:szCs w:val="20"/>
              </w:rPr>
            </w:pPr>
            <w:r w:rsidRPr="00802323">
              <w:rPr>
                <w:rFonts w:ascii="Arial" w:hAnsi="Arial" w:cs="Arial"/>
                <w:iCs/>
                <w:sz w:val="20"/>
                <w:szCs w:val="20"/>
                <w:lang w:val="en-IE"/>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F71CBCC" w14:textId="77777777" w:rsidR="003F5975" w:rsidRPr="00802323" w:rsidRDefault="003F5975" w:rsidP="00045B54">
            <w:pPr>
              <w:pStyle w:val="a7"/>
              <w:numPr>
                <w:ilvl w:val="0"/>
                <w:numId w:val="250"/>
              </w:numPr>
              <w:ind w:firstLineChars="0"/>
              <w:textAlignment w:val="baseline"/>
              <w:rPr>
                <w:rFonts w:eastAsia="Times New Roman"/>
                <w:color w:val="auto"/>
                <w:sz w:val="20"/>
                <w:szCs w:val="20"/>
              </w:rPr>
            </w:pPr>
            <w:r w:rsidRPr="00802323">
              <w:rPr>
                <w:rFonts w:eastAsia="Times New Roman"/>
                <w:color w:val="auto"/>
                <w:sz w:val="20"/>
                <w:szCs w:val="20"/>
              </w:rPr>
              <w:t>All materials are transferred via dedicated pumps.</w:t>
            </w:r>
          </w:p>
          <w:p w14:paraId="4BA449AB" w14:textId="77777777" w:rsidR="003F5975" w:rsidRPr="00802323" w:rsidRDefault="003F5975" w:rsidP="003F5975">
            <w:pPr>
              <w:pStyle w:val="a7"/>
              <w:ind w:left="284" w:firstLineChars="0" w:firstLine="0"/>
              <w:rPr>
                <w:rFonts w:eastAsia="Times New Roman"/>
                <w:bCs w:val="0"/>
                <w:iCs/>
                <w:color w:val="auto"/>
                <w:kern w:val="0"/>
                <w:sz w:val="20"/>
                <w:szCs w:val="20"/>
                <w:lang w:val="en-IE" w:eastAsia="zh-CN"/>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Fonts w:eastAsia="Times New Roman"/>
                <w:bCs w:val="0"/>
                <w:iCs/>
                <w:color w:val="auto"/>
                <w:kern w:val="0"/>
                <w:sz w:val="20"/>
                <w:szCs w:val="20"/>
                <w:lang w:val="en-IE" w:eastAsia="zh-CN"/>
              </w:rPr>
              <w:t>Production department</w:t>
            </w:r>
          </w:p>
          <w:p w14:paraId="78AB08FF" w14:textId="77777777" w:rsidR="003F5975" w:rsidRPr="00802323" w:rsidRDefault="003F5975" w:rsidP="003F5975">
            <w:pPr>
              <w:pStyle w:val="a7"/>
              <w:ind w:left="284" w:firstLineChars="0" w:firstLine="0"/>
              <w:rPr>
                <w:rFonts w:eastAsia="Times New Roman"/>
                <w:color w:val="auto"/>
                <w:sz w:val="20"/>
                <w:szCs w:val="20"/>
                <w:lang w:val="en-IE"/>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548523B5"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12B7C760"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337ACC78"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2742AFA" w14:textId="77777777" w:rsidR="003F5975" w:rsidRPr="00802323" w:rsidRDefault="003F5975" w:rsidP="003F5975">
            <w:pPr>
              <w:jc w:val="center"/>
              <w:textAlignment w:val="baseline"/>
              <w:rPr>
                <w:rFonts w:ascii="Arial" w:hAnsi="Arial" w:cs="Arial"/>
                <w:sz w:val="20"/>
                <w:szCs w:val="20"/>
                <w:lang w:val="en-IE"/>
              </w:rPr>
            </w:pPr>
            <w:r w:rsidRPr="00802323">
              <w:rPr>
                <w:rFonts w:ascii="Arial" w:eastAsia="Times New Roman" w:hAnsi="Arial" w:cs="Arial"/>
                <w:sz w:val="20"/>
                <w:szCs w:val="20"/>
                <w:lang w:val="en-IE"/>
              </w:rPr>
              <w:t>4.1</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DA1AC36"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 xml:space="preserve">Resin </w:t>
            </w:r>
            <w:proofErr w:type="spellStart"/>
            <w:r w:rsidRPr="00802323">
              <w:rPr>
                <w:rFonts w:ascii="Arial" w:eastAsia="Times New Roman" w:hAnsi="Arial" w:cs="Arial"/>
                <w:sz w:val="20"/>
                <w:szCs w:val="20"/>
                <w:lang w:val="en-IE"/>
              </w:rPr>
              <w:t>swelling&amp;washing</w:t>
            </w:r>
            <w:proofErr w:type="spellEnd"/>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5862F7"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Resin not adequately swelled before loading</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2FD98548"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6DAF60B"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91DEA7F" w14:textId="77777777" w:rsidR="003F5975" w:rsidRPr="00802323" w:rsidRDefault="003F5975" w:rsidP="003F5975">
            <w:pPr>
              <w:jc w:val="center"/>
              <w:rPr>
                <w:rFonts w:ascii="Arial" w:hAnsi="Arial" w:cs="Arial"/>
                <w:sz w:val="20"/>
                <w:szCs w:val="20"/>
              </w:rPr>
            </w:pPr>
            <w:r w:rsidRPr="00802323">
              <w:rPr>
                <w:rFonts w:ascii="Arial" w:hAnsi="Arial" w:cs="Arial"/>
                <w:iCs/>
                <w:sz w:val="20"/>
                <w:szCs w:val="20"/>
                <w:lang w:val="en-IE"/>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BB9F68E" w14:textId="77777777" w:rsidR="003F5975" w:rsidRPr="00802323" w:rsidRDefault="003F5975" w:rsidP="00045B54">
            <w:pPr>
              <w:pStyle w:val="a7"/>
              <w:numPr>
                <w:ilvl w:val="0"/>
                <w:numId w:val="251"/>
              </w:numPr>
              <w:ind w:firstLineChars="0"/>
              <w:rPr>
                <w:rFonts w:eastAsia="Times New Roman"/>
                <w:color w:val="auto"/>
                <w:sz w:val="20"/>
                <w:szCs w:val="20"/>
              </w:rPr>
            </w:pPr>
            <w:r w:rsidRPr="00802323">
              <w:rPr>
                <w:rFonts w:eastAsia="Times New Roman"/>
                <w:color w:val="auto"/>
                <w:sz w:val="20"/>
                <w:szCs w:val="20"/>
                <w:lang w:val="en-IE"/>
              </w:rPr>
              <w:t>Pressure tightness test shall be performed on pipelines prior to use to ensure no material leakage occurs.</w:t>
            </w:r>
          </w:p>
          <w:p w14:paraId="58349F6B" w14:textId="77777777" w:rsidR="003F5975" w:rsidRPr="00802323" w:rsidRDefault="003F5975" w:rsidP="003F5975">
            <w:pPr>
              <w:pStyle w:val="a7"/>
              <w:ind w:left="284" w:firstLineChars="0" w:firstLine="0"/>
              <w:rPr>
                <w:rFonts w:eastAsia="Times New Roman"/>
                <w:bCs w:val="0"/>
                <w:iCs/>
                <w:color w:val="auto"/>
                <w:kern w:val="0"/>
                <w:sz w:val="20"/>
                <w:szCs w:val="20"/>
                <w:lang w:val="en-IE" w:eastAsia="zh-CN"/>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Fonts w:eastAsia="Times New Roman"/>
                <w:bCs w:val="0"/>
                <w:iCs/>
                <w:color w:val="auto"/>
                <w:kern w:val="0"/>
                <w:sz w:val="20"/>
                <w:szCs w:val="20"/>
                <w:lang w:val="en-IE" w:eastAsia="zh-CN"/>
              </w:rPr>
              <w:t>Production department</w:t>
            </w:r>
          </w:p>
          <w:p w14:paraId="75D4B332" w14:textId="77777777" w:rsidR="003F5975" w:rsidRPr="00802323" w:rsidRDefault="003F5975" w:rsidP="003F5975">
            <w:pPr>
              <w:pStyle w:val="a7"/>
              <w:ind w:left="284" w:firstLineChars="0" w:firstLine="0"/>
              <w:rPr>
                <w:rFonts w:eastAsia="Times New Roman"/>
                <w:color w:val="auto"/>
                <w:sz w:val="20"/>
                <w:szCs w:val="20"/>
                <w:lang w:val="en-IE"/>
              </w:rPr>
            </w:pPr>
            <w:r w:rsidRPr="00802323">
              <w:rPr>
                <w:rFonts w:eastAsia="Times New Roman"/>
                <w:color w:val="auto"/>
                <w:sz w:val="20"/>
                <w:szCs w:val="20"/>
                <w:lang w:val="en-IE" w:eastAsia="zh-CN"/>
              </w:rPr>
              <w:lastRenderedPageBreak/>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7BEB7182"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26E7B3F"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78A463C1"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0902F45C"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lastRenderedPageBreak/>
              <w:t>5.1</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51651BF4"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Activation</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2EEE31C3"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 xml:space="preserve">Incomplete </w:t>
            </w:r>
            <w:r w:rsidRPr="00802323">
              <w:rPr>
                <w:rFonts w:ascii="Arial" w:eastAsia="Times New Roman" w:hAnsi="Arial" w:cs="Arial"/>
                <w:sz w:val="20"/>
                <w:szCs w:val="20"/>
                <w:lang w:val="en-IE"/>
              </w:rPr>
              <w:t>Activation</w:t>
            </w:r>
            <w:r w:rsidRPr="00802323">
              <w:rPr>
                <w:rFonts w:ascii="Arial" w:eastAsia="Times New Roman" w:hAnsi="Arial" w:cs="Arial"/>
                <w:iCs/>
                <w:sz w:val="20"/>
                <w:szCs w:val="20"/>
                <w:lang w:val="en-IE"/>
              </w:rPr>
              <w:t xml:space="preserve"> (low </w:t>
            </w:r>
            <w:r w:rsidRPr="00802323">
              <w:rPr>
                <w:rFonts w:ascii="Arial" w:eastAsia="Times New Roman" w:hAnsi="Arial" w:cs="Arial"/>
                <w:sz w:val="20"/>
                <w:szCs w:val="20"/>
                <w:lang w:val="en-IE"/>
              </w:rPr>
              <w:t>Activation</w:t>
            </w:r>
            <w:r w:rsidRPr="00802323">
              <w:rPr>
                <w:rFonts w:ascii="Arial" w:eastAsia="Times New Roman" w:hAnsi="Arial" w:cs="Arial"/>
                <w:iCs/>
                <w:sz w:val="20"/>
                <w:szCs w:val="20"/>
                <w:lang w:val="en-IE"/>
              </w:rPr>
              <w:t xml:space="preserve"> efficiency)</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02F7E2AE"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7ABFE2B5"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E692E1F"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41B291D" w14:textId="77777777" w:rsidR="003F5975" w:rsidRPr="00802323" w:rsidRDefault="003F5975" w:rsidP="00045B54">
            <w:pPr>
              <w:pStyle w:val="a7"/>
              <w:numPr>
                <w:ilvl w:val="0"/>
                <w:numId w:val="252"/>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Pressure tightness test shall be performed on pipelines prior to use to ensure no material leakage occurs.</w:t>
            </w:r>
          </w:p>
          <w:p w14:paraId="71050CCE"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bCs w:val="0"/>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69C941C8"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68ED74BD"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0776D717"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593CEEF"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5.2</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2768F5A"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Activation</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663215"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DIPEA</w:t>
            </w:r>
          </w:p>
          <w:p w14:paraId="209C26EC" w14:textId="77414974"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 xml:space="preserve">(Gly24) charge quantity outside </w:t>
            </w:r>
            <w:r w:rsidR="00945921" w:rsidRPr="00802323">
              <w:rPr>
                <w:rFonts w:ascii="Arial" w:eastAsia="Times New Roman" w:hAnsi="Arial" w:cs="Arial"/>
                <w:iCs/>
                <w:sz w:val="20"/>
                <w:szCs w:val="20"/>
                <w:lang w:val="en-IE"/>
              </w:rPr>
              <w:t>PA</w:t>
            </w:r>
            <w:r w:rsidRPr="00802323">
              <w:rPr>
                <w:rFonts w:ascii="Arial" w:eastAsia="Times New Roman" w:hAnsi="Arial" w:cs="Arial"/>
                <w:iCs/>
                <w:sz w:val="20"/>
                <w:szCs w:val="20"/>
                <w:lang w:val="en-IE"/>
              </w:rPr>
              <w:t>R (over- or under-charge)</w:t>
            </w:r>
          </w:p>
          <w:p w14:paraId="218DF6AA"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(CPP excursion)</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E3CA3CF"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765240C"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E24D71F"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5D9648" w14:textId="303303DC" w:rsidR="003F5975" w:rsidRPr="00802323" w:rsidRDefault="003F5975" w:rsidP="00045B54">
            <w:pPr>
              <w:pStyle w:val="a7"/>
              <w:numPr>
                <w:ilvl w:val="0"/>
                <w:numId w:val="254"/>
              </w:numPr>
              <w:ind w:firstLineChars="0"/>
              <w:rPr>
                <w:rFonts w:eastAsia="Times New Roman"/>
                <w:color w:val="auto"/>
                <w:sz w:val="20"/>
                <w:szCs w:val="20"/>
              </w:rPr>
            </w:pPr>
            <w:r w:rsidRPr="00802323">
              <w:rPr>
                <w:rFonts w:eastAsia="Times New Roman"/>
                <w:bCs w:val="0"/>
                <w:iCs/>
                <w:color w:val="auto"/>
                <w:kern w:val="0"/>
                <w:sz w:val="20"/>
                <w:szCs w:val="20"/>
                <w:lang w:val="en-IE" w:eastAsia="zh-CN"/>
              </w:rPr>
              <w:t xml:space="preserve">The PAR has been confirmed reference to the </w:t>
            </w:r>
            <w:r w:rsidRPr="00802323">
              <w:rPr>
                <w:bCs w:val="0"/>
                <w:iCs/>
                <w:color w:val="auto"/>
                <w:kern w:val="0"/>
                <w:sz w:val="20"/>
                <w:szCs w:val="20"/>
                <w:lang w:val="en-IE" w:eastAsia="zh-CN"/>
              </w:rPr>
              <w:t>PFD report &lt;</w:t>
            </w:r>
            <w:commentRangeStart w:id="335"/>
            <w:commentRangeStart w:id="336"/>
            <w:del w:id="337" w:author="Johan Granander" w:date="2026-10-27T18:59:00Z">
              <w:r w:rsidRPr="00802323" w:rsidDel="00B32AB9">
                <w:rPr>
                  <w:bCs w:val="0"/>
                  <w:iCs/>
                  <w:color w:val="auto"/>
                  <w:kern w:val="0"/>
                  <w:sz w:val="20"/>
                  <w:szCs w:val="20"/>
                  <w:lang w:val="en-IE" w:eastAsia="zh-CN"/>
                </w:rPr>
                <w:delText>QA706D</w:delText>
              </w:r>
              <w:commentRangeEnd w:id="335"/>
              <w:r w:rsidR="00D60E3E" w:rsidDel="00B32AB9">
                <w:rPr>
                  <w:rStyle w:val="af4"/>
                  <w:bCs w:val="0"/>
                  <w:iCs/>
                  <w:color w:val="auto"/>
                  <w:kern w:val="0"/>
                  <w:sz w:val="20"/>
                  <w:szCs w:val="20"/>
                  <w:lang w:val="en-IE" w:eastAsia="zh-CN"/>
                </w:rPr>
                <w:commentReference w:id="335"/>
              </w:r>
            </w:del>
            <w:commentRangeEnd w:id="336"/>
            <w:r w:rsidR="00EF3D7D">
              <w:rPr>
                <w:rStyle w:val="af4"/>
                <w:rFonts w:asciiTheme="minorHAnsi" w:eastAsiaTheme="minorEastAsia" w:hAnsiTheme="minorHAnsi" w:cstheme="minorBidi"/>
                <w:bCs w:val="0"/>
                <w:color w:val="auto"/>
                <w:kern w:val="0"/>
                <w:lang w:eastAsia="zh-CN"/>
              </w:rPr>
              <w:commentReference w:id="336"/>
            </w:r>
            <w:ins w:id="339" w:author="Johan Granander" w:date="2026-10-27T18:59:00Z">
              <w:r w:rsidR="00B32AB9">
                <w:rPr>
                  <w:bCs w:val="0"/>
                  <w:iCs/>
                  <w:color w:val="auto"/>
                  <w:kern w:val="0"/>
                  <w:sz w:val="20"/>
                  <w:szCs w:val="20"/>
                  <w:lang w:val="en-IE" w:eastAsia="zh-CN"/>
                </w:rPr>
                <w:t>WI-61120</w:t>
              </w:r>
            </w:ins>
            <w:r w:rsidRPr="00802323">
              <w:rPr>
                <w:bCs w:val="0"/>
                <w:iCs/>
                <w:color w:val="auto"/>
                <w:kern w:val="0"/>
                <w:sz w:val="20"/>
                <w:szCs w:val="20"/>
                <w:lang w:val="en-IE" w:eastAsia="zh-CN"/>
              </w:rPr>
              <w:t>&gt;.</w:t>
            </w:r>
          </w:p>
          <w:p w14:paraId="0F5B0FB7" w14:textId="77777777" w:rsidR="003F5975" w:rsidRPr="00802323" w:rsidRDefault="003F5975" w:rsidP="00045B54">
            <w:pPr>
              <w:pStyle w:val="a7"/>
              <w:numPr>
                <w:ilvl w:val="0"/>
                <w:numId w:val="254"/>
              </w:numPr>
              <w:ind w:firstLineChars="0"/>
              <w:textAlignment w:val="baseline"/>
              <w:rPr>
                <w:rFonts w:eastAsia="Times New Roman"/>
                <w:color w:val="auto"/>
                <w:sz w:val="20"/>
                <w:szCs w:val="20"/>
              </w:rPr>
            </w:pPr>
            <w:r w:rsidRPr="00802323">
              <w:rPr>
                <w:rFonts w:eastAsia="Times New Roman"/>
                <w:color w:val="auto"/>
                <w:sz w:val="20"/>
                <w:szCs w:val="20"/>
                <w:lang w:val="en-IE"/>
              </w:rPr>
              <w:t xml:space="preserve">Prior to charging, material identification is performed using a handheld Raman spectrometer to prevent incorrect material usage. </w:t>
            </w:r>
          </w:p>
          <w:p w14:paraId="3376A4DD" w14:textId="77777777" w:rsidR="003F5975" w:rsidRPr="00802323" w:rsidRDefault="003F5975" w:rsidP="00045B54">
            <w:pPr>
              <w:pStyle w:val="a7"/>
              <w:numPr>
                <w:ilvl w:val="0"/>
                <w:numId w:val="254"/>
              </w:numPr>
              <w:ind w:firstLineChars="0"/>
              <w:textAlignment w:val="baseline"/>
              <w:rPr>
                <w:rFonts w:eastAsia="Times New Roman"/>
                <w:color w:val="auto"/>
                <w:sz w:val="20"/>
                <w:szCs w:val="20"/>
              </w:rPr>
            </w:pPr>
            <w:r w:rsidRPr="00802323">
              <w:rPr>
                <w:rFonts w:eastAsia="Times New Roman"/>
                <w:color w:val="auto"/>
                <w:sz w:val="20"/>
                <w:szCs w:val="20"/>
                <w:lang w:val="en-IE"/>
              </w:rPr>
              <w:t>DIPEA addition pump equipped with backup pump for timely replacement upon malfunction.</w:t>
            </w:r>
          </w:p>
          <w:p w14:paraId="699F93C4" w14:textId="77777777" w:rsidR="003F5975" w:rsidRPr="00802323" w:rsidRDefault="003F5975" w:rsidP="00045B54">
            <w:pPr>
              <w:pStyle w:val="a7"/>
              <w:numPr>
                <w:ilvl w:val="0"/>
                <w:numId w:val="254"/>
              </w:numPr>
              <w:ind w:firstLineChars="0"/>
              <w:textAlignment w:val="baseline"/>
              <w:rPr>
                <w:rFonts w:eastAsia="Times New Roman"/>
                <w:color w:val="auto"/>
                <w:sz w:val="20"/>
                <w:szCs w:val="20"/>
              </w:rPr>
            </w:pPr>
            <w:r w:rsidRPr="00802323">
              <w:rPr>
                <w:rFonts w:eastAsia="Times New Roman"/>
                <w:color w:val="auto"/>
                <w:sz w:val="20"/>
                <w:szCs w:val="20"/>
                <w:lang w:val="en-IE"/>
              </w:rPr>
              <w:t>Spare addition lines available for immediate replacement upon malfunction;</w:t>
            </w:r>
          </w:p>
          <w:p w14:paraId="29F4AC1B" w14:textId="77777777" w:rsidR="003F5975" w:rsidRPr="00802323" w:rsidRDefault="003F5975" w:rsidP="00045B54">
            <w:pPr>
              <w:pStyle w:val="a7"/>
              <w:numPr>
                <w:ilvl w:val="0"/>
                <w:numId w:val="254"/>
              </w:numPr>
              <w:ind w:firstLineChars="0"/>
              <w:textAlignment w:val="baseline"/>
              <w:rPr>
                <w:rFonts w:eastAsia="Times New Roman"/>
                <w:color w:val="auto"/>
                <w:sz w:val="20"/>
                <w:szCs w:val="20"/>
              </w:rPr>
            </w:pPr>
            <w:r w:rsidRPr="00802323">
              <w:rPr>
                <w:rFonts w:eastAsia="Times New Roman"/>
                <w:color w:val="auto"/>
                <w:sz w:val="20"/>
                <w:szCs w:val="20"/>
                <w:lang w:val="en-IE"/>
              </w:rPr>
              <w:t>The tubing shall be replaced upon completion of each amino acid reaction cycle.</w:t>
            </w:r>
          </w:p>
          <w:p w14:paraId="2A7B62D9" w14:textId="77777777" w:rsidR="003F5975" w:rsidRPr="00802323" w:rsidRDefault="003F5975" w:rsidP="003F5975">
            <w:pPr>
              <w:pStyle w:val="a7"/>
              <w:ind w:left="284" w:firstLineChars="0" w:firstLine="0"/>
              <w:textAlignment w:val="baseline"/>
              <w:rPr>
                <w:rFonts w:eastAsia="Times New Roman"/>
                <w:color w:val="auto"/>
                <w:sz w:val="20"/>
                <w:szCs w:val="20"/>
                <w:lang w:val="en-IE"/>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Fonts w:eastAsia="Times New Roman"/>
                <w:bCs w:val="0"/>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5A8BECE8"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50C6476"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33BB3812"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526471F"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5.3</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8837230"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Activation</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5C07414"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DIC charge quantity outside RAR (over- or under-charge) (CPP excursion)</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331F88A"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2F186E5F"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74EFABE"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BF63FC4" w14:textId="3428A345" w:rsidR="003F5975" w:rsidRPr="00802323" w:rsidRDefault="003F5975" w:rsidP="00045B54">
            <w:pPr>
              <w:pStyle w:val="a7"/>
              <w:numPr>
                <w:ilvl w:val="0"/>
                <w:numId w:val="255"/>
              </w:numPr>
              <w:ind w:firstLineChars="0"/>
              <w:rPr>
                <w:rFonts w:eastAsia="Times New Roman"/>
                <w:color w:val="auto"/>
                <w:sz w:val="20"/>
                <w:szCs w:val="20"/>
              </w:rPr>
            </w:pPr>
            <w:r w:rsidRPr="00802323">
              <w:rPr>
                <w:rFonts w:eastAsia="Times New Roman"/>
                <w:bCs w:val="0"/>
                <w:iCs/>
                <w:color w:val="auto"/>
                <w:kern w:val="0"/>
                <w:sz w:val="20"/>
                <w:szCs w:val="20"/>
                <w:lang w:val="en-IE" w:eastAsia="zh-CN"/>
              </w:rPr>
              <w:t xml:space="preserve">The PAR has been confirmed reference to the </w:t>
            </w:r>
            <w:r w:rsidRPr="00802323">
              <w:rPr>
                <w:bCs w:val="0"/>
                <w:iCs/>
                <w:color w:val="auto"/>
                <w:kern w:val="0"/>
                <w:sz w:val="20"/>
                <w:szCs w:val="20"/>
                <w:lang w:val="en-IE" w:eastAsia="zh-CN"/>
              </w:rPr>
              <w:t>PFD report &lt;</w:t>
            </w:r>
            <w:del w:id="340" w:author="Johan Granander" w:date="2026-10-27T18:59:00Z">
              <w:r w:rsidRPr="00802323" w:rsidDel="00B32AB9">
                <w:rPr>
                  <w:bCs w:val="0"/>
                  <w:iCs/>
                  <w:color w:val="auto"/>
                  <w:kern w:val="0"/>
                  <w:sz w:val="20"/>
                  <w:szCs w:val="20"/>
                  <w:lang w:val="en-IE" w:eastAsia="zh-CN"/>
                </w:rPr>
                <w:delText>QA706D</w:delText>
              </w:r>
            </w:del>
            <w:ins w:id="341" w:author="Johan Granander" w:date="2026-10-27T18:59:00Z">
              <w:r w:rsidR="00B32AB9">
                <w:rPr>
                  <w:bCs w:val="0"/>
                  <w:iCs/>
                  <w:color w:val="auto"/>
                  <w:kern w:val="0"/>
                  <w:sz w:val="20"/>
                  <w:szCs w:val="20"/>
                  <w:lang w:val="en-IE" w:eastAsia="zh-CN"/>
                </w:rPr>
                <w:t>WI-61120</w:t>
              </w:r>
            </w:ins>
            <w:r w:rsidRPr="00802323">
              <w:rPr>
                <w:bCs w:val="0"/>
                <w:iCs/>
                <w:color w:val="auto"/>
                <w:kern w:val="0"/>
                <w:sz w:val="20"/>
                <w:szCs w:val="20"/>
                <w:lang w:val="en-IE" w:eastAsia="zh-CN"/>
              </w:rPr>
              <w:t>&gt;.</w:t>
            </w:r>
          </w:p>
          <w:p w14:paraId="769FF1BA" w14:textId="29EDAE11" w:rsidR="00435C8F" w:rsidRPr="00802323" w:rsidRDefault="00435C8F" w:rsidP="00435C8F">
            <w:pPr>
              <w:pStyle w:val="a7"/>
              <w:numPr>
                <w:ilvl w:val="0"/>
                <w:numId w:val="255"/>
              </w:numPr>
              <w:ind w:firstLineChars="0"/>
              <w:rPr>
                <w:rFonts w:eastAsia="Times New Roman"/>
                <w:color w:val="auto"/>
                <w:sz w:val="20"/>
                <w:szCs w:val="20"/>
              </w:rPr>
            </w:pPr>
            <w:r w:rsidRPr="00802323">
              <w:rPr>
                <w:color w:val="auto"/>
                <w:sz w:val="20"/>
                <w:szCs w:val="20"/>
              </w:rPr>
              <w:t xml:space="preserve">Prior to charging, material identification is performed using a handheld Raman spectrometer to prevent incorrect material usage. </w:t>
            </w:r>
          </w:p>
          <w:p w14:paraId="69F02624" w14:textId="00EF47BE" w:rsidR="003F5975" w:rsidRPr="00802323" w:rsidRDefault="003F5975" w:rsidP="00045B54">
            <w:pPr>
              <w:pStyle w:val="a7"/>
              <w:numPr>
                <w:ilvl w:val="0"/>
                <w:numId w:val="255"/>
              </w:numPr>
              <w:ind w:firstLineChars="0"/>
              <w:textAlignment w:val="baseline"/>
              <w:rPr>
                <w:rFonts w:eastAsia="Times New Roman"/>
                <w:color w:val="auto"/>
                <w:sz w:val="20"/>
                <w:szCs w:val="20"/>
              </w:rPr>
            </w:pPr>
            <w:r w:rsidRPr="00802323">
              <w:rPr>
                <w:rFonts w:eastAsia="Times New Roman"/>
                <w:color w:val="auto"/>
                <w:sz w:val="20"/>
                <w:szCs w:val="20"/>
                <w:lang w:val="en-IE"/>
              </w:rPr>
              <w:t>DIC addition pump equipped with backup pump for timely replacement upon malfunction.</w:t>
            </w:r>
          </w:p>
          <w:p w14:paraId="3CF414B6" w14:textId="77777777" w:rsidR="003F5975" w:rsidRPr="00802323" w:rsidRDefault="003F5975" w:rsidP="00045B54">
            <w:pPr>
              <w:pStyle w:val="a7"/>
              <w:numPr>
                <w:ilvl w:val="0"/>
                <w:numId w:val="255"/>
              </w:numPr>
              <w:ind w:firstLineChars="0"/>
              <w:textAlignment w:val="baseline"/>
              <w:rPr>
                <w:rFonts w:eastAsia="Times New Roman"/>
                <w:color w:val="auto"/>
                <w:sz w:val="20"/>
                <w:szCs w:val="20"/>
              </w:rPr>
            </w:pPr>
            <w:r w:rsidRPr="00802323">
              <w:rPr>
                <w:rFonts w:eastAsia="Times New Roman"/>
                <w:color w:val="auto"/>
                <w:sz w:val="20"/>
                <w:szCs w:val="20"/>
                <w:lang w:val="en-IE"/>
              </w:rPr>
              <w:t>Spare addition lines available for immediate replacement upon malfunction;</w:t>
            </w:r>
          </w:p>
          <w:p w14:paraId="7ACB630E" w14:textId="77777777" w:rsidR="003F5975" w:rsidRPr="00802323" w:rsidRDefault="003F5975" w:rsidP="00045B54">
            <w:pPr>
              <w:pStyle w:val="a7"/>
              <w:numPr>
                <w:ilvl w:val="0"/>
                <w:numId w:val="255"/>
              </w:numPr>
              <w:ind w:firstLineChars="0"/>
              <w:textAlignment w:val="baseline"/>
              <w:rPr>
                <w:rFonts w:eastAsia="Times New Roman"/>
                <w:color w:val="auto"/>
                <w:sz w:val="20"/>
                <w:szCs w:val="20"/>
              </w:rPr>
            </w:pPr>
            <w:r w:rsidRPr="00802323">
              <w:rPr>
                <w:rFonts w:eastAsia="Times New Roman"/>
                <w:color w:val="auto"/>
                <w:sz w:val="20"/>
                <w:szCs w:val="20"/>
                <w:lang w:val="en-IE"/>
              </w:rPr>
              <w:t>The tubing shall be replaced upon completion of each amino acid reaction cycle.</w:t>
            </w:r>
          </w:p>
          <w:p w14:paraId="67A4013A" w14:textId="77777777" w:rsidR="003F5975" w:rsidRPr="00802323" w:rsidDel="00492D11" w:rsidRDefault="003F5975" w:rsidP="003F5975">
            <w:pPr>
              <w:pStyle w:val="a7"/>
              <w:shd w:val="clear" w:color="auto" w:fill="FFFFFF" w:themeFill="background1"/>
              <w:ind w:left="284" w:firstLineChars="0" w:firstLine="0"/>
              <w:textAlignment w:val="baseline"/>
              <w:rPr>
                <w:rFonts w:eastAsia="Times New Roman"/>
                <w:iCs/>
                <w:color w:val="auto"/>
                <w:sz w:val="20"/>
                <w:szCs w:val="20"/>
                <w:lang w:val="en-IE"/>
              </w:rPr>
            </w:pPr>
            <w:r w:rsidRPr="00802323">
              <w:rPr>
                <w:rFonts w:eastAsia="Times New Roman"/>
                <w:bCs w:val="0"/>
                <w:iCs/>
                <w:color w:val="auto"/>
                <w:sz w:val="20"/>
                <w:szCs w:val="20"/>
                <w:lang w:val="en-IE" w:eastAsia="zh-CN"/>
              </w:rPr>
              <w:t xml:space="preserve">Owner: </w:t>
            </w:r>
            <w:r w:rsidRPr="00802323">
              <w:rPr>
                <w:rFonts w:eastAsia="Times New Roman"/>
                <w:bCs w:val="0"/>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19CFF2B4"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599E94B1"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0624D940"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062E85A"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lastRenderedPageBreak/>
              <w:t>5.4</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D78880E"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Activation</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408663C"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 xml:space="preserve">Amino acid/ </w:t>
            </w:r>
            <w:proofErr w:type="spellStart"/>
            <w:r w:rsidRPr="00802323">
              <w:rPr>
                <w:rFonts w:ascii="Arial" w:eastAsia="Times New Roman" w:hAnsi="Arial" w:cs="Arial"/>
                <w:iCs/>
                <w:sz w:val="20"/>
                <w:szCs w:val="20"/>
                <w:lang w:val="en-IE"/>
              </w:rPr>
              <w:t>P</w:t>
            </w:r>
            <w:r w:rsidRPr="00802323">
              <w:rPr>
                <w:rFonts w:ascii="Arial" w:hAnsi="Arial" w:cs="Arial"/>
                <w:iCs/>
                <w:sz w:val="20"/>
                <w:szCs w:val="20"/>
                <w:lang w:val="en-IE"/>
              </w:rPr>
              <w:t>y</w:t>
            </w:r>
            <w:r w:rsidRPr="00802323">
              <w:rPr>
                <w:rFonts w:ascii="Arial" w:eastAsia="Times New Roman" w:hAnsi="Arial" w:cs="Arial"/>
                <w:iCs/>
                <w:sz w:val="20"/>
                <w:szCs w:val="20"/>
                <w:lang w:val="en-IE"/>
              </w:rPr>
              <w:t>BOP</w:t>
            </w:r>
            <w:proofErr w:type="spellEnd"/>
            <w:r w:rsidRPr="00802323">
              <w:rPr>
                <w:rFonts w:ascii="Arial" w:eastAsia="Times New Roman" w:hAnsi="Arial" w:cs="Arial"/>
                <w:iCs/>
                <w:sz w:val="20"/>
                <w:szCs w:val="20"/>
                <w:lang w:val="en-IE"/>
              </w:rPr>
              <w:t>/charge quantity outside PAR (over- or under-charge)</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0147143F"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r w:rsidRPr="00802323" w:rsidDel="00DA6E4A">
              <w:rPr>
                <w:rFonts w:ascii="Arial" w:eastAsia="Times New Roman" w:hAnsi="Arial" w:cs="Arial"/>
                <w:b/>
                <w:bCs/>
                <w:sz w:val="20"/>
                <w:szCs w:val="20"/>
                <w:lang w:val="en-IE"/>
              </w:rPr>
              <w:t xml:space="preserve"> </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1EE05F86"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0BD58B9"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B01634D" w14:textId="77777777" w:rsidR="003F5975" w:rsidRPr="00802323" w:rsidRDefault="003F5975" w:rsidP="00045B54">
            <w:pPr>
              <w:pStyle w:val="a7"/>
              <w:numPr>
                <w:ilvl w:val="0"/>
                <w:numId w:val="256"/>
              </w:numPr>
              <w:ind w:firstLineChars="0"/>
              <w:textAlignment w:val="baseline"/>
              <w:rPr>
                <w:rFonts w:eastAsia="Times New Roman"/>
                <w:color w:val="auto"/>
                <w:sz w:val="20"/>
                <w:szCs w:val="20"/>
              </w:rPr>
            </w:pPr>
            <w:r w:rsidRPr="00802323">
              <w:rPr>
                <w:rFonts w:eastAsia="Times New Roman"/>
                <w:color w:val="auto"/>
                <w:sz w:val="20"/>
                <w:szCs w:val="20"/>
                <w:lang w:val="en-IE"/>
              </w:rPr>
              <w:t>Solid charging is followed by solvent rinsing. Coverage testing has been performed to guarantee effective rinsing performance.</w:t>
            </w:r>
          </w:p>
          <w:p w14:paraId="1F4B31A4" w14:textId="77777777" w:rsidR="003F5975" w:rsidRPr="00802323" w:rsidRDefault="003F5975" w:rsidP="003F5975">
            <w:pPr>
              <w:pStyle w:val="a7"/>
              <w:ind w:left="284" w:firstLineChars="0" w:firstLine="0"/>
              <w:textAlignment w:val="baseline"/>
              <w:rPr>
                <w:rFonts w:eastAsia="Times New Roman"/>
                <w:bCs w:val="0"/>
                <w:iCs/>
                <w:color w:val="auto"/>
                <w:kern w:val="0"/>
                <w:sz w:val="20"/>
                <w:szCs w:val="20"/>
                <w:lang w:val="en-IE" w:eastAsia="zh-CN"/>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Fonts w:eastAsia="Times New Roman"/>
                <w:bCs w:val="0"/>
                <w:iCs/>
                <w:color w:val="auto"/>
                <w:kern w:val="0"/>
                <w:sz w:val="20"/>
                <w:szCs w:val="20"/>
                <w:lang w:val="en-IE" w:eastAsia="zh-CN"/>
              </w:rPr>
              <w:t>Production department</w:t>
            </w:r>
          </w:p>
          <w:p w14:paraId="22BC264D"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27161F45"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6BA5A3F"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13C2A607"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4EAF2A7A"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5.5</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30FD71AF"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Activation</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05FF2331"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Activation failure (premature DIC/</w:t>
            </w:r>
            <w:proofErr w:type="spellStart"/>
            <w:r w:rsidRPr="00802323">
              <w:rPr>
                <w:rFonts w:ascii="Arial" w:eastAsia="Times New Roman" w:hAnsi="Arial" w:cs="Arial"/>
                <w:iCs/>
                <w:sz w:val="20"/>
                <w:szCs w:val="20"/>
                <w:lang w:val="en-IE"/>
              </w:rPr>
              <w:t>Oxyma</w:t>
            </w:r>
            <w:proofErr w:type="spellEnd"/>
            <w:r w:rsidRPr="00802323">
              <w:rPr>
                <w:rFonts w:ascii="Arial" w:eastAsia="Times New Roman" w:hAnsi="Arial" w:cs="Arial"/>
                <w:iCs/>
                <w:sz w:val="20"/>
                <w:szCs w:val="20"/>
                <w:lang w:val="en-IE"/>
              </w:rPr>
              <w:t>, DIPEA, </w:t>
            </w:r>
            <w:proofErr w:type="spellStart"/>
            <w:r w:rsidRPr="00802323">
              <w:rPr>
                <w:rFonts w:ascii="Arial" w:eastAsia="Times New Roman" w:hAnsi="Arial" w:cs="Arial"/>
                <w:iCs/>
                <w:sz w:val="20"/>
                <w:szCs w:val="20"/>
                <w:lang w:val="en-IE"/>
              </w:rPr>
              <w:t>PyBOP</w:t>
            </w:r>
            <w:proofErr w:type="spellEnd"/>
            <w:r w:rsidRPr="00802323">
              <w:rPr>
                <w:rFonts w:ascii="Arial" w:eastAsia="Times New Roman" w:hAnsi="Arial" w:cs="Arial"/>
                <w:iCs/>
                <w:sz w:val="20"/>
                <w:szCs w:val="20"/>
                <w:lang w:val="en-IE"/>
              </w:rPr>
              <w:t xml:space="preserve"> </w:t>
            </w:r>
            <w:proofErr w:type="spellStart"/>
            <w:r w:rsidRPr="00802323">
              <w:rPr>
                <w:rFonts w:ascii="Arial" w:eastAsia="Times New Roman" w:hAnsi="Arial" w:cs="Arial"/>
                <w:iCs/>
                <w:sz w:val="20"/>
                <w:szCs w:val="20"/>
                <w:lang w:val="en-IE"/>
              </w:rPr>
              <w:t>oxyma</w:t>
            </w:r>
            <w:proofErr w:type="spellEnd"/>
            <w:r w:rsidRPr="00802323">
              <w:rPr>
                <w:rFonts w:ascii="Arial" w:hAnsi="Arial" w:cs="Arial"/>
                <w:iCs/>
                <w:sz w:val="20"/>
                <w:szCs w:val="20"/>
                <w:lang w:val="en-IE"/>
              </w:rPr>
              <w:t>/</w:t>
            </w:r>
            <w:r w:rsidRPr="00802323">
              <w:rPr>
                <w:rFonts w:ascii="Arial" w:eastAsia="Times New Roman" w:hAnsi="Arial" w:cs="Arial"/>
                <w:iCs/>
                <w:sz w:val="20"/>
                <w:szCs w:val="20"/>
                <w:lang w:val="en-IE"/>
              </w:rPr>
              <w:t xml:space="preserve"> DIPEA hydrolysis or incorrect activation pH/conditions)</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hideMark/>
          </w:tcPr>
          <w:p w14:paraId="27F5AF65"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1756900F"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EE1452C"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3278BE4" w14:textId="77777777" w:rsidR="003F5975" w:rsidRPr="00802323" w:rsidRDefault="003F5975" w:rsidP="00045B54">
            <w:pPr>
              <w:pStyle w:val="a7"/>
              <w:numPr>
                <w:ilvl w:val="0"/>
                <w:numId w:val="257"/>
              </w:numPr>
              <w:ind w:firstLineChars="0"/>
              <w:textAlignment w:val="baseline"/>
              <w:rPr>
                <w:rFonts w:eastAsia="Times New Roman"/>
                <w:color w:val="auto"/>
                <w:sz w:val="20"/>
                <w:szCs w:val="20"/>
              </w:rPr>
            </w:pPr>
            <w:r w:rsidRPr="00802323">
              <w:rPr>
                <w:rFonts w:eastAsia="Times New Roman"/>
                <w:color w:val="auto"/>
                <w:sz w:val="20"/>
                <w:szCs w:val="20"/>
              </w:rPr>
              <w:t>Check the integrity of packaging bags before and after charging to prevent contamination caused by bag breakage.</w:t>
            </w:r>
          </w:p>
          <w:p w14:paraId="2F2E7AAD" w14:textId="77777777" w:rsidR="003F5975" w:rsidRPr="00802323" w:rsidRDefault="003F5975" w:rsidP="00045B54">
            <w:pPr>
              <w:pStyle w:val="a7"/>
              <w:numPr>
                <w:ilvl w:val="0"/>
                <w:numId w:val="257"/>
              </w:numPr>
              <w:ind w:firstLineChars="0"/>
              <w:textAlignment w:val="baseline"/>
              <w:rPr>
                <w:rFonts w:eastAsia="Times New Roman"/>
                <w:color w:val="auto"/>
                <w:sz w:val="20"/>
                <w:szCs w:val="20"/>
              </w:rPr>
            </w:pPr>
            <w:r w:rsidRPr="00802323">
              <w:rPr>
                <w:rFonts w:eastAsia="Times New Roman"/>
                <w:color w:val="auto"/>
                <w:sz w:val="20"/>
                <w:szCs w:val="20"/>
              </w:rPr>
              <w:t>Dual-person confirmation is required upon complete transfer of activation solution, and the confirmation shall be documented in the MOR.</w:t>
            </w:r>
          </w:p>
          <w:p w14:paraId="25251850" w14:textId="77777777" w:rsidR="003F5975" w:rsidRPr="00802323" w:rsidRDefault="003F5975" w:rsidP="003F5975">
            <w:pPr>
              <w:pStyle w:val="a7"/>
              <w:ind w:firstLineChars="0" w:firstLine="0"/>
              <w:jc w:val="center"/>
              <w:textAlignment w:val="baseline"/>
              <w:rPr>
                <w:rFonts w:eastAsia="Times New Roman"/>
                <w:color w:val="auto"/>
                <w:sz w:val="20"/>
                <w:szCs w:val="20"/>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Fonts w:eastAsia="Times New Roman"/>
                <w:bCs w:val="0"/>
                <w:iCs/>
                <w:color w:val="auto"/>
                <w:kern w:val="0"/>
                <w:sz w:val="20"/>
                <w:szCs w:val="20"/>
                <w:lang w:val="en-IE" w:eastAsia="zh-CN"/>
              </w:rPr>
              <w:t>Production department</w:t>
            </w:r>
            <w:r w:rsidRPr="00802323">
              <w:rPr>
                <w:rFonts w:eastAsia="Times New Roman"/>
                <w:iCs/>
                <w:color w:val="auto"/>
                <w:sz w:val="20"/>
                <w:szCs w:val="20"/>
                <w:lang w:val="en-IE"/>
              </w:rPr>
              <w:t>, CMMD</w:t>
            </w:r>
            <w:r w:rsidRPr="00802323" w:rsidDel="00FF22EB">
              <w:rPr>
                <w:rFonts w:eastAsia="Times New Roman"/>
                <w:iCs/>
                <w:color w:val="auto"/>
                <w:sz w:val="20"/>
                <w:szCs w:val="20"/>
                <w:lang w:val="en-IE"/>
              </w:rPr>
              <w:t xml:space="preserve"> </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1B228A42"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171ECD9C"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E894F6D"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D68118B"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5.6</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C75C16A"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Activation</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89B0AA"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Amino acid/</w:t>
            </w:r>
            <w:proofErr w:type="spellStart"/>
            <w:r w:rsidRPr="00802323">
              <w:rPr>
                <w:rFonts w:ascii="Arial" w:eastAsia="Times New Roman" w:hAnsi="Arial" w:cs="Arial"/>
                <w:iCs/>
                <w:sz w:val="20"/>
                <w:szCs w:val="20"/>
                <w:lang w:val="en-IE"/>
              </w:rPr>
              <w:t>Oxyma</w:t>
            </w:r>
            <w:proofErr w:type="spellEnd"/>
            <w:r w:rsidRPr="00802323">
              <w:rPr>
                <w:rFonts w:ascii="Arial" w:eastAsia="Times New Roman" w:hAnsi="Arial" w:cs="Arial"/>
                <w:iCs/>
                <w:sz w:val="20"/>
                <w:szCs w:val="20"/>
                <w:lang w:val="en-IE"/>
              </w:rPr>
              <w:t xml:space="preserve"> </w:t>
            </w:r>
            <w:r w:rsidRPr="00802323">
              <w:rPr>
                <w:rFonts w:ascii="Arial" w:hAnsi="Arial" w:cs="Arial"/>
                <w:iCs/>
                <w:sz w:val="20"/>
                <w:szCs w:val="20"/>
                <w:lang w:val="en-IE"/>
              </w:rPr>
              <w:t>/</w:t>
            </w:r>
            <w:r w:rsidRPr="00802323">
              <w:rPr>
                <w:rFonts w:ascii="Arial" w:eastAsia="Times New Roman" w:hAnsi="Arial" w:cs="Arial"/>
                <w:iCs/>
                <w:sz w:val="20"/>
                <w:szCs w:val="20"/>
                <w:lang w:val="en-IE"/>
              </w:rPr>
              <w:t xml:space="preserve"> </w:t>
            </w:r>
            <w:proofErr w:type="spellStart"/>
            <w:r w:rsidRPr="00802323">
              <w:rPr>
                <w:rFonts w:ascii="Arial" w:eastAsia="Times New Roman" w:hAnsi="Arial" w:cs="Arial"/>
                <w:iCs/>
                <w:sz w:val="20"/>
                <w:szCs w:val="20"/>
                <w:lang w:val="en-IE"/>
              </w:rPr>
              <w:t>PyBOP</w:t>
            </w:r>
            <w:proofErr w:type="spellEnd"/>
            <w:r w:rsidRPr="00802323">
              <w:rPr>
                <w:rFonts w:ascii="Arial" w:eastAsia="Times New Roman" w:hAnsi="Arial" w:cs="Arial"/>
                <w:iCs/>
                <w:sz w:val="20"/>
                <w:szCs w:val="20"/>
                <w:lang w:val="en-IE"/>
              </w:rPr>
              <w:t xml:space="preserve"> charge error</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694B233A"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2934E20"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828E43C"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C8BE00" w14:textId="77777777" w:rsidR="003F5975" w:rsidRPr="00802323" w:rsidRDefault="003F5975" w:rsidP="00045B54">
            <w:pPr>
              <w:pStyle w:val="a7"/>
              <w:numPr>
                <w:ilvl w:val="0"/>
                <w:numId w:val="258"/>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Only materials for current charging may be stored within the same production area.</w:t>
            </w:r>
          </w:p>
          <w:p w14:paraId="472DB534" w14:textId="77777777" w:rsidR="003F5975" w:rsidRPr="00802323" w:rsidRDefault="003F5975" w:rsidP="003F5975">
            <w:pPr>
              <w:pStyle w:val="a7"/>
              <w:ind w:left="284" w:firstLineChars="0" w:firstLine="0"/>
              <w:textAlignment w:val="baseline"/>
              <w:rPr>
                <w:rFonts w:eastAsia="Times New Roman"/>
                <w:color w:val="auto"/>
                <w:sz w:val="20"/>
                <w:szCs w:val="20"/>
                <w:lang w:val="en-IE"/>
              </w:rPr>
            </w:pPr>
            <w:r w:rsidRPr="00802323">
              <w:rPr>
                <w:rFonts w:eastAsia="Times New Roman"/>
                <w:bCs w:val="0"/>
                <w:iCs/>
                <w:color w:val="auto"/>
                <w:sz w:val="20"/>
                <w:szCs w:val="20"/>
                <w:lang w:val="en-IE" w:eastAsia="zh-CN"/>
              </w:rPr>
              <w:t xml:space="preserve">Owner: </w:t>
            </w:r>
            <w:r w:rsidRPr="00802323">
              <w:rPr>
                <w:rFonts w:eastAsia="Times New Roman"/>
                <w:bCs w:val="0"/>
                <w:iCs/>
                <w:color w:val="auto"/>
                <w:kern w:val="0"/>
                <w:sz w:val="20"/>
                <w:szCs w:val="20"/>
                <w:lang w:val="en-IE" w:eastAsia="zh-CN"/>
              </w:rPr>
              <w:t>Production Dept.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3F8D765D"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3102ABE5"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3B28BBB9"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04B8DD45"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5.7</w:t>
            </w:r>
          </w:p>
        </w:tc>
        <w:tc>
          <w:tcPr>
            <w:tcW w:w="554"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430D5D48"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Activation</w:t>
            </w:r>
          </w:p>
        </w:tc>
        <w:tc>
          <w:tcPr>
            <w:tcW w:w="823" w:type="pct"/>
            <w:tcBorders>
              <w:top w:val="single" w:sz="6" w:space="0" w:color="AAAAAA"/>
              <w:left w:val="single" w:sz="6" w:space="0" w:color="AAAAAA"/>
              <w:bottom w:val="single" w:sz="6" w:space="0" w:color="AAAAAA"/>
              <w:right w:val="single" w:sz="6" w:space="0" w:color="AAAAAA"/>
            </w:tcBorders>
            <w:shd w:val="clear" w:color="auto" w:fill="EEF4FB"/>
            <w:vAlign w:val="center"/>
          </w:tcPr>
          <w:p w14:paraId="72C07C5A" w14:textId="7719D193" w:rsidR="003F5975" w:rsidRPr="00802323" w:rsidRDefault="003F5975" w:rsidP="003F5975">
            <w:pPr>
              <w:jc w:val="center"/>
              <w:textAlignment w:val="baseline"/>
              <w:rPr>
                <w:rFonts w:ascii="Arial" w:eastAsia="Times New Roman" w:hAnsi="Arial" w:cs="Arial"/>
                <w:iCs/>
                <w:sz w:val="20"/>
                <w:szCs w:val="20"/>
                <w:lang w:val="en-IE"/>
              </w:rPr>
            </w:pPr>
            <w:proofErr w:type="spellStart"/>
            <w:r w:rsidRPr="00802323">
              <w:rPr>
                <w:rFonts w:ascii="Arial" w:eastAsia="Times New Roman" w:hAnsi="Arial" w:cs="Arial"/>
                <w:iCs/>
                <w:sz w:val="20"/>
                <w:szCs w:val="20"/>
                <w:lang w:val="en-IE"/>
              </w:rPr>
              <w:t>Oxyma</w:t>
            </w:r>
            <w:proofErr w:type="spellEnd"/>
            <w:r w:rsidRPr="00802323">
              <w:rPr>
                <w:rFonts w:ascii="Arial" w:eastAsia="Times New Roman" w:hAnsi="Arial" w:cs="Arial"/>
                <w:iCs/>
                <w:sz w:val="20"/>
                <w:szCs w:val="20"/>
                <w:lang w:val="en-IE"/>
              </w:rPr>
              <w:t xml:space="preserve"> </w:t>
            </w:r>
            <w:r w:rsidRPr="00802323">
              <w:rPr>
                <w:rFonts w:ascii="Arial" w:hAnsi="Arial" w:cs="Arial"/>
                <w:iCs/>
                <w:sz w:val="20"/>
                <w:szCs w:val="20"/>
                <w:lang w:val="en-IE"/>
              </w:rPr>
              <w:t>(</w:t>
            </w:r>
            <w:r w:rsidRPr="00802323">
              <w:rPr>
                <w:rFonts w:ascii="Arial" w:hAnsi="Arial" w:cs="Arial"/>
                <w:sz w:val="20"/>
                <w:szCs w:val="20"/>
              </w:rPr>
              <w:t>NMeAsn22- Orn11</w:t>
            </w:r>
            <w:r w:rsidRPr="00802323">
              <w:rPr>
                <w:rFonts w:ascii="Arial" w:hAnsi="Arial" w:cs="Arial"/>
                <w:iCs/>
                <w:sz w:val="20"/>
                <w:szCs w:val="20"/>
                <w:lang w:val="en-IE"/>
              </w:rPr>
              <w:t>)</w:t>
            </w:r>
            <w:r w:rsidRPr="00802323">
              <w:rPr>
                <w:rFonts w:ascii="Arial" w:eastAsia="Times New Roman" w:hAnsi="Arial" w:cs="Arial"/>
                <w:iCs/>
                <w:sz w:val="20"/>
                <w:szCs w:val="20"/>
                <w:lang w:val="en-IE"/>
              </w:rPr>
              <w:t xml:space="preserve"> charge quantity outside </w:t>
            </w:r>
            <w:r w:rsidR="00231B2A" w:rsidRPr="00802323">
              <w:rPr>
                <w:rFonts w:ascii="Arial" w:eastAsia="Times New Roman" w:hAnsi="Arial" w:cs="Arial"/>
                <w:iCs/>
                <w:sz w:val="20"/>
                <w:szCs w:val="20"/>
                <w:lang w:val="en-IE"/>
              </w:rPr>
              <w:t>PA</w:t>
            </w:r>
            <w:r w:rsidRPr="00802323">
              <w:rPr>
                <w:rFonts w:ascii="Arial" w:eastAsia="Times New Roman" w:hAnsi="Arial" w:cs="Arial"/>
                <w:iCs/>
                <w:sz w:val="20"/>
                <w:szCs w:val="20"/>
                <w:lang w:val="en-IE"/>
              </w:rPr>
              <w:t>R (over- or under-charge)</w:t>
            </w:r>
          </w:p>
          <w:p w14:paraId="5D6F89CC"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(CPP excursion)</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1B062FC1"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r w:rsidRPr="00802323" w:rsidDel="00DA6E4A">
              <w:rPr>
                <w:rFonts w:ascii="Arial" w:eastAsia="Times New Roman" w:hAnsi="Arial" w:cs="Arial"/>
                <w:b/>
                <w:bCs/>
                <w:sz w:val="20"/>
                <w:szCs w:val="20"/>
                <w:lang w:val="en-IE"/>
              </w:rPr>
              <w:t xml:space="preserve"> </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762AE04"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FBAC46A"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B0E051A" w14:textId="7CF75E9E" w:rsidR="003F5975" w:rsidRPr="00802323" w:rsidRDefault="003F5975" w:rsidP="00045B54">
            <w:pPr>
              <w:pStyle w:val="a7"/>
              <w:numPr>
                <w:ilvl w:val="0"/>
                <w:numId w:val="259"/>
              </w:numPr>
              <w:ind w:firstLineChars="0"/>
              <w:rPr>
                <w:rFonts w:eastAsia="Times New Roman"/>
                <w:color w:val="auto"/>
                <w:sz w:val="20"/>
                <w:szCs w:val="20"/>
              </w:rPr>
            </w:pPr>
            <w:r w:rsidRPr="00802323">
              <w:rPr>
                <w:rFonts w:eastAsia="Times New Roman"/>
                <w:bCs w:val="0"/>
                <w:iCs/>
                <w:color w:val="auto"/>
                <w:kern w:val="0"/>
                <w:sz w:val="20"/>
                <w:szCs w:val="20"/>
                <w:lang w:val="en-IE" w:eastAsia="zh-CN"/>
              </w:rPr>
              <w:t xml:space="preserve">The PAR has been confirmed reference to the </w:t>
            </w:r>
            <w:r w:rsidRPr="00802323">
              <w:rPr>
                <w:bCs w:val="0"/>
                <w:iCs/>
                <w:color w:val="auto"/>
                <w:kern w:val="0"/>
                <w:sz w:val="20"/>
                <w:szCs w:val="20"/>
                <w:lang w:val="en-IE" w:eastAsia="zh-CN"/>
              </w:rPr>
              <w:t>PFD report &lt;</w:t>
            </w:r>
            <w:del w:id="342" w:author="Johan Granander" w:date="2026-10-27T18:59:00Z">
              <w:r w:rsidRPr="00802323" w:rsidDel="00B32AB9">
                <w:rPr>
                  <w:bCs w:val="0"/>
                  <w:iCs/>
                  <w:color w:val="auto"/>
                  <w:kern w:val="0"/>
                  <w:sz w:val="20"/>
                  <w:szCs w:val="20"/>
                  <w:lang w:val="en-IE" w:eastAsia="zh-CN"/>
                </w:rPr>
                <w:delText>QA706D</w:delText>
              </w:r>
            </w:del>
            <w:ins w:id="343" w:author="Johan Granander" w:date="2026-10-27T18:59:00Z">
              <w:r w:rsidR="00B32AB9">
                <w:rPr>
                  <w:bCs w:val="0"/>
                  <w:iCs/>
                  <w:color w:val="auto"/>
                  <w:kern w:val="0"/>
                  <w:sz w:val="20"/>
                  <w:szCs w:val="20"/>
                  <w:lang w:val="en-IE" w:eastAsia="zh-CN"/>
                </w:rPr>
                <w:t>WI-61120</w:t>
              </w:r>
            </w:ins>
            <w:r w:rsidRPr="00802323">
              <w:rPr>
                <w:bCs w:val="0"/>
                <w:iCs/>
                <w:color w:val="auto"/>
                <w:kern w:val="0"/>
                <w:sz w:val="20"/>
                <w:szCs w:val="20"/>
                <w:lang w:val="en-IE" w:eastAsia="zh-CN"/>
              </w:rPr>
              <w:t>&gt;.</w:t>
            </w:r>
          </w:p>
          <w:p w14:paraId="23E6942F" w14:textId="77777777" w:rsidR="003F5975" w:rsidRPr="00802323" w:rsidRDefault="003F5975" w:rsidP="00045B54">
            <w:pPr>
              <w:pStyle w:val="a7"/>
              <w:numPr>
                <w:ilvl w:val="0"/>
                <w:numId w:val="259"/>
              </w:numPr>
              <w:ind w:firstLineChars="0"/>
              <w:textAlignment w:val="baseline"/>
              <w:rPr>
                <w:rFonts w:eastAsia="Times New Roman"/>
                <w:color w:val="auto"/>
                <w:sz w:val="20"/>
                <w:szCs w:val="20"/>
              </w:rPr>
            </w:pPr>
            <w:r w:rsidRPr="00802323">
              <w:rPr>
                <w:rFonts w:eastAsia="Times New Roman"/>
                <w:color w:val="auto"/>
                <w:sz w:val="20"/>
                <w:szCs w:val="20"/>
                <w:lang w:val="en-IE"/>
              </w:rPr>
              <w:t>Solid charging is followed by solvent rinsing. Coverage testing has been performed to guarantee effective rinsing performance.</w:t>
            </w:r>
          </w:p>
          <w:p w14:paraId="5FCF8B77" w14:textId="77777777" w:rsidR="003F5975" w:rsidRPr="00802323" w:rsidRDefault="003F5975" w:rsidP="003F5975">
            <w:pPr>
              <w:pStyle w:val="a7"/>
              <w:ind w:left="284" w:firstLineChars="0" w:firstLine="0"/>
              <w:textAlignment w:val="baseline"/>
              <w:rPr>
                <w:rFonts w:eastAsia="Times New Roman"/>
                <w:iCs/>
                <w:color w:val="auto"/>
                <w:kern w:val="0"/>
                <w:sz w:val="20"/>
                <w:szCs w:val="20"/>
                <w:lang w:val="en-IE" w:eastAsia="zh-CN"/>
              </w:rPr>
            </w:pPr>
            <w:r w:rsidRPr="00802323">
              <w:rPr>
                <w:rFonts w:eastAsia="Times New Roman"/>
                <w:iCs/>
                <w:color w:val="auto"/>
                <w:sz w:val="20"/>
                <w:szCs w:val="20"/>
                <w:lang w:val="en-IE" w:eastAsia="zh-CN"/>
              </w:rPr>
              <w:t>Owner:</w:t>
            </w:r>
            <w:r w:rsidRPr="00802323">
              <w:rPr>
                <w:rFonts w:eastAsia="Times New Roman"/>
                <w:iCs/>
                <w:color w:val="auto"/>
                <w:sz w:val="20"/>
                <w:szCs w:val="20"/>
                <w:lang w:val="en-IE"/>
              </w:rPr>
              <w:t xml:space="preserve"> </w:t>
            </w:r>
            <w:r w:rsidRPr="00802323">
              <w:rPr>
                <w:rFonts w:eastAsia="Times New Roman"/>
                <w:iCs/>
                <w:color w:val="auto"/>
                <w:kern w:val="0"/>
                <w:sz w:val="20"/>
                <w:szCs w:val="20"/>
                <w:lang w:val="en-IE" w:eastAsia="zh-CN"/>
              </w:rPr>
              <w:t>Production department</w:t>
            </w:r>
          </w:p>
          <w:p w14:paraId="38263D81"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2E125F92"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11E9387D"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042A503F"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4B67769"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5.8</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0FAA66"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Activation</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F08C7D1"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Dissolution</w:t>
            </w:r>
          </w:p>
          <w:p w14:paraId="0EE6A90C" w14:textId="7179F5EB"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 xml:space="preserve">(jacket) </w:t>
            </w:r>
            <w:r w:rsidRPr="00802323">
              <w:rPr>
                <w:rFonts w:ascii="Arial" w:hAnsi="Arial" w:cs="Arial"/>
                <w:iCs/>
                <w:sz w:val="20"/>
                <w:szCs w:val="20"/>
                <w:lang w:val="en-IE"/>
              </w:rPr>
              <w:t>and</w:t>
            </w:r>
            <w:r w:rsidRPr="00802323">
              <w:rPr>
                <w:rFonts w:ascii="Arial" w:eastAsia="Times New Roman" w:hAnsi="Arial" w:cs="Arial"/>
                <w:iCs/>
                <w:sz w:val="20"/>
                <w:szCs w:val="20"/>
                <w:lang w:val="en-IE"/>
              </w:rPr>
              <w:t xml:space="preserve"> Activation temperature and (Gly24- Orn11) outside </w:t>
            </w:r>
            <w:r w:rsidR="00945921" w:rsidRPr="00802323">
              <w:rPr>
                <w:rFonts w:ascii="Arial" w:eastAsia="Times New Roman" w:hAnsi="Arial" w:cs="Arial"/>
                <w:iCs/>
                <w:sz w:val="20"/>
                <w:szCs w:val="20"/>
                <w:lang w:val="en-IE"/>
              </w:rPr>
              <w:t>PA</w:t>
            </w:r>
            <w:r w:rsidRPr="00802323">
              <w:rPr>
                <w:rFonts w:ascii="Arial" w:eastAsia="Times New Roman" w:hAnsi="Arial" w:cs="Arial"/>
                <w:iCs/>
                <w:sz w:val="20"/>
                <w:szCs w:val="20"/>
                <w:lang w:val="en-IE"/>
              </w:rPr>
              <w:t>R (over- or under-charge)</w:t>
            </w:r>
          </w:p>
          <w:p w14:paraId="41EFD83F"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(CPP excursion)</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2947CD24"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295B944"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4F141B8"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72E56B" w14:textId="606761EA" w:rsidR="003F5975" w:rsidRPr="00802323" w:rsidRDefault="003F5975" w:rsidP="00045B54">
            <w:pPr>
              <w:pStyle w:val="a7"/>
              <w:numPr>
                <w:ilvl w:val="0"/>
                <w:numId w:val="260"/>
              </w:numPr>
              <w:ind w:firstLineChars="0"/>
              <w:rPr>
                <w:bCs w:val="0"/>
                <w:iCs/>
                <w:color w:val="auto"/>
                <w:kern w:val="0"/>
                <w:sz w:val="20"/>
                <w:szCs w:val="20"/>
                <w:lang w:val="en-IE" w:eastAsia="zh-CN"/>
              </w:rPr>
            </w:pPr>
            <w:r w:rsidRPr="00802323">
              <w:rPr>
                <w:rFonts w:eastAsia="Times New Roman"/>
                <w:bCs w:val="0"/>
                <w:iCs/>
                <w:color w:val="auto"/>
                <w:kern w:val="0"/>
                <w:sz w:val="20"/>
                <w:szCs w:val="20"/>
                <w:lang w:val="en-IE" w:eastAsia="zh-CN"/>
              </w:rPr>
              <w:t xml:space="preserve">The PAR has been confirmed reference to the </w:t>
            </w:r>
            <w:r w:rsidRPr="00802323">
              <w:rPr>
                <w:bCs w:val="0"/>
                <w:iCs/>
                <w:color w:val="auto"/>
                <w:kern w:val="0"/>
                <w:sz w:val="20"/>
                <w:szCs w:val="20"/>
                <w:lang w:val="en-IE" w:eastAsia="zh-CN"/>
              </w:rPr>
              <w:t xml:space="preserve">PFD report </w:t>
            </w:r>
            <w:del w:id="344" w:author="Johan Granander" w:date="2026-10-27T18:57:00Z">
              <w:r w:rsidRPr="00802323" w:rsidDel="00B32AB9">
                <w:rPr>
                  <w:bCs w:val="0"/>
                  <w:iCs/>
                  <w:color w:val="auto"/>
                  <w:kern w:val="0"/>
                  <w:sz w:val="20"/>
                  <w:szCs w:val="20"/>
                  <w:lang w:val="en-IE" w:eastAsia="zh-CN"/>
                </w:rPr>
                <w:delText>&lt; QA706D &gt;</w:delText>
              </w:r>
            </w:del>
            <w:ins w:id="345" w:author="Johan Granander" w:date="2026-10-27T18:57:00Z">
              <w:r w:rsidR="00B32AB9">
                <w:rPr>
                  <w:bCs w:val="0"/>
                  <w:iCs/>
                  <w:color w:val="auto"/>
                  <w:kern w:val="0"/>
                  <w:sz w:val="20"/>
                  <w:szCs w:val="20"/>
                  <w:lang w:val="en-IE" w:eastAsia="zh-CN"/>
                </w:rPr>
                <w:t>&lt; WI-61120 &gt;</w:t>
              </w:r>
            </w:ins>
            <w:r w:rsidRPr="00802323">
              <w:rPr>
                <w:bCs w:val="0"/>
                <w:iCs/>
                <w:color w:val="auto"/>
                <w:kern w:val="0"/>
                <w:sz w:val="20"/>
                <w:szCs w:val="20"/>
                <w:lang w:val="en-IE" w:eastAsia="zh-CN"/>
              </w:rPr>
              <w:t>.</w:t>
            </w:r>
            <w:r w:rsidRPr="00802323" w:rsidDel="00191C91">
              <w:rPr>
                <w:bCs w:val="0"/>
                <w:iCs/>
                <w:color w:val="auto"/>
                <w:kern w:val="0"/>
                <w:sz w:val="20"/>
                <w:szCs w:val="20"/>
                <w:lang w:val="en-IE" w:eastAsia="zh-CN"/>
              </w:rPr>
              <w:t xml:space="preserve"> </w:t>
            </w:r>
          </w:p>
          <w:p w14:paraId="70D80ED6" w14:textId="77777777" w:rsidR="003F5975" w:rsidRPr="00802323" w:rsidRDefault="003F5975" w:rsidP="00045B54">
            <w:pPr>
              <w:pStyle w:val="a7"/>
              <w:numPr>
                <w:ilvl w:val="0"/>
                <w:numId w:val="260"/>
              </w:numPr>
              <w:ind w:firstLineChars="0"/>
              <w:rPr>
                <w:rStyle w:val="CommentReference1"/>
                <w:rFonts w:eastAsia="Times New Roman"/>
                <w:color w:val="auto"/>
                <w:sz w:val="20"/>
                <w:szCs w:val="20"/>
              </w:rPr>
            </w:pPr>
            <w:r w:rsidRPr="00802323">
              <w:rPr>
                <w:rStyle w:val="CommentReference1"/>
                <w:rFonts w:eastAsia="Times New Roman"/>
                <w:color w:val="auto"/>
                <w:sz w:val="20"/>
                <w:szCs w:val="20"/>
              </w:rPr>
              <w:t>Configure the recipe so that the step is automatically paused / held when the batch or jacket temperature deviates outside the NOR;</w:t>
            </w:r>
          </w:p>
          <w:p w14:paraId="2BBE2732" w14:textId="77777777" w:rsidR="003F5975" w:rsidRPr="00802323" w:rsidRDefault="003F5975" w:rsidP="00045B54">
            <w:pPr>
              <w:pStyle w:val="a7"/>
              <w:numPr>
                <w:ilvl w:val="0"/>
                <w:numId w:val="260"/>
              </w:numPr>
              <w:ind w:firstLineChars="0"/>
              <w:rPr>
                <w:rStyle w:val="CommentReference1"/>
                <w:rFonts w:eastAsia="Times New Roman"/>
                <w:color w:val="auto"/>
                <w:sz w:val="20"/>
                <w:szCs w:val="20"/>
              </w:rPr>
            </w:pPr>
            <w:r w:rsidRPr="00802323">
              <w:rPr>
                <w:rStyle w:val="CommentReference1"/>
                <w:rFonts w:eastAsia="Times New Roman"/>
                <w:color w:val="auto"/>
                <w:sz w:val="20"/>
                <w:szCs w:val="20"/>
              </w:rPr>
              <w:t>Verify temperature uniformity of the activation tank at the minimum working volume.</w:t>
            </w:r>
          </w:p>
          <w:p w14:paraId="38F281F4" w14:textId="77777777" w:rsidR="003F5975" w:rsidRPr="00802323" w:rsidRDefault="003F5975" w:rsidP="00045B54">
            <w:pPr>
              <w:pStyle w:val="a7"/>
              <w:numPr>
                <w:ilvl w:val="0"/>
                <w:numId w:val="260"/>
              </w:numPr>
              <w:ind w:firstLineChars="0"/>
              <w:rPr>
                <w:rStyle w:val="CommentReference1"/>
                <w:rFonts w:eastAsia="Times New Roman"/>
                <w:color w:val="auto"/>
                <w:sz w:val="20"/>
                <w:szCs w:val="20"/>
              </w:rPr>
            </w:pPr>
            <w:r w:rsidRPr="00802323">
              <w:rPr>
                <w:rStyle w:val="CommentReference1"/>
                <w:rFonts w:eastAsia="Times New Roman"/>
                <w:color w:val="auto"/>
                <w:sz w:val="20"/>
                <w:szCs w:val="20"/>
              </w:rPr>
              <w:lastRenderedPageBreak/>
              <w:t>Recipe interlock/hold: confirm it is implemented and tested before the first PPQ batch.</w:t>
            </w:r>
          </w:p>
          <w:p w14:paraId="4A7050D8" w14:textId="77777777" w:rsidR="003F5975" w:rsidRPr="00802323" w:rsidRDefault="003F5975" w:rsidP="003F5975">
            <w:pPr>
              <w:pStyle w:val="a7"/>
              <w:ind w:left="284" w:firstLineChars="0" w:firstLine="0"/>
              <w:textAlignment w:val="baseline"/>
              <w:rPr>
                <w:rFonts w:eastAsia="Times New Roman"/>
                <w:bCs w:val="0"/>
                <w:iCs/>
                <w:color w:val="auto"/>
                <w:kern w:val="0"/>
                <w:sz w:val="20"/>
                <w:szCs w:val="20"/>
                <w:lang w:val="en-IE" w:eastAsia="zh-CN"/>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Style w:val="CommentReference1"/>
                <w:rFonts w:eastAsia="Times New Roman"/>
                <w:color w:val="auto"/>
                <w:sz w:val="20"/>
                <w:szCs w:val="20"/>
              </w:rPr>
              <w:t xml:space="preserve">CMMD; </w:t>
            </w:r>
            <w:r w:rsidRPr="00802323">
              <w:rPr>
                <w:rFonts w:eastAsia="Times New Roman"/>
                <w:bCs w:val="0"/>
                <w:iCs/>
                <w:color w:val="auto"/>
                <w:kern w:val="0"/>
                <w:sz w:val="20"/>
                <w:szCs w:val="20"/>
                <w:lang w:val="en-IE" w:eastAsia="zh-CN"/>
              </w:rPr>
              <w:t>Production department</w:t>
            </w:r>
          </w:p>
          <w:p w14:paraId="51DA5B30" w14:textId="77777777" w:rsidR="003F5975" w:rsidRPr="00802323" w:rsidRDefault="003F5975" w:rsidP="003F5975">
            <w:pPr>
              <w:pStyle w:val="a7"/>
              <w:ind w:left="284" w:firstLineChars="0" w:firstLine="0"/>
              <w:textAlignment w:val="baseline"/>
              <w:rPr>
                <w:rFonts w:eastAsia="Times New Roman"/>
                <w:color w:val="auto"/>
                <w:sz w:val="20"/>
                <w:szCs w:val="20"/>
                <w:lang w:val="en-IE"/>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40E92FC8" w14:textId="77777777" w:rsidR="003F5975" w:rsidRPr="00802323" w:rsidRDefault="003F5975" w:rsidP="003F5975">
            <w:pPr>
              <w:jc w:val="center"/>
              <w:textAlignment w:val="baseline"/>
              <w:rPr>
                <w:rFonts w:ascii="Arial" w:eastAsia="Times New Roman" w:hAnsi="Arial" w:cs="Arial"/>
                <w:b/>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CDAE259" w14:textId="77777777" w:rsidR="003F5975" w:rsidRPr="00802323" w:rsidRDefault="003F5975" w:rsidP="003F5975">
            <w:pPr>
              <w:jc w:val="center"/>
              <w:textAlignment w:val="baseline"/>
              <w:rPr>
                <w:rFonts w:ascii="Arial" w:eastAsia="Times New Roman" w:hAnsi="Arial" w:cs="Arial"/>
                <w:b/>
                <w:sz w:val="20"/>
                <w:szCs w:val="20"/>
                <w:lang w:val="en-IE"/>
              </w:rPr>
            </w:pPr>
          </w:p>
        </w:tc>
      </w:tr>
      <w:tr w:rsidR="00802323" w:rsidRPr="00802323" w14:paraId="2472A947"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655212E"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lastRenderedPageBreak/>
              <w:t>6.1</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AE6C690"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 xml:space="preserve"> Coupling</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25C6EE2"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IPC endpoint error</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1F16B596"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540FB08"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8EB3CF1"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38DDDFE" w14:textId="77777777" w:rsidR="003F5975" w:rsidRPr="00802323" w:rsidRDefault="003F5975" w:rsidP="00045B54">
            <w:pPr>
              <w:pStyle w:val="a7"/>
              <w:numPr>
                <w:ilvl w:val="0"/>
                <w:numId w:val="261"/>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The trained and qualified project personnel analyse the samples.</w:t>
            </w:r>
          </w:p>
          <w:p w14:paraId="148A1718" w14:textId="77777777" w:rsidR="003F5975" w:rsidRPr="00802323" w:rsidRDefault="003F5975" w:rsidP="00045B54">
            <w:pPr>
              <w:pStyle w:val="a7"/>
              <w:numPr>
                <w:ilvl w:val="0"/>
                <w:numId w:val="261"/>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The analysis results need to be reviewed by the second person before be reported to ensure the accuracy of the results.</w:t>
            </w:r>
          </w:p>
          <w:p w14:paraId="10A4A194" w14:textId="77777777" w:rsidR="003F5975" w:rsidRPr="00802323" w:rsidRDefault="003F5975" w:rsidP="00045B54">
            <w:pPr>
              <w:pStyle w:val="a7"/>
              <w:numPr>
                <w:ilvl w:val="0"/>
                <w:numId w:val="261"/>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 xml:space="preserve">A maximum of two samples may be tested simultaneously in the sample processing room. If two samples are processed concurrently, physical isolation shall be implemented throughout the sample treatment process to prevent sample </w:t>
            </w:r>
            <w:proofErr w:type="spellStart"/>
            <w:r w:rsidRPr="00802323">
              <w:rPr>
                <w:rFonts w:eastAsia="Times New Roman"/>
                <w:color w:val="auto"/>
                <w:sz w:val="20"/>
                <w:szCs w:val="20"/>
                <w:lang w:val="en-IE"/>
              </w:rPr>
              <w:t>contaminatio</w:t>
            </w:r>
            <w:proofErr w:type="spellEnd"/>
          </w:p>
          <w:p w14:paraId="16D7648A" w14:textId="77777777" w:rsidR="003F5975" w:rsidRPr="00802323" w:rsidRDefault="003F5975" w:rsidP="00045B54">
            <w:pPr>
              <w:pStyle w:val="a7"/>
              <w:numPr>
                <w:ilvl w:val="0"/>
                <w:numId w:val="261"/>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Perform testing using validated analytical methods</w:t>
            </w:r>
          </w:p>
          <w:p w14:paraId="6038B755" w14:textId="77777777" w:rsidR="003F5975" w:rsidRPr="00802323" w:rsidRDefault="003F5975" w:rsidP="00045B54">
            <w:pPr>
              <w:pStyle w:val="a7"/>
              <w:numPr>
                <w:ilvl w:val="0"/>
                <w:numId w:val="261"/>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Operators shall receive relevant training</w:t>
            </w:r>
          </w:p>
          <w:p w14:paraId="7ADE105E" w14:textId="77777777" w:rsidR="003F5975" w:rsidRPr="00802323" w:rsidRDefault="003F5975" w:rsidP="00045B54">
            <w:pPr>
              <w:pStyle w:val="a7"/>
              <w:numPr>
                <w:ilvl w:val="0"/>
                <w:numId w:val="261"/>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Use brand-new sample vials for each test.</w:t>
            </w:r>
          </w:p>
          <w:p w14:paraId="3426D3D8"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bCs/>
                <w:iCs/>
                <w:sz w:val="20"/>
                <w:szCs w:val="20"/>
                <w:lang w:val="en-IE"/>
              </w:rPr>
              <w:t>Owner: Production department</w:t>
            </w:r>
            <w:r w:rsidRPr="00802323">
              <w:rPr>
                <w:rFonts w:ascii="Arial" w:hAnsi="Arial" w:cs="Arial"/>
                <w:bCs/>
                <w:iCs/>
                <w:sz w:val="20"/>
                <w:szCs w:val="20"/>
                <w:lang w:val="en-IE"/>
              </w:rPr>
              <w:t>;</w:t>
            </w:r>
            <w:r w:rsidRPr="00802323">
              <w:rPr>
                <w:rFonts w:ascii="Arial" w:eastAsia="Times New Roman" w:hAnsi="Arial" w:cs="Arial"/>
                <w:bCs/>
                <w:iCs/>
                <w:kern w:val="32"/>
                <w:sz w:val="20"/>
                <w:szCs w:val="20"/>
                <w:lang w:val="en-IE" w:eastAsia="en-US"/>
              </w:rPr>
              <w:t xml:space="preserve"> CMMD</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5099DC4F"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39A5B08B"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0B1D461"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DD4C808"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6.2</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70AC06F"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Coupling</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28540E3"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 xml:space="preserve">Incomplete </w:t>
            </w:r>
            <w:r w:rsidRPr="00802323">
              <w:rPr>
                <w:rFonts w:ascii="Arial" w:eastAsia="Times New Roman" w:hAnsi="Arial" w:cs="Arial"/>
                <w:sz w:val="20"/>
                <w:szCs w:val="20"/>
                <w:lang w:val="en-IE"/>
              </w:rPr>
              <w:t>Coupling</w:t>
            </w:r>
            <w:r w:rsidRPr="00802323">
              <w:rPr>
                <w:rFonts w:ascii="Arial" w:eastAsia="Times New Roman" w:hAnsi="Arial" w:cs="Arial"/>
                <w:iCs/>
                <w:sz w:val="20"/>
                <w:szCs w:val="20"/>
                <w:lang w:val="en-IE"/>
              </w:rPr>
              <w:t xml:space="preserve"> (low </w:t>
            </w:r>
            <w:r w:rsidRPr="00802323">
              <w:rPr>
                <w:rFonts w:ascii="Arial" w:eastAsia="Times New Roman" w:hAnsi="Arial" w:cs="Arial"/>
                <w:sz w:val="20"/>
                <w:szCs w:val="20"/>
                <w:lang w:val="en-IE"/>
              </w:rPr>
              <w:t>Coupling</w:t>
            </w:r>
            <w:r w:rsidRPr="00802323">
              <w:rPr>
                <w:rFonts w:ascii="Arial" w:eastAsia="Times New Roman" w:hAnsi="Arial" w:cs="Arial"/>
                <w:iCs/>
                <w:sz w:val="20"/>
                <w:szCs w:val="20"/>
                <w:lang w:val="en-IE"/>
              </w:rPr>
              <w:t xml:space="preserve"> efficiency)</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4D1700C8"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685DAF8"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2E0C32"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96CB87" w14:textId="77777777" w:rsidR="003F5975" w:rsidRPr="00802323" w:rsidRDefault="003F5975" w:rsidP="00045B54">
            <w:pPr>
              <w:pStyle w:val="a7"/>
              <w:numPr>
                <w:ilvl w:val="0"/>
                <w:numId w:val="262"/>
              </w:numPr>
              <w:ind w:firstLineChars="0"/>
              <w:rPr>
                <w:rFonts w:eastAsia="Times New Roman"/>
                <w:bCs w:val="0"/>
                <w:iCs/>
                <w:color w:val="auto"/>
                <w:sz w:val="20"/>
                <w:szCs w:val="20"/>
                <w:lang w:val="en-IE"/>
              </w:rPr>
            </w:pPr>
            <w:r w:rsidRPr="00802323">
              <w:rPr>
                <w:rFonts w:eastAsia="Times New Roman"/>
                <w:bCs w:val="0"/>
                <w:iCs/>
                <w:color w:val="auto"/>
                <w:sz w:val="20"/>
                <w:szCs w:val="20"/>
              </w:rPr>
              <w:t>After transfer is completed, a two-person check shall be performed by personnel and documented in the MOR.</w:t>
            </w:r>
          </w:p>
          <w:p w14:paraId="290AF36E" w14:textId="77777777" w:rsidR="003F5975" w:rsidRPr="00802323" w:rsidRDefault="003F5975" w:rsidP="003F5975">
            <w:pPr>
              <w:pStyle w:val="a7"/>
              <w:ind w:left="284" w:firstLineChars="0" w:firstLine="0"/>
              <w:textAlignment w:val="baseline"/>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24298054"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672CE749"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203B276"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12D668F"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6.3</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5C41CD8"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Coupling</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F935A59" w14:textId="212DD5BE"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lang w:val="en-IE"/>
              </w:rPr>
              <w:t>Coupling</w:t>
            </w:r>
            <w:r w:rsidRPr="00802323">
              <w:rPr>
                <w:rFonts w:ascii="Arial" w:eastAsia="Times New Roman" w:hAnsi="Arial" w:cs="Arial"/>
                <w:iCs/>
                <w:sz w:val="20"/>
                <w:szCs w:val="20"/>
                <w:lang w:val="en-IE"/>
              </w:rPr>
              <w:t xml:space="preserve"> temperature </w:t>
            </w:r>
            <w:proofErr w:type="gramStart"/>
            <w:r w:rsidRPr="00802323">
              <w:rPr>
                <w:rFonts w:ascii="Arial" w:eastAsia="Times New Roman" w:hAnsi="Arial" w:cs="Arial"/>
                <w:iCs/>
                <w:sz w:val="20"/>
                <w:szCs w:val="20"/>
                <w:lang w:val="en-IE"/>
              </w:rPr>
              <w:t>and  (</w:t>
            </w:r>
            <w:proofErr w:type="gramEnd"/>
            <w:r w:rsidRPr="00802323">
              <w:rPr>
                <w:rFonts w:ascii="Arial" w:eastAsia="Times New Roman" w:hAnsi="Arial" w:cs="Arial"/>
                <w:iCs/>
                <w:sz w:val="20"/>
                <w:szCs w:val="20"/>
                <w:lang w:val="en-IE"/>
              </w:rPr>
              <w:t xml:space="preserve">Gly24- Orn11) outside </w:t>
            </w:r>
            <w:r w:rsidR="00407B1F" w:rsidRPr="00802323">
              <w:rPr>
                <w:rFonts w:ascii="Arial" w:eastAsia="Times New Roman" w:hAnsi="Arial" w:cs="Arial"/>
                <w:iCs/>
                <w:sz w:val="20"/>
                <w:szCs w:val="20"/>
                <w:lang w:val="en-IE"/>
              </w:rPr>
              <w:t>PAR</w:t>
            </w:r>
            <w:r w:rsidRPr="00802323">
              <w:rPr>
                <w:rFonts w:ascii="Arial" w:eastAsia="Times New Roman" w:hAnsi="Arial" w:cs="Arial"/>
                <w:iCs/>
                <w:sz w:val="20"/>
                <w:szCs w:val="20"/>
                <w:lang w:val="en-IE"/>
              </w:rPr>
              <w:t xml:space="preserve"> (over- or under-charge)</w:t>
            </w:r>
          </w:p>
          <w:p w14:paraId="22FDB90A"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(CPP excursion)</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7AB06AA7"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CF88772"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5710724"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C2BCB0B" w14:textId="5AC37EFF" w:rsidR="003F5975" w:rsidRPr="00802323" w:rsidRDefault="003F5975" w:rsidP="00045B54">
            <w:pPr>
              <w:pStyle w:val="a7"/>
              <w:numPr>
                <w:ilvl w:val="0"/>
                <w:numId w:val="263"/>
              </w:numPr>
              <w:ind w:firstLineChars="0"/>
              <w:rPr>
                <w:bCs w:val="0"/>
                <w:iCs/>
                <w:color w:val="auto"/>
                <w:kern w:val="0"/>
                <w:sz w:val="20"/>
                <w:szCs w:val="20"/>
                <w:lang w:val="en-IE" w:eastAsia="zh-CN"/>
              </w:rPr>
            </w:pPr>
            <w:r w:rsidRPr="00802323">
              <w:rPr>
                <w:rFonts w:eastAsia="Times New Roman"/>
                <w:bCs w:val="0"/>
                <w:iCs/>
                <w:color w:val="auto"/>
                <w:kern w:val="0"/>
                <w:sz w:val="20"/>
                <w:szCs w:val="20"/>
                <w:lang w:val="en-IE" w:eastAsia="zh-CN"/>
              </w:rPr>
              <w:t xml:space="preserve">The PAR has been confirmed reference to the </w:t>
            </w:r>
            <w:r w:rsidRPr="00802323">
              <w:rPr>
                <w:bCs w:val="0"/>
                <w:iCs/>
                <w:color w:val="auto"/>
                <w:kern w:val="0"/>
                <w:sz w:val="20"/>
                <w:szCs w:val="20"/>
                <w:lang w:val="en-IE" w:eastAsia="zh-CN"/>
              </w:rPr>
              <w:t xml:space="preserve">PFD report </w:t>
            </w:r>
            <w:del w:id="346" w:author="Johan Granander" w:date="2026-10-27T18:57:00Z">
              <w:r w:rsidRPr="00802323" w:rsidDel="00B32AB9">
                <w:rPr>
                  <w:bCs w:val="0"/>
                  <w:iCs/>
                  <w:color w:val="auto"/>
                  <w:kern w:val="0"/>
                  <w:sz w:val="20"/>
                  <w:szCs w:val="20"/>
                  <w:lang w:val="en-IE" w:eastAsia="zh-CN"/>
                </w:rPr>
                <w:delText>&lt; QA706D &gt;</w:delText>
              </w:r>
            </w:del>
            <w:ins w:id="347" w:author="Johan Granander" w:date="2026-10-27T18:57:00Z">
              <w:r w:rsidR="00B32AB9">
                <w:rPr>
                  <w:bCs w:val="0"/>
                  <w:iCs/>
                  <w:color w:val="auto"/>
                  <w:kern w:val="0"/>
                  <w:sz w:val="20"/>
                  <w:szCs w:val="20"/>
                  <w:lang w:val="en-IE" w:eastAsia="zh-CN"/>
                </w:rPr>
                <w:t>&lt; WI-61120 &gt;</w:t>
              </w:r>
            </w:ins>
            <w:r w:rsidRPr="00802323">
              <w:rPr>
                <w:bCs w:val="0"/>
                <w:iCs/>
                <w:color w:val="auto"/>
                <w:kern w:val="0"/>
                <w:sz w:val="20"/>
                <w:szCs w:val="20"/>
                <w:lang w:val="en-IE" w:eastAsia="zh-CN"/>
              </w:rPr>
              <w:t>.</w:t>
            </w:r>
            <w:r w:rsidRPr="00802323" w:rsidDel="00191C91">
              <w:rPr>
                <w:bCs w:val="0"/>
                <w:iCs/>
                <w:color w:val="auto"/>
                <w:kern w:val="0"/>
                <w:sz w:val="20"/>
                <w:szCs w:val="20"/>
                <w:lang w:val="en-IE" w:eastAsia="zh-CN"/>
              </w:rPr>
              <w:t xml:space="preserve"> </w:t>
            </w:r>
          </w:p>
          <w:p w14:paraId="57192C1A" w14:textId="77777777" w:rsidR="003F5975" w:rsidRPr="00802323" w:rsidRDefault="003F5975" w:rsidP="00045B54">
            <w:pPr>
              <w:pStyle w:val="a7"/>
              <w:numPr>
                <w:ilvl w:val="0"/>
                <w:numId w:val="263"/>
              </w:numPr>
              <w:ind w:firstLineChars="0"/>
              <w:rPr>
                <w:rStyle w:val="CommentReference1"/>
                <w:rFonts w:eastAsia="Times New Roman"/>
                <w:color w:val="auto"/>
                <w:sz w:val="20"/>
                <w:szCs w:val="20"/>
              </w:rPr>
            </w:pPr>
            <w:r w:rsidRPr="00802323">
              <w:rPr>
                <w:rStyle w:val="CommentReference1"/>
                <w:rFonts w:eastAsia="Times New Roman"/>
                <w:color w:val="auto"/>
                <w:sz w:val="20"/>
                <w:szCs w:val="20"/>
              </w:rPr>
              <w:t>Configure the recipe so that the step is automatically paused / held when the batch or jacket temperature deviates outside the NOR;</w:t>
            </w:r>
          </w:p>
          <w:p w14:paraId="7BBDC9BE" w14:textId="77777777" w:rsidR="003F5975" w:rsidRPr="00802323" w:rsidRDefault="003F5975" w:rsidP="00045B54">
            <w:pPr>
              <w:pStyle w:val="a7"/>
              <w:numPr>
                <w:ilvl w:val="0"/>
                <w:numId w:val="263"/>
              </w:numPr>
              <w:ind w:firstLineChars="0"/>
              <w:rPr>
                <w:rStyle w:val="CommentReference1"/>
                <w:rFonts w:eastAsia="Times New Roman"/>
                <w:color w:val="auto"/>
                <w:sz w:val="20"/>
                <w:szCs w:val="20"/>
              </w:rPr>
            </w:pPr>
            <w:r w:rsidRPr="00802323">
              <w:rPr>
                <w:rStyle w:val="CommentReference1"/>
                <w:rFonts w:eastAsia="Times New Roman"/>
                <w:color w:val="auto"/>
                <w:sz w:val="20"/>
                <w:szCs w:val="20"/>
              </w:rPr>
              <w:t>Verify temperature uniformity of the activation tank at the minimum working volume.</w:t>
            </w:r>
          </w:p>
          <w:p w14:paraId="3AF1783B" w14:textId="77777777" w:rsidR="003F5975" w:rsidRPr="00802323" w:rsidRDefault="003F5975" w:rsidP="00045B54">
            <w:pPr>
              <w:pStyle w:val="a7"/>
              <w:numPr>
                <w:ilvl w:val="0"/>
                <w:numId w:val="263"/>
              </w:numPr>
              <w:ind w:firstLineChars="0"/>
              <w:rPr>
                <w:rStyle w:val="CommentReference1"/>
                <w:rFonts w:eastAsia="Times New Roman"/>
                <w:color w:val="auto"/>
                <w:sz w:val="20"/>
                <w:szCs w:val="20"/>
              </w:rPr>
            </w:pPr>
            <w:r w:rsidRPr="00802323">
              <w:rPr>
                <w:rStyle w:val="CommentReference1"/>
                <w:rFonts w:eastAsia="Times New Roman"/>
                <w:color w:val="auto"/>
                <w:sz w:val="20"/>
                <w:szCs w:val="20"/>
              </w:rPr>
              <w:lastRenderedPageBreak/>
              <w:t>Recipe interlock/hold: confirm it is implemented and tested before the first PPQ batch.</w:t>
            </w:r>
          </w:p>
          <w:p w14:paraId="5C9E5329" w14:textId="77777777" w:rsidR="003F5975" w:rsidRPr="00802323" w:rsidRDefault="003F5975" w:rsidP="003F5975">
            <w:pPr>
              <w:pStyle w:val="a7"/>
              <w:ind w:left="284" w:firstLineChars="0" w:firstLine="0"/>
              <w:rPr>
                <w:rFonts w:eastAsia="Times New Roman"/>
                <w:bCs w:val="0"/>
                <w:iCs/>
                <w:color w:val="auto"/>
                <w:sz w:val="20"/>
                <w:szCs w:val="20"/>
                <w:lang w:val="en-IE"/>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p>
          <w:p w14:paraId="40E94308" w14:textId="77777777" w:rsidR="003F5975" w:rsidRPr="00802323" w:rsidRDefault="003F5975" w:rsidP="003F5975">
            <w:pPr>
              <w:pStyle w:val="a7"/>
              <w:ind w:left="284" w:firstLineChars="0" w:firstLine="0"/>
              <w:rPr>
                <w:rFonts w:eastAsia="Times New Roman"/>
                <w:bCs w:val="0"/>
                <w:iCs/>
                <w:color w:val="auto"/>
                <w:kern w:val="0"/>
                <w:sz w:val="20"/>
                <w:szCs w:val="20"/>
                <w:lang w:val="en-IE" w:eastAsia="zh-CN"/>
              </w:rPr>
            </w:pPr>
            <w:r w:rsidRPr="00802323">
              <w:rPr>
                <w:rStyle w:val="CommentReference1"/>
                <w:rFonts w:eastAsia="Times New Roman"/>
                <w:color w:val="auto"/>
                <w:sz w:val="20"/>
                <w:szCs w:val="20"/>
              </w:rPr>
              <w:t xml:space="preserve">CMMD; </w:t>
            </w:r>
            <w:r w:rsidRPr="00802323">
              <w:rPr>
                <w:rFonts w:eastAsia="Times New Roman"/>
                <w:bCs w:val="0"/>
                <w:iCs/>
                <w:color w:val="auto"/>
                <w:kern w:val="0"/>
                <w:sz w:val="20"/>
                <w:szCs w:val="20"/>
                <w:lang w:val="en-IE" w:eastAsia="zh-CN"/>
              </w:rPr>
              <w:t>Production department</w:t>
            </w:r>
          </w:p>
          <w:p w14:paraId="4FBD5C67" w14:textId="77777777" w:rsidR="003F5975" w:rsidRPr="00802323" w:rsidRDefault="003F5975" w:rsidP="003F5975">
            <w:pPr>
              <w:pStyle w:val="a7"/>
              <w:ind w:left="284" w:firstLineChars="0" w:firstLine="0"/>
              <w:rPr>
                <w:rFonts w:eastAsia="Times New Roman"/>
                <w:bCs w:val="0"/>
                <w:iCs/>
                <w:color w:val="auto"/>
                <w:sz w:val="20"/>
                <w:szCs w:val="20"/>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2E8EB4BC" w14:textId="77777777" w:rsidR="003F5975" w:rsidRPr="00802323" w:rsidRDefault="003F5975" w:rsidP="003F5975">
            <w:pPr>
              <w:jc w:val="center"/>
              <w:textAlignment w:val="baseline"/>
              <w:rPr>
                <w:rFonts w:ascii="Arial" w:eastAsia="Times New Roman" w:hAnsi="Arial" w:cs="Arial"/>
                <w:b/>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33B8578E" w14:textId="77777777" w:rsidR="003F5975" w:rsidRPr="00802323" w:rsidRDefault="003F5975" w:rsidP="003F5975">
            <w:pPr>
              <w:jc w:val="center"/>
              <w:textAlignment w:val="baseline"/>
              <w:rPr>
                <w:rFonts w:ascii="Arial" w:eastAsia="Times New Roman" w:hAnsi="Arial" w:cs="Arial"/>
                <w:b/>
                <w:sz w:val="20"/>
                <w:szCs w:val="20"/>
                <w:lang w:val="en-IE"/>
              </w:rPr>
            </w:pPr>
          </w:p>
        </w:tc>
      </w:tr>
      <w:tr w:rsidR="00802323" w:rsidRPr="00802323" w14:paraId="6B0472DC"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2E22479"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lastRenderedPageBreak/>
              <w:t>7</w:t>
            </w:r>
            <w:r w:rsidRPr="00802323">
              <w:rPr>
                <w:rFonts w:ascii="Arial" w:eastAsia="Times New Roman" w:hAnsi="Arial" w:cs="Arial"/>
                <w:sz w:val="20"/>
                <w:szCs w:val="20"/>
                <w:lang w:val="en-IE"/>
              </w:rPr>
              <w:t>.1</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9DF3FF"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 xml:space="preserve">Capping </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A666C3" w14:textId="7694CC01" w:rsidR="003F5975" w:rsidRPr="00802323" w:rsidRDefault="003F5975" w:rsidP="00231B2A">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DMF/</w:t>
            </w:r>
            <w:proofErr w:type="spellStart"/>
            <w:r w:rsidRPr="00802323">
              <w:rPr>
                <w:rFonts w:ascii="Arial" w:eastAsia="Times New Roman" w:hAnsi="Arial" w:cs="Arial"/>
                <w:iCs/>
                <w:sz w:val="20"/>
                <w:szCs w:val="20"/>
                <w:lang w:val="en-IE"/>
              </w:rPr>
              <w:t>MeOH</w:t>
            </w:r>
            <w:proofErr w:type="spellEnd"/>
            <w:r w:rsidRPr="00802323">
              <w:rPr>
                <w:rFonts w:ascii="Arial" w:eastAsia="Times New Roman" w:hAnsi="Arial" w:cs="Arial"/>
                <w:iCs/>
                <w:sz w:val="20"/>
                <w:szCs w:val="20"/>
                <w:lang w:val="en-IE"/>
              </w:rPr>
              <w:t xml:space="preserve"> /DIPEA outside</w:t>
            </w:r>
            <w:r w:rsidR="00407B1F" w:rsidRPr="00802323">
              <w:rPr>
                <w:rFonts w:ascii="Arial" w:eastAsia="Times New Roman" w:hAnsi="Arial" w:cs="Arial"/>
                <w:iCs/>
                <w:sz w:val="20"/>
                <w:szCs w:val="20"/>
                <w:lang w:val="en-IE"/>
              </w:rPr>
              <w:t xml:space="preserve"> PA</w:t>
            </w:r>
            <w:r w:rsidRPr="00802323">
              <w:rPr>
                <w:rFonts w:ascii="Arial" w:eastAsia="Times New Roman" w:hAnsi="Arial" w:cs="Arial"/>
                <w:iCs/>
                <w:sz w:val="20"/>
                <w:szCs w:val="20"/>
                <w:lang w:val="en-IE"/>
              </w:rPr>
              <w:t>R (over- or under-charge)</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10C11A9D"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B26AF5B"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6222A58"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7BF6E94" w14:textId="77777777" w:rsidR="003F5975" w:rsidRPr="00802323" w:rsidRDefault="003F5975" w:rsidP="00045B54">
            <w:pPr>
              <w:pStyle w:val="a7"/>
              <w:numPr>
                <w:ilvl w:val="0"/>
                <w:numId w:val="264"/>
              </w:numPr>
              <w:ind w:firstLineChars="0"/>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The calculation sheets will complete validation before use.</w:t>
            </w:r>
          </w:p>
          <w:p w14:paraId="2601D9F1" w14:textId="77777777" w:rsidR="003F5975" w:rsidRPr="00802323" w:rsidRDefault="003F5975" w:rsidP="00045B54">
            <w:pPr>
              <w:pStyle w:val="a7"/>
              <w:numPr>
                <w:ilvl w:val="0"/>
                <w:numId w:val="264"/>
              </w:numPr>
              <w:ind w:firstLineChars="0"/>
              <w:rPr>
                <w:rFonts w:eastAsia="Times New Roman"/>
                <w:color w:val="auto"/>
                <w:sz w:val="20"/>
                <w:szCs w:val="20"/>
                <w:lang w:val="en-IE"/>
              </w:rPr>
            </w:pPr>
            <w:r w:rsidRPr="00802323">
              <w:rPr>
                <w:rFonts w:eastAsia="Times New Roman"/>
                <w:iCs/>
                <w:color w:val="auto"/>
                <w:sz w:val="20"/>
                <w:szCs w:val="20"/>
                <w:lang w:val="en-IE"/>
              </w:rPr>
              <w:t>Dua</w:t>
            </w:r>
            <w:r w:rsidRPr="00802323">
              <w:rPr>
                <w:rFonts w:eastAsia="Times New Roman"/>
                <w:color w:val="auto"/>
                <w:sz w:val="20"/>
                <w:szCs w:val="20"/>
                <w:lang w:val="en-IE"/>
              </w:rPr>
              <w:t>l-person verification is implemented during charging to guarantee accurate charging quantity.</w:t>
            </w:r>
          </w:p>
          <w:p w14:paraId="3012B28A" w14:textId="77777777" w:rsidR="003F5975" w:rsidRPr="00802323" w:rsidRDefault="003F5975" w:rsidP="00045B54">
            <w:pPr>
              <w:pStyle w:val="a7"/>
              <w:numPr>
                <w:ilvl w:val="0"/>
                <w:numId w:val="264"/>
              </w:numPr>
              <w:ind w:firstLineChars="0"/>
              <w:rPr>
                <w:rFonts w:eastAsia="Times New Roman"/>
                <w:color w:val="auto"/>
                <w:sz w:val="20"/>
                <w:szCs w:val="20"/>
                <w:lang w:val="en-IE"/>
              </w:rPr>
            </w:pPr>
            <w:r w:rsidRPr="00802323">
              <w:rPr>
                <w:rFonts w:eastAsia="Times New Roman"/>
                <w:color w:val="auto"/>
                <w:sz w:val="20"/>
                <w:szCs w:val="20"/>
                <w:lang w:val="en-IE"/>
              </w:rPr>
              <w:t>Validated spreadsheet is used to calculate quantity.</w:t>
            </w:r>
          </w:p>
          <w:p w14:paraId="5858369E" w14:textId="77777777" w:rsidR="003F5975" w:rsidRPr="00802323" w:rsidRDefault="003F5975" w:rsidP="003F5975">
            <w:pPr>
              <w:pStyle w:val="a7"/>
              <w:ind w:left="284" w:firstLineChars="0" w:firstLine="0"/>
              <w:rPr>
                <w:rFonts w:eastAsia="Times New Roman"/>
                <w:iCs/>
                <w:color w:val="auto"/>
                <w:sz w:val="20"/>
                <w:szCs w:val="20"/>
                <w:lang w:val="en-IE"/>
              </w:rPr>
            </w:pPr>
            <w:r w:rsidRPr="00802323">
              <w:rPr>
                <w:rFonts w:eastAsia="Times New Roman"/>
                <w:bCs w:val="0"/>
                <w:iCs/>
                <w:color w:val="auto"/>
                <w:sz w:val="20"/>
                <w:szCs w:val="20"/>
                <w:lang w:val="en-IE" w:eastAsia="zh-CN"/>
              </w:rPr>
              <w:t>Owner:</w:t>
            </w:r>
            <w:r w:rsidRPr="00802323">
              <w:rPr>
                <w:rFonts w:eastAsia="Times New Roman"/>
                <w:bCs w:val="0"/>
                <w:iCs/>
                <w:color w:val="auto"/>
                <w:sz w:val="20"/>
                <w:szCs w:val="20"/>
                <w:lang w:val="en-IE"/>
              </w:rPr>
              <w:t xml:space="preserve"> </w:t>
            </w:r>
            <w:r w:rsidRPr="00802323">
              <w:rPr>
                <w:rFonts w:eastAsia="Times New Roman"/>
                <w:bCs w:val="0"/>
                <w:iCs/>
                <w:color w:val="auto"/>
                <w:kern w:val="0"/>
                <w:sz w:val="20"/>
                <w:szCs w:val="20"/>
                <w:lang w:val="en-IE" w:eastAsia="zh-CN"/>
              </w:rPr>
              <w:t>Production department</w:t>
            </w:r>
            <w:r w:rsidRPr="00802323">
              <w:rPr>
                <w:rFonts w:eastAsia="Times New Roman"/>
                <w:iCs/>
                <w:color w:val="auto"/>
                <w:sz w:val="20"/>
                <w:szCs w:val="20"/>
                <w:lang w:val="en-IE"/>
              </w:rPr>
              <w:t>; CMMD</w:t>
            </w:r>
          </w:p>
          <w:p w14:paraId="4B34271C" w14:textId="77777777" w:rsidR="003F5975" w:rsidRPr="00802323" w:rsidRDefault="003F5975" w:rsidP="003F5975">
            <w:pPr>
              <w:pStyle w:val="a7"/>
              <w:ind w:left="284" w:firstLineChars="0" w:firstLine="0"/>
              <w:rPr>
                <w:rFonts w:eastAsia="Times New Roman"/>
                <w:bCs w:val="0"/>
                <w:iCs/>
                <w:color w:val="auto"/>
                <w:kern w:val="0"/>
                <w:sz w:val="20"/>
                <w:szCs w:val="20"/>
                <w:lang w:val="en-IE" w:eastAsia="zh-CN"/>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2ACD439A"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FA72A0A"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4020DB2"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4B748BA"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t>7</w:t>
            </w:r>
            <w:r w:rsidRPr="00802323">
              <w:rPr>
                <w:rFonts w:ascii="Arial" w:eastAsia="Times New Roman" w:hAnsi="Arial" w:cs="Arial"/>
                <w:sz w:val="20"/>
                <w:szCs w:val="20"/>
                <w:lang w:val="en-IE"/>
              </w:rPr>
              <w:t>.2</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66DC324"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lang w:val="en-IE"/>
              </w:rPr>
              <w:t>Capping</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BE3FF10"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Incomplete capping of unreacted amines</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54BCF17D"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6F8918BB"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986B358"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F9B2916" w14:textId="77777777" w:rsidR="003F5975" w:rsidRPr="00802323" w:rsidRDefault="003F5975" w:rsidP="00045B54">
            <w:pPr>
              <w:pStyle w:val="a7"/>
              <w:numPr>
                <w:ilvl w:val="0"/>
                <w:numId w:val="265"/>
              </w:numPr>
              <w:ind w:firstLineChars="0"/>
              <w:rPr>
                <w:rFonts w:eastAsia="Times New Roman"/>
                <w:color w:val="auto"/>
                <w:sz w:val="20"/>
                <w:szCs w:val="20"/>
                <w:lang w:val="en-IE"/>
              </w:rPr>
            </w:pPr>
            <w:r w:rsidRPr="00802323">
              <w:rPr>
                <w:rFonts w:eastAsia="Times New Roman"/>
                <w:color w:val="auto"/>
                <w:sz w:val="20"/>
                <w:szCs w:val="20"/>
                <w:lang w:val="en-IE"/>
              </w:rPr>
              <w:t xml:space="preserve">After </w:t>
            </w:r>
            <w:r w:rsidRPr="00802323">
              <w:rPr>
                <w:rFonts w:eastAsia="Times New Roman"/>
                <w:iCs/>
                <w:color w:val="auto"/>
                <w:sz w:val="20"/>
                <w:szCs w:val="20"/>
                <w:lang w:val="en-IE"/>
              </w:rPr>
              <w:t xml:space="preserve">transfer </w:t>
            </w:r>
            <w:r w:rsidRPr="00802323">
              <w:rPr>
                <w:rFonts w:eastAsia="Times New Roman"/>
                <w:color w:val="auto"/>
                <w:sz w:val="20"/>
                <w:szCs w:val="20"/>
                <w:lang w:val="en-IE"/>
              </w:rPr>
              <w:t>is completed, residual materials in pipelines shall be purged with nitrogen to minimize the impact of pipeline residues.</w:t>
            </w:r>
          </w:p>
          <w:p w14:paraId="3E83FD0B" w14:textId="77777777" w:rsidR="003F5975" w:rsidRPr="00802323" w:rsidRDefault="003F5975" w:rsidP="00045B54">
            <w:pPr>
              <w:pStyle w:val="a7"/>
              <w:numPr>
                <w:ilvl w:val="0"/>
                <w:numId w:val="265"/>
              </w:numPr>
              <w:ind w:firstLineChars="0"/>
              <w:rPr>
                <w:rFonts w:eastAsia="Times New Roman"/>
                <w:color w:val="auto"/>
                <w:sz w:val="20"/>
                <w:szCs w:val="20"/>
                <w:lang w:val="en-IE"/>
              </w:rPr>
            </w:pPr>
            <w:r w:rsidRPr="00802323">
              <w:rPr>
                <w:rFonts w:eastAsia="Times New Roman"/>
                <w:color w:val="auto"/>
                <w:sz w:val="20"/>
                <w:szCs w:val="20"/>
                <w:lang w:val="en-IE"/>
              </w:rPr>
              <w:t>After transfer is completed, a two-person check shall be performed by personnel and documented in the MOR.</w:t>
            </w:r>
          </w:p>
          <w:p w14:paraId="688F76D8" w14:textId="77777777" w:rsidR="003F5975" w:rsidRPr="00802323" w:rsidRDefault="003F5975" w:rsidP="003F5975">
            <w:pPr>
              <w:jc w:val="center"/>
              <w:rPr>
                <w:rFonts w:ascii="Arial" w:hAnsi="Arial" w:cs="Arial"/>
                <w:sz w:val="20"/>
                <w:szCs w:val="20"/>
                <w:lang w:val="en-IE"/>
              </w:rPr>
            </w:pPr>
            <w:r w:rsidRPr="00802323">
              <w:rPr>
                <w:rFonts w:ascii="Arial" w:eastAsia="Times New Roman" w:hAnsi="Arial" w:cs="Arial"/>
                <w:bCs/>
                <w:iCs/>
                <w:sz w:val="20"/>
                <w:szCs w:val="20"/>
                <w:lang w:val="en-IE"/>
              </w:rPr>
              <w:t>Owner: 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62CF333A"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41ED3474"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39D81C22"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DD4516A"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t>7</w:t>
            </w:r>
            <w:r w:rsidRPr="00802323">
              <w:rPr>
                <w:rFonts w:ascii="Arial" w:eastAsia="Times New Roman" w:hAnsi="Arial" w:cs="Arial"/>
                <w:sz w:val="20"/>
                <w:szCs w:val="20"/>
                <w:lang w:val="en-IE"/>
              </w:rPr>
              <w:t>.3</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5440AA0"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lang w:val="en-IE"/>
              </w:rPr>
              <w:t>Capping</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588207"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Excessive residual capping solution</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34812195"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8F21F34"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A3F212"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8A70C2" w14:textId="77777777" w:rsidR="003F5975" w:rsidRPr="00802323" w:rsidRDefault="003F5975" w:rsidP="00045B54">
            <w:pPr>
              <w:pStyle w:val="a7"/>
              <w:numPr>
                <w:ilvl w:val="0"/>
                <w:numId w:val="266"/>
              </w:numPr>
              <w:ind w:firstLineChars="0"/>
              <w:rPr>
                <w:rFonts w:eastAsia="Times New Roman"/>
                <w:color w:val="auto"/>
                <w:sz w:val="20"/>
                <w:szCs w:val="20"/>
                <w:lang w:val="en-IE"/>
              </w:rPr>
            </w:pPr>
            <w:r w:rsidRPr="00802323">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4914A29C" w14:textId="77777777" w:rsidR="003F5975" w:rsidRPr="00802323" w:rsidRDefault="003F5975" w:rsidP="00045B54">
            <w:pPr>
              <w:pStyle w:val="a7"/>
              <w:numPr>
                <w:ilvl w:val="0"/>
                <w:numId w:val="266"/>
              </w:numPr>
              <w:ind w:firstLineChars="0"/>
              <w:textAlignment w:val="baseline"/>
              <w:rPr>
                <w:rFonts w:eastAsia="Times New Roman"/>
                <w:color w:val="auto"/>
                <w:sz w:val="20"/>
                <w:szCs w:val="20"/>
              </w:rPr>
            </w:pPr>
            <w:r w:rsidRPr="00802323">
              <w:rPr>
                <w:rFonts w:eastAsia="Times New Roman"/>
                <w:color w:val="auto"/>
                <w:sz w:val="20"/>
                <w:szCs w:val="20"/>
                <w:lang w:val="en-IE"/>
              </w:rPr>
              <w:t>The recorded waste discharge time shall be double-checked by two personnel. Slow drain triggers operator check</w:t>
            </w:r>
          </w:p>
          <w:p w14:paraId="37AF163C" w14:textId="77777777" w:rsidR="003F5975" w:rsidRPr="00802323" w:rsidRDefault="003F5975" w:rsidP="00045B54">
            <w:pPr>
              <w:pStyle w:val="a7"/>
              <w:numPr>
                <w:ilvl w:val="0"/>
                <w:numId w:val="266"/>
              </w:numPr>
              <w:ind w:firstLineChars="0"/>
              <w:textAlignment w:val="baseline"/>
              <w:rPr>
                <w:rFonts w:eastAsia="Times New Roman"/>
                <w:color w:val="auto"/>
                <w:sz w:val="20"/>
                <w:szCs w:val="20"/>
              </w:rPr>
            </w:pPr>
            <w:r w:rsidRPr="00802323">
              <w:rPr>
                <w:rFonts w:eastAsia="Times New Roman"/>
                <w:color w:val="auto"/>
                <w:sz w:val="20"/>
                <w:szCs w:val="20"/>
                <w:lang w:val="en-IE"/>
              </w:rPr>
              <w:lastRenderedPageBreak/>
              <w:t>Sufficient spare parts for the equipment are stocked to enable timely replacement in case of faults.</w:t>
            </w:r>
          </w:p>
          <w:p w14:paraId="52F4D449" w14:textId="77777777" w:rsidR="003F5975" w:rsidRPr="00802323" w:rsidRDefault="003F5975" w:rsidP="003F5975">
            <w:pPr>
              <w:pStyle w:val="a7"/>
              <w:ind w:left="284" w:firstLineChars="0" w:firstLine="0"/>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bCs w:val="0"/>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1580E238"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0C732ED3"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5F1D2F62"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2BC2922"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lastRenderedPageBreak/>
              <w:t>7</w:t>
            </w:r>
            <w:r w:rsidRPr="00802323">
              <w:rPr>
                <w:rFonts w:ascii="Arial" w:eastAsia="Times New Roman" w:hAnsi="Arial" w:cs="Arial"/>
                <w:sz w:val="20"/>
                <w:szCs w:val="20"/>
                <w:lang w:val="en-IE"/>
              </w:rPr>
              <w:t>.4</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782BC97"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lang w:val="en-IE"/>
              </w:rPr>
              <w:t>Washing (Post- Capping)</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D89D261"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Incomplete removal of reagents/by-products between steps</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5B58D83C"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7A6C5F84"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A995679"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7971BD3" w14:textId="77777777" w:rsidR="003F5975" w:rsidRPr="00802323" w:rsidRDefault="003F5975" w:rsidP="00DE1DDD">
            <w:pPr>
              <w:pStyle w:val="a7"/>
              <w:numPr>
                <w:ilvl w:val="0"/>
                <w:numId w:val="301"/>
              </w:numPr>
              <w:ind w:firstLineChars="0"/>
              <w:rPr>
                <w:rFonts w:eastAsia="Times New Roman"/>
                <w:color w:val="auto"/>
                <w:sz w:val="20"/>
                <w:szCs w:val="20"/>
                <w:lang w:val="en-IE"/>
              </w:rPr>
            </w:pPr>
            <w:r w:rsidRPr="00802323">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5B134C83" w14:textId="77777777" w:rsidR="003F5975" w:rsidRPr="00802323" w:rsidRDefault="003F5975" w:rsidP="00DE1DDD">
            <w:pPr>
              <w:pStyle w:val="a7"/>
              <w:numPr>
                <w:ilvl w:val="0"/>
                <w:numId w:val="301"/>
              </w:numPr>
              <w:ind w:firstLineChars="0"/>
              <w:textAlignment w:val="baseline"/>
              <w:rPr>
                <w:rFonts w:eastAsia="Times New Roman"/>
                <w:color w:val="auto"/>
                <w:sz w:val="20"/>
                <w:szCs w:val="20"/>
              </w:rPr>
            </w:pPr>
            <w:r w:rsidRPr="00802323">
              <w:rPr>
                <w:rFonts w:eastAsia="Times New Roman"/>
                <w:color w:val="auto"/>
                <w:sz w:val="20"/>
                <w:szCs w:val="20"/>
                <w:lang w:val="en-IE"/>
              </w:rPr>
              <w:t>The recorded waste discharge time shall be double-checked by two personnel. Slow drain triggers operator check</w:t>
            </w:r>
          </w:p>
          <w:p w14:paraId="0E6B15C9" w14:textId="77777777" w:rsidR="003F5975" w:rsidRPr="00802323" w:rsidRDefault="003F5975" w:rsidP="00DE1DDD">
            <w:pPr>
              <w:pStyle w:val="a7"/>
              <w:numPr>
                <w:ilvl w:val="0"/>
                <w:numId w:val="301"/>
              </w:numPr>
              <w:ind w:firstLineChars="0"/>
              <w:textAlignment w:val="baseline"/>
              <w:rPr>
                <w:rFonts w:eastAsia="Times New Roman"/>
                <w:color w:val="auto"/>
                <w:sz w:val="20"/>
                <w:szCs w:val="20"/>
              </w:rPr>
            </w:pPr>
            <w:r w:rsidRPr="00802323">
              <w:rPr>
                <w:rFonts w:eastAsia="Times New Roman"/>
                <w:color w:val="auto"/>
                <w:sz w:val="20"/>
                <w:szCs w:val="20"/>
                <w:lang w:val="en-IE"/>
              </w:rPr>
              <w:t>Sufficient spare parts for the equipment are stocked to enable timely replacement in case of faults.</w:t>
            </w:r>
          </w:p>
          <w:p w14:paraId="3D2F6B7A" w14:textId="77777777" w:rsidR="003F5975" w:rsidRPr="00802323" w:rsidRDefault="003F5975" w:rsidP="003F5975">
            <w:pPr>
              <w:pStyle w:val="a7"/>
              <w:ind w:left="284" w:firstLineChars="0" w:firstLine="0"/>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bCs w:val="0"/>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5F3B0EA5"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77ADBC49"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76BDE78D"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AFADF8"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t>7</w:t>
            </w:r>
            <w:r w:rsidRPr="00802323">
              <w:rPr>
                <w:rFonts w:ascii="Arial" w:eastAsia="Times New Roman" w:hAnsi="Arial" w:cs="Arial"/>
                <w:sz w:val="20"/>
                <w:szCs w:val="20"/>
                <w:lang w:val="en-IE"/>
              </w:rPr>
              <w:t>.5</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7B20E76"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lang w:val="en-IE"/>
              </w:rPr>
              <w:t>Washing (Post- Capping)</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E19902"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Solvent substitution / wrong solvent used for washing</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DB7E141"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2495A4C"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19EDB9"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C1C36C" w14:textId="77777777" w:rsidR="003F5975" w:rsidRPr="00802323" w:rsidRDefault="003F5975" w:rsidP="00045B54">
            <w:pPr>
              <w:pStyle w:val="a7"/>
              <w:numPr>
                <w:ilvl w:val="0"/>
                <w:numId w:val="268"/>
              </w:numPr>
              <w:ind w:firstLineChars="0"/>
              <w:textAlignment w:val="baseline"/>
              <w:rPr>
                <w:rFonts w:eastAsia="Times New Roman"/>
                <w:color w:val="auto"/>
                <w:sz w:val="20"/>
                <w:szCs w:val="20"/>
              </w:rPr>
            </w:pPr>
            <w:r w:rsidRPr="00802323">
              <w:rPr>
                <w:rFonts w:eastAsia="Times New Roman"/>
                <w:color w:val="auto"/>
                <w:sz w:val="20"/>
                <w:szCs w:val="20"/>
              </w:rPr>
              <w:t>All materials are transferred via dedicated pumps.</w:t>
            </w:r>
          </w:p>
          <w:p w14:paraId="4872F1AE" w14:textId="77777777" w:rsidR="003F5975" w:rsidRPr="00802323" w:rsidRDefault="003F5975" w:rsidP="003F5975">
            <w:pPr>
              <w:pStyle w:val="a7"/>
              <w:ind w:left="284" w:firstLineChars="0" w:firstLine="0"/>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iCs/>
                <w:color w:val="auto"/>
                <w:sz w:val="20"/>
                <w:szCs w:val="20"/>
                <w:lang w:val="en-IE"/>
              </w:rPr>
              <w:t xml:space="preserve">Production </w:t>
            </w:r>
            <w:proofErr w:type="spellStart"/>
            <w:r w:rsidRPr="00802323">
              <w:rPr>
                <w:rFonts w:eastAsia="Times New Roman"/>
                <w:iCs/>
                <w:color w:val="auto"/>
                <w:sz w:val="20"/>
                <w:szCs w:val="20"/>
                <w:lang w:val="en-IE"/>
              </w:rPr>
              <w:t>Dept</w:t>
            </w:r>
            <w:proofErr w:type="spellEnd"/>
            <w:r w:rsidRPr="00802323" w:rsidDel="00771DE6">
              <w:rPr>
                <w:rFonts w:eastAsia="Times New Roman"/>
                <w:iCs/>
                <w:color w:val="auto"/>
                <w:sz w:val="20"/>
                <w:szCs w:val="20"/>
                <w:lang w:val="en-IE"/>
              </w:rPr>
              <w:t xml:space="preserve"> </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7CAE8C54"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F4A76D7"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187E94B1" w14:textId="77777777" w:rsidTr="00435C8F">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E68F711"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lastRenderedPageBreak/>
              <w:t>7</w:t>
            </w:r>
            <w:r w:rsidRPr="00802323">
              <w:rPr>
                <w:rFonts w:ascii="Arial" w:eastAsia="Times New Roman" w:hAnsi="Arial" w:cs="Arial"/>
                <w:sz w:val="20"/>
                <w:szCs w:val="20"/>
                <w:lang w:val="en-IE"/>
              </w:rPr>
              <w:t>.6</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DB4847"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 (Post- Capping)</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70A46F"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DMF</w:t>
            </w:r>
            <w:r w:rsidRPr="00802323">
              <w:rPr>
                <w:rFonts w:ascii="Arial" w:eastAsia="微软雅黑" w:hAnsi="Arial" w:cs="Arial"/>
                <w:sz w:val="20"/>
                <w:szCs w:val="20"/>
                <w:lang w:val="en-IE"/>
              </w:rPr>
              <w:t>（</w:t>
            </w:r>
            <w:r w:rsidRPr="00802323">
              <w:rPr>
                <w:rFonts w:ascii="Arial" w:eastAsia="Times New Roman" w:hAnsi="Arial" w:cs="Arial"/>
                <w:sz w:val="20"/>
                <w:szCs w:val="20"/>
                <w:lang w:val="en-IE"/>
              </w:rPr>
              <w:t>post- Gly24 and  Asn21</w:t>
            </w:r>
            <w:r w:rsidRPr="00802323">
              <w:rPr>
                <w:rFonts w:ascii="Arial" w:eastAsia="微软雅黑" w:hAnsi="Arial" w:cs="Arial"/>
                <w:sz w:val="20"/>
                <w:szCs w:val="20"/>
                <w:lang w:val="en-IE"/>
              </w:rPr>
              <w:t>）</w:t>
            </w:r>
            <w:r w:rsidRPr="00802323">
              <w:rPr>
                <w:rFonts w:ascii="Arial" w:eastAsia="Times New Roman" w:hAnsi="Arial" w:cs="Arial"/>
                <w:sz w:val="20"/>
                <w:szCs w:val="20"/>
                <w:lang w:val="en-IE"/>
              </w:rPr>
              <w:t xml:space="preserve"> wash quantity outside PAR (over- or under-charge)</w:t>
            </w:r>
          </w:p>
          <w:p w14:paraId="1A610B98"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lang w:val="en-IE"/>
              </w:rPr>
              <w:t>(CPP excursion</w:t>
            </w:r>
            <w:r w:rsidRPr="00802323">
              <w:rPr>
                <w:rFonts w:ascii="Arial" w:eastAsia="Times New Roman" w:hAnsi="Arial" w:cs="Arial"/>
                <w:iCs/>
                <w:sz w:val="20"/>
                <w:szCs w:val="20"/>
                <w:lang w:val="en-IE"/>
              </w:rPr>
              <w:t>)</w:t>
            </w:r>
          </w:p>
        </w:tc>
        <w:tc>
          <w:tcPr>
            <w:tcW w:w="268" w:type="pct"/>
            <w:tcBorders>
              <w:top w:val="single" w:sz="6" w:space="0" w:color="AAAAAA"/>
              <w:left w:val="single" w:sz="6" w:space="0" w:color="AAAAAA"/>
              <w:bottom w:val="single" w:sz="6" w:space="0" w:color="AAAAAA"/>
              <w:right w:val="single" w:sz="6" w:space="0" w:color="AAAAAA"/>
            </w:tcBorders>
            <w:shd w:val="clear" w:color="auto" w:fill="E19900"/>
            <w:vAlign w:val="center"/>
          </w:tcPr>
          <w:p w14:paraId="180694D2"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F880485"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022400E"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D00157B" w14:textId="66DFDF54" w:rsidR="003F5975" w:rsidRPr="00802323" w:rsidRDefault="003F5975" w:rsidP="00045B54">
            <w:pPr>
              <w:pStyle w:val="a7"/>
              <w:numPr>
                <w:ilvl w:val="0"/>
                <w:numId w:val="267"/>
              </w:numPr>
              <w:ind w:firstLineChars="0"/>
              <w:textAlignment w:val="baseline"/>
              <w:rPr>
                <w:rFonts w:eastAsia="Times New Roman"/>
                <w:color w:val="auto"/>
                <w:sz w:val="20"/>
                <w:szCs w:val="20"/>
              </w:rPr>
            </w:pPr>
            <w:r w:rsidRPr="00802323">
              <w:rPr>
                <w:rFonts w:eastAsia="Times New Roman"/>
                <w:color w:val="auto"/>
                <w:sz w:val="20"/>
                <w:szCs w:val="20"/>
              </w:rPr>
              <w:t xml:space="preserve">The PAR has been confirmed reference to the PFD report &lt; </w:t>
            </w:r>
            <w:del w:id="348" w:author="Johan Granander" w:date="2026-10-27T18:59:00Z">
              <w:r w:rsidRPr="00802323" w:rsidDel="00B32AB9">
                <w:rPr>
                  <w:rFonts w:eastAsia="Times New Roman"/>
                  <w:color w:val="auto"/>
                  <w:sz w:val="20"/>
                  <w:szCs w:val="20"/>
                </w:rPr>
                <w:delText>QA706D</w:delText>
              </w:r>
            </w:del>
            <w:ins w:id="349" w:author="Johan Granander" w:date="2026-10-27T18:59:00Z">
              <w:r w:rsidR="00B32AB9">
                <w:rPr>
                  <w:rFonts w:eastAsia="Times New Roman"/>
                  <w:color w:val="auto"/>
                  <w:sz w:val="20"/>
                  <w:szCs w:val="20"/>
                </w:rPr>
                <w:t>WI-61120</w:t>
              </w:r>
            </w:ins>
            <w:r w:rsidRPr="00802323">
              <w:rPr>
                <w:rFonts w:eastAsia="Times New Roman"/>
                <w:color w:val="auto"/>
                <w:sz w:val="20"/>
                <w:szCs w:val="20"/>
              </w:rPr>
              <w:t>&gt;.</w:t>
            </w:r>
          </w:p>
          <w:p w14:paraId="7744D297" w14:textId="28E568FE" w:rsidR="003F5975" w:rsidRPr="00802323" w:rsidRDefault="003F5975" w:rsidP="00045B54">
            <w:pPr>
              <w:pStyle w:val="a7"/>
              <w:numPr>
                <w:ilvl w:val="0"/>
                <w:numId w:val="267"/>
              </w:numPr>
              <w:ind w:firstLineChars="0"/>
              <w:textAlignment w:val="baseline"/>
              <w:rPr>
                <w:rFonts w:eastAsia="Times New Roman"/>
                <w:color w:val="auto"/>
                <w:sz w:val="20"/>
                <w:szCs w:val="20"/>
              </w:rPr>
            </w:pPr>
            <w:r w:rsidRPr="00802323">
              <w:rPr>
                <w:rFonts w:eastAsia="Times New Roman"/>
                <w:color w:val="auto"/>
                <w:sz w:val="20"/>
                <w:szCs w:val="20"/>
              </w:rPr>
              <w:t>DMF</w:t>
            </w:r>
            <w:ins w:id="350" w:author="fuzhonghua" w:date="2026-10-28T11:23:00Z">
              <w:r w:rsidR="00A44779">
                <w:rPr>
                  <w:rFonts w:eastAsia="Times New Roman"/>
                  <w:color w:val="auto"/>
                  <w:sz w:val="20"/>
                  <w:szCs w:val="20"/>
                </w:rPr>
                <w:t xml:space="preserve"> </w:t>
              </w:r>
            </w:ins>
            <w:del w:id="351" w:author="fuzhonghua" w:date="2026-10-28T11:23:00Z">
              <w:r w:rsidRPr="00802323" w:rsidDel="00A44779">
                <w:rPr>
                  <w:rFonts w:eastAsia="Times New Roman"/>
                  <w:color w:val="auto"/>
                  <w:sz w:val="20"/>
                  <w:szCs w:val="20"/>
                </w:rPr>
                <w:delText xml:space="preserve"> activation</w:delText>
              </w:r>
            </w:del>
            <w:ins w:id="352" w:author="fuzhonghua" w:date="2026-10-28T11:23:00Z">
              <w:r w:rsidR="00A44779">
                <w:rPr>
                  <w:rFonts w:eastAsia="Times New Roman"/>
                  <w:color w:val="auto"/>
                  <w:sz w:val="20"/>
                  <w:szCs w:val="20"/>
                </w:rPr>
                <w:t xml:space="preserve">wash </w:t>
              </w:r>
            </w:ins>
            <w:del w:id="353" w:author="fuzhonghua" w:date="2026-10-28T11:23:00Z">
              <w:r w:rsidRPr="00802323" w:rsidDel="00A44779">
                <w:rPr>
                  <w:rFonts w:eastAsia="Times New Roman"/>
                  <w:color w:val="auto"/>
                  <w:sz w:val="20"/>
                  <w:szCs w:val="20"/>
                </w:rPr>
                <w:delText xml:space="preserve"> total </w:delText>
              </w:r>
            </w:del>
            <w:r w:rsidRPr="00802323">
              <w:rPr>
                <w:rFonts w:eastAsia="Times New Roman"/>
                <w:color w:val="auto"/>
                <w:sz w:val="20"/>
                <w:szCs w:val="20"/>
              </w:rPr>
              <w:t>quantity</w:t>
            </w:r>
            <w:ins w:id="354" w:author="fuzhonghua" w:date="2026-10-28T11:24:00Z">
              <w:r w:rsidR="00A44779">
                <w:rPr>
                  <w:rFonts w:eastAsia="Times New Roman"/>
                  <w:color w:val="auto"/>
                  <w:sz w:val="20"/>
                  <w:szCs w:val="20"/>
                </w:rPr>
                <w:t xml:space="preserve"> of</w:t>
              </w:r>
            </w:ins>
            <w:r w:rsidRPr="00802323">
              <w:rPr>
                <w:rFonts w:eastAsia="Times New Roman"/>
                <w:color w:val="auto"/>
                <w:sz w:val="20"/>
                <w:szCs w:val="20"/>
              </w:rPr>
              <w:t xml:space="preserve"> </w:t>
            </w:r>
            <w:commentRangeStart w:id="355"/>
            <w:commentRangeStart w:id="356"/>
            <w:del w:id="357" w:author="fuzhonghua" w:date="2026-10-28T11:24:00Z">
              <w:r w:rsidRPr="00802323" w:rsidDel="00A44779">
                <w:rPr>
                  <w:rFonts w:eastAsia="Times New Roman"/>
                  <w:color w:val="auto"/>
                  <w:sz w:val="20"/>
                  <w:szCs w:val="20"/>
                </w:rPr>
                <w:delText>T</w:delText>
              </w:r>
            </w:del>
            <w:ins w:id="358" w:author="fuzhonghua" w:date="2026-10-28T11:24:00Z">
              <w:r w:rsidR="00A44779" w:rsidRPr="00A44779">
                <w:rPr>
                  <w:rFonts w:eastAsia="Times New Roman"/>
                  <w:color w:val="auto"/>
                  <w:sz w:val="20"/>
                  <w:szCs w:val="20"/>
                  <w:rPrChange w:id="359" w:author="fuzhonghua" w:date="2026-10-28T11:24:00Z">
                    <w:rPr>
                      <w:rFonts w:eastAsia="Times New Roman"/>
                      <w:sz w:val="20"/>
                      <w:szCs w:val="20"/>
                      <w:lang w:val="en-IE"/>
                    </w:rPr>
                  </w:rPrChange>
                </w:rPr>
                <w:t>post- Gly24 and  Asn21</w:t>
              </w:r>
            </w:ins>
            <w:del w:id="360" w:author="fuzhonghua" w:date="2026-10-28T11:24:00Z">
              <w:r w:rsidRPr="00802323" w:rsidDel="00A44779">
                <w:rPr>
                  <w:rFonts w:eastAsia="Times New Roman"/>
                  <w:color w:val="auto"/>
                  <w:sz w:val="20"/>
                  <w:szCs w:val="20"/>
                </w:rPr>
                <w:delText>hr9 to Cys2</w:delText>
              </w:r>
              <w:commentRangeEnd w:id="355"/>
              <w:r w:rsidR="00DE5767" w:rsidRPr="00A44779" w:rsidDel="00A44779">
                <w:rPr>
                  <w:rPrChange w:id="361" w:author="fuzhonghua" w:date="2026-10-28T11:24:00Z">
                    <w:rPr>
                      <w:rStyle w:val="af4"/>
                      <w:rFonts w:eastAsia="Times New Roman"/>
                      <w:color w:val="auto"/>
                      <w:sz w:val="20"/>
                      <w:szCs w:val="20"/>
                    </w:rPr>
                  </w:rPrChange>
                </w:rPr>
                <w:commentReference w:id="355"/>
              </w:r>
            </w:del>
            <w:commentRangeEnd w:id="356"/>
            <w:r w:rsidR="00A44779">
              <w:rPr>
                <w:rStyle w:val="af4"/>
                <w:rFonts w:asciiTheme="minorHAnsi" w:eastAsiaTheme="minorEastAsia" w:hAnsiTheme="minorHAnsi" w:cstheme="minorBidi"/>
                <w:bCs w:val="0"/>
                <w:color w:val="auto"/>
                <w:kern w:val="0"/>
                <w:lang w:eastAsia="zh-CN"/>
              </w:rPr>
              <w:commentReference w:id="356"/>
            </w:r>
            <w:r w:rsidRPr="00802323">
              <w:rPr>
                <w:rFonts w:eastAsia="Times New Roman"/>
                <w:color w:val="auto"/>
                <w:sz w:val="20"/>
                <w:szCs w:val="20"/>
              </w:rPr>
              <w:t>, as a CPP in MOR.</w:t>
            </w:r>
          </w:p>
          <w:p w14:paraId="264FF2ED" w14:textId="77777777" w:rsidR="003F5975" w:rsidRPr="00802323" w:rsidRDefault="003F5975" w:rsidP="00045B54">
            <w:pPr>
              <w:pStyle w:val="a7"/>
              <w:numPr>
                <w:ilvl w:val="0"/>
                <w:numId w:val="267"/>
              </w:numPr>
              <w:ind w:firstLineChars="0"/>
              <w:textAlignment w:val="baseline"/>
              <w:rPr>
                <w:rFonts w:eastAsia="Times New Roman"/>
                <w:color w:val="auto"/>
                <w:sz w:val="20"/>
                <w:szCs w:val="20"/>
              </w:rPr>
            </w:pPr>
            <w:r w:rsidRPr="00802323">
              <w:rPr>
                <w:rFonts w:eastAsia="Times New Roman"/>
                <w:color w:val="auto"/>
                <w:sz w:val="20"/>
                <w:szCs w:val="20"/>
              </w:rPr>
              <w:t>Pressure tightness test shall be performed on pipelines prior to use to ensure no material leakage occurs.</w:t>
            </w:r>
          </w:p>
          <w:p w14:paraId="6427428A" w14:textId="77777777" w:rsidR="003F5975" w:rsidRPr="00A44779" w:rsidRDefault="003F5975" w:rsidP="003F5975">
            <w:pPr>
              <w:ind w:firstLineChars="50" w:firstLine="100"/>
              <w:textAlignment w:val="baseline"/>
              <w:rPr>
                <w:rFonts w:ascii="Arial" w:eastAsia="Times New Roman" w:hAnsi="Arial" w:cs="Arial"/>
                <w:bCs/>
                <w:kern w:val="32"/>
                <w:sz w:val="20"/>
                <w:szCs w:val="20"/>
                <w:lang w:eastAsia="en-US"/>
                <w:rPrChange w:id="362" w:author="fuzhonghua" w:date="2026-10-28T11:24:00Z">
                  <w:rPr>
                    <w:rFonts w:ascii="Arial" w:eastAsia="Times New Roman" w:hAnsi="Arial" w:cs="Arial"/>
                    <w:iCs/>
                    <w:sz w:val="20"/>
                    <w:szCs w:val="20"/>
                    <w:lang w:val="en-IE"/>
                  </w:rPr>
                </w:rPrChange>
              </w:rPr>
            </w:pPr>
            <w:r w:rsidRPr="00A44779">
              <w:rPr>
                <w:rFonts w:ascii="Arial" w:eastAsia="Times New Roman" w:hAnsi="Arial" w:cs="Arial"/>
                <w:bCs/>
                <w:kern w:val="32"/>
                <w:sz w:val="20"/>
                <w:szCs w:val="20"/>
                <w:lang w:eastAsia="en-US"/>
                <w:rPrChange w:id="363" w:author="fuzhonghua" w:date="2026-10-28T11:24:00Z">
                  <w:rPr>
                    <w:rFonts w:ascii="Arial" w:eastAsia="Times New Roman" w:hAnsi="Arial" w:cs="Arial"/>
                    <w:iCs/>
                    <w:sz w:val="20"/>
                    <w:szCs w:val="20"/>
                    <w:lang w:val="en-IE"/>
                  </w:rPr>
                </w:rPrChange>
              </w:rPr>
              <w:t xml:space="preserve">Owner: </w:t>
            </w:r>
            <w:proofErr w:type="spellStart"/>
            <w:r w:rsidRPr="00A44779">
              <w:rPr>
                <w:rFonts w:ascii="Arial" w:eastAsia="Times New Roman" w:hAnsi="Arial" w:cs="Arial"/>
                <w:bCs/>
                <w:kern w:val="32"/>
                <w:sz w:val="20"/>
                <w:szCs w:val="20"/>
                <w:lang w:eastAsia="en-US"/>
                <w:rPrChange w:id="364" w:author="fuzhonghua" w:date="2026-10-28T11:24:00Z">
                  <w:rPr>
                    <w:rFonts w:ascii="Arial" w:eastAsia="Times New Roman" w:hAnsi="Arial" w:cs="Arial"/>
                    <w:iCs/>
                    <w:kern w:val="32"/>
                    <w:sz w:val="20"/>
                    <w:szCs w:val="20"/>
                    <w:lang w:val="en-IE"/>
                  </w:rPr>
                </w:rPrChange>
              </w:rPr>
              <w:t>CMMD&amp;Production</w:t>
            </w:r>
            <w:proofErr w:type="spellEnd"/>
            <w:r w:rsidRPr="00A44779">
              <w:rPr>
                <w:rFonts w:ascii="Arial" w:eastAsia="Times New Roman" w:hAnsi="Arial" w:cs="Arial"/>
                <w:bCs/>
                <w:kern w:val="32"/>
                <w:sz w:val="20"/>
                <w:szCs w:val="20"/>
                <w:lang w:eastAsia="en-US"/>
                <w:rPrChange w:id="365" w:author="fuzhonghua" w:date="2026-10-28T11:24:00Z">
                  <w:rPr>
                    <w:rFonts w:ascii="Arial" w:eastAsia="Times New Roman" w:hAnsi="Arial" w:cs="Arial"/>
                    <w:iCs/>
                    <w:kern w:val="32"/>
                    <w:sz w:val="20"/>
                    <w:szCs w:val="20"/>
                    <w:lang w:val="en-IE"/>
                  </w:rPr>
                </w:rPrChange>
              </w:rPr>
              <w:t xml:space="preserve"> </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51309D2C"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510A702F"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38EC3D83" w14:textId="77777777" w:rsidTr="00435C8F">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1B0711" w14:textId="77777777" w:rsidR="003F5975" w:rsidRPr="00802323" w:rsidDel="008F7C6D" w:rsidRDefault="003F5975" w:rsidP="003F5975">
            <w:pPr>
              <w:jc w:val="center"/>
              <w:textAlignment w:val="baseline"/>
              <w:rPr>
                <w:rFonts w:ascii="Arial" w:hAnsi="Arial" w:cs="Arial"/>
                <w:sz w:val="20"/>
                <w:szCs w:val="20"/>
                <w:lang w:val="en-IE"/>
              </w:rPr>
            </w:pPr>
            <w:r w:rsidRPr="00802323">
              <w:rPr>
                <w:rFonts w:ascii="Arial" w:eastAsia="Times New Roman" w:hAnsi="Arial" w:cs="Arial"/>
                <w:sz w:val="20"/>
                <w:szCs w:val="20"/>
                <w:lang w:val="en-IE"/>
              </w:rPr>
              <w:t>7.7</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6EAFCED"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Capping</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FF6038F" w14:textId="7C12CB98"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Acetic anhydride/pyr</w:t>
            </w:r>
            <w:r w:rsidR="00C47CCA" w:rsidRPr="00802323">
              <w:rPr>
                <w:rFonts w:ascii="Arial" w:eastAsia="Times New Roman" w:hAnsi="Arial" w:cs="Arial"/>
                <w:iCs/>
                <w:sz w:val="20"/>
                <w:szCs w:val="20"/>
                <w:lang w:val="en-IE"/>
              </w:rPr>
              <w:t>idine charge quantity outside PA</w:t>
            </w:r>
            <w:r w:rsidRPr="00802323">
              <w:rPr>
                <w:rFonts w:ascii="Arial" w:eastAsia="Times New Roman" w:hAnsi="Arial" w:cs="Arial"/>
                <w:iCs/>
                <w:sz w:val="20"/>
                <w:szCs w:val="20"/>
                <w:lang w:val="en-IE"/>
              </w:rPr>
              <w:t>R (over- or under-charge)</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7BF381A0"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7C0E0EB"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D8172B5"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Open</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A1A73B3" w14:textId="77777777" w:rsidR="003F5975" w:rsidRPr="00802323" w:rsidRDefault="003F5975" w:rsidP="00045B54">
            <w:pPr>
              <w:pStyle w:val="a7"/>
              <w:numPr>
                <w:ilvl w:val="0"/>
                <w:numId w:val="269"/>
              </w:numPr>
              <w:ind w:firstLineChars="0"/>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The calculation sheets will complete validation before use.</w:t>
            </w:r>
          </w:p>
          <w:p w14:paraId="63D59415" w14:textId="77777777" w:rsidR="003F5975" w:rsidRPr="00802323" w:rsidRDefault="003F5975" w:rsidP="00045B54">
            <w:pPr>
              <w:pStyle w:val="a7"/>
              <w:numPr>
                <w:ilvl w:val="0"/>
                <w:numId w:val="269"/>
              </w:numPr>
              <w:ind w:firstLineChars="0"/>
              <w:rPr>
                <w:rFonts w:eastAsia="Times New Roman"/>
                <w:color w:val="auto"/>
                <w:sz w:val="20"/>
                <w:szCs w:val="20"/>
                <w:lang w:val="en-IE"/>
              </w:rPr>
            </w:pPr>
            <w:r w:rsidRPr="00802323">
              <w:rPr>
                <w:rFonts w:eastAsia="Times New Roman"/>
                <w:color w:val="auto"/>
                <w:sz w:val="20"/>
                <w:szCs w:val="20"/>
                <w:lang w:val="en-IE"/>
              </w:rPr>
              <w:t>After charging is completed, residual materials in pipelines shall be purged with nitrogen to minimize the impact of pipeline residues.</w:t>
            </w:r>
          </w:p>
          <w:p w14:paraId="139EE5CA" w14:textId="77777777" w:rsidR="003F5975" w:rsidRPr="00802323" w:rsidRDefault="003F5975" w:rsidP="00045B54">
            <w:pPr>
              <w:pStyle w:val="a7"/>
              <w:numPr>
                <w:ilvl w:val="0"/>
                <w:numId w:val="269"/>
              </w:numPr>
              <w:ind w:firstLineChars="0"/>
              <w:rPr>
                <w:rFonts w:eastAsia="Times New Roman"/>
                <w:color w:val="auto"/>
                <w:sz w:val="20"/>
                <w:szCs w:val="20"/>
                <w:lang w:val="en-IE"/>
              </w:rPr>
            </w:pPr>
            <w:r w:rsidRPr="00802323">
              <w:rPr>
                <w:rFonts w:eastAsia="Times New Roman"/>
                <w:color w:val="auto"/>
                <w:sz w:val="20"/>
                <w:szCs w:val="20"/>
                <w:lang w:val="en-IE"/>
              </w:rPr>
              <w:t>Use a dedicated capping solution preparation reactor</w:t>
            </w:r>
          </w:p>
          <w:p w14:paraId="51E22909" w14:textId="77777777" w:rsidR="003F5975" w:rsidRPr="00802323" w:rsidRDefault="003F5975" w:rsidP="00045B54">
            <w:pPr>
              <w:pStyle w:val="a7"/>
              <w:numPr>
                <w:ilvl w:val="0"/>
                <w:numId w:val="269"/>
              </w:numPr>
              <w:ind w:firstLineChars="0"/>
              <w:rPr>
                <w:rFonts w:eastAsia="Times New Roman"/>
                <w:color w:val="auto"/>
                <w:sz w:val="20"/>
                <w:szCs w:val="20"/>
                <w:lang w:val="en-IE"/>
              </w:rPr>
            </w:pPr>
            <w:r w:rsidRPr="00802323">
              <w:rPr>
                <w:rFonts w:eastAsia="Times New Roman"/>
                <w:iCs/>
                <w:color w:val="auto"/>
                <w:sz w:val="20"/>
                <w:szCs w:val="20"/>
                <w:lang w:val="en-IE"/>
              </w:rPr>
              <w:t>Dua</w:t>
            </w:r>
            <w:r w:rsidRPr="00802323">
              <w:rPr>
                <w:rFonts w:eastAsia="Times New Roman"/>
                <w:color w:val="auto"/>
                <w:sz w:val="20"/>
                <w:szCs w:val="20"/>
                <w:lang w:val="en-IE"/>
              </w:rPr>
              <w:t>l-person verification is implemented during charging to guarantee accurate charging quantity.</w:t>
            </w:r>
          </w:p>
          <w:p w14:paraId="6C4D1004" w14:textId="77777777" w:rsidR="003F5975" w:rsidRPr="00802323" w:rsidRDefault="003F5975" w:rsidP="00045B54">
            <w:pPr>
              <w:pStyle w:val="a7"/>
              <w:numPr>
                <w:ilvl w:val="0"/>
                <w:numId w:val="269"/>
              </w:numPr>
              <w:ind w:firstLineChars="0"/>
              <w:rPr>
                <w:rFonts w:eastAsia="Times New Roman"/>
                <w:color w:val="auto"/>
                <w:sz w:val="20"/>
                <w:szCs w:val="20"/>
                <w:lang w:val="en-IE"/>
              </w:rPr>
            </w:pPr>
            <w:r w:rsidRPr="00802323">
              <w:rPr>
                <w:rFonts w:eastAsia="Times New Roman"/>
                <w:color w:val="auto"/>
                <w:sz w:val="20"/>
                <w:szCs w:val="20"/>
                <w:lang w:val="en-IE"/>
              </w:rPr>
              <w:t>Validated spreadsheet is used to calculate quantity.</w:t>
            </w:r>
          </w:p>
          <w:p w14:paraId="636C49CF" w14:textId="77777777" w:rsidR="003F5975" w:rsidRPr="00802323" w:rsidRDefault="003F5975" w:rsidP="003F5975">
            <w:pPr>
              <w:pStyle w:val="a7"/>
              <w:ind w:left="284" w:firstLineChars="0" w:firstLine="0"/>
              <w:textAlignment w:val="baseline"/>
              <w:rPr>
                <w:rFonts w:eastAsia="Times New Roman"/>
                <w:iCs/>
                <w:color w:val="auto"/>
                <w:sz w:val="20"/>
                <w:szCs w:val="20"/>
                <w:lang w:val="en-IE"/>
              </w:rPr>
            </w:pPr>
            <w:r w:rsidRPr="00802323">
              <w:rPr>
                <w:rFonts w:eastAsia="Times New Roman"/>
                <w:bCs w:val="0"/>
                <w:iCs/>
                <w:color w:val="auto"/>
                <w:sz w:val="20"/>
                <w:szCs w:val="20"/>
                <w:lang w:val="en-IE" w:eastAsia="zh-CN"/>
              </w:rPr>
              <w:t xml:space="preserve">Owner: </w:t>
            </w:r>
            <w:r w:rsidRPr="00802323">
              <w:rPr>
                <w:rFonts w:eastAsia="Times New Roman"/>
                <w:bCs w:val="0"/>
                <w:iCs/>
                <w:color w:val="auto"/>
                <w:kern w:val="0"/>
                <w:sz w:val="20"/>
                <w:szCs w:val="20"/>
                <w:lang w:val="en-IE" w:eastAsia="zh-CN"/>
              </w:rPr>
              <w:t>Production department</w:t>
            </w:r>
            <w:r w:rsidRPr="00802323">
              <w:rPr>
                <w:rFonts w:eastAsia="Times New Roman"/>
                <w:iCs/>
                <w:color w:val="auto"/>
                <w:sz w:val="20"/>
                <w:szCs w:val="20"/>
                <w:lang w:val="en-IE"/>
              </w:rPr>
              <w:t>.; CMMD</w:t>
            </w:r>
          </w:p>
          <w:p w14:paraId="4C587AD1"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796C7DFD"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522A397C"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6227186D"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A00A0E8"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lastRenderedPageBreak/>
              <w:t>8.1</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529C7B6" w14:textId="77777777" w:rsidR="003F5975" w:rsidRPr="00802323" w:rsidRDefault="003F5975" w:rsidP="003F5975">
            <w:pPr>
              <w:jc w:val="center"/>
              <w:textAlignment w:val="baseline"/>
              <w:rPr>
                <w:rFonts w:ascii="Arial" w:eastAsia="Times New Roman" w:hAnsi="Arial" w:cs="Arial"/>
                <w:sz w:val="20"/>
                <w:szCs w:val="20"/>
                <w:lang w:val="en-IE"/>
              </w:rPr>
            </w:pPr>
            <w:proofErr w:type="spellStart"/>
            <w:r w:rsidRPr="00802323">
              <w:rPr>
                <w:rFonts w:ascii="Arial" w:eastAsia="Times New Roman" w:hAnsi="Arial" w:cs="Arial"/>
                <w:sz w:val="20"/>
                <w:szCs w:val="20"/>
                <w:lang w:val="en-IE"/>
              </w:rPr>
              <w:t>Fmoc</w:t>
            </w:r>
            <w:proofErr w:type="spellEnd"/>
            <w:r w:rsidRPr="00802323">
              <w:rPr>
                <w:rFonts w:ascii="Arial" w:eastAsia="Times New Roman" w:hAnsi="Arial" w:cs="Arial"/>
                <w:sz w:val="20"/>
                <w:szCs w:val="20"/>
                <w:lang w:val="en-IE"/>
              </w:rPr>
              <w:t xml:space="preserve"> </w:t>
            </w:r>
            <w:proofErr w:type="spellStart"/>
            <w:r w:rsidRPr="00802323">
              <w:rPr>
                <w:rFonts w:ascii="Arial" w:eastAsia="Times New Roman" w:hAnsi="Arial" w:cs="Arial"/>
                <w:sz w:val="20"/>
                <w:szCs w:val="20"/>
                <w:lang w:val="en-IE"/>
              </w:rPr>
              <w:t>Deprotection</w:t>
            </w:r>
            <w:proofErr w:type="spellEnd"/>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EDF6C62"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 xml:space="preserve">Incomplete </w:t>
            </w:r>
            <w:proofErr w:type="spellStart"/>
            <w:r w:rsidRPr="00802323">
              <w:rPr>
                <w:rFonts w:ascii="Arial" w:eastAsia="Times New Roman" w:hAnsi="Arial" w:cs="Arial"/>
                <w:iCs/>
                <w:sz w:val="20"/>
                <w:szCs w:val="20"/>
                <w:lang w:val="en-IE"/>
              </w:rPr>
              <w:t>Fmoc</w:t>
            </w:r>
            <w:proofErr w:type="spellEnd"/>
            <w:r w:rsidRPr="00802323">
              <w:rPr>
                <w:rFonts w:ascii="Arial" w:eastAsia="Times New Roman" w:hAnsi="Arial" w:cs="Arial"/>
                <w:iCs/>
                <w:sz w:val="20"/>
                <w:szCs w:val="20"/>
                <w:lang w:val="en-IE"/>
              </w:rPr>
              <w:t xml:space="preserve"> </w:t>
            </w:r>
            <w:proofErr w:type="spellStart"/>
            <w:r w:rsidRPr="00802323">
              <w:rPr>
                <w:rFonts w:ascii="Arial" w:eastAsia="Times New Roman" w:hAnsi="Arial" w:cs="Arial"/>
                <w:iCs/>
                <w:sz w:val="20"/>
                <w:szCs w:val="20"/>
                <w:lang w:val="en-IE"/>
              </w:rPr>
              <w:t>deprotection</w:t>
            </w:r>
            <w:proofErr w:type="spellEnd"/>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2C4DA838"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A3B4429"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EB2AE3E"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D32FBA" w14:textId="77777777" w:rsidR="003F5975" w:rsidRPr="00802323" w:rsidRDefault="003F5975" w:rsidP="00045B54">
            <w:pPr>
              <w:pStyle w:val="a7"/>
              <w:numPr>
                <w:ilvl w:val="0"/>
                <w:numId w:val="270"/>
              </w:numPr>
              <w:ind w:firstLineChars="0"/>
              <w:textAlignment w:val="baseline"/>
              <w:rPr>
                <w:rFonts w:eastAsia="Times New Roman"/>
                <w:color w:val="auto"/>
                <w:sz w:val="20"/>
                <w:szCs w:val="20"/>
              </w:rPr>
            </w:pPr>
            <w:r w:rsidRPr="00802323">
              <w:rPr>
                <w:rFonts w:eastAsia="Times New Roman"/>
                <w:color w:val="auto"/>
                <w:sz w:val="20"/>
                <w:szCs w:val="20"/>
              </w:rPr>
              <w:t xml:space="preserve">After the preparation of 20% </w:t>
            </w:r>
            <w:proofErr w:type="spellStart"/>
            <w:r w:rsidRPr="00802323">
              <w:rPr>
                <w:rFonts w:eastAsia="Times New Roman"/>
                <w:color w:val="auto"/>
                <w:sz w:val="20"/>
                <w:szCs w:val="20"/>
              </w:rPr>
              <w:t>piperidine</w:t>
            </w:r>
            <w:proofErr w:type="spellEnd"/>
            <w:r w:rsidRPr="00802323">
              <w:rPr>
                <w:rFonts w:eastAsia="Times New Roman"/>
                <w:color w:val="auto"/>
                <w:sz w:val="20"/>
                <w:szCs w:val="20"/>
              </w:rPr>
              <w:t xml:space="preserve"> solution, stir for at least 0.5 hours to ensure uniform mixing.</w:t>
            </w:r>
          </w:p>
          <w:p w14:paraId="7BDADD0A"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165ECD2F"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DF243FD"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00D5248F"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0E0ED6F"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8.2</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0017B04" w14:textId="77777777" w:rsidR="003F5975" w:rsidRPr="00802323" w:rsidRDefault="003F5975" w:rsidP="003F5975">
            <w:pPr>
              <w:jc w:val="center"/>
              <w:textAlignment w:val="baseline"/>
              <w:rPr>
                <w:rFonts w:ascii="Arial" w:eastAsia="Times New Roman" w:hAnsi="Arial" w:cs="Arial"/>
                <w:sz w:val="20"/>
                <w:szCs w:val="20"/>
                <w:lang w:val="en-IE"/>
              </w:rPr>
            </w:pPr>
            <w:proofErr w:type="spellStart"/>
            <w:r w:rsidRPr="00802323">
              <w:rPr>
                <w:rFonts w:ascii="Arial" w:eastAsia="Times New Roman" w:hAnsi="Arial" w:cs="Arial"/>
                <w:sz w:val="20"/>
                <w:szCs w:val="20"/>
                <w:lang w:val="en-IE"/>
              </w:rPr>
              <w:t>Fmoc</w:t>
            </w:r>
            <w:proofErr w:type="spellEnd"/>
            <w:r w:rsidRPr="00802323">
              <w:rPr>
                <w:rFonts w:ascii="Arial" w:eastAsia="Times New Roman" w:hAnsi="Arial" w:cs="Arial"/>
                <w:sz w:val="20"/>
                <w:szCs w:val="20"/>
                <w:lang w:val="en-IE"/>
              </w:rPr>
              <w:t xml:space="preserve"> </w:t>
            </w:r>
            <w:proofErr w:type="spellStart"/>
            <w:r w:rsidRPr="00802323">
              <w:rPr>
                <w:rFonts w:ascii="Arial" w:eastAsia="Times New Roman" w:hAnsi="Arial" w:cs="Arial"/>
                <w:sz w:val="20"/>
                <w:szCs w:val="20"/>
                <w:lang w:val="en-IE"/>
              </w:rPr>
              <w:t>Deprotection</w:t>
            </w:r>
            <w:proofErr w:type="spellEnd"/>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3D90B10"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rPr>
              <w:t>Introduce foreign substances</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688A5102"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1D529EA8"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59D6036"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180AE8B" w14:textId="77777777" w:rsidR="003F5975" w:rsidRPr="00802323" w:rsidRDefault="003F5975" w:rsidP="00045B54">
            <w:pPr>
              <w:pStyle w:val="a7"/>
              <w:numPr>
                <w:ilvl w:val="0"/>
                <w:numId w:val="271"/>
              </w:numPr>
              <w:ind w:firstLineChars="0"/>
              <w:jc w:val="both"/>
              <w:textAlignment w:val="baseline"/>
              <w:rPr>
                <w:rFonts w:eastAsia="Times New Roman"/>
                <w:color w:val="auto"/>
                <w:sz w:val="20"/>
                <w:szCs w:val="20"/>
                <w:lang w:val="en-IE"/>
              </w:rPr>
            </w:pPr>
            <w:r w:rsidRPr="00802323">
              <w:rPr>
                <w:rFonts w:eastAsia="Times New Roman"/>
                <w:color w:val="auto"/>
                <w:sz w:val="20"/>
                <w:szCs w:val="20"/>
                <w:lang w:val="en-IE"/>
              </w:rPr>
              <w:t>Dedicated transfer pumps are used, and all pipelines and pumps are clearly labelled.</w:t>
            </w:r>
          </w:p>
          <w:p w14:paraId="40B4C371" w14:textId="77777777" w:rsidR="003F5975" w:rsidRPr="00802323" w:rsidRDefault="003F5975" w:rsidP="003F5975">
            <w:pPr>
              <w:pStyle w:val="a7"/>
              <w:ind w:left="284" w:firstLineChars="0" w:firstLine="0"/>
              <w:jc w:val="both"/>
              <w:textAlignment w:val="baseline"/>
              <w:rPr>
                <w:rFonts w:eastAsia="Times New Roman"/>
                <w:color w:val="auto"/>
                <w:sz w:val="20"/>
                <w:szCs w:val="20"/>
                <w:lang w:val="en-IE"/>
              </w:rPr>
            </w:pPr>
            <w:r w:rsidRPr="00802323">
              <w:rPr>
                <w:rFonts w:eastAsia="Times New Roman"/>
                <w:iCs/>
                <w:color w:val="auto"/>
                <w:sz w:val="20"/>
                <w:szCs w:val="20"/>
                <w:lang w:val="en-IE" w:eastAsia="zh-CN"/>
              </w:rPr>
              <w:t>Owner:</w:t>
            </w:r>
            <w:r w:rsidRPr="00802323">
              <w:rPr>
                <w:rFonts w:eastAsia="Times New Roman"/>
                <w:iCs/>
                <w:color w:val="auto"/>
                <w:sz w:val="20"/>
                <w:szCs w:val="20"/>
                <w:lang w:val="en-IE"/>
              </w:rPr>
              <w:t xml:space="preserve"> 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71BAA1B0"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1FD9C7DD"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245F4E8A"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E82911"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lastRenderedPageBreak/>
              <w:t>8.3</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7C1D9C" w14:textId="77777777" w:rsidR="003F5975" w:rsidRPr="00802323" w:rsidRDefault="003F5975" w:rsidP="003F5975">
            <w:pPr>
              <w:jc w:val="center"/>
              <w:textAlignment w:val="baseline"/>
              <w:rPr>
                <w:rFonts w:ascii="Arial" w:eastAsia="Times New Roman" w:hAnsi="Arial" w:cs="Arial"/>
                <w:sz w:val="20"/>
                <w:szCs w:val="20"/>
                <w:lang w:val="en-IE"/>
              </w:rPr>
            </w:pPr>
            <w:proofErr w:type="spellStart"/>
            <w:r w:rsidRPr="00802323">
              <w:rPr>
                <w:rFonts w:ascii="Arial" w:eastAsia="Times New Roman" w:hAnsi="Arial" w:cs="Arial"/>
                <w:sz w:val="20"/>
                <w:szCs w:val="20"/>
                <w:lang w:val="en-IE"/>
              </w:rPr>
              <w:t>Fmoc</w:t>
            </w:r>
            <w:proofErr w:type="spellEnd"/>
            <w:r w:rsidRPr="00802323">
              <w:rPr>
                <w:rFonts w:ascii="Arial" w:eastAsia="Times New Roman" w:hAnsi="Arial" w:cs="Arial"/>
                <w:sz w:val="20"/>
                <w:szCs w:val="20"/>
                <w:lang w:val="en-IE"/>
              </w:rPr>
              <w:t xml:space="preserve"> </w:t>
            </w:r>
            <w:proofErr w:type="spellStart"/>
            <w:r w:rsidRPr="00802323">
              <w:rPr>
                <w:rFonts w:ascii="Arial" w:eastAsia="Times New Roman" w:hAnsi="Arial" w:cs="Arial"/>
                <w:sz w:val="20"/>
                <w:szCs w:val="20"/>
                <w:lang w:val="en-IE"/>
              </w:rPr>
              <w:t>Deprotection</w:t>
            </w:r>
            <w:proofErr w:type="spellEnd"/>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88C400"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bCs/>
                <w:kern w:val="32"/>
                <w:sz w:val="20"/>
                <w:szCs w:val="20"/>
                <w:lang w:val="en-IE" w:eastAsia="en-US"/>
              </w:rPr>
              <w:t>Excessively high</w:t>
            </w:r>
            <w:r w:rsidRPr="00802323">
              <w:rPr>
                <w:rFonts w:ascii="Arial" w:eastAsia="Times New Roman" w:hAnsi="Arial" w:cs="Arial"/>
                <w:iCs/>
                <w:sz w:val="20"/>
                <w:szCs w:val="20"/>
                <w:lang w:val="en-IE"/>
              </w:rPr>
              <w:t xml:space="preserve"> </w:t>
            </w:r>
            <w:proofErr w:type="spellStart"/>
            <w:r w:rsidRPr="00802323">
              <w:rPr>
                <w:rFonts w:ascii="Arial" w:eastAsia="Times New Roman" w:hAnsi="Arial" w:cs="Arial"/>
                <w:iCs/>
                <w:sz w:val="20"/>
                <w:szCs w:val="20"/>
                <w:lang w:val="en-IE"/>
              </w:rPr>
              <w:t>Piperidine</w:t>
            </w:r>
            <w:proofErr w:type="spellEnd"/>
            <w:r w:rsidRPr="00802323">
              <w:rPr>
                <w:rFonts w:ascii="Arial" w:eastAsia="Times New Roman" w:hAnsi="Arial" w:cs="Arial"/>
                <w:iCs/>
                <w:sz w:val="20"/>
                <w:szCs w:val="20"/>
                <w:lang w:val="en-IE"/>
              </w:rPr>
              <w:t xml:space="preserve"> residual above </w:t>
            </w:r>
            <w:r w:rsidRPr="00802323">
              <w:rPr>
                <w:rFonts w:ascii="Arial" w:hAnsi="Arial" w:cs="Arial"/>
                <w:sz w:val="20"/>
                <w:szCs w:val="20"/>
              </w:rPr>
              <w:t xml:space="preserve"> </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1D3F963"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C130615"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DD3989"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F50874" w14:textId="77777777" w:rsidR="003F5975" w:rsidRPr="00802323" w:rsidRDefault="003F5975" w:rsidP="00045B54">
            <w:pPr>
              <w:pStyle w:val="a7"/>
              <w:numPr>
                <w:ilvl w:val="0"/>
                <w:numId w:val="272"/>
              </w:numPr>
              <w:ind w:firstLineChars="0"/>
              <w:rPr>
                <w:rFonts w:eastAsia="Times New Roman"/>
                <w:color w:val="auto"/>
                <w:sz w:val="20"/>
                <w:szCs w:val="20"/>
                <w:lang w:val="en-IE"/>
              </w:rPr>
            </w:pPr>
            <w:r w:rsidRPr="00802323">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3051E8CA" w14:textId="77777777" w:rsidR="003F5975" w:rsidRPr="00802323" w:rsidRDefault="003F5975" w:rsidP="00045B54">
            <w:pPr>
              <w:pStyle w:val="a7"/>
              <w:numPr>
                <w:ilvl w:val="0"/>
                <w:numId w:val="272"/>
              </w:numPr>
              <w:ind w:firstLineChars="0"/>
              <w:rPr>
                <w:rFonts w:eastAsia="Times New Roman"/>
                <w:color w:val="auto"/>
                <w:sz w:val="20"/>
                <w:szCs w:val="20"/>
                <w:lang w:val="en-IE"/>
              </w:rPr>
            </w:pPr>
            <w:r w:rsidRPr="00802323">
              <w:rPr>
                <w:rFonts w:eastAsia="Times New Roman"/>
                <w:color w:val="auto"/>
                <w:sz w:val="20"/>
                <w:szCs w:val="20"/>
                <w:lang w:val="en-IE"/>
              </w:rPr>
              <w:t xml:space="preserve">The recorded waste discharge time shall be double-checked by two personnel. Slow drain triggers operator </w:t>
            </w:r>
            <w:proofErr w:type="gramStart"/>
            <w:r w:rsidRPr="00802323">
              <w:rPr>
                <w:rFonts w:eastAsia="Times New Roman"/>
                <w:color w:val="auto"/>
                <w:sz w:val="20"/>
                <w:szCs w:val="20"/>
                <w:lang w:val="en-IE"/>
              </w:rPr>
              <w:t>check</w:t>
            </w:r>
            <w:proofErr w:type="gramEnd"/>
            <w:r w:rsidRPr="00802323">
              <w:rPr>
                <w:rFonts w:eastAsia="Times New Roman"/>
                <w:color w:val="auto"/>
                <w:sz w:val="20"/>
                <w:szCs w:val="20"/>
                <w:lang w:val="en-IE"/>
              </w:rPr>
              <w:t>.</w:t>
            </w:r>
          </w:p>
          <w:p w14:paraId="515C4C06" w14:textId="77777777" w:rsidR="003F5975" w:rsidRPr="00802323" w:rsidRDefault="003F5975" w:rsidP="003F5975">
            <w:pPr>
              <w:pStyle w:val="a7"/>
              <w:ind w:left="284" w:firstLine="400"/>
              <w:rPr>
                <w:rFonts w:eastAsia="Times New Roman"/>
                <w:iCs/>
                <w:color w:val="auto"/>
                <w:sz w:val="20"/>
                <w:szCs w:val="20"/>
                <w:lang w:val="en-IE"/>
              </w:rPr>
            </w:pPr>
          </w:p>
          <w:p w14:paraId="5CDD6D53" w14:textId="77777777" w:rsidR="003F5975" w:rsidRPr="00802323" w:rsidRDefault="003F5975" w:rsidP="003F5975">
            <w:pPr>
              <w:pStyle w:val="a7"/>
              <w:ind w:left="284" w:firstLineChars="0" w:firstLine="0"/>
              <w:rPr>
                <w:rFonts w:eastAsia="Times New Roman"/>
                <w:color w:val="auto"/>
                <w:sz w:val="20"/>
                <w:szCs w:val="20"/>
                <w:lang w:val="en-IE"/>
              </w:rPr>
            </w:pPr>
            <w:proofErr w:type="spellStart"/>
            <w:r w:rsidRPr="00802323">
              <w:rPr>
                <w:rFonts w:eastAsia="Times New Roman"/>
                <w:bCs w:val="0"/>
                <w:iCs/>
                <w:color w:val="auto"/>
                <w:sz w:val="20"/>
                <w:szCs w:val="20"/>
                <w:lang w:val="en-IE" w:eastAsia="zh-CN"/>
              </w:rPr>
              <w:t>Owner:</w:t>
            </w:r>
            <w:r w:rsidRPr="00802323">
              <w:rPr>
                <w:rFonts w:eastAsia="Times New Roman"/>
                <w:iCs/>
                <w:color w:val="auto"/>
                <w:kern w:val="0"/>
                <w:sz w:val="20"/>
                <w:szCs w:val="20"/>
                <w:lang w:val="en-IE" w:eastAsia="zh-CN"/>
              </w:rPr>
              <w:t>Production</w:t>
            </w:r>
            <w:proofErr w:type="spellEnd"/>
            <w:r w:rsidRPr="00802323">
              <w:rPr>
                <w:rFonts w:eastAsia="Times New Roman"/>
                <w:iCs/>
                <w:color w:val="auto"/>
                <w:kern w:val="0"/>
                <w:sz w:val="20"/>
                <w:szCs w:val="20"/>
                <w:lang w:val="en-IE" w:eastAsia="zh-CN"/>
              </w:rPr>
              <w:t xml:space="preserve"> department</w:t>
            </w:r>
            <w:r w:rsidRPr="00802323">
              <w:rPr>
                <w:rFonts w:eastAsia="Times New Roman"/>
                <w:iCs/>
                <w:color w:val="auto"/>
                <w:sz w:val="20"/>
                <w:szCs w:val="20"/>
                <w:lang w:val="en-IE"/>
              </w:rPr>
              <w:t xml:space="preserve"> &amp; CMMD</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35B7FF9D"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6ED60A8A"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15256D56"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754C817"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8.4</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A8D10E5" w14:textId="77777777" w:rsidR="003F5975" w:rsidRPr="00802323" w:rsidRDefault="003F5975" w:rsidP="003F5975">
            <w:pPr>
              <w:jc w:val="center"/>
              <w:textAlignment w:val="baseline"/>
              <w:rPr>
                <w:rFonts w:ascii="Arial" w:eastAsia="Times New Roman" w:hAnsi="Arial" w:cs="Arial"/>
                <w:sz w:val="20"/>
                <w:szCs w:val="20"/>
                <w:lang w:val="en-IE"/>
              </w:rPr>
            </w:pPr>
            <w:proofErr w:type="spellStart"/>
            <w:r w:rsidRPr="00802323">
              <w:rPr>
                <w:rFonts w:ascii="Arial" w:eastAsia="Times New Roman" w:hAnsi="Arial" w:cs="Arial"/>
                <w:sz w:val="20"/>
                <w:szCs w:val="20"/>
                <w:lang w:val="en-IE"/>
              </w:rPr>
              <w:t>Fmoc</w:t>
            </w:r>
            <w:proofErr w:type="spellEnd"/>
            <w:r w:rsidRPr="00802323">
              <w:rPr>
                <w:rFonts w:ascii="Arial" w:eastAsia="Times New Roman" w:hAnsi="Arial" w:cs="Arial"/>
                <w:sz w:val="20"/>
                <w:szCs w:val="20"/>
                <w:lang w:val="en-IE"/>
              </w:rPr>
              <w:t xml:space="preserve"> </w:t>
            </w:r>
            <w:proofErr w:type="spellStart"/>
            <w:r w:rsidRPr="00802323">
              <w:rPr>
                <w:rFonts w:ascii="Arial" w:eastAsia="Times New Roman" w:hAnsi="Arial" w:cs="Arial"/>
                <w:sz w:val="20"/>
                <w:szCs w:val="20"/>
                <w:lang w:val="en-IE"/>
              </w:rPr>
              <w:t>Deprotection</w:t>
            </w:r>
            <w:proofErr w:type="spellEnd"/>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0CDE274"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Temperature excursion outside PAR</w:t>
            </w:r>
          </w:p>
          <w:p w14:paraId="55755DFF"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lang w:val="en-IE"/>
              </w:rPr>
              <w:t>(CPP excursion</w:t>
            </w:r>
            <w:r w:rsidRPr="00802323">
              <w:rPr>
                <w:rFonts w:ascii="Arial" w:eastAsia="Times New Roman" w:hAnsi="Arial" w:cs="Arial"/>
                <w:iCs/>
                <w:sz w:val="20"/>
                <w:szCs w:val="20"/>
                <w:lang w:val="en-IE"/>
              </w:rPr>
              <w:t>)</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12A3E205"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422A040"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F6A8733"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4D1821A" w14:textId="61D3456C" w:rsidR="003F5975" w:rsidRPr="00802323" w:rsidRDefault="003F5975" w:rsidP="00045B54">
            <w:pPr>
              <w:pStyle w:val="a7"/>
              <w:numPr>
                <w:ilvl w:val="0"/>
                <w:numId w:val="273"/>
              </w:numPr>
              <w:ind w:firstLineChars="0"/>
              <w:textAlignment w:val="baseline"/>
              <w:rPr>
                <w:rFonts w:eastAsia="Times New Roman"/>
                <w:color w:val="auto"/>
                <w:sz w:val="20"/>
                <w:szCs w:val="20"/>
              </w:rPr>
            </w:pPr>
            <w:r w:rsidRPr="00802323">
              <w:rPr>
                <w:rFonts w:eastAsia="Times New Roman"/>
                <w:color w:val="auto"/>
                <w:sz w:val="20"/>
                <w:szCs w:val="20"/>
              </w:rPr>
              <w:t xml:space="preserve">The PAR has been confirmed reference to the PFD report &lt; </w:t>
            </w:r>
            <w:del w:id="366" w:author="Johan Granander" w:date="2026-10-27T18:59:00Z">
              <w:r w:rsidRPr="00802323" w:rsidDel="00B32AB9">
                <w:rPr>
                  <w:rFonts w:eastAsia="Times New Roman"/>
                  <w:color w:val="auto"/>
                  <w:sz w:val="20"/>
                  <w:szCs w:val="20"/>
                </w:rPr>
                <w:delText>QA706D</w:delText>
              </w:r>
            </w:del>
            <w:ins w:id="367" w:author="Johan Granander" w:date="2026-10-27T18:59:00Z">
              <w:r w:rsidR="00B32AB9">
                <w:rPr>
                  <w:rFonts w:eastAsia="Times New Roman"/>
                  <w:color w:val="auto"/>
                  <w:sz w:val="20"/>
                  <w:szCs w:val="20"/>
                </w:rPr>
                <w:t>WI-61120</w:t>
              </w:r>
            </w:ins>
            <w:r w:rsidRPr="00802323">
              <w:rPr>
                <w:rFonts w:eastAsia="Times New Roman"/>
                <w:color w:val="auto"/>
                <w:sz w:val="20"/>
                <w:szCs w:val="20"/>
              </w:rPr>
              <w:t>&gt;.</w:t>
            </w:r>
          </w:p>
          <w:p w14:paraId="1478D95E" w14:textId="77777777" w:rsidR="003F5975" w:rsidRPr="00802323" w:rsidRDefault="003F5975" w:rsidP="00045B54">
            <w:pPr>
              <w:pStyle w:val="a7"/>
              <w:numPr>
                <w:ilvl w:val="0"/>
                <w:numId w:val="273"/>
              </w:numPr>
              <w:ind w:firstLineChars="0"/>
              <w:rPr>
                <w:rStyle w:val="CommentReference1"/>
                <w:rFonts w:eastAsia="Times New Roman"/>
                <w:color w:val="auto"/>
                <w:sz w:val="20"/>
                <w:szCs w:val="20"/>
              </w:rPr>
            </w:pPr>
            <w:r w:rsidRPr="00802323">
              <w:rPr>
                <w:rStyle w:val="CommentReference1"/>
                <w:rFonts w:eastAsia="Times New Roman"/>
                <w:color w:val="auto"/>
                <w:sz w:val="20"/>
                <w:szCs w:val="20"/>
              </w:rPr>
              <w:t>Verify temperature uniformity of the reactor at the minimum working volume.</w:t>
            </w:r>
          </w:p>
          <w:p w14:paraId="7B37AE48" w14:textId="77777777" w:rsidR="003F5975" w:rsidRPr="00802323" w:rsidRDefault="003F5975" w:rsidP="003F5975">
            <w:pPr>
              <w:pStyle w:val="a7"/>
              <w:ind w:left="284" w:firstLineChars="0" w:firstLine="0"/>
              <w:rPr>
                <w:rFonts w:eastAsia="Times New Roman"/>
                <w:iCs/>
                <w:color w:val="auto"/>
                <w:kern w:val="0"/>
                <w:sz w:val="20"/>
                <w:szCs w:val="20"/>
                <w:lang w:val="en-IE" w:eastAsia="zh-CN"/>
              </w:rPr>
            </w:pPr>
            <w:r w:rsidRPr="00802323">
              <w:rPr>
                <w:rFonts w:eastAsia="Times New Roman"/>
                <w:bCs w:val="0"/>
                <w:iCs/>
                <w:color w:val="auto"/>
                <w:sz w:val="20"/>
                <w:szCs w:val="20"/>
                <w:lang w:val="en-IE" w:eastAsia="zh-CN"/>
              </w:rPr>
              <w:t xml:space="preserve">Owner: </w:t>
            </w:r>
            <w:r w:rsidRPr="00802323">
              <w:rPr>
                <w:rStyle w:val="CommentReference1"/>
                <w:rFonts w:eastAsia="Times New Roman"/>
                <w:color w:val="auto"/>
                <w:sz w:val="20"/>
                <w:szCs w:val="20"/>
              </w:rPr>
              <w:t>CMMD;</w:t>
            </w:r>
            <w:r w:rsidRPr="00802323">
              <w:rPr>
                <w:rFonts w:eastAsia="Times New Roman"/>
                <w:iCs/>
                <w:color w:val="auto"/>
                <w:sz w:val="20"/>
                <w:szCs w:val="20"/>
                <w:lang w:val="en-IE"/>
              </w:rPr>
              <w:t xml:space="preserve"> </w:t>
            </w:r>
            <w:r w:rsidRPr="00802323">
              <w:rPr>
                <w:rFonts w:eastAsia="Times New Roman"/>
                <w:iCs/>
                <w:color w:val="auto"/>
                <w:kern w:val="0"/>
                <w:sz w:val="20"/>
                <w:szCs w:val="20"/>
                <w:lang w:val="en-IE" w:eastAsia="zh-CN"/>
              </w:rPr>
              <w:t>Production department</w:t>
            </w:r>
          </w:p>
          <w:p w14:paraId="2225F6C5" w14:textId="77777777" w:rsidR="003F5975" w:rsidRPr="00802323" w:rsidRDefault="003F5975" w:rsidP="003F5975">
            <w:pPr>
              <w:pStyle w:val="a7"/>
              <w:ind w:left="284" w:firstLineChars="0" w:firstLine="0"/>
              <w:rPr>
                <w:rFonts w:eastAsia="Times New Roman"/>
                <w:color w:val="auto"/>
                <w:sz w:val="20"/>
                <w:szCs w:val="20"/>
              </w:rPr>
            </w:pPr>
            <w:r w:rsidRPr="00802323">
              <w:rPr>
                <w:rFonts w:eastAsia="Times New Roman"/>
                <w:color w:val="auto"/>
                <w:sz w:val="20"/>
                <w:szCs w:val="20"/>
                <w:lang w:val="en-IE" w:eastAsia="zh-CN"/>
              </w:rPr>
              <w:t>Due Date: Prior to product release</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2578ABB9"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2160AEFA"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27C9E122"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7E03EC7"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lastRenderedPageBreak/>
              <w:t>8.</w:t>
            </w:r>
            <w:r w:rsidRPr="00802323">
              <w:rPr>
                <w:rFonts w:ascii="Arial" w:hAnsi="Arial" w:cs="Arial"/>
                <w:sz w:val="20"/>
                <w:szCs w:val="20"/>
                <w:lang w:val="en-IE"/>
              </w:rPr>
              <w:t>5</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0D53D85" w14:textId="77777777" w:rsidR="003F5975" w:rsidRPr="00802323" w:rsidRDefault="003F5975" w:rsidP="003F5975">
            <w:pPr>
              <w:jc w:val="center"/>
              <w:textAlignment w:val="baseline"/>
              <w:rPr>
                <w:rFonts w:ascii="Arial" w:eastAsia="Times New Roman" w:hAnsi="Arial" w:cs="Arial"/>
                <w:sz w:val="20"/>
                <w:szCs w:val="20"/>
                <w:lang w:val="en-IE"/>
              </w:rPr>
            </w:pPr>
            <w:proofErr w:type="spellStart"/>
            <w:r w:rsidRPr="00802323">
              <w:rPr>
                <w:rFonts w:ascii="Arial" w:eastAsia="Times New Roman" w:hAnsi="Arial" w:cs="Arial"/>
                <w:sz w:val="20"/>
                <w:szCs w:val="20"/>
                <w:lang w:val="en-IE"/>
              </w:rPr>
              <w:t>Fmoc</w:t>
            </w:r>
            <w:proofErr w:type="spellEnd"/>
            <w:r w:rsidRPr="00802323">
              <w:rPr>
                <w:rFonts w:ascii="Arial" w:eastAsia="Times New Roman" w:hAnsi="Arial" w:cs="Arial"/>
                <w:sz w:val="20"/>
                <w:szCs w:val="20"/>
                <w:lang w:val="en-IE"/>
              </w:rPr>
              <w:t xml:space="preserve"> </w:t>
            </w:r>
            <w:proofErr w:type="spellStart"/>
            <w:r w:rsidRPr="00802323">
              <w:rPr>
                <w:rFonts w:ascii="Arial" w:eastAsia="Times New Roman" w:hAnsi="Arial" w:cs="Arial"/>
                <w:sz w:val="20"/>
                <w:szCs w:val="20"/>
                <w:lang w:val="en-IE"/>
              </w:rPr>
              <w:t>Deprotection</w:t>
            </w:r>
            <w:proofErr w:type="spellEnd"/>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FA6005E" w14:textId="77777777" w:rsidR="003F5975" w:rsidRPr="00802323" w:rsidRDefault="003F5975" w:rsidP="003F5975">
            <w:pPr>
              <w:jc w:val="center"/>
              <w:textAlignment w:val="baseline"/>
              <w:rPr>
                <w:rFonts w:ascii="Arial" w:eastAsia="Times New Roman" w:hAnsi="Arial" w:cs="Arial"/>
                <w:iCs/>
                <w:sz w:val="20"/>
                <w:szCs w:val="20"/>
                <w:lang w:val="en-IE"/>
              </w:rPr>
            </w:pPr>
            <w:proofErr w:type="spellStart"/>
            <w:r w:rsidRPr="00802323">
              <w:rPr>
                <w:rFonts w:ascii="Arial" w:eastAsia="Times New Roman" w:hAnsi="Arial" w:cs="Arial"/>
                <w:iCs/>
                <w:sz w:val="20"/>
                <w:szCs w:val="20"/>
                <w:lang w:val="en-IE"/>
              </w:rPr>
              <w:t>Piperidine</w:t>
            </w:r>
            <w:proofErr w:type="spellEnd"/>
            <w:r w:rsidRPr="00802323">
              <w:rPr>
                <w:rFonts w:ascii="Arial" w:eastAsia="Times New Roman" w:hAnsi="Arial" w:cs="Arial"/>
                <w:iCs/>
                <w:sz w:val="20"/>
                <w:szCs w:val="20"/>
                <w:lang w:val="en-IE"/>
              </w:rPr>
              <w:t>/DMF exposure time (Pre-Ser20 Treatment 1&amp;2) outside PAR</w:t>
            </w:r>
          </w:p>
          <w:p w14:paraId="3E68E2F3"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lang w:val="en-IE"/>
              </w:rPr>
              <w:t>(CPP excursion</w:t>
            </w:r>
            <w:r w:rsidRPr="00802323">
              <w:rPr>
                <w:rFonts w:ascii="Arial" w:eastAsia="Times New Roman" w:hAnsi="Arial" w:cs="Arial"/>
                <w:iCs/>
                <w:sz w:val="20"/>
                <w:szCs w:val="20"/>
                <w:lang w:val="en-IE"/>
              </w:rPr>
              <w:t>)</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58D76515"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A4DCA8B"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5601042"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5CA50C" w14:textId="5B814E21" w:rsidR="003F5975" w:rsidRPr="00802323" w:rsidRDefault="003F5975" w:rsidP="00045B54">
            <w:pPr>
              <w:pStyle w:val="a7"/>
              <w:numPr>
                <w:ilvl w:val="0"/>
                <w:numId w:val="274"/>
              </w:numPr>
              <w:ind w:firstLineChars="0"/>
              <w:textAlignment w:val="baseline"/>
              <w:rPr>
                <w:rFonts w:eastAsia="Times New Roman"/>
                <w:color w:val="auto"/>
                <w:sz w:val="20"/>
                <w:szCs w:val="20"/>
              </w:rPr>
            </w:pPr>
            <w:r w:rsidRPr="00802323">
              <w:rPr>
                <w:rFonts w:eastAsia="Times New Roman"/>
                <w:color w:val="auto"/>
                <w:sz w:val="20"/>
                <w:szCs w:val="20"/>
              </w:rPr>
              <w:t xml:space="preserve">The PAR has been confirmed reference to the PFD report &lt; </w:t>
            </w:r>
            <w:del w:id="368" w:author="Johan Granander" w:date="2026-10-27T18:59:00Z">
              <w:r w:rsidRPr="00802323" w:rsidDel="00B32AB9">
                <w:rPr>
                  <w:rFonts w:eastAsia="Times New Roman"/>
                  <w:color w:val="auto"/>
                  <w:sz w:val="20"/>
                  <w:szCs w:val="20"/>
                </w:rPr>
                <w:delText>QA706D</w:delText>
              </w:r>
            </w:del>
            <w:ins w:id="369" w:author="Johan Granander" w:date="2026-10-27T18:59:00Z">
              <w:r w:rsidR="00B32AB9">
                <w:rPr>
                  <w:rFonts w:eastAsia="Times New Roman"/>
                  <w:color w:val="auto"/>
                  <w:sz w:val="20"/>
                  <w:szCs w:val="20"/>
                </w:rPr>
                <w:t>WI-61120</w:t>
              </w:r>
            </w:ins>
            <w:r w:rsidRPr="00802323">
              <w:rPr>
                <w:rFonts w:eastAsia="Times New Roman"/>
                <w:color w:val="auto"/>
                <w:sz w:val="20"/>
                <w:szCs w:val="20"/>
              </w:rPr>
              <w:t>&gt;.</w:t>
            </w:r>
          </w:p>
          <w:p w14:paraId="5A347495" w14:textId="77777777" w:rsidR="003F5975" w:rsidRPr="00802323" w:rsidRDefault="003F5975" w:rsidP="00045B54">
            <w:pPr>
              <w:pStyle w:val="a7"/>
              <w:numPr>
                <w:ilvl w:val="0"/>
                <w:numId w:val="274"/>
              </w:numPr>
              <w:ind w:firstLineChars="0"/>
              <w:textAlignment w:val="baseline"/>
              <w:rPr>
                <w:rFonts w:eastAsia="Times New Roman"/>
                <w:color w:val="auto"/>
                <w:sz w:val="20"/>
                <w:szCs w:val="20"/>
              </w:rPr>
            </w:pPr>
            <w:r w:rsidRPr="00802323">
              <w:rPr>
                <w:rFonts w:eastAsia="Times New Roman"/>
                <w:color w:val="auto"/>
                <w:sz w:val="20"/>
                <w:szCs w:val="20"/>
              </w:rPr>
              <w:t xml:space="preserve">After the preparation of 20% </w:t>
            </w:r>
            <w:proofErr w:type="spellStart"/>
            <w:r w:rsidRPr="00802323">
              <w:rPr>
                <w:rFonts w:eastAsia="Times New Roman"/>
                <w:color w:val="auto"/>
                <w:sz w:val="20"/>
                <w:szCs w:val="20"/>
              </w:rPr>
              <w:t>piperidine</w:t>
            </w:r>
            <w:proofErr w:type="spellEnd"/>
            <w:r w:rsidRPr="00802323">
              <w:rPr>
                <w:rFonts w:eastAsia="Times New Roman"/>
                <w:color w:val="auto"/>
                <w:sz w:val="20"/>
                <w:szCs w:val="20"/>
              </w:rPr>
              <w:t xml:space="preserve"> solution, stir for at least 0.5 hours to ensure uniform mixing.</w:t>
            </w:r>
          </w:p>
          <w:p w14:paraId="29694CF3"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47B9DCE5"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05C1622"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25B4F163"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6CE9379"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9.1</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DFC2C53"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0E3D3BCE"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(Post-De-protection)</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E2C0488" w14:textId="4C7C7702" w:rsidR="003F5975" w:rsidRPr="00802323" w:rsidRDefault="003F5975" w:rsidP="003F5975">
            <w:pPr>
              <w:jc w:val="center"/>
              <w:textAlignment w:val="baseline"/>
              <w:rPr>
                <w:rFonts w:ascii="Arial" w:eastAsia="Times New Roman" w:hAnsi="Arial" w:cs="Arial"/>
                <w:iCs/>
                <w:sz w:val="20"/>
                <w:szCs w:val="20"/>
                <w:lang w:val="en-IE"/>
              </w:rPr>
            </w:pPr>
            <w:del w:id="370" w:author="Johan Granander" w:date="2026-10-27T19:02:00Z">
              <w:r w:rsidRPr="00802323" w:rsidDel="00E63F15">
                <w:rPr>
                  <w:rFonts w:ascii="Arial" w:eastAsia="Times New Roman" w:hAnsi="Arial" w:cs="Arial"/>
                  <w:iCs/>
                  <w:sz w:val="20"/>
                  <w:szCs w:val="20"/>
                  <w:lang w:val="en-IE"/>
                </w:rPr>
                <w:delText>IPAC</w:delText>
              </w:r>
            </w:del>
            <w:ins w:id="371" w:author="Johan Granander" w:date="2026-10-27T19:02:00Z">
              <w:r w:rsidR="00E63F15">
                <w:rPr>
                  <w:rFonts w:ascii="Arial" w:eastAsia="Times New Roman" w:hAnsi="Arial" w:cs="Arial"/>
                  <w:iCs/>
                  <w:sz w:val="20"/>
                  <w:szCs w:val="20"/>
                  <w:lang w:val="en-IE"/>
                </w:rPr>
                <w:t>IPAC</w:t>
              </w:r>
            </w:ins>
            <w:r w:rsidRPr="00802323">
              <w:rPr>
                <w:rFonts w:ascii="Arial" w:eastAsia="Times New Roman" w:hAnsi="Arial" w:cs="Arial"/>
                <w:iCs/>
                <w:sz w:val="20"/>
                <w:szCs w:val="20"/>
                <w:lang w:val="en-IE"/>
              </w:rPr>
              <w:t xml:space="preserve"> quantity excursion outside PAR (CPP excursion)</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9B6C62C"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r w:rsidRPr="00802323" w:rsidDel="00DA6E4A">
              <w:rPr>
                <w:rFonts w:ascii="Arial" w:eastAsia="Times New Roman" w:hAnsi="Arial" w:cs="Arial"/>
                <w:b/>
                <w:bCs/>
                <w:sz w:val="20"/>
                <w:szCs w:val="20"/>
                <w:lang w:val="en-IE"/>
              </w:rPr>
              <w:t xml:space="preserve"> </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3DD6DFC"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0D13AE1"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5CCBDE1" w14:textId="66CD02F5" w:rsidR="003F5975" w:rsidRPr="00802323" w:rsidRDefault="003F5975" w:rsidP="00045B54">
            <w:pPr>
              <w:pStyle w:val="a7"/>
              <w:numPr>
                <w:ilvl w:val="0"/>
                <w:numId w:val="275"/>
              </w:numPr>
              <w:ind w:firstLineChars="0"/>
              <w:textAlignment w:val="baseline"/>
              <w:rPr>
                <w:rFonts w:eastAsia="Times New Roman"/>
                <w:color w:val="auto"/>
                <w:sz w:val="20"/>
                <w:szCs w:val="20"/>
              </w:rPr>
            </w:pPr>
            <w:r w:rsidRPr="00802323">
              <w:rPr>
                <w:rFonts w:eastAsia="Times New Roman"/>
                <w:bCs w:val="0"/>
                <w:iCs/>
                <w:color w:val="auto"/>
                <w:kern w:val="0"/>
                <w:sz w:val="20"/>
                <w:szCs w:val="20"/>
                <w:lang w:val="en-IE" w:eastAsia="zh-CN"/>
              </w:rPr>
              <w:t xml:space="preserve">The PAR has been confirmed reference to the </w:t>
            </w:r>
            <w:r w:rsidRPr="00802323">
              <w:rPr>
                <w:bCs w:val="0"/>
                <w:iCs/>
                <w:color w:val="auto"/>
                <w:kern w:val="0"/>
                <w:sz w:val="20"/>
                <w:szCs w:val="20"/>
                <w:lang w:val="en-IE" w:eastAsia="zh-CN"/>
              </w:rPr>
              <w:t>PFD report</w:t>
            </w:r>
            <w:del w:id="372" w:author="Johan Granander" w:date="2026-10-27T18:50:00Z">
              <w:r w:rsidRPr="00802323" w:rsidDel="00D43EC7">
                <w:rPr>
                  <w:bCs w:val="0"/>
                  <w:iCs/>
                  <w:color w:val="auto"/>
                  <w:kern w:val="0"/>
                  <w:sz w:val="20"/>
                  <w:szCs w:val="20"/>
                  <w:lang w:val="en-IE" w:eastAsia="zh-CN"/>
                </w:rPr>
                <w:delText xml:space="preserve"> </w:delText>
              </w:r>
            </w:del>
            <w:r w:rsidRPr="00802323">
              <w:rPr>
                <w:rFonts w:eastAsia="Times New Roman"/>
                <w:color w:val="auto"/>
                <w:sz w:val="20"/>
                <w:szCs w:val="20"/>
              </w:rPr>
              <w:t xml:space="preserve"> &lt; </w:t>
            </w:r>
            <w:del w:id="373" w:author="Johan Granander" w:date="2026-10-27T18:59:00Z">
              <w:r w:rsidRPr="00802323" w:rsidDel="00B32AB9">
                <w:rPr>
                  <w:rFonts w:eastAsia="Times New Roman"/>
                  <w:color w:val="auto"/>
                  <w:sz w:val="20"/>
                  <w:szCs w:val="20"/>
                </w:rPr>
                <w:delText>QA706D</w:delText>
              </w:r>
            </w:del>
            <w:ins w:id="374" w:author="Johan Granander" w:date="2026-10-27T18:59:00Z">
              <w:r w:rsidR="00B32AB9">
                <w:rPr>
                  <w:rFonts w:eastAsia="Times New Roman"/>
                  <w:color w:val="auto"/>
                  <w:sz w:val="20"/>
                  <w:szCs w:val="20"/>
                </w:rPr>
                <w:t>WI-61120</w:t>
              </w:r>
            </w:ins>
            <w:r w:rsidRPr="00802323">
              <w:rPr>
                <w:rFonts w:eastAsia="Times New Roman"/>
                <w:color w:val="auto"/>
                <w:sz w:val="20"/>
                <w:szCs w:val="20"/>
              </w:rPr>
              <w:t>&gt;.</w:t>
            </w:r>
          </w:p>
          <w:p w14:paraId="3A422F71" w14:textId="6E831918" w:rsidR="003F5975" w:rsidRPr="00802323" w:rsidRDefault="003F5975" w:rsidP="00045B54">
            <w:pPr>
              <w:pStyle w:val="a7"/>
              <w:numPr>
                <w:ilvl w:val="0"/>
                <w:numId w:val="275"/>
              </w:numPr>
              <w:ind w:firstLineChars="0"/>
              <w:textAlignment w:val="baseline"/>
              <w:rPr>
                <w:rFonts w:eastAsia="Times New Roman"/>
                <w:color w:val="auto"/>
                <w:sz w:val="20"/>
                <w:szCs w:val="20"/>
              </w:rPr>
            </w:pPr>
            <w:r w:rsidRPr="00802323">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1822D872" w14:textId="25C0C960" w:rsidR="003F5975" w:rsidRPr="00802323" w:rsidRDefault="003F5975" w:rsidP="00045B54">
            <w:pPr>
              <w:pStyle w:val="a7"/>
              <w:numPr>
                <w:ilvl w:val="0"/>
                <w:numId w:val="275"/>
              </w:numPr>
              <w:ind w:firstLineChars="0"/>
              <w:textAlignment w:val="baseline"/>
              <w:rPr>
                <w:rFonts w:eastAsia="Times New Roman"/>
                <w:color w:val="auto"/>
                <w:sz w:val="20"/>
                <w:szCs w:val="20"/>
              </w:rPr>
            </w:pPr>
            <w:r w:rsidRPr="00802323">
              <w:rPr>
                <w:rFonts w:eastAsia="Times New Roman"/>
                <w:color w:val="auto"/>
                <w:sz w:val="20"/>
                <w:szCs w:val="20"/>
                <w:lang w:val="en-IE"/>
              </w:rPr>
              <w:t>The recorded waste discharge time shall be double-checked by two personnel. Slow drain triggers operator check</w:t>
            </w:r>
            <w:r w:rsidR="00746705" w:rsidRPr="00802323">
              <w:rPr>
                <w:rFonts w:eastAsiaTheme="minorEastAsia"/>
                <w:color w:val="auto"/>
                <w:sz w:val="20"/>
                <w:szCs w:val="20"/>
                <w:lang w:val="en-IE" w:eastAsia="zh-CN"/>
              </w:rPr>
              <w:t>。</w:t>
            </w:r>
          </w:p>
          <w:p w14:paraId="0BD65174" w14:textId="64CB9CE8" w:rsidR="003F5975" w:rsidRPr="00802323" w:rsidRDefault="003F5975" w:rsidP="00045B54">
            <w:pPr>
              <w:pStyle w:val="a7"/>
              <w:numPr>
                <w:ilvl w:val="0"/>
                <w:numId w:val="275"/>
              </w:numPr>
              <w:ind w:firstLineChars="0"/>
              <w:textAlignment w:val="baseline"/>
              <w:rPr>
                <w:rFonts w:eastAsia="Times New Roman"/>
                <w:color w:val="auto"/>
                <w:sz w:val="20"/>
                <w:szCs w:val="20"/>
              </w:rPr>
            </w:pPr>
            <w:r w:rsidRPr="00802323">
              <w:rPr>
                <w:rFonts w:eastAsia="Times New Roman"/>
                <w:color w:val="auto"/>
                <w:sz w:val="20"/>
                <w:szCs w:val="20"/>
                <w:lang w:val="en-IE"/>
              </w:rPr>
              <w:t>Sufficient spare parts for the equipment are stocked to enable timely replacement in case of faults.</w:t>
            </w:r>
          </w:p>
          <w:p w14:paraId="37FF7FEB"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5FDB3DB9"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78DBDCDD"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2809F556"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99D3A68"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lastRenderedPageBreak/>
              <w:t>9.2</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FD680A6"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Washing(Post-De-protection)</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12241E"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Solvent substitution / wrong solvent used for washing</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A005522"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9CEE912"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D02AB5"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A03536B" w14:textId="77777777" w:rsidR="003F5975" w:rsidRPr="00802323" w:rsidRDefault="003F5975" w:rsidP="00045B54">
            <w:pPr>
              <w:pStyle w:val="a7"/>
              <w:numPr>
                <w:ilvl w:val="0"/>
                <w:numId w:val="276"/>
              </w:numPr>
              <w:ind w:firstLineChars="0"/>
              <w:textAlignment w:val="baseline"/>
              <w:rPr>
                <w:rFonts w:eastAsia="Times New Roman"/>
                <w:color w:val="auto"/>
                <w:sz w:val="20"/>
                <w:szCs w:val="20"/>
              </w:rPr>
            </w:pPr>
            <w:r w:rsidRPr="00802323">
              <w:rPr>
                <w:rFonts w:eastAsia="Times New Roman"/>
                <w:color w:val="auto"/>
                <w:sz w:val="20"/>
                <w:szCs w:val="20"/>
              </w:rPr>
              <w:t>All materials are transferred via dedicated pumps.</w:t>
            </w:r>
          </w:p>
          <w:p w14:paraId="4CA41ED7"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4F3FF852"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64262FF0"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DA671EE"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115B458"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iCs/>
                <w:sz w:val="20"/>
                <w:szCs w:val="20"/>
                <w:lang w:val="en-IE"/>
              </w:rPr>
              <w:t>9.3</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8B44E1D"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Washing</w:t>
            </w:r>
          </w:p>
          <w:p w14:paraId="18258694"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iCs/>
                <w:sz w:val="20"/>
                <w:szCs w:val="20"/>
                <w:lang w:val="en-IE"/>
              </w:rPr>
              <w:t>(Re-swelling)</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2A89FA6"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 xml:space="preserve">Resin not adequately swelled before loading; </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A0192DF"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96C60AF"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DC5F417"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E31DA03" w14:textId="77777777" w:rsidR="003F5975" w:rsidRPr="00802323" w:rsidRDefault="003F5975" w:rsidP="00045B54">
            <w:pPr>
              <w:pStyle w:val="a7"/>
              <w:numPr>
                <w:ilvl w:val="0"/>
                <w:numId w:val="277"/>
              </w:numPr>
              <w:ind w:firstLineChars="0"/>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Waste discharge duration shall be monitored and recorded by operators in the manufacturing operation record. Tuning forks are used for auxiliary judgment, and the PLC system automatically records the waste discharge time.</w:t>
            </w:r>
          </w:p>
          <w:p w14:paraId="5985A61D" w14:textId="77777777" w:rsidR="003F5975" w:rsidRPr="00802323" w:rsidRDefault="003F5975" w:rsidP="00045B54">
            <w:pPr>
              <w:pStyle w:val="a7"/>
              <w:numPr>
                <w:ilvl w:val="0"/>
                <w:numId w:val="277"/>
              </w:numPr>
              <w:ind w:firstLineChars="0"/>
              <w:textAlignment w:val="baseline"/>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The recorded waste discharge time shall be double-checked by two personnel. Slow drain triggers operator check</w:t>
            </w:r>
          </w:p>
          <w:p w14:paraId="77429EA4" w14:textId="77777777" w:rsidR="003F5975" w:rsidRPr="00802323" w:rsidRDefault="003F5975" w:rsidP="00045B54">
            <w:pPr>
              <w:pStyle w:val="a7"/>
              <w:numPr>
                <w:ilvl w:val="0"/>
                <w:numId w:val="277"/>
              </w:numPr>
              <w:ind w:firstLineChars="0"/>
              <w:textAlignment w:val="baseline"/>
              <w:rPr>
                <w:rFonts w:eastAsia="Times New Roman"/>
                <w:bCs w:val="0"/>
                <w:iCs/>
                <w:color w:val="auto"/>
                <w:kern w:val="0"/>
                <w:sz w:val="20"/>
                <w:szCs w:val="20"/>
                <w:lang w:val="en-IE" w:eastAsia="zh-CN"/>
              </w:rPr>
            </w:pPr>
            <w:r w:rsidRPr="00802323">
              <w:rPr>
                <w:rFonts w:eastAsia="Times New Roman"/>
                <w:bCs w:val="0"/>
                <w:iCs/>
                <w:color w:val="auto"/>
                <w:kern w:val="0"/>
                <w:sz w:val="20"/>
                <w:szCs w:val="20"/>
                <w:lang w:val="en-IE" w:eastAsia="zh-CN"/>
              </w:rPr>
              <w:t>Sufficient spare parts for the equipment are stocked to enable timely replacement in case of faults.</w:t>
            </w:r>
          </w:p>
          <w:p w14:paraId="51CD004C" w14:textId="77777777" w:rsidR="003F5975" w:rsidRPr="00802323" w:rsidRDefault="003F5975" w:rsidP="003F5975">
            <w:pPr>
              <w:pStyle w:val="a7"/>
              <w:ind w:left="284" w:firstLineChars="0" w:firstLine="0"/>
              <w:textAlignment w:val="baseline"/>
              <w:rPr>
                <w:rFonts w:eastAsia="Times New Roman"/>
                <w:iCs/>
                <w:color w:val="auto"/>
                <w:sz w:val="20"/>
                <w:szCs w:val="20"/>
                <w:lang w:val="en-IE"/>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4091543A"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22590F23"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38EB865E"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56D847E"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lastRenderedPageBreak/>
              <w:t>9.4</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5807EC2"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 (Re-swelling)</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D8BC007"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lang w:val="en-IE"/>
              </w:rPr>
              <w:t>Solvent substitution / wrong solvent used for washing</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552A76F"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EEE0D77"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D87544A"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B96E5A" w14:textId="77777777" w:rsidR="003F5975" w:rsidRPr="00802323" w:rsidRDefault="003F5975" w:rsidP="00045B54">
            <w:pPr>
              <w:pStyle w:val="a7"/>
              <w:numPr>
                <w:ilvl w:val="0"/>
                <w:numId w:val="278"/>
              </w:numPr>
              <w:ind w:firstLineChars="0"/>
              <w:textAlignment w:val="baseline"/>
              <w:rPr>
                <w:rFonts w:eastAsia="Times New Roman"/>
                <w:color w:val="auto"/>
                <w:sz w:val="20"/>
                <w:szCs w:val="20"/>
              </w:rPr>
            </w:pPr>
            <w:r w:rsidRPr="00802323">
              <w:rPr>
                <w:rFonts w:eastAsia="Times New Roman"/>
                <w:color w:val="auto"/>
                <w:sz w:val="20"/>
                <w:szCs w:val="20"/>
              </w:rPr>
              <w:t>All materials are transferred via dedicated pumps.</w:t>
            </w:r>
          </w:p>
          <w:p w14:paraId="73CB59DE"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5B439E6C"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C2169FA"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CA485B6"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E8EA93A"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9.5</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1FEF130"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 (Post- Coupling)</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C776D1F"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Incomplete removal of reagents/by-products between steps</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7CA1F7F5"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6CB25D99"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1BDB07E"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52899A1" w14:textId="77777777" w:rsidR="003F5975" w:rsidRPr="00802323" w:rsidRDefault="003F5975" w:rsidP="00045B54">
            <w:pPr>
              <w:pStyle w:val="a7"/>
              <w:numPr>
                <w:ilvl w:val="0"/>
                <w:numId w:val="279"/>
              </w:numPr>
              <w:ind w:firstLineChars="0"/>
              <w:rPr>
                <w:rFonts w:eastAsia="Times New Roman"/>
                <w:color w:val="auto"/>
                <w:sz w:val="20"/>
                <w:szCs w:val="20"/>
                <w:lang w:val="en-IE"/>
              </w:rPr>
            </w:pPr>
            <w:r w:rsidRPr="00802323">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719A96BE" w14:textId="77777777" w:rsidR="003F5975" w:rsidRPr="00802323" w:rsidRDefault="003F5975" w:rsidP="00045B54">
            <w:pPr>
              <w:pStyle w:val="a7"/>
              <w:numPr>
                <w:ilvl w:val="0"/>
                <w:numId w:val="279"/>
              </w:numPr>
              <w:ind w:firstLineChars="0"/>
              <w:textAlignment w:val="baseline"/>
              <w:rPr>
                <w:rFonts w:eastAsia="Times New Roman"/>
                <w:color w:val="auto"/>
                <w:sz w:val="20"/>
                <w:szCs w:val="20"/>
              </w:rPr>
            </w:pPr>
            <w:r w:rsidRPr="00802323">
              <w:rPr>
                <w:rFonts w:eastAsia="Times New Roman"/>
                <w:color w:val="auto"/>
                <w:sz w:val="20"/>
                <w:szCs w:val="20"/>
                <w:lang w:val="en-IE"/>
              </w:rPr>
              <w:t>The recorded waste discharge time shall be double-checked by two personnel. Slow drain triggers operator check</w:t>
            </w:r>
          </w:p>
          <w:p w14:paraId="5295EE62" w14:textId="77777777" w:rsidR="003F5975" w:rsidRPr="00802323" w:rsidRDefault="003F5975" w:rsidP="00045B54">
            <w:pPr>
              <w:pStyle w:val="a7"/>
              <w:numPr>
                <w:ilvl w:val="0"/>
                <w:numId w:val="279"/>
              </w:numPr>
              <w:ind w:firstLineChars="0"/>
              <w:textAlignment w:val="baseline"/>
              <w:rPr>
                <w:rFonts w:eastAsia="Times New Roman"/>
                <w:color w:val="auto"/>
                <w:sz w:val="20"/>
                <w:szCs w:val="20"/>
              </w:rPr>
            </w:pPr>
            <w:r w:rsidRPr="00802323">
              <w:rPr>
                <w:rFonts w:eastAsia="Times New Roman"/>
                <w:color w:val="auto"/>
                <w:sz w:val="20"/>
                <w:szCs w:val="20"/>
                <w:lang w:val="en-IE"/>
              </w:rPr>
              <w:t>Sufficient spare parts for the equipment are stocked to enable timely replacement in case of faults.</w:t>
            </w:r>
          </w:p>
          <w:p w14:paraId="5CE70D13"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26ED8C30"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0227D1B4"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5D332E0A"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EAA6E1C"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lastRenderedPageBreak/>
              <w:t>9.6</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4F1498"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 (Post- Coupling)</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D5DEB1"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Solvent substitution / wrong solvent used for washing</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2ECCED1D"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6B14FF3"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54CBA8"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F15D694" w14:textId="77777777" w:rsidR="003F5975" w:rsidRPr="00802323" w:rsidRDefault="003F5975" w:rsidP="00045B54">
            <w:pPr>
              <w:pStyle w:val="a7"/>
              <w:numPr>
                <w:ilvl w:val="0"/>
                <w:numId w:val="280"/>
              </w:numPr>
              <w:ind w:firstLineChars="0"/>
              <w:textAlignment w:val="baseline"/>
              <w:rPr>
                <w:rFonts w:eastAsia="Times New Roman"/>
                <w:color w:val="auto"/>
                <w:sz w:val="20"/>
                <w:szCs w:val="20"/>
              </w:rPr>
            </w:pPr>
            <w:r w:rsidRPr="00802323">
              <w:rPr>
                <w:rFonts w:eastAsia="Times New Roman"/>
                <w:color w:val="auto"/>
                <w:sz w:val="20"/>
                <w:szCs w:val="20"/>
              </w:rPr>
              <w:t>All materials are transferred via dedicated pumps.</w:t>
            </w:r>
          </w:p>
          <w:p w14:paraId="63D5D0D8"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1CB9C996"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E772E2D"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6FE33990"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F7A3098"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10.1</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DA6ED77"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iCs/>
                <w:sz w:val="20"/>
                <w:szCs w:val="20"/>
                <w:lang w:val="en-IE"/>
              </w:rPr>
              <w:t>Continuous coupling cycles</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7F0DB8C"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 xml:space="preserve">Missing a sequence - </w:t>
            </w:r>
            <w:proofErr w:type="spellStart"/>
            <w:r w:rsidRPr="00802323">
              <w:rPr>
                <w:rFonts w:ascii="Arial" w:eastAsia="Times New Roman" w:hAnsi="Arial" w:cs="Arial"/>
                <w:iCs/>
                <w:sz w:val="20"/>
                <w:szCs w:val="20"/>
                <w:lang w:val="en-IE"/>
              </w:rPr>
              <w:t>deprotection</w:t>
            </w:r>
            <w:proofErr w:type="spellEnd"/>
            <w:r w:rsidRPr="00802323">
              <w:rPr>
                <w:rFonts w:ascii="Arial" w:eastAsia="Times New Roman" w:hAnsi="Arial" w:cs="Arial"/>
                <w:iCs/>
                <w:sz w:val="20"/>
                <w:szCs w:val="20"/>
                <w:lang w:val="en-IE"/>
              </w:rPr>
              <w:t xml:space="preserve"> cycle omitted (</w:t>
            </w:r>
            <w:proofErr w:type="spellStart"/>
            <w:r w:rsidRPr="00802323">
              <w:rPr>
                <w:rFonts w:ascii="Arial" w:eastAsia="Times New Roman" w:hAnsi="Arial" w:cs="Arial"/>
                <w:iCs/>
                <w:sz w:val="20"/>
                <w:szCs w:val="20"/>
                <w:lang w:val="en-IE"/>
              </w:rPr>
              <w:t>Fmoc</w:t>
            </w:r>
            <w:proofErr w:type="spellEnd"/>
            <w:r w:rsidRPr="00802323">
              <w:rPr>
                <w:rFonts w:ascii="Arial" w:eastAsia="Times New Roman" w:hAnsi="Arial" w:cs="Arial"/>
                <w:iCs/>
                <w:sz w:val="20"/>
                <w:szCs w:val="20"/>
                <w:lang w:val="en-IE"/>
              </w:rPr>
              <w:t xml:space="preserve"> group not removed, so the next amino acid cannot couple)</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1E238A97"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4887894"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286A8AD"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3019F55" w14:textId="77777777" w:rsidR="003F5975" w:rsidRPr="00802323" w:rsidRDefault="003F5975" w:rsidP="00045B54">
            <w:pPr>
              <w:pStyle w:val="a7"/>
              <w:numPr>
                <w:ilvl w:val="0"/>
                <w:numId w:val="281"/>
              </w:numPr>
              <w:ind w:firstLineChars="0"/>
              <w:rPr>
                <w:rFonts w:eastAsia="Times New Roman"/>
                <w:color w:val="auto"/>
                <w:sz w:val="20"/>
                <w:szCs w:val="20"/>
              </w:rPr>
            </w:pPr>
            <w:r w:rsidRPr="00802323">
              <w:rPr>
                <w:rFonts w:eastAsia="Times New Roman"/>
                <w:color w:val="auto"/>
                <w:sz w:val="20"/>
                <w:szCs w:val="20"/>
              </w:rPr>
              <w:t>Dual-person verification of the recipe shall be performed by production operators and process chemists before each module runs. Signatures and dates shall be recorded on the operation record once the verification is confirmed correct.</w:t>
            </w:r>
          </w:p>
          <w:p w14:paraId="004A5959" w14:textId="77777777" w:rsidR="003F5975" w:rsidRPr="00802323" w:rsidRDefault="003F5975" w:rsidP="003F5975">
            <w:pPr>
              <w:pStyle w:val="a7"/>
              <w:ind w:left="284" w:firstLineChars="0" w:firstLine="0"/>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r w:rsidRPr="00802323">
              <w:rPr>
                <w:rFonts w:eastAsia="Times New Roman"/>
                <w:iCs/>
                <w:color w:val="auto"/>
                <w:sz w:val="20"/>
                <w:szCs w:val="20"/>
                <w:lang w:val="en-IE"/>
              </w:rPr>
              <w:t>.; CMMD</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3F525A2A" w14:textId="77777777" w:rsidR="003F5975" w:rsidRPr="00802323" w:rsidRDefault="003F5975" w:rsidP="003F5975">
            <w:pPr>
              <w:jc w:val="center"/>
              <w:textAlignment w:val="baseline"/>
              <w:rPr>
                <w:rFonts w:ascii="Arial" w:eastAsia="Times New Roman" w:hAnsi="Arial" w:cs="Arial"/>
                <w:b/>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5559C4E4" w14:textId="77777777" w:rsidR="003F5975" w:rsidRPr="00802323" w:rsidRDefault="003F5975" w:rsidP="003F5975">
            <w:pPr>
              <w:jc w:val="center"/>
              <w:textAlignment w:val="baseline"/>
              <w:rPr>
                <w:rFonts w:ascii="Arial" w:eastAsia="Times New Roman" w:hAnsi="Arial" w:cs="Arial"/>
                <w:b/>
                <w:sz w:val="20"/>
                <w:szCs w:val="20"/>
                <w:lang w:val="en-IE"/>
              </w:rPr>
            </w:pPr>
          </w:p>
        </w:tc>
      </w:tr>
      <w:tr w:rsidR="00802323" w:rsidRPr="00802323" w14:paraId="74E6278D"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B24483D"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lastRenderedPageBreak/>
              <w:t>10.2</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F440F9"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iCs/>
                <w:sz w:val="20"/>
                <w:szCs w:val="20"/>
                <w:lang w:val="en-IE"/>
              </w:rPr>
              <w:t>Continuous coupling cycles</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6D7130"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Missing a sequence - activation / coupling cycle omitted (the programmed amino acid is not incorporated)</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039C2B63"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19392C7D"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16C81BD"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ABA10B0" w14:textId="77777777" w:rsidR="003F5975" w:rsidRPr="00802323" w:rsidRDefault="003F5975" w:rsidP="00045B54">
            <w:pPr>
              <w:pStyle w:val="a7"/>
              <w:numPr>
                <w:ilvl w:val="0"/>
                <w:numId w:val="282"/>
              </w:numPr>
              <w:ind w:firstLineChars="0"/>
              <w:rPr>
                <w:rFonts w:eastAsia="Times New Roman"/>
                <w:color w:val="auto"/>
                <w:sz w:val="20"/>
                <w:szCs w:val="20"/>
              </w:rPr>
            </w:pPr>
            <w:r w:rsidRPr="00802323">
              <w:rPr>
                <w:rFonts w:eastAsia="Times New Roman"/>
                <w:color w:val="auto"/>
                <w:sz w:val="20"/>
                <w:szCs w:val="20"/>
              </w:rPr>
              <w:t>Dual-person verification of the recipe shall be performed by production operators and process chemists before each module runs. Signatures and dates shall be recorded on the operation record once the verification is confirmed correct.</w:t>
            </w:r>
          </w:p>
          <w:p w14:paraId="4F1F38C2" w14:textId="77777777" w:rsidR="003F5975" w:rsidRPr="00802323" w:rsidRDefault="003F5975" w:rsidP="003F5975">
            <w:pPr>
              <w:pStyle w:val="a7"/>
              <w:ind w:left="284" w:firstLineChars="0" w:firstLine="0"/>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r w:rsidRPr="00802323">
              <w:rPr>
                <w:rFonts w:eastAsia="Times New Roman"/>
                <w:iCs/>
                <w:color w:val="auto"/>
                <w:sz w:val="20"/>
                <w:szCs w:val="20"/>
                <w:lang w:val="en-IE"/>
              </w:rPr>
              <w:t xml:space="preserve"> /CMMD</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7BD13806"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245F3E4F"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39F664DE" w14:textId="77777777" w:rsidTr="00631D37">
        <w:trPr>
          <w:gridAfter w:val="1"/>
          <w:wAfter w:w="2" w:type="pct"/>
          <w:trHeight w:val="3516"/>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C8837AC"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10.3</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0CC873E"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iCs/>
                <w:sz w:val="20"/>
                <w:szCs w:val="20"/>
                <w:lang w:val="en-IE"/>
              </w:rPr>
              <w:t>Continuous coupling cycles</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16D337C"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Missing a sequence - capping cycle omitted (unreacted amines remain uncapped and accumulate as deletion sequences)</w:t>
            </w:r>
          </w:p>
        </w:tc>
        <w:tc>
          <w:tcPr>
            <w:tcW w:w="268" w:type="pct"/>
            <w:tcBorders>
              <w:top w:val="single" w:sz="6" w:space="0" w:color="AAAAAA"/>
              <w:left w:val="single" w:sz="6" w:space="0" w:color="AAAAAA"/>
              <w:bottom w:val="single" w:sz="6" w:space="0" w:color="AAAAAA"/>
              <w:right w:val="single" w:sz="6" w:space="0" w:color="AAAAAA"/>
            </w:tcBorders>
            <w:shd w:val="clear" w:color="auto" w:fill="FF9900"/>
            <w:vAlign w:val="center"/>
          </w:tcPr>
          <w:p w14:paraId="655CED58"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90A25E1"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55C0B91"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734A9EB" w14:textId="77777777" w:rsidR="003F5975" w:rsidRPr="00802323" w:rsidRDefault="003F5975" w:rsidP="00045B54">
            <w:pPr>
              <w:pStyle w:val="a7"/>
              <w:numPr>
                <w:ilvl w:val="0"/>
                <w:numId w:val="283"/>
              </w:numPr>
              <w:ind w:firstLineChars="0"/>
              <w:rPr>
                <w:rFonts w:eastAsia="Times New Roman"/>
                <w:color w:val="auto"/>
                <w:sz w:val="20"/>
                <w:szCs w:val="20"/>
              </w:rPr>
            </w:pPr>
            <w:r w:rsidRPr="00802323">
              <w:rPr>
                <w:rFonts w:eastAsia="Times New Roman"/>
                <w:color w:val="auto"/>
                <w:sz w:val="20"/>
                <w:szCs w:val="20"/>
              </w:rPr>
              <w:t>Dual-person verification of the recipe shall be performed by production operators and process chemists before each module runs. Signatures and dates shall be recorded on the operation record once the verification is confirmed correct</w:t>
            </w:r>
            <w:r w:rsidRPr="00802323">
              <w:rPr>
                <w:rFonts w:eastAsia="Times New Roman"/>
                <w:color w:val="auto"/>
                <w:sz w:val="20"/>
                <w:szCs w:val="20"/>
                <w:lang w:val="en-IE"/>
              </w:rPr>
              <w:t>.</w:t>
            </w:r>
          </w:p>
          <w:p w14:paraId="4A6779F5" w14:textId="77777777" w:rsidR="003F5975" w:rsidRPr="00802323" w:rsidRDefault="003F5975" w:rsidP="003F5975">
            <w:pPr>
              <w:pStyle w:val="a7"/>
              <w:ind w:left="284" w:firstLineChars="0" w:firstLine="0"/>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r w:rsidRPr="00802323">
              <w:rPr>
                <w:rFonts w:eastAsia="Times New Roman"/>
                <w:iCs/>
                <w:color w:val="auto"/>
                <w:sz w:val="20"/>
                <w:szCs w:val="20"/>
                <w:lang w:val="en-IE"/>
              </w:rPr>
              <w:t>.; CMMD</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7EBE80D2" w14:textId="77777777" w:rsidR="003F5975" w:rsidRPr="00802323" w:rsidRDefault="003F5975" w:rsidP="003F5975">
            <w:pPr>
              <w:jc w:val="center"/>
              <w:textAlignment w:val="baseline"/>
              <w:rPr>
                <w:rFonts w:ascii="Arial" w:eastAsia="Times New Roman" w:hAnsi="Arial" w:cs="Arial"/>
                <w:b/>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6D60E9CE" w14:textId="77777777" w:rsidR="003F5975" w:rsidRPr="00802323" w:rsidRDefault="003F5975" w:rsidP="003F5975">
            <w:pPr>
              <w:jc w:val="center"/>
              <w:textAlignment w:val="baseline"/>
              <w:rPr>
                <w:rFonts w:ascii="Arial" w:eastAsia="Times New Roman" w:hAnsi="Arial" w:cs="Arial"/>
                <w:b/>
                <w:sz w:val="20"/>
                <w:szCs w:val="20"/>
                <w:lang w:val="en-IE"/>
              </w:rPr>
            </w:pPr>
          </w:p>
        </w:tc>
      </w:tr>
      <w:tr w:rsidR="00802323" w:rsidRPr="00802323" w14:paraId="5C7B8696"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C887B2E"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hAnsi="Arial" w:cs="Arial"/>
                <w:sz w:val="20"/>
                <w:szCs w:val="20"/>
                <w:lang w:val="en-IE"/>
              </w:rPr>
              <w:lastRenderedPageBreak/>
              <w:t>11</w:t>
            </w:r>
            <w:r w:rsidRPr="00802323">
              <w:rPr>
                <w:rFonts w:ascii="Arial" w:eastAsia="Times New Roman" w:hAnsi="Arial" w:cs="Arial"/>
                <w:sz w:val="20"/>
                <w:szCs w:val="20"/>
                <w:lang w:val="en-IE"/>
              </w:rPr>
              <w:t>.</w:t>
            </w:r>
            <w:r w:rsidRPr="00802323">
              <w:rPr>
                <w:rFonts w:ascii="Arial" w:hAnsi="Arial" w:cs="Arial"/>
                <w:sz w:val="20"/>
                <w:szCs w:val="20"/>
                <w:lang w:val="en-IE"/>
              </w:rPr>
              <w:t>1</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AEA6814"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6DA7B555" w14:textId="5744790C"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w:t>
            </w:r>
            <w:del w:id="375" w:author="Johan Granander" w:date="2026-10-27T19:02:00Z">
              <w:r w:rsidRPr="00802323" w:rsidDel="00E63F15">
                <w:rPr>
                  <w:rFonts w:ascii="Arial" w:eastAsia="Times New Roman" w:hAnsi="Arial" w:cs="Arial"/>
                  <w:sz w:val="20"/>
                  <w:szCs w:val="20"/>
                  <w:lang w:val="en-IE"/>
                </w:rPr>
                <w:delText>IPAC</w:delText>
              </w:r>
            </w:del>
            <w:ins w:id="376" w:author="Johan Granander" w:date="2026-10-27T19:02:00Z">
              <w:r w:rsidR="00E63F15">
                <w:rPr>
                  <w:rFonts w:ascii="Arial" w:eastAsia="Times New Roman" w:hAnsi="Arial" w:cs="Arial"/>
                  <w:sz w:val="20"/>
                  <w:szCs w:val="20"/>
                  <w:lang w:val="en-IE"/>
                </w:rPr>
                <w:t>IPAC</w:t>
              </w:r>
            </w:ins>
            <w:r w:rsidRPr="00802323">
              <w:rPr>
                <w:rFonts w:ascii="Arial" w:eastAsia="Times New Roman" w:hAnsi="Arial" w:cs="Arial"/>
                <w:sz w:val="20"/>
                <w:szCs w:val="20"/>
                <w:lang w:val="en-IE"/>
              </w:rPr>
              <w:t>)</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5E47790"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iCs/>
                <w:sz w:val="20"/>
                <w:szCs w:val="20"/>
                <w:lang w:val="en-IE"/>
              </w:rPr>
              <w:t>Solvent substitution / wrong solvent used for washing</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8CBA88E"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780E0FDF"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83D85E"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107FD1" w14:textId="77777777" w:rsidR="003F5975" w:rsidRPr="00802323" w:rsidRDefault="003F5975" w:rsidP="00045B54">
            <w:pPr>
              <w:pStyle w:val="a7"/>
              <w:numPr>
                <w:ilvl w:val="0"/>
                <w:numId w:val="284"/>
              </w:numPr>
              <w:ind w:firstLineChars="0"/>
              <w:textAlignment w:val="baseline"/>
              <w:rPr>
                <w:rFonts w:eastAsia="Times New Roman"/>
                <w:color w:val="auto"/>
                <w:sz w:val="20"/>
                <w:szCs w:val="20"/>
              </w:rPr>
            </w:pPr>
            <w:r w:rsidRPr="00802323">
              <w:rPr>
                <w:rFonts w:eastAsia="Times New Roman"/>
                <w:color w:val="auto"/>
                <w:sz w:val="20"/>
                <w:szCs w:val="20"/>
              </w:rPr>
              <w:t>All materials are transferred via dedicated pumps.</w:t>
            </w:r>
          </w:p>
          <w:p w14:paraId="1B043D75" w14:textId="77777777" w:rsidR="003F5975" w:rsidRPr="00802323" w:rsidRDefault="003F5975" w:rsidP="003F5975">
            <w:pPr>
              <w:jc w:val="center"/>
              <w:textAlignment w:val="baseline"/>
              <w:rPr>
                <w:rFonts w:ascii="Arial" w:eastAsia="Times New Roman" w:hAnsi="Arial" w:cs="Arial"/>
                <w:sz w:val="20"/>
                <w:szCs w:val="20"/>
              </w:rPr>
            </w:pPr>
            <w:proofErr w:type="spellStart"/>
            <w:r w:rsidRPr="00802323">
              <w:rPr>
                <w:rFonts w:ascii="Arial" w:eastAsia="Times New Roman" w:hAnsi="Arial" w:cs="Arial"/>
                <w:bCs/>
                <w:iCs/>
                <w:sz w:val="20"/>
                <w:szCs w:val="20"/>
                <w:lang w:val="en-IE"/>
              </w:rPr>
              <w:t>Owner:Production</w:t>
            </w:r>
            <w:proofErr w:type="spellEnd"/>
            <w:r w:rsidRPr="00802323">
              <w:rPr>
                <w:rFonts w:ascii="Arial" w:eastAsia="Times New Roman" w:hAnsi="Arial" w:cs="Arial"/>
                <w:bCs/>
                <w:iCs/>
                <w:sz w:val="20"/>
                <w:szCs w:val="20"/>
                <w:lang w:val="en-IE"/>
              </w:rPr>
              <w:t xml:space="preserve">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0CB684C1"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510F8C05"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5E637C84" w14:textId="77777777" w:rsidTr="00435C8F">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9E7227B"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t>11</w:t>
            </w:r>
            <w:r w:rsidRPr="00802323">
              <w:rPr>
                <w:rFonts w:ascii="Arial" w:eastAsia="Times New Roman" w:hAnsi="Arial" w:cs="Arial"/>
                <w:sz w:val="20"/>
                <w:szCs w:val="20"/>
                <w:lang w:val="en-IE"/>
              </w:rPr>
              <w:t>.</w:t>
            </w:r>
            <w:r w:rsidRPr="00802323">
              <w:rPr>
                <w:rFonts w:ascii="Arial" w:hAnsi="Arial" w:cs="Arial"/>
                <w:sz w:val="20"/>
                <w:szCs w:val="20"/>
                <w:lang w:val="en-IE"/>
              </w:rPr>
              <w:t>2</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3227113"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5B5895B5" w14:textId="77FF6458"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t>
            </w:r>
            <w:del w:id="377" w:author="Johan Granander" w:date="2026-10-27T19:02:00Z">
              <w:r w:rsidRPr="00802323" w:rsidDel="00E63F15">
                <w:rPr>
                  <w:rFonts w:ascii="Arial" w:eastAsia="Times New Roman" w:hAnsi="Arial" w:cs="Arial"/>
                  <w:sz w:val="20"/>
                  <w:szCs w:val="20"/>
                  <w:lang w:val="en-IE"/>
                </w:rPr>
                <w:delText>IPAC</w:delText>
              </w:r>
            </w:del>
            <w:ins w:id="378" w:author="Johan Granander" w:date="2026-10-27T19:02:00Z">
              <w:r w:rsidR="00E63F15">
                <w:rPr>
                  <w:rFonts w:ascii="Arial" w:eastAsia="Times New Roman" w:hAnsi="Arial" w:cs="Arial"/>
                  <w:sz w:val="20"/>
                  <w:szCs w:val="20"/>
                  <w:lang w:val="en-IE"/>
                </w:rPr>
                <w:t>IPAC</w:t>
              </w:r>
            </w:ins>
            <w:r w:rsidRPr="00802323">
              <w:rPr>
                <w:rFonts w:ascii="Arial" w:eastAsia="Times New Roman" w:hAnsi="Arial" w:cs="Arial"/>
                <w:sz w:val="20"/>
                <w:szCs w:val="20"/>
                <w:lang w:val="en-IE"/>
              </w:rPr>
              <w:t>)</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074163F" w14:textId="77777777" w:rsidR="003F5975" w:rsidRPr="00802323" w:rsidRDefault="003F5975" w:rsidP="003F5975">
            <w:pPr>
              <w:pStyle w:val="CommentText1"/>
              <w:spacing w:after="0" w:line="240" w:lineRule="auto"/>
              <w:jc w:val="center"/>
              <w:rPr>
                <w:rFonts w:ascii="Arial" w:eastAsia="Times New Roman" w:hAnsi="Arial" w:cs="Arial"/>
                <w:sz w:val="20"/>
                <w:szCs w:val="20"/>
                <w:lang w:val="en-IE"/>
              </w:rPr>
            </w:pPr>
            <w:r w:rsidRPr="00802323">
              <w:rPr>
                <w:rFonts w:ascii="Arial" w:eastAsia="Times New Roman" w:hAnsi="Arial" w:cs="Arial"/>
                <w:sz w:val="20"/>
                <w:szCs w:val="20"/>
                <w:lang w:val="en-IE"/>
              </w:rPr>
              <w:t xml:space="preserve">Incomplete removal </w:t>
            </w:r>
            <w:proofErr w:type="spellStart"/>
            <w:r w:rsidRPr="00802323">
              <w:rPr>
                <w:rFonts w:ascii="Arial" w:eastAsia="Times New Roman" w:hAnsi="Arial" w:cs="Arial"/>
                <w:iCs/>
                <w:sz w:val="20"/>
                <w:szCs w:val="20"/>
                <w:lang w:val="en-IE"/>
              </w:rPr>
              <w:t>piperidine</w:t>
            </w:r>
            <w:proofErr w:type="spellEnd"/>
            <w:r w:rsidRPr="00802323">
              <w:rPr>
                <w:rFonts w:ascii="Arial" w:eastAsia="Times New Roman" w:hAnsi="Arial" w:cs="Arial"/>
                <w:iCs/>
                <w:sz w:val="20"/>
                <w:szCs w:val="20"/>
                <w:lang w:val="en-IE"/>
              </w:rPr>
              <w:t>/ amino acid /</w:t>
            </w:r>
            <w:proofErr w:type="spellStart"/>
            <w:r w:rsidRPr="00802323">
              <w:rPr>
                <w:rFonts w:ascii="Arial" w:eastAsia="Times New Roman" w:hAnsi="Arial" w:cs="Arial"/>
                <w:iCs/>
                <w:sz w:val="20"/>
                <w:szCs w:val="20"/>
                <w:lang w:val="en-IE"/>
              </w:rPr>
              <w:t>Oxyma</w:t>
            </w:r>
            <w:proofErr w:type="spellEnd"/>
            <w:r w:rsidRPr="00802323">
              <w:rPr>
                <w:rFonts w:ascii="Arial" w:eastAsia="Times New Roman" w:hAnsi="Arial" w:cs="Arial"/>
                <w:sz w:val="20"/>
                <w:szCs w:val="20"/>
                <w:lang w:val="en-IE"/>
              </w:rPr>
              <w:t xml:space="preserve"> </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0866965"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2F8620EF"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7AA311D"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2AF987" w14:textId="77777777" w:rsidR="003F5975" w:rsidRPr="00802323" w:rsidRDefault="003F5975" w:rsidP="00045B54">
            <w:pPr>
              <w:pStyle w:val="a7"/>
              <w:numPr>
                <w:ilvl w:val="0"/>
                <w:numId w:val="285"/>
              </w:numPr>
              <w:ind w:firstLineChars="0"/>
              <w:rPr>
                <w:rFonts w:eastAsia="Times New Roman"/>
                <w:color w:val="auto"/>
                <w:sz w:val="20"/>
                <w:szCs w:val="20"/>
                <w:lang w:val="en-IE"/>
              </w:rPr>
            </w:pPr>
            <w:r w:rsidRPr="00802323">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76B3A1A2" w14:textId="77777777" w:rsidR="003F5975" w:rsidRPr="00802323" w:rsidRDefault="003F5975" w:rsidP="00045B54">
            <w:pPr>
              <w:pStyle w:val="a7"/>
              <w:numPr>
                <w:ilvl w:val="0"/>
                <w:numId w:val="285"/>
              </w:numPr>
              <w:ind w:firstLineChars="0"/>
              <w:textAlignment w:val="baseline"/>
              <w:rPr>
                <w:rFonts w:eastAsia="Times New Roman"/>
                <w:color w:val="auto"/>
                <w:sz w:val="20"/>
                <w:szCs w:val="20"/>
              </w:rPr>
            </w:pPr>
            <w:r w:rsidRPr="00802323">
              <w:rPr>
                <w:rFonts w:eastAsia="Times New Roman"/>
                <w:color w:val="auto"/>
                <w:sz w:val="20"/>
                <w:szCs w:val="20"/>
                <w:lang w:val="en-IE"/>
              </w:rPr>
              <w:t>The recorded waste discharge time shall be double-checked by two personnel. Slow drain triggers operator check</w:t>
            </w:r>
          </w:p>
          <w:p w14:paraId="644CABC6" w14:textId="77777777" w:rsidR="003F5975" w:rsidRPr="00802323" w:rsidRDefault="003F5975" w:rsidP="00045B54">
            <w:pPr>
              <w:pStyle w:val="a7"/>
              <w:numPr>
                <w:ilvl w:val="0"/>
                <w:numId w:val="285"/>
              </w:numPr>
              <w:ind w:firstLineChars="0"/>
              <w:textAlignment w:val="baseline"/>
              <w:rPr>
                <w:rFonts w:eastAsia="Times New Roman"/>
                <w:color w:val="auto"/>
                <w:sz w:val="20"/>
                <w:szCs w:val="20"/>
              </w:rPr>
            </w:pPr>
            <w:r w:rsidRPr="00802323">
              <w:rPr>
                <w:rFonts w:eastAsia="Times New Roman"/>
                <w:color w:val="auto"/>
                <w:sz w:val="20"/>
                <w:szCs w:val="20"/>
                <w:lang w:val="en-IE"/>
              </w:rPr>
              <w:t>Sufficient spare parts for the equipment are stocked to enable timely replacement in case of faults.</w:t>
            </w:r>
          </w:p>
          <w:p w14:paraId="6C66C8BB" w14:textId="77777777" w:rsidR="003F5975" w:rsidRPr="00802323" w:rsidDel="002C2106" w:rsidRDefault="003F5975" w:rsidP="003F5975">
            <w:pPr>
              <w:pStyle w:val="a7"/>
              <w:ind w:left="284" w:firstLineChars="0" w:firstLine="0"/>
              <w:textAlignment w:val="baseline"/>
              <w:rPr>
                <w:rFonts w:eastAsia="Times New Roman"/>
                <w:color w:val="auto"/>
                <w:sz w:val="20"/>
                <w:szCs w:val="20"/>
              </w:rPr>
            </w:pPr>
            <w:r w:rsidRPr="00802323">
              <w:rPr>
                <w:rFonts w:eastAsia="Times New Roman"/>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3E2FAD2A"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612E838"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A24A26F" w14:textId="77777777" w:rsidTr="00631D37">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9ACBB6E"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t>11</w:t>
            </w:r>
            <w:r w:rsidRPr="00802323">
              <w:rPr>
                <w:rFonts w:ascii="Arial" w:eastAsia="Times New Roman" w:hAnsi="Arial" w:cs="Arial"/>
                <w:sz w:val="20"/>
                <w:szCs w:val="20"/>
                <w:lang w:val="en-IE"/>
              </w:rPr>
              <w:t>.</w:t>
            </w:r>
            <w:r w:rsidRPr="00802323">
              <w:rPr>
                <w:rFonts w:ascii="Arial" w:hAnsi="Arial" w:cs="Arial"/>
                <w:sz w:val="20"/>
                <w:szCs w:val="20"/>
                <w:lang w:val="en-IE"/>
              </w:rPr>
              <w:t>3</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29F3EE1"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123C285D"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(IPA)</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E53D78"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 xml:space="preserve">Incomplete resin </w:t>
            </w:r>
            <w:proofErr w:type="spellStart"/>
            <w:r w:rsidRPr="00802323">
              <w:rPr>
                <w:rFonts w:ascii="Arial" w:eastAsia="Times New Roman" w:hAnsi="Arial" w:cs="Arial"/>
                <w:sz w:val="20"/>
                <w:szCs w:val="20"/>
                <w:lang w:val="en-IE"/>
              </w:rPr>
              <w:t>deswelling</w:t>
            </w:r>
            <w:proofErr w:type="spellEnd"/>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7D73FB95"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65877EE9"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A1C8D2F"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4610410" w14:textId="77777777" w:rsidR="003F5975" w:rsidRPr="00802323" w:rsidRDefault="003F5975" w:rsidP="00045B54">
            <w:pPr>
              <w:pStyle w:val="a7"/>
              <w:numPr>
                <w:ilvl w:val="0"/>
                <w:numId w:val="286"/>
              </w:numPr>
              <w:ind w:firstLineChars="0"/>
              <w:rPr>
                <w:rFonts w:eastAsia="Times New Roman"/>
                <w:iCs/>
                <w:color w:val="auto"/>
                <w:sz w:val="20"/>
                <w:szCs w:val="20"/>
                <w:lang w:val="en-IE"/>
              </w:rPr>
            </w:pPr>
            <w:r w:rsidRPr="00802323">
              <w:rPr>
                <w:rFonts w:eastAsia="Times New Roman"/>
                <w:iCs/>
                <w:color w:val="auto"/>
                <w:sz w:val="20"/>
                <w:szCs w:val="20"/>
                <w:lang w:val="en-IE"/>
              </w:rPr>
              <w:t>For electronic balances that have expired calibration periods or are malfunctioning, affix labels and remove them from the production workshop.</w:t>
            </w:r>
          </w:p>
          <w:p w14:paraId="28E5B84C" w14:textId="77777777" w:rsidR="003F5975" w:rsidRPr="00802323" w:rsidDel="002C2106" w:rsidRDefault="003F5975" w:rsidP="003F5975">
            <w:pPr>
              <w:ind w:firstLineChars="150" w:firstLine="300"/>
              <w:jc w:val="both"/>
              <w:textAlignment w:val="baseline"/>
              <w:rPr>
                <w:rFonts w:ascii="Arial" w:hAnsi="Arial" w:cs="Arial"/>
                <w:iCs/>
                <w:sz w:val="20"/>
                <w:szCs w:val="20"/>
                <w:lang w:val="en-IE"/>
              </w:rPr>
            </w:pPr>
            <w:r w:rsidRPr="00802323">
              <w:rPr>
                <w:rFonts w:ascii="Arial" w:eastAsia="Times New Roman" w:hAnsi="Arial" w:cs="Arial"/>
                <w:bCs/>
                <w:iCs/>
                <w:sz w:val="20"/>
                <w:szCs w:val="20"/>
                <w:lang w:val="en-IE"/>
              </w:rPr>
              <w:t>Owner: 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0FDC1753"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09778B38"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B8A5CF8" w14:textId="77777777" w:rsidTr="00631D37">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A7853EA" w14:textId="77777777" w:rsidR="003F5975" w:rsidRPr="00802323" w:rsidRDefault="003F5975" w:rsidP="003F5975">
            <w:pPr>
              <w:jc w:val="center"/>
              <w:textAlignment w:val="baseline"/>
              <w:rPr>
                <w:rFonts w:ascii="Arial" w:hAnsi="Arial" w:cs="Arial"/>
                <w:sz w:val="20"/>
                <w:szCs w:val="20"/>
                <w:lang w:val="en-IE"/>
              </w:rPr>
            </w:pPr>
            <w:r w:rsidRPr="00802323">
              <w:rPr>
                <w:rFonts w:ascii="Arial" w:hAnsi="Arial" w:cs="Arial"/>
                <w:sz w:val="20"/>
                <w:szCs w:val="20"/>
                <w:lang w:val="en-IE"/>
              </w:rPr>
              <w:t>11</w:t>
            </w:r>
            <w:r w:rsidRPr="00802323">
              <w:rPr>
                <w:rFonts w:ascii="Arial" w:eastAsia="Times New Roman" w:hAnsi="Arial" w:cs="Arial"/>
                <w:sz w:val="20"/>
                <w:szCs w:val="20"/>
                <w:lang w:val="en-IE"/>
              </w:rPr>
              <w:t>.</w:t>
            </w:r>
            <w:r w:rsidRPr="00802323">
              <w:rPr>
                <w:rFonts w:ascii="Arial" w:hAnsi="Arial" w:cs="Arial"/>
                <w:sz w:val="20"/>
                <w:szCs w:val="20"/>
                <w:lang w:val="en-IE"/>
              </w:rPr>
              <w:t>4</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5381ECE"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0502CD22"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(IPA)</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7845469"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lang w:val="en-IE"/>
              </w:rPr>
              <w:t>IPA</w:t>
            </w:r>
            <w:r w:rsidRPr="00802323">
              <w:rPr>
                <w:rFonts w:ascii="Arial" w:eastAsia="Times New Roman" w:hAnsi="Arial" w:cs="Arial"/>
                <w:sz w:val="20"/>
                <w:szCs w:val="20"/>
              </w:rPr>
              <w:t xml:space="preserve"> charge quantity outside PAR (over- or under-charge)</w:t>
            </w:r>
            <w:r w:rsidRPr="00802323">
              <w:rPr>
                <w:rFonts w:ascii="Arial" w:eastAsia="Times New Roman" w:hAnsi="Arial" w:cs="Arial"/>
                <w:iCs/>
                <w:sz w:val="20"/>
                <w:szCs w:val="20"/>
                <w:lang w:val="en-IE"/>
              </w:rPr>
              <w:t xml:space="preserve"> (CPP excursion)</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AA72FCB"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AE12496"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A455DEB"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230C888" w14:textId="7498215F" w:rsidR="003F5975" w:rsidRPr="00802323" w:rsidRDefault="003F5975" w:rsidP="00045B54">
            <w:pPr>
              <w:pStyle w:val="a7"/>
              <w:numPr>
                <w:ilvl w:val="0"/>
                <w:numId w:val="287"/>
              </w:numPr>
              <w:ind w:firstLineChars="0"/>
              <w:textAlignment w:val="baseline"/>
              <w:rPr>
                <w:rFonts w:eastAsia="Times New Roman"/>
                <w:color w:val="auto"/>
                <w:sz w:val="20"/>
                <w:szCs w:val="20"/>
              </w:rPr>
            </w:pPr>
            <w:r w:rsidRPr="00802323">
              <w:rPr>
                <w:rFonts w:eastAsia="Times New Roman"/>
                <w:color w:val="auto"/>
                <w:sz w:val="20"/>
                <w:szCs w:val="20"/>
              </w:rPr>
              <w:t xml:space="preserve">The PAR has been confirmed reference to the PFD report. &lt; </w:t>
            </w:r>
            <w:del w:id="379" w:author="Johan Granander" w:date="2026-10-27T18:59:00Z">
              <w:r w:rsidRPr="00802323" w:rsidDel="00B32AB9">
                <w:rPr>
                  <w:rFonts w:eastAsia="Times New Roman"/>
                  <w:color w:val="auto"/>
                  <w:sz w:val="20"/>
                  <w:szCs w:val="20"/>
                </w:rPr>
                <w:delText>QA706D</w:delText>
              </w:r>
            </w:del>
            <w:ins w:id="380" w:author="Johan Granander" w:date="2026-10-27T18:59:00Z">
              <w:r w:rsidR="00B32AB9">
                <w:rPr>
                  <w:rFonts w:eastAsia="Times New Roman"/>
                  <w:color w:val="auto"/>
                  <w:sz w:val="20"/>
                  <w:szCs w:val="20"/>
                </w:rPr>
                <w:t>WI-61120</w:t>
              </w:r>
            </w:ins>
            <w:r w:rsidRPr="00802323">
              <w:rPr>
                <w:rFonts w:eastAsia="Times New Roman"/>
                <w:color w:val="auto"/>
                <w:sz w:val="20"/>
                <w:szCs w:val="20"/>
              </w:rPr>
              <w:t>&gt;.</w:t>
            </w:r>
          </w:p>
          <w:p w14:paraId="7489B9CF" w14:textId="77777777" w:rsidR="003F5975" w:rsidRPr="00802323" w:rsidRDefault="003F5975" w:rsidP="00045B54">
            <w:pPr>
              <w:pStyle w:val="a7"/>
              <w:numPr>
                <w:ilvl w:val="0"/>
                <w:numId w:val="287"/>
              </w:numPr>
              <w:ind w:firstLineChars="0"/>
              <w:textAlignment w:val="baseline"/>
              <w:rPr>
                <w:rFonts w:eastAsia="Times New Roman"/>
                <w:color w:val="auto"/>
                <w:sz w:val="20"/>
                <w:szCs w:val="20"/>
              </w:rPr>
            </w:pPr>
            <w:r w:rsidRPr="00802323">
              <w:rPr>
                <w:rFonts w:eastAsia="Times New Roman"/>
                <w:color w:val="auto"/>
                <w:sz w:val="20"/>
                <w:szCs w:val="20"/>
              </w:rPr>
              <w:t>All materials are transferred via dedicated pumps.</w:t>
            </w:r>
          </w:p>
          <w:p w14:paraId="62AA2113"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bCs w:val="0"/>
                <w:iCs/>
                <w:color w:val="auto"/>
                <w:sz w:val="20"/>
                <w:szCs w:val="20"/>
                <w:lang w:val="en-IE"/>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33C3BEE1"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777E8392"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067D2589" w14:textId="77777777" w:rsidTr="00631D37">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1D6359"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t>11</w:t>
            </w:r>
            <w:r w:rsidRPr="00802323">
              <w:rPr>
                <w:rFonts w:ascii="Arial" w:eastAsia="Times New Roman" w:hAnsi="Arial" w:cs="Arial"/>
                <w:sz w:val="20"/>
                <w:szCs w:val="20"/>
                <w:lang w:val="en-IE"/>
              </w:rPr>
              <w:t>.</w:t>
            </w:r>
            <w:r w:rsidRPr="00802323">
              <w:rPr>
                <w:rFonts w:ascii="Arial" w:hAnsi="Arial" w:cs="Arial"/>
                <w:sz w:val="20"/>
                <w:szCs w:val="20"/>
                <w:lang w:val="en-IE"/>
              </w:rPr>
              <w:t>5</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0790B3A"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3EB064E5"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t>
            </w:r>
            <w:r w:rsidRPr="00802323">
              <w:rPr>
                <w:rFonts w:ascii="Arial" w:hAnsi="Arial" w:cs="Arial"/>
                <w:sz w:val="20"/>
                <w:szCs w:val="20"/>
                <w:lang w:val="en-IE"/>
              </w:rPr>
              <w:t>Toluene</w:t>
            </w:r>
            <w:r w:rsidRPr="00802323">
              <w:rPr>
                <w:rFonts w:ascii="Arial" w:eastAsia="Times New Roman" w:hAnsi="Arial" w:cs="Arial"/>
                <w:sz w:val="20"/>
                <w:szCs w:val="20"/>
                <w:lang w:val="en-IE"/>
              </w:rPr>
              <w:t>)</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01B8135"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iCs/>
                <w:sz w:val="20"/>
                <w:szCs w:val="20"/>
                <w:lang w:val="en-IE"/>
              </w:rPr>
              <w:t>Solvent substitution / wrong solvent used for washing</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A388F4C"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6DDFD33"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4755E8"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4B790F4" w14:textId="77777777" w:rsidR="003F5975" w:rsidRPr="00802323" w:rsidRDefault="003F5975" w:rsidP="00045B54">
            <w:pPr>
              <w:pStyle w:val="a7"/>
              <w:numPr>
                <w:ilvl w:val="0"/>
                <w:numId w:val="288"/>
              </w:numPr>
              <w:ind w:firstLineChars="0"/>
              <w:textAlignment w:val="baseline"/>
              <w:rPr>
                <w:rFonts w:eastAsia="Times New Roman"/>
                <w:color w:val="auto"/>
                <w:sz w:val="20"/>
                <w:szCs w:val="20"/>
              </w:rPr>
            </w:pPr>
            <w:r w:rsidRPr="00802323">
              <w:rPr>
                <w:rFonts w:eastAsia="Times New Roman"/>
                <w:color w:val="auto"/>
                <w:sz w:val="20"/>
                <w:szCs w:val="20"/>
              </w:rPr>
              <w:t>All materials are transferred via dedicated pumps.</w:t>
            </w:r>
          </w:p>
          <w:p w14:paraId="0140BB3C" w14:textId="77777777" w:rsidR="003F5975" w:rsidRPr="00802323" w:rsidRDefault="003F5975" w:rsidP="003F5975">
            <w:pPr>
              <w:pStyle w:val="a7"/>
              <w:ind w:left="284" w:firstLineChars="0" w:firstLine="0"/>
              <w:rPr>
                <w:rFonts w:eastAsia="Times New Roman"/>
                <w:color w:val="auto"/>
                <w:sz w:val="20"/>
                <w:szCs w:val="20"/>
                <w:lang w:val="en-IE"/>
              </w:rPr>
            </w:pP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2B5B9110"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72D8E95A"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3005110C" w14:textId="77777777" w:rsidTr="00631D37">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A15AFFF"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lastRenderedPageBreak/>
              <w:t>11</w:t>
            </w:r>
            <w:r w:rsidRPr="00802323">
              <w:rPr>
                <w:rFonts w:ascii="Arial" w:eastAsia="Times New Roman" w:hAnsi="Arial" w:cs="Arial"/>
                <w:sz w:val="20"/>
                <w:szCs w:val="20"/>
                <w:lang w:val="en-IE"/>
              </w:rPr>
              <w:t>.</w:t>
            </w:r>
            <w:r w:rsidRPr="00802323">
              <w:rPr>
                <w:rFonts w:ascii="Arial" w:hAnsi="Arial" w:cs="Arial"/>
                <w:sz w:val="20"/>
                <w:szCs w:val="20"/>
                <w:lang w:val="en-IE"/>
              </w:rPr>
              <w:t>6</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D0D7817"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08C4FBE0"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t>
            </w:r>
            <w:r w:rsidRPr="00802323">
              <w:rPr>
                <w:rFonts w:ascii="Arial" w:hAnsi="Arial" w:cs="Arial"/>
                <w:sz w:val="20"/>
                <w:szCs w:val="20"/>
                <w:lang w:val="en-IE"/>
              </w:rPr>
              <w:t>Toluene</w:t>
            </w:r>
            <w:r w:rsidRPr="00802323">
              <w:rPr>
                <w:rFonts w:ascii="Arial" w:eastAsia="Times New Roman" w:hAnsi="Arial" w:cs="Arial"/>
                <w:sz w:val="20"/>
                <w:szCs w:val="20"/>
                <w:lang w:val="en-IE"/>
              </w:rPr>
              <w:t>)</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7FF7B0C"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 xml:space="preserve">Incomplete removal </w:t>
            </w:r>
            <w:proofErr w:type="spellStart"/>
            <w:r w:rsidRPr="00802323">
              <w:rPr>
                <w:rFonts w:ascii="Arial" w:eastAsia="Times New Roman" w:hAnsi="Arial" w:cs="Arial"/>
                <w:iCs/>
                <w:sz w:val="20"/>
                <w:szCs w:val="20"/>
                <w:lang w:val="en-IE"/>
              </w:rPr>
              <w:t>piperidine</w:t>
            </w:r>
            <w:proofErr w:type="spellEnd"/>
            <w:r w:rsidRPr="00802323">
              <w:rPr>
                <w:rFonts w:ascii="Arial" w:eastAsia="Times New Roman" w:hAnsi="Arial" w:cs="Arial"/>
                <w:iCs/>
                <w:sz w:val="20"/>
                <w:szCs w:val="20"/>
                <w:lang w:val="en-IE"/>
              </w:rPr>
              <w:t>/ amino acid /</w:t>
            </w:r>
            <w:proofErr w:type="spellStart"/>
            <w:r w:rsidRPr="00802323">
              <w:rPr>
                <w:rFonts w:ascii="Arial" w:eastAsia="Times New Roman" w:hAnsi="Arial" w:cs="Arial"/>
                <w:iCs/>
                <w:sz w:val="20"/>
                <w:szCs w:val="20"/>
                <w:lang w:val="en-IE"/>
              </w:rPr>
              <w:t>Oxyma</w:t>
            </w:r>
            <w:proofErr w:type="spellEnd"/>
            <w:r w:rsidRPr="00802323">
              <w:rPr>
                <w:rFonts w:ascii="Arial" w:eastAsia="Times New Roman" w:hAnsi="Arial" w:cs="Arial"/>
                <w:sz w:val="20"/>
                <w:szCs w:val="20"/>
                <w:lang w:val="en-IE"/>
              </w:rPr>
              <w:t xml:space="preserve"> </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6F203773"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1FC2A8B"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1F8E267"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4123CF8" w14:textId="77777777" w:rsidR="003F5975" w:rsidRPr="00802323" w:rsidRDefault="003F5975" w:rsidP="00045B54">
            <w:pPr>
              <w:pStyle w:val="a7"/>
              <w:numPr>
                <w:ilvl w:val="0"/>
                <w:numId w:val="289"/>
              </w:numPr>
              <w:ind w:firstLineChars="0"/>
              <w:rPr>
                <w:rFonts w:eastAsia="Times New Roman"/>
                <w:color w:val="auto"/>
                <w:sz w:val="20"/>
                <w:szCs w:val="20"/>
                <w:lang w:val="en-IE"/>
              </w:rPr>
            </w:pPr>
            <w:r w:rsidRPr="00802323">
              <w:rPr>
                <w:rFonts w:eastAsia="Times New Roman"/>
                <w:color w:val="auto"/>
                <w:sz w:val="20"/>
                <w:szCs w:val="20"/>
                <w:lang w:val="en-IE"/>
              </w:rPr>
              <w:t>Waste discharge duration shall be monitored and recorded by operators in the manufacturing operation record. Tuning forks are used for auxiliary judgment, and the PLC system automatically records the waste discharge time.</w:t>
            </w:r>
          </w:p>
          <w:p w14:paraId="0AB9CEBD" w14:textId="77777777" w:rsidR="003F5975" w:rsidRPr="00802323" w:rsidRDefault="003F5975" w:rsidP="00045B54">
            <w:pPr>
              <w:pStyle w:val="a7"/>
              <w:numPr>
                <w:ilvl w:val="0"/>
                <w:numId w:val="289"/>
              </w:numPr>
              <w:ind w:firstLineChars="0"/>
              <w:textAlignment w:val="baseline"/>
              <w:rPr>
                <w:rFonts w:eastAsia="Times New Roman"/>
                <w:color w:val="auto"/>
                <w:sz w:val="20"/>
                <w:szCs w:val="20"/>
              </w:rPr>
            </w:pPr>
            <w:r w:rsidRPr="00802323">
              <w:rPr>
                <w:rFonts w:eastAsia="Times New Roman"/>
                <w:color w:val="auto"/>
                <w:sz w:val="20"/>
                <w:szCs w:val="20"/>
                <w:lang w:val="en-IE"/>
              </w:rPr>
              <w:t>The recorded waste discharge time shall be double-checked by two personnel. Slow drain triggers operator check</w:t>
            </w:r>
          </w:p>
          <w:p w14:paraId="153CEE92" w14:textId="77777777" w:rsidR="003F5975" w:rsidRPr="00802323" w:rsidRDefault="003F5975" w:rsidP="00045B54">
            <w:pPr>
              <w:pStyle w:val="a7"/>
              <w:numPr>
                <w:ilvl w:val="0"/>
                <w:numId w:val="289"/>
              </w:numPr>
              <w:ind w:firstLineChars="0"/>
              <w:textAlignment w:val="baseline"/>
              <w:rPr>
                <w:rFonts w:eastAsia="Times New Roman"/>
                <w:color w:val="auto"/>
                <w:sz w:val="20"/>
                <w:szCs w:val="20"/>
              </w:rPr>
            </w:pPr>
            <w:r w:rsidRPr="00802323">
              <w:rPr>
                <w:rFonts w:eastAsia="Times New Roman"/>
                <w:color w:val="auto"/>
                <w:sz w:val="20"/>
                <w:szCs w:val="20"/>
                <w:lang w:val="en-IE"/>
              </w:rPr>
              <w:t>Sufficient spare parts for the equipment are stocked to enable timely replacement in case of faults.</w:t>
            </w:r>
          </w:p>
          <w:p w14:paraId="5D991C92" w14:textId="77777777" w:rsidR="003F5975" w:rsidRPr="00802323" w:rsidRDefault="003F5975" w:rsidP="003F5975">
            <w:pPr>
              <w:pStyle w:val="a7"/>
              <w:ind w:left="284" w:firstLineChars="0" w:firstLine="0"/>
              <w:rPr>
                <w:rFonts w:eastAsia="Times New Roman"/>
                <w:color w:val="auto"/>
                <w:sz w:val="20"/>
                <w:szCs w:val="20"/>
                <w:lang w:val="en-IE"/>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55E9FC75"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0C86F22B"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5A28BAFE" w14:textId="77777777" w:rsidTr="00631D37">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D6BC064"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t>11</w:t>
            </w:r>
            <w:r w:rsidRPr="00802323">
              <w:rPr>
                <w:rFonts w:ascii="Arial" w:eastAsia="Times New Roman" w:hAnsi="Arial" w:cs="Arial"/>
                <w:sz w:val="20"/>
                <w:szCs w:val="20"/>
                <w:lang w:val="en-IE"/>
              </w:rPr>
              <w:t>.</w:t>
            </w:r>
            <w:r w:rsidRPr="00802323">
              <w:rPr>
                <w:rFonts w:ascii="Arial" w:hAnsi="Arial" w:cs="Arial"/>
                <w:sz w:val="20"/>
                <w:szCs w:val="20"/>
                <w:lang w:val="en-IE"/>
              </w:rPr>
              <w:t>7</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C09DA9"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2D6D345D"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t>
            </w:r>
            <w:r w:rsidRPr="00802323">
              <w:rPr>
                <w:rFonts w:ascii="Arial" w:hAnsi="Arial" w:cs="Arial"/>
                <w:sz w:val="20"/>
                <w:szCs w:val="20"/>
                <w:lang w:val="en-IE"/>
              </w:rPr>
              <w:t>Toluene</w:t>
            </w:r>
            <w:r w:rsidRPr="00802323">
              <w:rPr>
                <w:rFonts w:ascii="Arial" w:eastAsia="Times New Roman" w:hAnsi="Arial" w:cs="Arial"/>
                <w:sz w:val="20"/>
                <w:szCs w:val="20"/>
                <w:lang w:val="en-IE"/>
              </w:rPr>
              <w:t>)</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7E90B3"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 xml:space="preserve">Incomplete resin </w:t>
            </w:r>
            <w:proofErr w:type="spellStart"/>
            <w:r w:rsidRPr="00802323">
              <w:rPr>
                <w:rFonts w:ascii="Arial" w:eastAsia="Times New Roman" w:hAnsi="Arial" w:cs="Arial"/>
                <w:sz w:val="20"/>
                <w:szCs w:val="20"/>
                <w:lang w:val="en-IE"/>
              </w:rPr>
              <w:t>deswelling</w:t>
            </w:r>
            <w:proofErr w:type="spellEnd"/>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7F8216B7"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CAE55B4"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1AB189"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61991C3" w14:textId="77777777" w:rsidR="003F5975" w:rsidRPr="00802323" w:rsidRDefault="003F5975" w:rsidP="003F5975">
            <w:pPr>
              <w:pStyle w:val="a7"/>
              <w:numPr>
                <w:ilvl w:val="0"/>
                <w:numId w:val="142"/>
              </w:numPr>
              <w:ind w:firstLineChars="0"/>
              <w:rPr>
                <w:rFonts w:eastAsia="Times New Roman"/>
                <w:iCs/>
                <w:color w:val="auto"/>
                <w:sz w:val="20"/>
                <w:szCs w:val="20"/>
                <w:lang w:val="en-IE"/>
              </w:rPr>
            </w:pPr>
            <w:r w:rsidRPr="00802323">
              <w:rPr>
                <w:rFonts w:eastAsia="Times New Roman"/>
                <w:iCs/>
                <w:color w:val="auto"/>
                <w:sz w:val="20"/>
                <w:szCs w:val="20"/>
                <w:lang w:val="en-IE"/>
              </w:rPr>
              <w:t>For electronic balances that have expired calibration periods or are malfunctioning, affix labels and remove them from the production workshop.</w:t>
            </w:r>
          </w:p>
          <w:p w14:paraId="3DF9BA22" w14:textId="77777777" w:rsidR="003F5975" w:rsidRPr="00802323" w:rsidRDefault="003F5975" w:rsidP="003F5975">
            <w:pPr>
              <w:pStyle w:val="a7"/>
              <w:ind w:left="284" w:firstLineChars="0" w:firstLine="0"/>
              <w:rPr>
                <w:rFonts w:eastAsia="Times New Roman"/>
                <w:color w:val="auto"/>
                <w:sz w:val="20"/>
                <w:szCs w:val="20"/>
                <w:lang w:val="en-IE"/>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30669174"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69E6E694"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1C1ECA40" w14:textId="77777777" w:rsidTr="00631D37">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79A8C72" w14:textId="77777777" w:rsidR="003F5975" w:rsidRPr="00802323" w:rsidRDefault="003F5975" w:rsidP="003F5975">
            <w:pPr>
              <w:jc w:val="center"/>
              <w:textAlignment w:val="baseline"/>
              <w:rPr>
                <w:rFonts w:ascii="Arial" w:hAnsi="Arial" w:cs="Arial"/>
                <w:sz w:val="20"/>
                <w:szCs w:val="20"/>
                <w:lang w:val="en-IE"/>
              </w:rPr>
            </w:pPr>
            <w:r w:rsidRPr="00802323">
              <w:rPr>
                <w:rFonts w:ascii="Arial" w:hAnsi="Arial" w:cs="Arial"/>
                <w:sz w:val="20"/>
                <w:szCs w:val="20"/>
                <w:lang w:val="en-IE"/>
              </w:rPr>
              <w:t>11</w:t>
            </w:r>
            <w:r w:rsidRPr="00802323">
              <w:rPr>
                <w:rFonts w:ascii="Arial" w:eastAsia="Times New Roman" w:hAnsi="Arial" w:cs="Arial"/>
                <w:sz w:val="20"/>
                <w:szCs w:val="20"/>
                <w:lang w:val="en-IE"/>
              </w:rPr>
              <w:t>.</w:t>
            </w:r>
            <w:r w:rsidRPr="00802323">
              <w:rPr>
                <w:rFonts w:ascii="Arial" w:hAnsi="Arial" w:cs="Arial"/>
                <w:sz w:val="20"/>
                <w:szCs w:val="20"/>
                <w:lang w:val="en-IE"/>
              </w:rPr>
              <w:t>8</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F0ADA04"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4E5A94CF"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t>
            </w:r>
            <w:r w:rsidRPr="00802323">
              <w:rPr>
                <w:rFonts w:ascii="Arial" w:hAnsi="Arial" w:cs="Arial"/>
                <w:sz w:val="20"/>
                <w:szCs w:val="20"/>
                <w:lang w:val="en-IE"/>
              </w:rPr>
              <w:t>Toluene</w:t>
            </w:r>
            <w:r w:rsidRPr="00802323">
              <w:rPr>
                <w:rFonts w:ascii="Arial" w:eastAsia="Times New Roman" w:hAnsi="Arial" w:cs="Arial"/>
                <w:sz w:val="20"/>
                <w:szCs w:val="20"/>
                <w:lang w:val="en-IE"/>
              </w:rPr>
              <w:t>)</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40B9C60"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hAnsi="Arial" w:cs="Arial"/>
                <w:sz w:val="20"/>
                <w:szCs w:val="20"/>
                <w:lang w:val="en-IE"/>
              </w:rPr>
              <w:t>Toluene</w:t>
            </w:r>
            <w:r w:rsidRPr="00802323">
              <w:rPr>
                <w:rFonts w:ascii="Arial" w:eastAsia="Times New Roman" w:hAnsi="Arial" w:cs="Arial"/>
                <w:sz w:val="20"/>
                <w:szCs w:val="20"/>
              </w:rPr>
              <w:t xml:space="preserve"> charge quantity outside PAR (over- or under-charge)</w:t>
            </w:r>
            <w:r w:rsidRPr="00802323">
              <w:rPr>
                <w:rFonts w:ascii="Arial" w:eastAsia="Times New Roman" w:hAnsi="Arial" w:cs="Arial"/>
                <w:iCs/>
                <w:sz w:val="20"/>
                <w:szCs w:val="20"/>
                <w:lang w:val="en-IE"/>
              </w:rPr>
              <w:t xml:space="preserve"> (CPP excursion)</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C7AB3D0"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1A512176"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57D58C0"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4C29006" w14:textId="0B40A114" w:rsidR="003F5975" w:rsidRPr="00802323" w:rsidRDefault="003F5975" w:rsidP="00045B54">
            <w:pPr>
              <w:pStyle w:val="a7"/>
              <w:numPr>
                <w:ilvl w:val="0"/>
                <w:numId w:val="290"/>
              </w:numPr>
              <w:ind w:firstLineChars="0"/>
              <w:textAlignment w:val="baseline"/>
              <w:rPr>
                <w:rFonts w:eastAsia="Times New Roman"/>
                <w:color w:val="auto"/>
                <w:sz w:val="20"/>
                <w:szCs w:val="20"/>
              </w:rPr>
            </w:pPr>
            <w:r w:rsidRPr="00802323">
              <w:rPr>
                <w:rFonts w:eastAsia="Times New Roman"/>
                <w:bCs w:val="0"/>
                <w:iCs/>
                <w:color w:val="auto"/>
                <w:kern w:val="0"/>
                <w:sz w:val="20"/>
                <w:szCs w:val="20"/>
                <w:lang w:val="en-IE" w:eastAsia="zh-CN"/>
              </w:rPr>
              <w:t xml:space="preserve">The PAR has been confirmed reference to the </w:t>
            </w:r>
            <w:r w:rsidRPr="00802323">
              <w:rPr>
                <w:bCs w:val="0"/>
                <w:iCs/>
                <w:color w:val="auto"/>
                <w:kern w:val="0"/>
                <w:sz w:val="20"/>
                <w:szCs w:val="20"/>
                <w:lang w:val="en-IE" w:eastAsia="zh-CN"/>
              </w:rPr>
              <w:t>PFD report.</w:t>
            </w:r>
            <w:r w:rsidRPr="00802323">
              <w:rPr>
                <w:rFonts w:eastAsia="Times New Roman"/>
                <w:color w:val="auto"/>
                <w:sz w:val="20"/>
                <w:szCs w:val="20"/>
              </w:rPr>
              <w:t xml:space="preserve"> &lt; </w:t>
            </w:r>
            <w:del w:id="381" w:author="Johan Granander" w:date="2026-10-27T18:59:00Z">
              <w:r w:rsidRPr="00802323" w:rsidDel="00B32AB9">
                <w:rPr>
                  <w:rFonts w:eastAsia="Times New Roman"/>
                  <w:color w:val="auto"/>
                  <w:sz w:val="20"/>
                  <w:szCs w:val="20"/>
                </w:rPr>
                <w:delText>QA706D</w:delText>
              </w:r>
            </w:del>
            <w:ins w:id="382" w:author="Johan Granander" w:date="2026-10-27T18:59:00Z">
              <w:r w:rsidR="00B32AB9">
                <w:rPr>
                  <w:rFonts w:eastAsia="Times New Roman"/>
                  <w:color w:val="auto"/>
                  <w:sz w:val="20"/>
                  <w:szCs w:val="20"/>
                </w:rPr>
                <w:t>WI-61120</w:t>
              </w:r>
            </w:ins>
            <w:r w:rsidRPr="00802323">
              <w:rPr>
                <w:rFonts w:eastAsia="Times New Roman"/>
                <w:color w:val="auto"/>
                <w:sz w:val="20"/>
                <w:szCs w:val="20"/>
              </w:rPr>
              <w:t>&gt;.</w:t>
            </w:r>
          </w:p>
          <w:p w14:paraId="571BFA97" w14:textId="77777777" w:rsidR="003F5975" w:rsidRPr="00802323" w:rsidRDefault="003F5975" w:rsidP="00045B54">
            <w:pPr>
              <w:pStyle w:val="a7"/>
              <w:numPr>
                <w:ilvl w:val="0"/>
                <w:numId w:val="290"/>
              </w:numPr>
              <w:ind w:firstLineChars="0"/>
              <w:textAlignment w:val="baseline"/>
              <w:rPr>
                <w:rFonts w:eastAsia="Times New Roman"/>
                <w:color w:val="auto"/>
                <w:sz w:val="20"/>
                <w:szCs w:val="20"/>
              </w:rPr>
            </w:pPr>
            <w:r w:rsidRPr="00802323">
              <w:rPr>
                <w:iCs/>
                <w:color w:val="auto"/>
                <w:kern w:val="0"/>
                <w:sz w:val="20"/>
                <w:szCs w:val="20"/>
                <w:lang w:val="en-IE" w:eastAsia="zh-CN"/>
              </w:rPr>
              <w:t xml:space="preserve"> </w:t>
            </w:r>
            <w:r w:rsidRPr="00802323">
              <w:rPr>
                <w:rFonts w:eastAsia="Times New Roman"/>
                <w:color w:val="auto"/>
                <w:sz w:val="20"/>
                <w:szCs w:val="20"/>
              </w:rPr>
              <w:t>All materials are transferred via dedicated pumps.</w:t>
            </w:r>
          </w:p>
          <w:p w14:paraId="67694679"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bCs w:val="0"/>
                <w:iCs/>
                <w:color w:val="auto"/>
                <w:sz w:val="20"/>
                <w:szCs w:val="20"/>
                <w:lang w:val="en-IE"/>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4CC18512"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371AD9B5"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2F93229" w14:textId="77777777" w:rsidTr="00114AD9">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41B664"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t>11</w:t>
            </w:r>
            <w:r w:rsidRPr="00802323">
              <w:rPr>
                <w:rFonts w:ascii="Arial" w:eastAsia="Times New Roman" w:hAnsi="Arial" w:cs="Arial"/>
                <w:sz w:val="20"/>
                <w:szCs w:val="20"/>
                <w:lang w:val="en-IE"/>
              </w:rPr>
              <w:t>.</w:t>
            </w:r>
            <w:r w:rsidRPr="00802323">
              <w:rPr>
                <w:rFonts w:ascii="Arial" w:hAnsi="Arial" w:cs="Arial"/>
                <w:sz w:val="20"/>
                <w:szCs w:val="20"/>
                <w:lang w:val="en-IE"/>
              </w:rPr>
              <w:t>9</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7FEFC8F"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1C2BD8D0"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(MTBE)</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9295563"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iCs/>
                <w:sz w:val="20"/>
                <w:szCs w:val="20"/>
                <w:lang w:val="en-IE"/>
              </w:rPr>
              <w:t>Solvent substitution / wrong solvent used for washing</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21BDAF27"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4F52C22"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AADA56"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86E1BE" w14:textId="77777777" w:rsidR="003F5975" w:rsidRPr="00802323" w:rsidRDefault="003F5975" w:rsidP="00045B54">
            <w:pPr>
              <w:pStyle w:val="a7"/>
              <w:numPr>
                <w:ilvl w:val="0"/>
                <w:numId w:val="291"/>
              </w:numPr>
              <w:ind w:firstLineChars="0"/>
              <w:textAlignment w:val="baseline"/>
              <w:rPr>
                <w:rFonts w:eastAsia="Times New Roman"/>
                <w:color w:val="auto"/>
                <w:sz w:val="20"/>
                <w:szCs w:val="20"/>
              </w:rPr>
            </w:pPr>
            <w:r w:rsidRPr="00802323">
              <w:rPr>
                <w:rFonts w:eastAsia="Times New Roman"/>
                <w:color w:val="auto"/>
                <w:sz w:val="20"/>
                <w:szCs w:val="20"/>
              </w:rPr>
              <w:t>All materials are transferred via dedicated pumps.</w:t>
            </w:r>
          </w:p>
          <w:p w14:paraId="3E8F2152" w14:textId="77777777" w:rsidR="003F5975" w:rsidRPr="00802323" w:rsidRDefault="003F5975" w:rsidP="003F5975">
            <w:pPr>
              <w:pStyle w:val="a7"/>
              <w:ind w:left="284" w:firstLineChars="0" w:firstLine="0"/>
              <w:rPr>
                <w:rFonts w:eastAsia="Times New Roman"/>
                <w:color w:val="auto"/>
                <w:sz w:val="20"/>
                <w:szCs w:val="20"/>
                <w:lang w:val="en-IE"/>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13FE24D4"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7D78AEC"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8EA8F81" w14:textId="77777777" w:rsidTr="00114AD9">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D063219" w14:textId="77777777" w:rsidR="003F5975" w:rsidRPr="00802323" w:rsidRDefault="003F5975" w:rsidP="003F5975">
            <w:pPr>
              <w:jc w:val="center"/>
              <w:textAlignment w:val="baseline"/>
              <w:rPr>
                <w:rFonts w:ascii="Arial" w:hAnsi="Arial" w:cs="Arial"/>
                <w:sz w:val="20"/>
                <w:szCs w:val="20"/>
                <w:lang w:val="en-IE"/>
              </w:rPr>
            </w:pPr>
            <w:r w:rsidRPr="00802323">
              <w:rPr>
                <w:rFonts w:ascii="Arial" w:hAnsi="Arial" w:cs="Arial"/>
                <w:sz w:val="20"/>
                <w:szCs w:val="20"/>
                <w:lang w:val="en-IE"/>
              </w:rPr>
              <w:t>11</w:t>
            </w:r>
            <w:r w:rsidRPr="00802323">
              <w:rPr>
                <w:rFonts w:ascii="Arial" w:eastAsia="Times New Roman" w:hAnsi="Arial" w:cs="Arial"/>
                <w:sz w:val="20"/>
                <w:szCs w:val="20"/>
                <w:lang w:val="en-IE"/>
              </w:rPr>
              <w:t>.10</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1BCD5CE"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646308E4"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(MTBE)</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658F07D"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 xml:space="preserve">Incomplete resin </w:t>
            </w:r>
            <w:proofErr w:type="spellStart"/>
            <w:r w:rsidRPr="00802323">
              <w:rPr>
                <w:rFonts w:ascii="Arial" w:eastAsia="Times New Roman" w:hAnsi="Arial" w:cs="Arial"/>
                <w:sz w:val="20"/>
                <w:szCs w:val="20"/>
                <w:lang w:val="en-IE"/>
              </w:rPr>
              <w:t>deswelling</w:t>
            </w:r>
            <w:proofErr w:type="spellEnd"/>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5D0EC732"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1AFCB690"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6BF46D47"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B113B20" w14:textId="77777777" w:rsidR="003F5975" w:rsidRPr="00802323" w:rsidRDefault="003F5975" w:rsidP="00045B54">
            <w:pPr>
              <w:pStyle w:val="a7"/>
              <w:numPr>
                <w:ilvl w:val="0"/>
                <w:numId w:val="292"/>
              </w:numPr>
              <w:ind w:firstLineChars="0"/>
              <w:rPr>
                <w:rFonts w:eastAsia="Times New Roman"/>
                <w:color w:val="auto"/>
                <w:sz w:val="20"/>
                <w:szCs w:val="20"/>
                <w:lang w:val="en-IE"/>
              </w:rPr>
            </w:pPr>
            <w:r w:rsidRPr="00802323">
              <w:rPr>
                <w:rFonts w:eastAsia="Times New Roman"/>
                <w:color w:val="auto"/>
                <w:sz w:val="20"/>
                <w:szCs w:val="20"/>
                <w:lang w:val="en-IE"/>
              </w:rPr>
              <w:t xml:space="preserve">Waste discharge duration shall be monitored and recorded by operators in the manufacturing operation record. Tuning forks are used for auxiliary judgment, and the PLC </w:t>
            </w:r>
            <w:r w:rsidRPr="00802323">
              <w:rPr>
                <w:rFonts w:eastAsia="Times New Roman"/>
                <w:color w:val="auto"/>
                <w:sz w:val="20"/>
                <w:szCs w:val="20"/>
                <w:lang w:val="en-IE"/>
              </w:rPr>
              <w:lastRenderedPageBreak/>
              <w:t>system automatically records the waste discharge time.</w:t>
            </w:r>
          </w:p>
          <w:p w14:paraId="7F15F7B0" w14:textId="77777777" w:rsidR="003F5975" w:rsidRPr="00802323" w:rsidRDefault="003F5975" w:rsidP="00045B54">
            <w:pPr>
              <w:pStyle w:val="a7"/>
              <w:numPr>
                <w:ilvl w:val="0"/>
                <w:numId w:val="292"/>
              </w:numPr>
              <w:ind w:firstLineChars="0"/>
              <w:textAlignment w:val="baseline"/>
              <w:rPr>
                <w:rFonts w:eastAsia="Times New Roman"/>
                <w:color w:val="auto"/>
                <w:sz w:val="20"/>
                <w:szCs w:val="20"/>
              </w:rPr>
            </w:pPr>
            <w:r w:rsidRPr="00802323">
              <w:rPr>
                <w:rFonts w:eastAsia="Times New Roman"/>
                <w:color w:val="auto"/>
                <w:sz w:val="20"/>
                <w:szCs w:val="20"/>
                <w:lang w:val="en-IE"/>
              </w:rPr>
              <w:t>The recorded waste discharge time shall be double-checked by two personnel. Slow drain triggers operator check</w:t>
            </w:r>
          </w:p>
          <w:p w14:paraId="08CC1C91" w14:textId="77777777" w:rsidR="003F5975" w:rsidRPr="00802323" w:rsidRDefault="003F5975" w:rsidP="00045B54">
            <w:pPr>
              <w:pStyle w:val="a7"/>
              <w:numPr>
                <w:ilvl w:val="0"/>
                <w:numId w:val="292"/>
              </w:numPr>
              <w:ind w:firstLineChars="0"/>
              <w:textAlignment w:val="baseline"/>
              <w:rPr>
                <w:rFonts w:eastAsia="Times New Roman"/>
                <w:color w:val="auto"/>
                <w:sz w:val="20"/>
                <w:szCs w:val="20"/>
              </w:rPr>
            </w:pPr>
            <w:r w:rsidRPr="00802323">
              <w:rPr>
                <w:rFonts w:eastAsia="Times New Roman"/>
                <w:color w:val="auto"/>
                <w:sz w:val="20"/>
                <w:szCs w:val="20"/>
                <w:lang w:val="en-IE"/>
              </w:rPr>
              <w:t>Sufficient spare parts for the equipment are stocked to enable timely replacement in case of faults.</w:t>
            </w:r>
          </w:p>
          <w:p w14:paraId="1970A372" w14:textId="77777777" w:rsidR="003F5975" w:rsidRPr="00802323" w:rsidDel="002C2106" w:rsidRDefault="003F5975" w:rsidP="003F5975">
            <w:pPr>
              <w:pStyle w:val="a7"/>
              <w:ind w:left="284" w:firstLineChars="0" w:firstLine="0"/>
              <w:textAlignment w:val="baseline"/>
              <w:rPr>
                <w:rFonts w:eastAsia="Times New Roman"/>
                <w:iCs/>
                <w:color w:val="auto"/>
                <w:sz w:val="20"/>
                <w:szCs w:val="20"/>
                <w:lang w:val="en-IE"/>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113B0BCE"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2140AAF0"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07A576FB" w14:textId="77777777" w:rsidTr="00114AD9">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9902B4A"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lastRenderedPageBreak/>
              <w:t>11</w:t>
            </w:r>
            <w:r w:rsidRPr="00802323">
              <w:rPr>
                <w:rFonts w:ascii="Arial" w:eastAsia="Times New Roman" w:hAnsi="Arial" w:cs="Arial"/>
                <w:sz w:val="20"/>
                <w:szCs w:val="20"/>
                <w:lang w:val="en-IE"/>
              </w:rPr>
              <w:t>.11</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AD9B782"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6D61D934"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(MTBE)</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DD69E12"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Solvent substitution / wrong solvent used for washing</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D7AEDE3"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4004CCAC"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32CA699"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2FFF354" w14:textId="77777777" w:rsidR="003F5975" w:rsidRPr="00802323" w:rsidRDefault="003F5975" w:rsidP="00045B54">
            <w:pPr>
              <w:pStyle w:val="a7"/>
              <w:numPr>
                <w:ilvl w:val="0"/>
                <w:numId w:val="293"/>
              </w:numPr>
              <w:ind w:firstLineChars="0"/>
              <w:textAlignment w:val="baseline"/>
              <w:rPr>
                <w:rFonts w:eastAsia="Times New Roman"/>
                <w:color w:val="auto"/>
                <w:sz w:val="20"/>
                <w:szCs w:val="20"/>
              </w:rPr>
            </w:pPr>
            <w:r w:rsidRPr="00802323">
              <w:rPr>
                <w:rFonts w:eastAsia="Times New Roman"/>
                <w:color w:val="auto"/>
                <w:sz w:val="20"/>
                <w:szCs w:val="20"/>
              </w:rPr>
              <w:t>All materials are transferred via dedicated pumps.</w:t>
            </w:r>
          </w:p>
          <w:p w14:paraId="2026BCC0" w14:textId="77777777" w:rsidR="003F5975" w:rsidRPr="00802323" w:rsidDel="002C2106" w:rsidRDefault="003F5975" w:rsidP="003F5975">
            <w:pPr>
              <w:pStyle w:val="a7"/>
              <w:ind w:left="284" w:firstLineChars="0" w:firstLine="0"/>
              <w:textAlignment w:val="baseline"/>
              <w:rPr>
                <w:rFonts w:eastAsia="Times New Roman"/>
                <w:iCs/>
                <w:color w:val="auto"/>
                <w:sz w:val="20"/>
                <w:szCs w:val="20"/>
                <w:lang w:val="en-IE"/>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0923E66C"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14B7A73"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2D4E7D3B" w14:textId="77777777" w:rsidTr="00114AD9">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1D22F8E"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hAnsi="Arial" w:cs="Arial"/>
                <w:sz w:val="20"/>
                <w:szCs w:val="20"/>
                <w:lang w:val="en-IE"/>
              </w:rPr>
              <w:t>11</w:t>
            </w:r>
            <w:r w:rsidRPr="00802323">
              <w:rPr>
                <w:rFonts w:ascii="Arial" w:eastAsia="Times New Roman" w:hAnsi="Arial" w:cs="Arial"/>
                <w:sz w:val="20"/>
                <w:szCs w:val="20"/>
                <w:lang w:val="en-IE"/>
              </w:rPr>
              <w:t>.</w:t>
            </w:r>
            <w:r w:rsidRPr="00802323">
              <w:rPr>
                <w:rFonts w:ascii="Arial" w:hAnsi="Arial" w:cs="Arial"/>
                <w:sz w:val="20"/>
                <w:szCs w:val="20"/>
                <w:lang w:val="en-IE"/>
              </w:rPr>
              <w:t>12</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27775984"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28B1EB68"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(MTBE)</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CA0AF13"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iCs/>
                <w:sz w:val="20"/>
                <w:szCs w:val="20"/>
                <w:lang w:val="en-IE"/>
              </w:rPr>
              <w:t>IPC endpoint error</w:t>
            </w:r>
          </w:p>
        </w:tc>
        <w:tc>
          <w:tcPr>
            <w:tcW w:w="268" w:type="pct"/>
            <w:tcBorders>
              <w:top w:val="single" w:sz="6" w:space="0" w:color="AAAAAA"/>
              <w:left w:val="single" w:sz="6" w:space="0" w:color="AAAAAA"/>
              <w:bottom w:val="single" w:sz="6" w:space="0" w:color="AAAAAA"/>
              <w:right w:val="single" w:sz="6" w:space="0" w:color="AAAAAA"/>
            </w:tcBorders>
            <w:shd w:val="clear" w:color="auto" w:fill="FFC000" w:themeFill="accent4"/>
            <w:vAlign w:val="center"/>
          </w:tcPr>
          <w:p w14:paraId="4B6951E1"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Medium</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227706BF"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4B4A9757"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79CC92A" w14:textId="77777777" w:rsidR="003F5975" w:rsidRPr="00802323" w:rsidRDefault="003F5975" w:rsidP="00045B54">
            <w:pPr>
              <w:pStyle w:val="a7"/>
              <w:numPr>
                <w:ilvl w:val="0"/>
                <w:numId w:val="294"/>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The trained and qualified project personnel analyse the samples.</w:t>
            </w:r>
          </w:p>
          <w:p w14:paraId="24DDFA98" w14:textId="77777777" w:rsidR="003F5975" w:rsidRPr="00802323" w:rsidRDefault="003F5975" w:rsidP="00045B54">
            <w:pPr>
              <w:pStyle w:val="a7"/>
              <w:numPr>
                <w:ilvl w:val="0"/>
                <w:numId w:val="294"/>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The analysis results need to be reviewed by the second person before be reported to ensure the accuracy of the results.</w:t>
            </w:r>
          </w:p>
          <w:p w14:paraId="72E364BE" w14:textId="77777777" w:rsidR="003F5975" w:rsidRPr="00802323" w:rsidRDefault="003F5975" w:rsidP="00045B54">
            <w:pPr>
              <w:pStyle w:val="a7"/>
              <w:numPr>
                <w:ilvl w:val="0"/>
                <w:numId w:val="294"/>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Only one sample should be handled for testing in IPC room.</w:t>
            </w:r>
          </w:p>
          <w:p w14:paraId="189CD0D3" w14:textId="77777777" w:rsidR="003F5975" w:rsidRPr="00802323" w:rsidRDefault="003F5975" w:rsidP="00045B54">
            <w:pPr>
              <w:pStyle w:val="a7"/>
              <w:numPr>
                <w:ilvl w:val="0"/>
                <w:numId w:val="294"/>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Perform testing using validated analytical methods</w:t>
            </w:r>
          </w:p>
          <w:p w14:paraId="5303F59C" w14:textId="77777777" w:rsidR="003F5975" w:rsidRPr="00802323" w:rsidRDefault="003F5975" w:rsidP="00045B54">
            <w:pPr>
              <w:pStyle w:val="a7"/>
              <w:numPr>
                <w:ilvl w:val="0"/>
                <w:numId w:val="294"/>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Operators shall receive relevant training</w:t>
            </w:r>
          </w:p>
          <w:p w14:paraId="59F23C09" w14:textId="77777777" w:rsidR="003F5975" w:rsidRPr="00802323" w:rsidRDefault="003F5975" w:rsidP="00045B54">
            <w:pPr>
              <w:pStyle w:val="a7"/>
              <w:numPr>
                <w:ilvl w:val="0"/>
                <w:numId w:val="294"/>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Use brand-new sample vials for each test.</w:t>
            </w:r>
          </w:p>
          <w:p w14:paraId="3CF6015B" w14:textId="77777777" w:rsidR="003F5975" w:rsidRPr="00802323" w:rsidRDefault="003F5975" w:rsidP="003F5975">
            <w:pPr>
              <w:pStyle w:val="a7"/>
              <w:ind w:left="284" w:firstLineChars="0" w:firstLine="0"/>
              <w:textAlignment w:val="baseline"/>
              <w:rPr>
                <w:rFonts w:eastAsia="Times New Roman"/>
                <w:color w:val="auto"/>
                <w:sz w:val="20"/>
                <w:szCs w:val="20"/>
              </w:rPr>
            </w:pPr>
            <w:r w:rsidRPr="00802323">
              <w:rPr>
                <w:rFonts w:eastAsia="Times New Roman"/>
                <w:bCs w:val="0"/>
                <w:iCs/>
                <w:color w:val="auto"/>
                <w:sz w:val="20"/>
                <w:szCs w:val="20"/>
                <w:lang w:val="en-IE" w:eastAsia="zh-CN"/>
              </w:rPr>
              <w:t xml:space="preserve">Owner: </w:t>
            </w:r>
            <w:r w:rsidRPr="00802323">
              <w:rPr>
                <w:rFonts w:eastAsia="Times New Roman"/>
                <w:iCs/>
                <w:color w:val="auto"/>
                <w:kern w:val="0"/>
                <w:sz w:val="20"/>
                <w:szCs w:val="20"/>
                <w:lang w:val="en-IE" w:eastAsia="zh-CN"/>
              </w:rPr>
              <w:t>Production department</w:t>
            </w:r>
            <w:r w:rsidRPr="00802323">
              <w:rPr>
                <w:rFonts w:eastAsia="Times New Roman"/>
                <w:bCs w:val="0"/>
                <w:iCs/>
                <w:color w:val="auto"/>
                <w:sz w:val="20"/>
                <w:szCs w:val="20"/>
                <w:lang w:val="en-IE"/>
              </w:rPr>
              <w:t>; CMMD</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449EE2F7"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1E75EE95"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2DFF63D" w14:textId="77777777" w:rsidTr="00114AD9">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72715A1" w14:textId="77777777" w:rsidR="003F5975" w:rsidRPr="00802323" w:rsidRDefault="003F5975" w:rsidP="003F5975">
            <w:pPr>
              <w:jc w:val="center"/>
              <w:textAlignment w:val="baseline"/>
              <w:rPr>
                <w:rFonts w:ascii="Arial" w:hAnsi="Arial" w:cs="Arial"/>
                <w:sz w:val="20"/>
                <w:szCs w:val="20"/>
                <w:lang w:val="en-IE"/>
              </w:rPr>
            </w:pPr>
            <w:r w:rsidRPr="00802323">
              <w:rPr>
                <w:rFonts w:ascii="Arial" w:hAnsi="Arial" w:cs="Arial"/>
                <w:sz w:val="20"/>
                <w:szCs w:val="20"/>
                <w:lang w:val="en-IE"/>
              </w:rPr>
              <w:t>11</w:t>
            </w:r>
            <w:r w:rsidRPr="00802323">
              <w:rPr>
                <w:rFonts w:ascii="Arial" w:eastAsia="Times New Roman" w:hAnsi="Arial" w:cs="Arial"/>
                <w:sz w:val="20"/>
                <w:szCs w:val="20"/>
                <w:lang w:val="en-IE"/>
              </w:rPr>
              <w:t>.</w:t>
            </w:r>
            <w:r w:rsidRPr="00802323">
              <w:rPr>
                <w:rFonts w:ascii="Arial" w:hAnsi="Arial" w:cs="Arial"/>
                <w:sz w:val="20"/>
                <w:szCs w:val="20"/>
                <w:lang w:val="en-IE"/>
              </w:rPr>
              <w:t>13</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75891E"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Washing</w:t>
            </w:r>
          </w:p>
          <w:p w14:paraId="451A369D"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(MTBE)</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9AE0279"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sz w:val="20"/>
                <w:szCs w:val="20"/>
                <w:lang w:val="en-IE"/>
              </w:rPr>
              <w:t>MTBE</w:t>
            </w:r>
            <w:r w:rsidRPr="00802323">
              <w:rPr>
                <w:rFonts w:ascii="Arial" w:eastAsia="Times New Roman" w:hAnsi="Arial" w:cs="Arial"/>
                <w:sz w:val="20"/>
                <w:szCs w:val="20"/>
              </w:rPr>
              <w:t xml:space="preserve"> charge quantity outside PAR (over- or under-charge)</w:t>
            </w:r>
            <w:r w:rsidRPr="00802323">
              <w:rPr>
                <w:rFonts w:ascii="Arial" w:eastAsia="Times New Roman" w:hAnsi="Arial" w:cs="Arial"/>
                <w:iCs/>
                <w:sz w:val="20"/>
                <w:szCs w:val="20"/>
                <w:lang w:val="en-IE"/>
              </w:rPr>
              <w:t xml:space="preserve"> (CPP excursion)</w:t>
            </w:r>
          </w:p>
        </w:tc>
        <w:tc>
          <w:tcPr>
            <w:tcW w:w="268" w:type="pct"/>
            <w:tcBorders>
              <w:top w:val="single" w:sz="6" w:space="0" w:color="AAAAAA"/>
              <w:left w:val="single" w:sz="6" w:space="0" w:color="AAAAAA"/>
              <w:bottom w:val="single" w:sz="6" w:space="0" w:color="AAAAAA"/>
              <w:right w:val="single" w:sz="6" w:space="0" w:color="AAAAAA"/>
            </w:tcBorders>
            <w:shd w:val="clear" w:color="auto" w:fill="FFC000" w:themeFill="accent4"/>
            <w:vAlign w:val="center"/>
          </w:tcPr>
          <w:p w14:paraId="43A1A2D7"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2AF0E581"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6A13FB4"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315E549" w14:textId="42EAF38D" w:rsidR="003F5975" w:rsidRPr="00802323" w:rsidRDefault="003F5975" w:rsidP="00045B54">
            <w:pPr>
              <w:pStyle w:val="a7"/>
              <w:numPr>
                <w:ilvl w:val="0"/>
                <w:numId w:val="295"/>
              </w:numPr>
              <w:ind w:firstLineChars="0"/>
              <w:textAlignment w:val="baseline"/>
              <w:rPr>
                <w:rFonts w:eastAsia="Times New Roman"/>
                <w:color w:val="auto"/>
                <w:sz w:val="20"/>
                <w:szCs w:val="20"/>
              </w:rPr>
            </w:pPr>
            <w:r w:rsidRPr="00802323">
              <w:rPr>
                <w:rFonts w:eastAsia="Times New Roman"/>
                <w:bCs w:val="0"/>
                <w:iCs/>
                <w:color w:val="auto"/>
                <w:kern w:val="0"/>
                <w:sz w:val="20"/>
                <w:szCs w:val="20"/>
                <w:lang w:val="en-IE" w:eastAsia="zh-CN"/>
              </w:rPr>
              <w:t xml:space="preserve">The PAR has been confirmed reference to the </w:t>
            </w:r>
            <w:r w:rsidRPr="00802323">
              <w:rPr>
                <w:bCs w:val="0"/>
                <w:iCs/>
                <w:color w:val="auto"/>
                <w:kern w:val="0"/>
                <w:sz w:val="20"/>
                <w:szCs w:val="20"/>
                <w:lang w:val="en-IE" w:eastAsia="zh-CN"/>
              </w:rPr>
              <w:t xml:space="preserve">PFD report. </w:t>
            </w:r>
            <w:r w:rsidRPr="00802323">
              <w:rPr>
                <w:rFonts w:eastAsia="Times New Roman"/>
                <w:color w:val="auto"/>
                <w:sz w:val="20"/>
                <w:szCs w:val="20"/>
              </w:rPr>
              <w:t xml:space="preserve">&lt; </w:t>
            </w:r>
            <w:del w:id="383" w:author="Johan Granander" w:date="2026-10-27T18:59:00Z">
              <w:r w:rsidRPr="00802323" w:rsidDel="00B32AB9">
                <w:rPr>
                  <w:rFonts w:eastAsia="Times New Roman"/>
                  <w:color w:val="auto"/>
                  <w:sz w:val="20"/>
                  <w:szCs w:val="20"/>
                </w:rPr>
                <w:delText>QA706D</w:delText>
              </w:r>
            </w:del>
            <w:ins w:id="384" w:author="Johan Granander" w:date="2026-10-27T18:59:00Z">
              <w:r w:rsidR="00B32AB9">
                <w:rPr>
                  <w:rFonts w:eastAsia="Times New Roman"/>
                  <w:color w:val="auto"/>
                  <w:sz w:val="20"/>
                  <w:szCs w:val="20"/>
                </w:rPr>
                <w:t>WI-61120</w:t>
              </w:r>
            </w:ins>
            <w:r w:rsidRPr="00802323">
              <w:rPr>
                <w:rFonts w:eastAsia="Times New Roman"/>
                <w:color w:val="auto"/>
                <w:sz w:val="20"/>
                <w:szCs w:val="20"/>
              </w:rPr>
              <w:t>&gt;.</w:t>
            </w:r>
          </w:p>
          <w:p w14:paraId="1A09F5F7" w14:textId="77777777" w:rsidR="003F5975" w:rsidRPr="00802323" w:rsidRDefault="003F5975" w:rsidP="00045B54">
            <w:pPr>
              <w:pStyle w:val="a7"/>
              <w:numPr>
                <w:ilvl w:val="0"/>
                <w:numId w:val="295"/>
              </w:numPr>
              <w:ind w:firstLineChars="0"/>
              <w:textAlignment w:val="baseline"/>
              <w:rPr>
                <w:rFonts w:eastAsia="Times New Roman"/>
                <w:color w:val="auto"/>
                <w:sz w:val="20"/>
                <w:szCs w:val="20"/>
              </w:rPr>
            </w:pPr>
            <w:r w:rsidRPr="00802323">
              <w:rPr>
                <w:rFonts w:eastAsia="Times New Roman"/>
                <w:color w:val="auto"/>
                <w:sz w:val="20"/>
                <w:szCs w:val="20"/>
              </w:rPr>
              <w:t>All materials are transferred via dedicated pumps.</w:t>
            </w:r>
          </w:p>
          <w:p w14:paraId="0B2DD369" w14:textId="77777777" w:rsidR="003F5975" w:rsidRPr="00802323" w:rsidRDefault="003F5975" w:rsidP="003F5975">
            <w:pPr>
              <w:pStyle w:val="a7"/>
              <w:ind w:left="284" w:firstLineChars="0" w:firstLine="0"/>
              <w:textAlignment w:val="baseline"/>
              <w:rPr>
                <w:rFonts w:eastAsia="Times New Roman"/>
                <w:color w:val="auto"/>
                <w:sz w:val="20"/>
                <w:szCs w:val="20"/>
                <w:lang w:val="en-IE"/>
              </w:rPr>
            </w:pPr>
            <w:r w:rsidRPr="00802323">
              <w:rPr>
                <w:rFonts w:eastAsia="Times New Roman"/>
                <w:bCs w:val="0"/>
                <w:iCs/>
                <w:color w:val="auto"/>
                <w:sz w:val="20"/>
                <w:szCs w:val="20"/>
                <w:lang w:val="en-IE" w:eastAsia="zh-CN"/>
              </w:rPr>
              <w:t xml:space="preserve">Owner: </w:t>
            </w:r>
            <w:r w:rsidRPr="00802323">
              <w:rPr>
                <w:rFonts w:eastAsia="Times New Roman"/>
                <w:bCs w:val="0"/>
                <w:iCs/>
                <w:color w:val="auto"/>
                <w:sz w:val="20"/>
                <w:szCs w:val="20"/>
                <w:lang w:val="en-IE"/>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78140BFA"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341C75CD"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1A0977E3" w14:textId="77777777" w:rsidTr="00114AD9">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24F667EA"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hAnsi="Arial" w:cs="Arial"/>
                <w:sz w:val="20"/>
                <w:szCs w:val="20"/>
                <w:lang w:val="en-IE"/>
              </w:rPr>
              <w:lastRenderedPageBreak/>
              <w:t>12</w:t>
            </w:r>
            <w:r w:rsidRPr="00802323">
              <w:rPr>
                <w:rFonts w:ascii="Arial" w:eastAsia="Times New Roman" w:hAnsi="Arial" w:cs="Arial"/>
                <w:sz w:val="20"/>
                <w:szCs w:val="20"/>
                <w:lang w:val="en-IE"/>
              </w:rPr>
              <w:t>.1</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1BFD491D"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Drying</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hideMark/>
          </w:tcPr>
          <w:p w14:paraId="5EEA8D7D"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Insufficient drying</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6742D7D7"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0A5F2E5F"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0082AF22"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0855CCE" w14:textId="77777777" w:rsidR="003F5975" w:rsidRPr="00802323" w:rsidRDefault="003F5975" w:rsidP="00045B54">
            <w:pPr>
              <w:pStyle w:val="a7"/>
              <w:numPr>
                <w:ilvl w:val="0"/>
                <w:numId w:val="296"/>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Spare vacuum pumps are available for immediate replacement upon detection of malfunctions.</w:t>
            </w:r>
          </w:p>
          <w:p w14:paraId="0746202F" w14:textId="77777777" w:rsidR="003F5975" w:rsidRPr="00802323" w:rsidRDefault="003F5975" w:rsidP="003F5975">
            <w:pPr>
              <w:pStyle w:val="a7"/>
              <w:ind w:left="284" w:firstLineChars="0" w:firstLine="0"/>
              <w:rPr>
                <w:rFonts w:eastAsia="Times New Roman"/>
                <w:iCs/>
                <w:color w:val="auto"/>
                <w:sz w:val="20"/>
                <w:szCs w:val="20"/>
                <w:lang w:val="en-IE"/>
              </w:rPr>
            </w:pPr>
          </w:p>
          <w:p w14:paraId="284D65C8" w14:textId="77777777" w:rsidR="003F5975" w:rsidRPr="00802323" w:rsidRDefault="003F5975" w:rsidP="003F5975">
            <w:pPr>
              <w:pStyle w:val="a7"/>
              <w:ind w:left="284" w:firstLineChars="0" w:firstLine="0"/>
              <w:textAlignment w:val="baseline"/>
              <w:rPr>
                <w:rFonts w:eastAsia="Times New Roman"/>
                <w:color w:val="auto"/>
                <w:sz w:val="20"/>
                <w:szCs w:val="20"/>
                <w:lang w:val="en-IE"/>
              </w:rPr>
            </w:pPr>
            <w:r w:rsidRPr="00802323">
              <w:rPr>
                <w:rFonts w:eastAsia="Times New Roman"/>
                <w:iCs/>
                <w:color w:val="auto"/>
                <w:kern w:val="0"/>
                <w:sz w:val="20"/>
                <w:szCs w:val="20"/>
                <w:lang w:val="en-IE" w:eastAsia="zh-CN"/>
              </w:rPr>
              <w:t>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3C467C6A"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771FCD07"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057F43D0" w14:textId="77777777" w:rsidTr="00114AD9">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848FA21"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1</w:t>
            </w:r>
            <w:r w:rsidRPr="00802323">
              <w:rPr>
                <w:rFonts w:ascii="Arial" w:hAnsi="Arial" w:cs="Arial"/>
                <w:sz w:val="20"/>
                <w:szCs w:val="20"/>
                <w:lang w:val="en-IE"/>
              </w:rPr>
              <w:t>2</w:t>
            </w:r>
            <w:r w:rsidRPr="00802323">
              <w:rPr>
                <w:rFonts w:ascii="Arial" w:eastAsia="Times New Roman" w:hAnsi="Arial" w:cs="Arial"/>
                <w:sz w:val="20"/>
                <w:szCs w:val="20"/>
                <w:lang w:val="en-IE"/>
              </w:rPr>
              <w:t>.2</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2B0CCCF"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sz w:val="20"/>
                <w:szCs w:val="20"/>
                <w:lang w:val="en-IE"/>
              </w:rPr>
              <w:t>Drying</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3ADEEBF"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 xml:space="preserve">Over-drying </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72AD1583"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hideMark/>
          </w:tcPr>
          <w:p w14:paraId="751F33CE" w14:textId="77777777" w:rsidR="003F5975" w:rsidRPr="00802323" w:rsidRDefault="003F5975" w:rsidP="003F5975">
            <w:pPr>
              <w:jc w:val="center"/>
              <w:textAlignment w:val="baseline"/>
              <w:rPr>
                <w:rFonts w:ascii="Arial" w:eastAsia="Times New Roman" w:hAnsi="Arial" w:cs="Arial"/>
                <w:sz w:val="20"/>
                <w:szCs w:val="20"/>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913515C"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5250314" w14:textId="77777777" w:rsidR="003F5975" w:rsidRPr="00802323" w:rsidRDefault="003F5975" w:rsidP="00045B54">
            <w:pPr>
              <w:pStyle w:val="a7"/>
              <w:numPr>
                <w:ilvl w:val="0"/>
                <w:numId w:val="298"/>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The maximum drying duration is specified in the MOR.</w:t>
            </w:r>
          </w:p>
          <w:p w14:paraId="5D83FBB9" w14:textId="756C1C85" w:rsidR="003F5975" w:rsidRPr="00802323" w:rsidRDefault="003F5975" w:rsidP="00045B54">
            <w:pPr>
              <w:pStyle w:val="a7"/>
              <w:numPr>
                <w:ilvl w:val="0"/>
                <w:numId w:val="298"/>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The maximum drying temperature is limited to 30°C.</w:t>
            </w:r>
          </w:p>
          <w:p w14:paraId="2B5CC14C" w14:textId="77777777" w:rsidR="003F5975" w:rsidRPr="00802323" w:rsidRDefault="003F5975" w:rsidP="00045B54">
            <w:pPr>
              <w:pStyle w:val="a7"/>
              <w:ind w:left="284" w:firstLineChars="0" w:firstLine="0"/>
              <w:textAlignment w:val="baseline"/>
              <w:rPr>
                <w:rFonts w:eastAsia="Times New Roman"/>
                <w:color w:val="auto"/>
                <w:sz w:val="20"/>
                <w:szCs w:val="20"/>
                <w:lang w:val="en-IE"/>
              </w:rPr>
            </w:pPr>
            <w:r w:rsidRPr="00802323">
              <w:rPr>
                <w:rFonts w:eastAsia="Times New Roman"/>
                <w:color w:val="auto"/>
                <w:sz w:val="20"/>
                <w:szCs w:val="20"/>
                <w:lang w:val="en-IE"/>
              </w:rPr>
              <w:t xml:space="preserve">Owner: </w:t>
            </w:r>
            <w:proofErr w:type="spellStart"/>
            <w:r w:rsidRPr="00802323">
              <w:rPr>
                <w:rFonts w:eastAsia="Times New Roman"/>
                <w:color w:val="auto"/>
                <w:sz w:val="20"/>
                <w:szCs w:val="20"/>
                <w:lang w:val="en-IE"/>
              </w:rPr>
              <w:t>CMMD&amp;Production</w:t>
            </w:r>
            <w:proofErr w:type="spellEnd"/>
            <w:r w:rsidRPr="00802323">
              <w:rPr>
                <w:rFonts w:eastAsia="Times New Roman"/>
                <w:color w:val="auto"/>
                <w:sz w:val="20"/>
                <w:szCs w:val="20"/>
                <w:lang w:val="en-IE"/>
              </w:rPr>
              <w:t xml:space="preserve">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tcPr>
          <w:p w14:paraId="20705954"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11FA164"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018C25D1" w14:textId="77777777" w:rsidTr="00114AD9">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E5924CD"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1</w:t>
            </w:r>
            <w:r w:rsidRPr="00802323">
              <w:rPr>
                <w:rFonts w:ascii="Arial" w:hAnsi="Arial" w:cs="Arial"/>
                <w:sz w:val="20"/>
                <w:szCs w:val="20"/>
                <w:lang w:val="en-IE"/>
              </w:rPr>
              <w:t>2.</w:t>
            </w:r>
            <w:r w:rsidRPr="00802323">
              <w:rPr>
                <w:rFonts w:ascii="Arial" w:eastAsia="Times New Roman" w:hAnsi="Arial" w:cs="Arial"/>
                <w:sz w:val="20"/>
                <w:szCs w:val="20"/>
                <w:lang w:val="en-IE"/>
              </w:rPr>
              <w:t>3</w:t>
            </w:r>
          </w:p>
        </w:tc>
        <w:tc>
          <w:tcPr>
            <w:tcW w:w="55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3CE5CD0D" w14:textId="77777777" w:rsidR="003F5975" w:rsidRPr="00802323" w:rsidRDefault="003F5975" w:rsidP="003F5975">
            <w:pPr>
              <w:jc w:val="center"/>
              <w:textAlignment w:val="baseline"/>
              <w:rPr>
                <w:rFonts w:ascii="Arial" w:eastAsia="Times New Roman" w:hAnsi="Arial" w:cs="Arial"/>
                <w:sz w:val="20"/>
                <w:szCs w:val="20"/>
                <w:lang w:val="en-IE"/>
              </w:rPr>
            </w:pPr>
            <w:r w:rsidRPr="00802323">
              <w:rPr>
                <w:rFonts w:ascii="Arial" w:eastAsia="Times New Roman" w:hAnsi="Arial" w:cs="Arial"/>
                <w:sz w:val="20"/>
                <w:szCs w:val="20"/>
                <w:lang w:val="en-IE"/>
              </w:rPr>
              <w:t>Resin Discharge</w:t>
            </w:r>
          </w:p>
        </w:tc>
        <w:tc>
          <w:tcPr>
            <w:tcW w:w="823"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56F839DF"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iCs/>
                <w:sz w:val="20"/>
                <w:szCs w:val="20"/>
                <w:lang w:val="en-IE"/>
              </w:rPr>
              <w:t>Incomplete discharging</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0BD10B2A"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6DA5F3FE" w14:textId="77777777" w:rsidR="003F5975" w:rsidRPr="00802323" w:rsidRDefault="003F5975" w:rsidP="003F5975">
            <w:pPr>
              <w:jc w:val="center"/>
              <w:textAlignment w:val="baseline"/>
              <w:rPr>
                <w:rFonts w:ascii="Arial" w:eastAsia="Times New Roman" w:hAnsi="Arial" w:cs="Arial"/>
                <w:b/>
                <w:bCs/>
                <w:sz w:val="20"/>
                <w:szCs w:val="20"/>
                <w:lang w:val="en-IE"/>
              </w:rPr>
            </w:pPr>
            <w:r w:rsidRPr="00802323">
              <w:rPr>
                <w:rFonts w:ascii="Arial" w:eastAsia="Times New Roman" w:hAnsi="Arial" w:cs="Arial"/>
                <w:b/>
                <w:bCs/>
                <w:sz w:val="20"/>
                <w:szCs w:val="20"/>
                <w:lang w:val="en-IE"/>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128E37C9" w14:textId="77777777" w:rsidR="003F5975" w:rsidRPr="00802323" w:rsidRDefault="003F5975" w:rsidP="003F5975">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vAlign w:val="center"/>
          </w:tcPr>
          <w:p w14:paraId="74FECBB2" w14:textId="77777777" w:rsidR="003F5975" w:rsidRPr="00802323" w:rsidRDefault="003F5975" w:rsidP="00045B54">
            <w:pPr>
              <w:pStyle w:val="a7"/>
              <w:numPr>
                <w:ilvl w:val="0"/>
                <w:numId w:val="299"/>
              </w:numPr>
              <w:ind w:firstLineChars="0"/>
              <w:textAlignment w:val="baseline"/>
              <w:rPr>
                <w:rFonts w:eastAsia="Times New Roman"/>
                <w:color w:val="auto"/>
                <w:sz w:val="20"/>
                <w:szCs w:val="20"/>
                <w:lang w:val="en-IE"/>
              </w:rPr>
            </w:pPr>
            <w:r w:rsidRPr="00802323">
              <w:rPr>
                <w:rFonts w:eastAsia="Times New Roman"/>
                <w:color w:val="auto"/>
                <w:sz w:val="20"/>
                <w:szCs w:val="20"/>
                <w:lang w:val="en-IE"/>
              </w:rPr>
              <w:t>Adopt dual confirmation via visual inspection and weighing.</w:t>
            </w:r>
          </w:p>
          <w:p w14:paraId="6DD955E9" w14:textId="77777777" w:rsidR="003F5975" w:rsidRPr="00802323" w:rsidRDefault="003F5975" w:rsidP="003F5975">
            <w:pPr>
              <w:jc w:val="center"/>
              <w:textAlignment w:val="baseline"/>
              <w:rPr>
                <w:rFonts w:ascii="Arial" w:eastAsia="Times New Roman" w:hAnsi="Arial" w:cs="Arial"/>
                <w:iCs/>
                <w:sz w:val="20"/>
                <w:szCs w:val="20"/>
                <w:lang w:val="en-IE"/>
              </w:rPr>
            </w:pPr>
            <w:r w:rsidRPr="00802323">
              <w:rPr>
                <w:rFonts w:ascii="Arial" w:eastAsia="Times New Roman" w:hAnsi="Arial" w:cs="Arial"/>
                <w:bCs/>
                <w:iCs/>
                <w:sz w:val="20"/>
                <w:szCs w:val="20"/>
                <w:lang w:val="en-IE"/>
              </w:rPr>
              <w:t>Owner: Production department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45C1BB5D" w14:textId="77777777" w:rsidR="003F5975" w:rsidRPr="00802323" w:rsidRDefault="003F5975" w:rsidP="003F5975">
            <w:pPr>
              <w:jc w:val="center"/>
              <w:textAlignment w:val="baseline"/>
              <w:rPr>
                <w:rFonts w:ascii="Arial" w:eastAsia="Times New Roman" w:hAnsi="Arial" w:cs="Arial"/>
                <w:b/>
                <w:bCs/>
                <w:sz w:val="20"/>
                <w:szCs w:val="20"/>
                <w:lang w:val="en-IE"/>
              </w:rPr>
            </w:pPr>
          </w:p>
        </w:tc>
        <w:tc>
          <w:tcPr>
            <w:tcW w:w="534" w:type="pct"/>
            <w:tcBorders>
              <w:top w:val="single" w:sz="6" w:space="0" w:color="AAAAAA"/>
              <w:left w:val="single" w:sz="6" w:space="0" w:color="AAAAAA"/>
              <w:bottom w:val="single" w:sz="6" w:space="0" w:color="AAAAAA"/>
              <w:right w:val="single" w:sz="6" w:space="0" w:color="AAAAAA"/>
            </w:tcBorders>
            <w:shd w:val="clear" w:color="auto" w:fill="DEEAF6" w:themeFill="accent1" w:themeFillTint="33"/>
          </w:tcPr>
          <w:p w14:paraId="343DB208" w14:textId="77777777" w:rsidR="003F5975" w:rsidRPr="00802323" w:rsidRDefault="003F5975" w:rsidP="003F5975">
            <w:pPr>
              <w:jc w:val="center"/>
              <w:textAlignment w:val="baseline"/>
              <w:rPr>
                <w:rFonts w:ascii="Arial" w:eastAsia="Times New Roman" w:hAnsi="Arial" w:cs="Arial"/>
                <w:b/>
                <w:bCs/>
                <w:sz w:val="20"/>
                <w:szCs w:val="20"/>
                <w:lang w:val="en-IE"/>
              </w:rPr>
            </w:pPr>
          </w:p>
        </w:tc>
      </w:tr>
      <w:tr w:rsidR="00802323" w:rsidRPr="00802323" w14:paraId="4C6C9EF6" w14:textId="77777777" w:rsidTr="00E671B9">
        <w:trPr>
          <w:gridAfter w:val="1"/>
          <w:wAfter w:w="2" w:type="pct"/>
          <w:trHeight w:val="300"/>
        </w:trPr>
        <w:tc>
          <w:tcPr>
            <w:tcW w:w="4998" w:type="pct"/>
            <w:gridSpan w:val="10"/>
            <w:tcBorders>
              <w:top w:val="single" w:sz="6" w:space="0" w:color="AAAAAA"/>
              <w:left w:val="single" w:sz="6" w:space="0" w:color="AAAAAA"/>
              <w:bottom w:val="single" w:sz="6" w:space="0" w:color="AAAAAA"/>
              <w:right w:val="single" w:sz="6" w:space="0" w:color="AAAAAA"/>
            </w:tcBorders>
            <w:shd w:val="clear" w:color="auto" w:fill="BDD6EE" w:themeFill="accent1" w:themeFillTint="66"/>
            <w:vAlign w:val="bottom"/>
          </w:tcPr>
          <w:p w14:paraId="30DA9400" w14:textId="4FAECF3F" w:rsidR="0024485F" w:rsidRPr="00802323" w:rsidRDefault="0024485F">
            <w:pPr>
              <w:jc w:val="center"/>
              <w:textAlignment w:val="baseline"/>
              <w:rPr>
                <w:rFonts w:ascii="Arial" w:eastAsia="Times New Roman" w:hAnsi="Arial" w:cs="Arial"/>
                <w:b/>
                <w:bCs/>
                <w:sz w:val="20"/>
                <w:szCs w:val="20"/>
                <w:lang w:val="en-IE"/>
              </w:rPr>
            </w:pPr>
            <w:r w:rsidRPr="00802323">
              <w:rPr>
                <w:rFonts w:ascii="Arial" w:eastAsia="Times New Roman" w:hAnsi="Arial" w:cs="Arial"/>
                <w:b/>
                <w:sz w:val="20"/>
                <w:szCs w:val="20"/>
                <w:lang w:val="en-IE"/>
              </w:rPr>
              <w:t>Low Risk Items — Acceptable; No Mitigation Required</w:t>
            </w:r>
          </w:p>
        </w:tc>
      </w:tr>
      <w:tr w:rsidR="00802323" w:rsidRPr="00802323" w14:paraId="61F0486A" w14:textId="77777777" w:rsidTr="00E671B9">
        <w:trPr>
          <w:gridAfter w:val="1"/>
          <w:wAfter w:w="2" w:type="pct"/>
          <w:trHeight w:val="300"/>
        </w:trPr>
        <w:tc>
          <w:tcPr>
            <w:tcW w:w="1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63575C5" w14:textId="4AAF4CF4" w:rsidR="0024485F" w:rsidRPr="00802323" w:rsidRDefault="0024485F" w:rsidP="00045B54">
            <w:pPr>
              <w:jc w:val="center"/>
              <w:rPr>
                <w:rFonts w:ascii="Arial" w:hAnsi="Arial" w:cs="Arial"/>
                <w:sz w:val="20"/>
                <w:szCs w:val="20"/>
              </w:rPr>
            </w:pPr>
            <w:r w:rsidRPr="00802323">
              <w:rPr>
                <w:rFonts w:ascii="Arial" w:hAnsi="Arial" w:cs="Arial"/>
                <w:sz w:val="20"/>
                <w:szCs w:val="20"/>
              </w:rPr>
              <w:t>All </w:t>
            </w:r>
          </w:p>
        </w:tc>
        <w:tc>
          <w:tcPr>
            <w:tcW w:w="55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F3CC2D" w14:textId="107A2B19" w:rsidR="0024485F" w:rsidRPr="00802323" w:rsidRDefault="0024485F" w:rsidP="00045B54">
            <w:pPr>
              <w:jc w:val="center"/>
              <w:rPr>
                <w:rFonts w:ascii="Arial" w:hAnsi="Arial" w:cs="Arial"/>
                <w:sz w:val="20"/>
                <w:szCs w:val="20"/>
              </w:rPr>
            </w:pPr>
            <w:r w:rsidRPr="00802323">
              <w:rPr>
                <w:rFonts w:ascii="Arial" w:hAnsi="Arial" w:cs="Arial"/>
                <w:sz w:val="20"/>
                <w:szCs w:val="20"/>
              </w:rPr>
              <w:t>All steps</w:t>
            </w:r>
          </w:p>
        </w:tc>
        <w:tc>
          <w:tcPr>
            <w:tcW w:w="82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2ECAA5F" w14:textId="39D42916" w:rsidR="0024485F" w:rsidRPr="00802323" w:rsidRDefault="0024485F" w:rsidP="00045B54">
            <w:pPr>
              <w:jc w:val="center"/>
              <w:rPr>
                <w:rFonts w:ascii="Arial" w:hAnsi="Arial" w:cs="Arial"/>
                <w:sz w:val="20"/>
                <w:szCs w:val="20"/>
              </w:rPr>
            </w:pPr>
            <w:r w:rsidRPr="00802323">
              <w:rPr>
                <w:rFonts w:ascii="Arial" w:hAnsi="Arial" w:cs="Arial"/>
                <w:sz w:val="20"/>
                <w:szCs w:val="20"/>
              </w:rPr>
              <w:t>All remaining failure modes assessed as Low risk</w:t>
            </w:r>
          </w:p>
        </w:tc>
        <w:tc>
          <w:tcPr>
            <w:tcW w:w="268"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2C50D80D" w14:textId="18C16C2A" w:rsidR="0024485F" w:rsidRPr="00802323" w:rsidRDefault="0024485F" w:rsidP="00045B54">
            <w:pPr>
              <w:jc w:val="center"/>
              <w:rPr>
                <w:rFonts w:ascii="Arial" w:hAnsi="Arial" w:cs="Arial"/>
                <w:sz w:val="20"/>
                <w:szCs w:val="20"/>
              </w:rPr>
            </w:pPr>
            <w:r w:rsidRPr="00802323">
              <w:rPr>
                <w:rFonts w:ascii="Arial" w:hAnsi="Arial" w:cs="Arial"/>
                <w:sz w:val="20"/>
                <w:szCs w:val="20"/>
              </w:rPr>
              <w:t>Low</w:t>
            </w:r>
          </w:p>
        </w:tc>
        <w:tc>
          <w:tcPr>
            <w:tcW w:w="295" w:type="pct"/>
            <w:tcBorders>
              <w:top w:val="single" w:sz="6" w:space="0" w:color="AAAAAA"/>
              <w:left w:val="single" w:sz="6" w:space="0" w:color="AAAAAA"/>
              <w:bottom w:val="single" w:sz="6" w:space="0" w:color="AAAAAA"/>
              <w:right w:val="single" w:sz="6" w:space="0" w:color="AAAAAA"/>
            </w:tcBorders>
            <w:shd w:val="clear" w:color="auto" w:fill="92D050"/>
            <w:vAlign w:val="center"/>
          </w:tcPr>
          <w:p w14:paraId="347D46E3" w14:textId="4F5F41B4" w:rsidR="0024485F" w:rsidRPr="00802323" w:rsidRDefault="0024485F" w:rsidP="00045B54">
            <w:pPr>
              <w:jc w:val="center"/>
              <w:rPr>
                <w:rFonts w:ascii="Arial" w:hAnsi="Arial" w:cs="Arial"/>
                <w:sz w:val="20"/>
                <w:szCs w:val="20"/>
              </w:rPr>
            </w:pPr>
            <w:r w:rsidRPr="00802323">
              <w:rPr>
                <w:rFonts w:ascii="Arial" w:hAnsi="Arial" w:cs="Arial"/>
                <w:sz w:val="20"/>
                <w:szCs w:val="20"/>
              </w:rPr>
              <w:t>Low</w:t>
            </w:r>
          </w:p>
        </w:tc>
        <w:tc>
          <w:tcPr>
            <w:tcW w:w="34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51535FA" w14:textId="146863F2" w:rsidR="0024485F" w:rsidRPr="00802323" w:rsidRDefault="0024485F">
            <w:pPr>
              <w:jc w:val="center"/>
              <w:rPr>
                <w:rFonts w:ascii="Arial" w:hAnsi="Arial" w:cs="Arial"/>
                <w:sz w:val="20"/>
                <w:szCs w:val="20"/>
              </w:rPr>
            </w:pPr>
            <w:r w:rsidRPr="00802323">
              <w:rPr>
                <w:rFonts w:ascii="Arial" w:hAnsi="Arial" w:cs="Arial"/>
                <w:sz w:val="20"/>
                <w:szCs w:val="20"/>
              </w:rPr>
              <w:t>Closed</w:t>
            </w:r>
          </w:p>
        </w:tc>
        <w:tc>
          <w:tcPr>
            <w:tcW w:w="155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9C4848C" w14:textId="2F094653" w:rsidR="0024485F" w:rsidRPr="00802323" w:rsidRDefault="0024485F" w:rsidP="00045B54">
            <w:pPr>
              <w:pStyle w:val="a7"/>
              <w:numPr>
                <w:ilvl w:val="0"/>
                <w:numId w:val="300"/>
              </w:numPr>
              <w:ind w:firstLineChars="0"/>
              <w:rPr>
                <w:rFonts w:eastAsiaTheme="minorEastAsia"/>
                <w:bCs w:val="0"/>
                <w:color w:val="auto"/>
                <w:kern w:val="0"/>
                <w:sz w:val="20"/>
                <w:szCs w:val="20"/>
                <w:lang w:eastAsia="zh-CN"/>
              </w:rPr>
            </w:pPr>
            <w:r w:rsidRPr="00802323">
              <w:rPr>
                <w:rFonts w:eastAsiaTheme="minorEastAsia"/>
                <w:bCs w:val="0"/>
                <w:color w:val="auto"/>
                <w:kern w:val="0"/>
                <w:sz w:val="20"/>
                <w:szCs w:val="20"/>
                <w:lang w:eastAsia="zh-CN"/>
              </w:rPr>
              <w:t xml:space="preserve">No additional action required. Maintain current controls and monitoring </w:t>
            </w:r>
            <w:proofErr w:type="spellStart"/>
            <w:r w:rsidRPr="00802323">
              <w:rPr>
                <w:rFonts w:eastAsiaTheme="minorEastAsia"/>
                <w:bCs w:val="0"/>
                <w:color w:val="auto"/>
                <w:kern w:val="0"/>
                <w:sz w:val="20"/>
                <w:szCs w:val="20"/>
                <w:lang w:eastAsia="zh-CN"/>
              </w:rPr>
              <w:t>programme</w:t>
            </w:r>
            <w:proofErr w:type="spellEnd"/>
            <w:r w:rsidRPr="00802323">
              <w:rPr>
                <w:rFonts w:eastAsiaTheme="minorEastAsia"/>
                <w:bCs w:val="0"/>
                <w:color w:val="auto"/>
                <w:kern w:val="0"/>
                <w:sz w:val="20"/>
                <w:szCs w:val="20"/>
                <w:lang w:eastAsia="zh-CN"/>
              </w:rPr>
              <w:t>.</w:t>
            </w:r>
          </w:p>
        </w:tc>
        <w:tc>
          <w:tcPr>
            <w:tcW w:w="448"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bottom"/>
          </w:tcPr>
          <w:p w14:paraId="631DC8B2" w14:textId="77777777" w:rsidR="0024485F" w:rsidRPr="00802323" w:rsidRDefault="0024485F" w:rsidP="00045B54">
            <w:pPr>
              <w:jc w:val="center"/>
              <w:rPr>
                <w:rFonts w:ascii="Arial" w:hAnsi="Arial" w:cs="Arial"/>
                <w:sz w:val="20"/>
                <w:szCs w:val="20"/>
              </w:rPr>
            </w:pPr>
          </w:p>
        </w:tc>
        <w:tc>
          <w:tcPr>
            <w:tcW w:w="534" w:type="pct"/>
            <w:tcBorders>
              <w:top w:val="single" w:sz="6" w:space="0" w:color="AAAAAA"/>
              <w:left w:val="single" w:sz="6" w:space="0" w:color="AAAAAA"/>
              <w:bottom w:val="single" w:sz="6" w:space="0" w:color="AAAAAA"/>
              <w:right w:val="single" w:sz="6" w:space="0" w:color="AAAAAA"/>
            </w:tcBorders>
            <w:shd w:val="clear" w:color="auto" w:fill="FFFFFF" w:themeFill="background1"/>
            <w:vAlign w:val="bottom"/>
          </w:tcPr>
          <w:p w14:paraId="08A94CB4" w14:textId="77777777" w:rsidR="0024485F" w:rsidRPr="00802323" w:rsidRDefault="0024485F" w:rsidP="00045B54">
            <w:pPr>
              <w:jc w:val="center"/>
              <w:rPr>
                <w:rFonts w:ascii="Arial" w:hAnsi="Arial" w:cs="Arial"/>
                <w:sz w:val="20"/>
                <w:szCs w:val="20"/>
              </w:rPr>
            </w:pPr>
          </w:p>
        </w:tc>
      </w:tr>
    </w:tbl>
    <w:p w14:paraId="091844D3" w14:textId="77777777" w:rsidR="000570D4" w:rsidRPr="00DA3C3F" w:rsidRDefault="000570D4" w:rsidP="000570D4">
      <w:pPr>
        <w:spacing w:after="0" w:line="240" w:lineRule="auto"/>
        <w:textAlignment w:val="baseline"/>
        <w:rPr>
          <w:rFonts w:ascii="Arial" w:eastAsia="Times New Roman" w:hAnsi="Arial" w:cs="Arial"/>
          <w:sz w:val="18"/>
          <w:szCs w:val="18"/>
        </w:rPr>
      </w:pPr>
      <w:r w:rsidRPr="00DA3C3F">
        <w:rPr>
          <w:rFonts w:ascii="Arial" w:eastAsia="Times New Roman" w:hAnsi="Arial" w:cs="Arial"/>
          <w:sz w:val="21"/>
          <w:szCs w:val="21"/>
        </w:rPr>
        <w:t> </w:t>
      </w:r>
    </w:p>
    <w:p w14:paraId="573F595B" w14:textId="7776208C" w:rsidR="005901D7" w:rsidRPr="00045B54" w:rsidRDefault="005901D7" w:rsidP="00045B54">
      <w:pPr>
        <w:spacing w:after="0" w:line="360" w:lineRule="auto"/>
        <w:rPr>
          <w:rFonts w:ascii="Arial" w:eastAsia="Times New Roman" w:hAnsi="Arial" w:cs="Arial"/>
          <w:color w:val="000000" w:themeColor="text1"/>
          <w:sz w:val="21"/>
          <w:szCs w:val="21"/>
        </w:rPr>
      </w:pPr>
      <w:r w:rsidRPr="00045B54">
        <w:rPr>
          <w:rFonts w:ascii="Arial" w:eastAsia="Times New Roman" w:hAnsi="Arial" w:cs="Arial"/>
          <w:color w:val="000000" w:themeColor="text1"/>
          <w:sz w:val="21"/>
          <w:szCs w:val="21"/>
        </w:rPr>
        <w:t>According to the assessment above, there was no High risk items identified. For the medium risks identified in Table above, the residual risks will be reduced to low risk after implementation of risk mitigation actions. The proposed action items can be effectively implemented with no risk, and can be properly managed in accordance with our routine production practices. No other significant recommended actions are required.</w:t>
      </w:r>
    </w:p>
    <w:p w14:paraId="3A949E65" w14:textId="1499AB15" w:rsidR="005901D7" w:rsidRPr="00045B54" w:rsidRDefault="005901D7" w:rsidP="00045B54">
      <w:pPr>
        <w:pStyle w:val="1"/>
        <w:spacing w:beforeLines="50" w:before="120" w:afterLines="50" w:after="120" w:line="360" w:lineRule="auto"/>
        <w:rPr>
          <w:rFonts w:ascii="Arial" w:eastAsia="Times New Roman" w:hAnsi="Arial" w:cs="Arial"/>
          <w:sz w:val="28"/>
          <w:szCs w:val="28"/>
          <w:lang w:val="en-IE"/>
        </w:rPr>
      </w:pPr>
      <w:bookmarkStart w:id="385" w:name="_Toc243334263"/>
      <w:r w:rsidRPr="00FA486B">
        <w:rPr>
          <w:rFonts w:ascii="Arial" w:eastAsia="Times New Roman" w:hAnsi="Arial" w:cs="Arial"/>
          <w:kern w:val="0"/>
          <w:sz w:val="28"/>
          <w:szCs w:val="28"/>
          <w:lang w:val="en-IE"/>
        </w:rPr>
        <w:t>8. Risk Control and Mitigation</w:t>
      </w:r>
      <w:bookmarkEnd w:id="385"/>
      <w:r w:rsidRPr="00FA486B">
        <w:rPr>
          <w:rFonts w:ascii="Arial" w:eastAsia="Times New Roman" w:hAnsi="Arial" w:cs="Arial"/>
          <w:kern w:val="0"/>
          <w:sz w:val="28"/>
          <w:szCs w:val="28"/>
          <w:lang w:val="en-IE"/>
        </w:rPr>
        <w:t> </w:t>
      </w:r>
    </w:p>
    <w:p w14:paraId="60569AB1" w14:textId="3C653119" w:rsidR="005901D7" w:rsidRPr="00045B54" w:rsidRDefault="00084643" w:rsidP="00045B54">
      <w:pPr>
        <w:spacing w:after="0" w:line="360" w:lineRule="auto"/>
        <w:jc w:val="both"/>
        <w:textAlignment w:val="baseline"/>
        <w:rPr>
          <w:rFonts w:ascii="Arial" w:eastAsia="Times New Roman" w:hAnsi="Arial" w:cs="Arial"/>
          <w:bCs/>
          <w:color w:val="000000" w:themeColor="text1"/>
          <w:sz w:val="21"/>
          <w:szCs w:val="21"/>
          <w:lang w:val="en-IE"/>
        </w:rPr>
      </w:pPr>
      <w:r w:rsidRPr="00045B54">
        <w:rPr>
          <w:rFonts w:ascii="Arial" w:eastAsia="Times New Roman" w:hAnsi="Arial" w:cs="Arial"/>
          <w:bCs/>
          <w:color w:val="000000" w:themeColor="text1"/>
          <w:sz w:val="21"/>
          <w:szCs w:val="21"/>
          <w:lang w:val="en-IE"/>
        </w:rPr>
        <w:t>According to risk assessment above, there are no </w:t>
      </w:r>
      <w:r w:rsidR="00B37534" w:rsidRPr="00045B54">
        <w:rPr>
          <w:rFonts w:ascii="Arial" w:eastAsia="Times New Roman" w:hAnsi="Arial" w:cs="Arial"/>
          <w:bCs/>
          <w:color w:val="000000" w:themeColor="text1"/>
          <w:sz w:val="21"/>
          <w:szCs w:val="21"/>
          <w:lang w:val="en-IE"/>
        </w:rPr>
        <w:t>High-risk</w:t>
      </w:r>
      <w:r w:rsidRPr="00045B54">
        <w:rPr>
          <w:rFonts w:ascii="Arial" w:eastAsia="Times New Roman" w:hAnsi="Arial" w:cs="Arial"/>
          <w:bCs/>
          <w:color w:val="000000" w:themeColor="text1"/>
          <w:sz w:val="21"/>
          <w:szCs w:val="21"/>
          <w:lang w:val="en-IE"/>
        </w:rPr>
        <w:t xml:space="preserve"> items identified in the manufacture of </w:t>
      </w:r>
      <w:r w:rsidR="000743AE" w:rsidRPr="00045B54">
        <w:rPr>
          <w:rFonts w:ascii="Arial" w:eastAsia="Times New Roman" w:hAnsi="Arial" w:cs="Arial"/>
          <w:bCs/>
          <w:color w:val="000000" w:themeColor="text1"/>
          <w:sz w:val="21"/>
          <w:szCs w:val="21"/>
          <w:lang w:val="en-IE"/>
        </w:rPr>
        <w:t>ASYM-141366</w:t>
      </w:r>
      <w:r w:rsidR="000675EE">
        <w:rPr>
          <w:rFonts w:ascii="Arial" w:eastAsia="Times New Roman" w:hAnsi="Arial" w:cs="Arial"/>
          <w:bCs/>
          <w:color w:val="000000" w:themeColor="text1"/>
          <w:sz w:val="21"/>
          <w:szCs w:val="21"/>
          <w:lang w:val="en-IE"/>
        </w:rPr>
        <w:t xml:space="preserve"> </w:t>
      </w:r>
      <w:r w:rsidRPr="00045B54">
        <w:rPr>
          <w:rFonts w:ascii="Arial" w:eastAsia="Times New Roman" w:hAnsi="Arial" w:cs="Arial"/>
          <w:bCs/>
          <w:color w:val="000000" w:themeColor="text1"/>
          <w:sz w:val="21"/>
          <w:szCs w:val="21"/>
          <w:lang w:val="en-IE"/>
        </w:rPr>
        <w:t xml:space="preserve">(Step 1 of </w:t>
      </w:r>
      <w:r w:rsidR="000743AE" w:rsidRPr="00045B54">
        <w:rPr>
          <w:rFonts w:ascii="Arial" w:eastAsia="Times New Roman" w:hAnsi="Arial" w:cs="Arial"/>
          <w:bCs/>
          <w:color w:val="000000" w:themeColor="text1"/>
          <w:sz w:val="21"/>
          <w:szCs w:val="21"/>
          <w:lang w:val="en-IE"/>
        </w:rPr>
        <w:t>ASYM-140020</w:t>
      </w:r>
      <w:r w:rsidRPr="00045B54">
        <w:rPr>
          <w:rFonts w:ascii="Arial" w:eastAsia="Times New Roman" w:hAnsi="Arial" w:cs="Arial"/>
          <w:bCs/>
          <w:color w:val="000000" w:themeColor="text1"/>
          <w:sz w:val="21"/>
          <w:szCs w:val="21"/>
          <w:lang w:val="en-IE"/>
        </w:rPr>
        <w:t xml:space="preserve"> / </w:t>
      </w:r>
      <w:r w:rsidR="000743AE" w:rsidRPr="00045B54">
        <w:rPr>
          <w:rFonts w:ascii="Arial" w:eastAsia="Times New Roman" w:hAnsi="Arial" w:cs="Arial"/>
          <w:bCs/>
          <w:color w:val="000000" w:themeColor="text1"/>
          <w:sz w:val="21"/>
          <w:szCs w:val="21"/>
          <w:lang w:val="en-IE"/>
        </w:rPr>
        <w:t>LSN4182924</w:t>
      </w:r>
      <w:r w:rsidRPr="00045B54">
        <w:rPr>
          <w:rFonts w:ascii="Arial" w:eastAsia="Times New Roman" w:hAnsi="Arial" w:cs="Arial"/>
          <w:bCs/>
          <w:color w:val="000000" w:themeColor="text1"/>
          <w:sz w:val="21"/>
          <w:szCs w:val="21"/>
          <w:lang w:val="en-IE"/>
        </w:rPr>
        <w:t xml:space="preserve">) at </w:t>
      </w:r>
      <w:proofErr w:type="spellStart"/>
      <w:r w:rsidRPr="00045B54">
        <w:rPr>
          <w:rFonts w:ascii="Arial" w:eastAsia="Times New Roman" w:hAnsi="Arial" w:cs="Arial"/>
          <w:bCs/>
          <w:color w:val="000000" w:themeColor="text1"/>
          <w:sz w:val="21"/>
          <w:szCs w:val="21"/>
          <w:lang w:val="en-IE"/>
        </w:rPr>
        <w:t>Asymchem</w:t>
      </w:r>
      <w:proofErr w:type="spellEnd"/>
      <w:r w:rsidRPr="00045B54">
        <w:rPr>
          <w:rFonts w:ascii="Arial" w:eastAsia="Times New Roman" w:hAnsi="Arial" w:cs="Arial"/>
          <w:bCs/>
          <w:color w:val="000000" w:themeColor="text1"/>
          <w:sz w:val="21"/>
          <w:szCs w:val="21"/>
          <w:lang w:val="en-IE"/>
        </w:rPr>
        <w:t xml:space="preserve"> Life Science (Tianjin) Co., Ltd. (No.265, South Avenue, </w:t>
      </w:r>
      <w:proofErr w:type="spellStart"/>
      <w:r w:rsidRPr="00045B54">
        <w:rPr>
          <w:rFonts w:ascii="Arial" w:eastAsia="Times New Roman" w:hAnsi="Arial" w:cs="Arial"/>
          <w:bCs/>
          <w:color w:val="000000" w:themeColor="text1"/>
          <w:sz w:val="21"/>
          <w:szCs w:val="21"/>
          <w:lang w:val="en-IE"/>
        </w:rPr>
        <w:t>Binhai</w:t>
      </w:r>
      <w:proofErr w:type="spellEnd"/>
      <w:r w:rsidRPr="00045B54">
        <w:rPr>
          <w:rFonts w:ascii="Arial" w:eastAsia="Times New Roman" w:hAnsi="Arial" w:cs="Arial"/>
          <w:bCs/>
          <w:color w:val="000000" w:themeColor="text1"/>
          <w:sz w:val="21"/>
          <w:szCs w:val="21"/>
          <w:lang w:val="en-IE"/>
        </w:rPr>
        <w:t xml:space="preserve"> New Area TEDA, Tianjin, 300462, China</w:t>
      </w:r>
      <w:del w:id="386" w:author="Johan Granander" w:date="2026-10-27T18:51:00Z">
        <w:r w:rsidRPr="00045B54" w:rsidDel="002D1A2A">
          <w:rPr>
            <w:rFonts w:ascii="Arial" w:eastAsia="Times New Roman" w:hAnsi="Arial" w:cs="Arial"/>
            <w:bCs/>
            <w:color w:val="000000" w:themeColor="text1"/>
            <w:sz w:val="21"/>
            <w:szCs w:val="21"/>
            <w:lang w:val="en-IE"/>
          </w:rPr>
          <w:delText>).</w:delText>
        </w:r>
        <w:r w:rsidR="005901D7" w:rsidRPr="00045B54" w:rsidDel="002D1A2A">
          <w:rPr>
            <w:rFonts w:ascii="Arial" w:eastAsia="Times New Roman" w:hAnsi="Arial" w:cs="Arial"/>
            <w:bCs/>
            <w:color w:val="000000" w:themeColor="text1"/>
            <w:sz w:val="21"/>
            <w:szCs w:val="21"/>
            <w:lang w:val="en-IE"/>
          </w:rPr>
          <w:delText>The</w:delText>
        </w:r>
      </w:del>
      <w:ins w:id="387" w:author="Johan Granander" w:date="2026-10-27T18:51:00Z">
        <w:r w:rsidR="002D1A2A" w:rsidRPr="00045B54">
          <w:rPr>
            <w:rFonts w:ascii="Arial" w:eastAsia="Times New Roman" w:hAnsi="Arial" w:cs="Arial"/>
            <w:bCs/>
            <w:color w:val="000000" w:themeColor="text1"/>
            <w:sz w:val="21"/>
            <w:szCs w:val="21"/>
            <w:lang w:val="en-IE"/>
          </w:rPr>
          <w:t>). The</w:t>
        </w:r>
      </w:ins>
      <w:r w:rsidR="005901D7" w:rsidRPr="00045B54">
        <w:rPr>
          <w:rFonts w:ascii="Arial" w:eastAsia="Times New Roman" w:hAnsi="Arial" w:cs="Arial"/>
          <w:bCs/>
          <w:color w:val="000000" w:themeColor="text1"/>
          <w:sz w:val="21"/>
          <w:szCs w:val="21"/>
          <w:lang w:val="en-IE"/>
        </w:rPr>
        <w:t xml:space="preserve"> proposed action items for </w:t>
      </w:r>
      <w:r w:rsidR="005901D7" w:rsidRPr="00045B54">
        <w:rPr>
          <w:rFonts w:ascii="Arial" w:eastAsia="Times New Roman" w:hAnsi="Arial" w:cs="Arial"/>
          <w:bCs/>
          <w:color w:val="000000" w:themeColor="text1"/>
          <w:sz w:val="21"/>
          <w:szCs w:val="21"/>
          <w:lang w:val="en-IE"/>
        </w:rPr>
        <w:lastRenderedPageBreak/>
        <w:t>residual medium risk items can be effectively implemented with no risk and can be properly managed in accordance with our routine production practices. No other significant recommended actions are required.</w:t>
      </w:r>
    </w:p>
    <w:p w14:paraId="4EBECD79" w14:textId="65077232" w:rsidR="000570D4" w:rsidRPr="00DA3C3F" w:rsidRDefault="005901D7" w:rsidP="00084643">
      <w:pPr>
        <w:pStyle w:val="1"/>
        <w:keepLines w:val="0"/>
        <w:spacing w:beforeLines="50" w:before="120" w:afterLines="50" w:after="120" w:line="360" w:lineRule="auto"/>
        <w:ind w:left="360" w:hanging="360"/>
        <w:contextualSpacing/>
        <w:rPr>
          <w:rFonts w:ascii="Arial" w:eastAsia="Times New Roman" w:hAnsi="Arial" w:cs="Arial"/>
          <w:kern w:val="0"/>
          <w:sz w:val="28"/>
          <w:szCs w:val="28"/>
          <w:lang w:val="en-IE"/>
        </w:rPr>
      </w:pPr>
      <w:bookmarkStart w:id="388" w:name="_Toc228526098"/>
      <w:bookmarkStart w:id="389" w:name="_Toc236397876"/>
      <w:r>
        <w:rPr>
          <w:rFonts w:asciiTheme="minorEastAsia" w:hAnsiTheme="minorEastAsia" w:cs="Arial"/>
          <w:kern w:val="0"/>
          <w:sz w:val="28"/>
          <w:szCs w:val="28"/>
          <w:lang w:val="en-IE"/>
        </w:rPr>
        <w:t>9</w:t>
      </w:r>
      <w:r w:rsidR="000570D4" w:rsidRPr="00DA3C3F">
        <w:rPr>
          <w:rFonts w:ascii="Arial" w:eastAsia="Times New Roman" w:hAnsi="Arial" w:cs="Arial"/>
          <w:kern w:val="0"/>
          <w:sz w:val="28"/>
          <w:szCs w:val="28"/>
          <w:lang w:val="en-IE"/>
        </w:rPr>
        <w:t xml:space="preserve">. </w:t>
      </w:r>
      <w:commentRangeStart w:id="390"/>
      <w:commentRangeStart w:id="391"/>
      <w:r w:rsidR="000570D4" w:rsidRPr="00DA3C3F">
        <w:rPr>
          <w:rFonts w:ascii="Arial" w:eastAsia="Times New Roman" w:hAnsi="Arial" w:cs="Arial"/>
          <w:kern w:val="0"/>
          <w:sz w:val="28"/>
          <w:szCs w:val="28"/>
          <w:lang w:val="en-IE"/>
        </w:rPr>
        <w:t>Risk Review Schedule</w:t>
      </w:r>
      <w:bookmarkEnd w:id="388"/>
      <w:r w:rsidR="000570D4" w:rsidRPr="00DA3C3F">
        <w:rPr>
          <w:rFonts w:ascii="Arial" w:eastAsia="Times New Roman" w:hAnsi="Arial" w:cs="Arial"/>
          <w:kern w:val="0"/>
          <w:sz w:val="28"/>
          <w:szCs w:val="28"/>
          <w:lang w:val="en-IE"/>
        </w:rPr>
        <w:t> </w:t>
      </w:r>
      <w:bookmarkEnd w:id="389"/>
      <w:commentRangeEnd w:id="390"/>
      <w:r w:rsidR="00A50523" w:rsidRPr="00DA3C3F">
        <w:rPr>
          <w:rStyle w:val="af4"/>
          <w:rFonts w:ascii="Arial" w:eastAsia="Times New Roman" w:hAnsi="Arial" w:cs="Arial"/>
          <w:kern w:val="0"/>
          <w:sz w:val="28"/>
          <w:szCs w:val="28"/>
          <w:lang w:val="en-IE"/>
        </w:rPr>
        <w:commentReference w:id="390"/>
      </w:r>
      <w:commentRangeEnd w:id="391"/>
      <w:r w:rsidR="000570D4" w:rsidRPr="00DA3C3F">
        <w:rPr>
          <w:rStyle w:val="af4"/>
          <w:rFonts w:ascii="Arial" w:eastAsia="Times New Roman" w:hAnsi="Arial" w:cs="Arial"/>
          <w:kern w:val="0"/>
          <w:sz w:val="28"/>
          <w:szCs w:val="28"/>
          <w:lang w:val="en-IE"/>
        </w:rPr>
        <w:commentReference w:id="391"/>
      </w:r>
    </w:p>
    <w:p w14:paraId="08DD8A9B" w14:textId="77777777" w:rsidR="000570D4" w:rsidRPr="00DA3C3F" w:rsidRDefault="000570D4" w:rsidP="00084643">
      <w:pPr>
        <w:spacing w:after="0" w:line="240" w:lineRule="auto"/>
        <w:jc w:val="both"/>
        <w:textAlignment w:val="baseline"/>
        <w:rPr>
          <w:rFonts w:ascii="Arial" w:eastAsia="Times New Roman" w:hAnsi="Arial" w:cs="Arial"/>
          <w:sz w:val="21"/>
          <w:szCs w:val="21"/>
          <w:lang w:val="en-IE"/>
        </w:rPr>
      </w:pPr>
      <w:r w:rsidRPr="00DA3C3F">
        <w:rPr>
          <w:rFonts w:ascii="Arial" w:eastAsia="Times New Roman" w:hAnsi="Arial" w:cs="Arial"/>
          <w:sz w:val="21"/>
          <w:szCs w:val="21"/>
          <w:lang w:val="en-IE"/>
        </w:rPr>
        <w:t>This FMEA will be reviewed at the intervals below, or when triggered by any of the conditions listed. Reviewers must confirm that the risk assessment remains current and accurately represents the control strategy. </w:t>
      </w:r>
    </w:p>
    <w:p w14:paraId="361B0226" w14:textId="77777777" w:rsidR="000570D4" w:rsidRPr="00DA3C3F" w:rsidRDefault="000570D4" w:rsidP="00084643">
      <w:pPr>
        <w:spacing w:after="0" w:line="240" w:lineRule="auto"/>
        <w:jc w:val="both"/>
        <w:textAlignment w:val="baseline"/>
        <w:rPr>
          <w:rFonts w:ascii="Arial" w:eastAsia="Times New Roman" w:hAnsi="Arial" w:cs="Arial"/>
          <w:sz w:val="21"/>
          <w:szCs w:val="21"/>
          <w:lang w:val="en-IE"/>
        </w:rPr>
      </w:pPr>
      <w:r w:rsidRPr="00DA3C3F">
        <w:rPr>
          <w:rFonts w:ascii="Arial" w:eastAsia="Times New Roman" w:hAnsi="Arial" w:cs="Arial"/>
          <w:sz w:val="21"/>
          <w:szCs w:val="21"/>
          <w:lang w:val="en-IE"/>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32"/>
        <w:gridCol w:w="8852"/>
      </w:tblGrid>
      <w:tr w:rsidR="00DA3C3F" w:rsidRPr="00ED1EA8" w14:paraId="1F738DA0" w14:textId="77777777" w:rsidTr="00045B54">
        <w:trPr>
          <w:trHeight w:val="641"/>
        </w:trPr>
        <w:tc>
          <w:tcPr>
            <w:tcW w:w="1923"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52E3B3B" w14:textId="77777777" w:rsidR="000570D4" w:rsidRPr="00045B54" w:rsidRDefault="000570D4" w:rsidP="00045B54">
            <w:pPr>
              <w:spacing w:after="0" w:line="240" w:lineRule="auto"/>
              <w:jc w:val="center"/>
              <w:textAlignment w:val="baseline"/>
              <w:rPr>
                <w:rFonts w:ascii="Arial" w:eastAsia="Times New Roman" w:hAnsi="Arial" w:cs="Arial"/>
                <w:b/>
                <w:bCs/>
                <w:color w:val="FFFFFF"/>
                <w:sz w:val="20"/>
                <w:szCs w:val="20"/>
                <w:lang w:val="en-IE"/>
              </w:rPr>
            </w:pPr>
            <w:r w:rsidRPr="00045B54">
              <w:rPr>
                <w:rFonts w:ascii="Arial" w:eastAsia="Times New Roman" w:hAnsi="Arial" w:cs="Arial"/>
                <w:b/>
                <w:bCs/>
                <w:color w:val="FFFFFF"/>
                <w:sz w:val="20"/>
                <w:szCs w:val="20"/>
                <w:lang w:val="en-IE"/>
              </w:rPr>
              <w:t>Review Trigger </w:t>
            </w:r>
          </w:p>
        </w:tc>
        <w:tc>
          <w:tcPr>
            <w:tcW w:w="3077"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9A30E98" w14:textId="77777777" w:rsidR="000570D4" w:rsidRPr="00045B54" w:rsidRDefault="000570D4" w:rsidP="00045B54">
            <w:pPr>
              <w:spacing w:after="0" w:line="240" w:lineRule="auto"/>
              <w:jc w:val="center"/>
              <w:textAlignment w:val="baseline"/>
              <w:rPr>
                <w:rFonts w:ascii="Arial" w:eastAsia="Times New Roman" w:hAnsi="Arial" w:cs="Arial"/>
                <w:b/>
                <w:bCs/>
                <w:color w:val="FFFFFF"/>
                <w:sz w:val="20"/>
                <w:szCs w:val="20"/>
                <w:lang w:val="en-IE"/>
              </w:rPr>
            </w:pPr>
            <w:r w:rsidRPr="00045B54">
              <w:rPr>
                <w:rFonts w:ascii="Arial" w:eastAsia="Times New Roman" w:hAnsi="Arial" w:cs="Arial"/>
                <w:b/>
                <w:bCs/>
                <w:color w:val="FFFFFF"/>
                <w:sz w:val="20"/>
                <w:szCs w:val="20"/>
                <w:lang w:val="en-IE"/>
              </w:rPr>
              <w:t>Action Required </w:t>
            </w:r>
          </w:p>
        </w:tc>
      </w:tr>
      <w:tr w:rsidR="000570D4" w:rsidRPr="00ED1EA8" w14:paraId="4FF746C3" w14:textId="77777777" w:rsidTr="00045B54">
        <w:trPr>
          <w:trHeight w:val="641"/>
        </w:trPr>
        <w:tc>
          <w:tcPr>
            <w:tcW w:w="1923"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F0CF3A4" w14:textId="48067AD1" w:rsidR="000570D4" w:rsidRPr="00045B54" w:rsidRDefault="000570D4" w:rsidP="00111907">
            <w:pPr>
              <w:spacing w:after="0" w:line="240" w:lineRule="exact"/>
              <w:textAlignment w:val="baseline"/>
              <w:rPr>
                <w:rFonts w:ascii="Arial" w:eastAsia="Times New Roman" w:hAnsi="Arial" w:cs="Arial"/>
                <w:sz w:val="20"/>
                <w:szCs w:val="20"/>
              </w:rPr>
            </w:pPr>
            <w:r w:rsidRPr="00045B54">
              <w:rPr>
                <w:rFonts w:ascii="Arial" w:eastAsia="Times New Roman" w:hAnsi="Arial" w:cs="Arial"/>
                <w:sz w:val="20"/>
                <w:szCs w:val="20"/>
                <w:lang w:val="en-IE"/>
              </w:rPr>
              <w:t>Periodic review (minimum every 3 years</w:t>
            </w:r>
            <w:r w:rsidR="00111907">
              <w:rPr>
                <w:rFonts w:asciiTheme="minorEastAsia" w:hAnsiTheme="minorEastAsia" w:cs="Arial" w:hint="eastAsia"/>
                <w:sz w:val="20"/>
                <w:szCs w:val="20"/>
                <w:lang w:val="en-IE"/>
              </w:rPr>
              <w:t>)</w:t>
            </w:r>
            <w:r w:rsidR="002B7293" w:rsidRPr="00045B54">
              <w:rPr>
                <w:rFonts w:ascii="Arial" w:eastAsia="Times New Roman" w:hAnsi="Arial" w:cs="Arial"/>
                <w:sz w:val="20"/>
                <w:szCs w:val="20"/>
                <w:lang w:val="en-IE"/>
              </w:rPr>
              <w:t xml:space="preserve"> </w:t>
            </w:r>
          </w:p>
        </w:tc>
        <w:tc>
          <w:tcPr>
            <w:tcW w:w="307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EEB9D1E" w14:textId="77777777" w:rsidR="000570D4" w:rsidRPr="00045B54" w:rsidRDefault="000570D4" w:rsidP="00084643">
            <w:pPr>
              <w:spacing w:after="0" w:line="240" w:lineRule="exact"/>
              <w:textAlignment w:val="baseline"/>
              <w:rPr>
                <w:rFonts w:ascii="Arial" w:eastAsia="Times New Roman" w:hAnsi="Arial" w:cs="Arial"/>
                <w:sz w:val="20"/>
                <w:szCs w:val="20"/>
              </w:rPr>
            </w:pPr>
            <w:r w:rsidRPr="00045B54">
              <w:rPr>
                <w:rFonts w:ascii="Arial" w:eastAsia="Times New Roman" w:hAnsi="Arial" w:cs="Arial"/>
                <w:sz w:val="20"/>
                <w:szCs w:val="20"/>
                <w:lang w:val="en-IE"/>
              </w:rPr>
              <w:t>Full FMEA review; confirm risk levels remain current; update if process or controls have changed.</w:t>
            </w:r>
            <w:r w:rsidRPr="00045B54">
              <w:rPr>
                <w:rFonts w:ascii="Arial" w:eastAsia="Times New Roman" w:hAnsi="Arial" w:cs="Arial"/>
                <w:sz w:val="20"/>
                <w:szCs w:val="20"/>
              </w:rPr>
              <w:t> </w:t>
            </w:r>
          </w:p>
        </w:tc>
      </w:tr>
      <w:tr w:rsidR="000570D4" w:rsidRPr="00ED1EA8" w14:paraId="71D4034B" w14:textId="77777777" w:rsidTr="00045B54">
        <w:trPr>
          <w:trHeight w:val="641"/>
        </w:trPr>
        <w:tc>
          <w:tcPr>
            <w:tcW w:w="192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C628FE3" w14:textId="77777777" w:rsidR="000570D4" w:rsidRPr="00045B54" w:rsidRDefault="000570D4" w:rsidP="00084643">
            <w:pPr>
              <w:spacing w:after="0" w:line="240" w:lineRule="exact"/>
              <w:textAlignment w:val="baseline"/>
              <w:rPr>
                <w:rFonts w:ascii="Arial" w:eastAsia="Times New Roman" w:hAnsi="Arial" w:cs="Arial"/>
                <w:sz w:val="20"/>
                <w:szCs w:val="20"/>
              </w:rPr>
            </w:pPr>
            <w:r w:rsidRPr="00045B54">
              <w:rPr>
                <w:rFonts w:ascii="Arial" w:eastAsia="Times New Roman" w:hAnsi="Arial" w:cs="Arial"/>
                <w:sz w:val="20"/>
                <w:szCs w:val="20"/>
                <w:lang w:val="en-IE"/>
              </w:rPr>
              <w:t>Significant process change (</w:t>
            </w:r>
            <w:commentRangeStart w:id="392"/>
            <w:commentRangeStart w:id="393"/>
            <w:r w:rsidRPr="00045B54">
              <w:rPr>
                <w:rFonts w:ascii="Arial" w:eastAsia="Times New Roman" w:hAnsi="Arial" w:cs="Arial"/>
                <w:sz w:val="20"/>
                <w:szCs w:val="20"/>
                <w:lang w:val="en-IE"/>
              </w:rPr>
              <w:t xml:space="preserve">CPP </w:t>
            </w:r>
            <w:commentRangeEnd w:id="392"/>
            <w:r w:rsidR="005321EF" w:rsidRPr="00045B54">
              <w:rPr>
                <w:rStyle w:val="af4"/>
                <w:rFonts w:ascii="Arial" w:eastAsia="Times New Roman" w:hAnsi="Arial" w:cs="Arial"/>
                <w:sz w:val="20"/>
                <w:szCs w:val="20"/>
                <w:lang w:val="en-IE"/>
              </w:rPr>
              <w:commentReference w:id="392"/>
            </w:r>
            <w:commentRangeEnd w:id="393"/>
            <w:r w:rsidRPr="00045B54">
              <w:rPr>
                <w:rStyle w:val="af4"/>
                <w:rFonts w:ascii="Arial" w:eastAsia="Times New Roman" w:hAnsi="Arial" w:cs="Arial"/>
                <w:sz w:val="20"/>
                <w:szCs w:val="20"/>
                <w:lang w:val="en-IE"/>
              </w:rPr>
              <w:commentReference w:id="393"/>
            </w:r>
            <w:r w:rsidRPr="00045B54">
              <w:rPr>
                <w:rFonts w:ascii="Arial" w:eastAsia="Times New Roman" w:hAnsi="Arial" w:cs="Arial"/>
                <w:sz w:val="20"/>
                <w:szCs w:val="20"/>
                <w:lang w:val="en-IE"/>
              </w:rPr>
              <w:t>or CQA-linked parameter)</w:t>
            </w:r>
            <w:r w:rsidRPr="00045B54">
              <w:rPr>
                <w:rFonts w:ascii="Arial" w:eastAsia="Times New Roman" w:hAnsi="Arial" w:cs="Arial"/>
                <w:sz w:val="20"/>
                <w:szCs w:val="20"/>
              </w:rPr>
              <w:t> </w:t>
            </w:r>
          </w:p>
        </w:tc>
        <w:tc>
          <w:tcPr>
            <w:tcW w:w="3077"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C36EAA1" w14:textId="77777777" w:rsidR="000570D4" w:rsidRPr="00045B54" w:rsidRDefault="000570D4" w:rsidP="00084643">
            <w:pPr>
              <w:spacing w:after="0" w:line="240" w:lineRule="exact"/>
              <w:textAlignment w:val="baseline"/>
              <w:rPr>
                <w:rFonts w:ascii="Arial" w:eastAsia="Times New Roman" w:hAnsi="Arial" w:cs="Arial"/>
                <w:sz w:val="20"/>
                <w:szCs w:val="20"/>
              </w:rPr>
            </w:pPr>
            <w:r w:rsidRPr="00045B54">
              <w:rPr>
                <w:rFonts w:ascii="Arial" w:eastAsia="Times New Roman" w:hAnsi="Arial" w:cs="Arial"/>
                <w:sz w:val="20"/>
                <w:szCs w:val="20"/>
                <w:lang w:val="en-IE"/>
              </w:rPr>
              <w:t>Reassess affected failure modes; update FMEA; re-approve at appropriate level.</w:t>
            </w:r>
            <w:r w:rsidRPr="00045B54">
              <w:rPr>
                <w:rFonts w:ascii="Arial" w:eastAsia="Times New Roman" w:hAnsi="Arial" w:cs="Arial"/>
                <w:sz w:val="20"/>
                <w:szCs w:val="20"/>
              </w:rPr>
              <w:t> </w:t>
            </w:r>
          </w:p>
        </w:tc>
      </w:tr>
      <w:tr w:rsidR="000570D4" w:rsidRPr="00ED1EA8" w14:paraId="486ACC0B" w14:textId="77777777" w:rsidTr="00045B54">
        <w:trPr>
          <w:trHeight w:val="641"/>
        </w:trPr>
        <w:tc>
          <w:tcPr>
            <w:tcW w:w="1923"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D8F4828" w14:textId="77777777" w:rsidR="000570D4" w:rsidRPr="00045B54" w:rsidRDefault="000570D4" w:rsidP="00084643">
            <w:pPr>
              <w:spacing w:after="0" w:line="240" w:lineRule="exact"/>
              <w:textAlignment w:val="baseline"/>
              <w:rPr>
                <w:rFonts w:ascii="Arial" w:eastAsia="Times New Roman" w:hAnsi="Arial" w:cs="Arial"/>
                <w:sz w:val="20"/>
                <w:szCs w:val="20"/>
              </w:rPr>
            </w:pPr>
            <w:r w:rsidRPr="00045B54">
              <w:rPr>
                <w:rFonts w:ascii="Arial" w:eastAsia="Times New Roman" w:hAnsi="Arial" w:cs="Arial"/>
                <w:sz w:val="20"/>
                <w:szCs w:val="20"/>
                <w:lang w:val="en-IE"/>
              </w:rPr>
              <w:t>Critical or major deviation impacting product quality</w:t>
            </w:r>
            <w:r w:rsidRPr="00045B54">
              <w:rPr>
                <w:rFonts w:ascii="Arial" w:eastAsia="Times New Roman" w:hAnsi="Arial" w:cs="Arial"/>
                <w:sz w:val="20"/>
                <w:szCs w:val="20"/>
              </w:rPr>
              <w:t> </w:t>
            </w:r>
          </w:p>
        </w:tc>
        <w:tc>
          <w:tcPr>
            <w:tcW w:w="307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CD026BC" w14:textId="77777777" w:rsidR="000570D4" w:rsidRPr="00045B54" w:rsidRDefault="000570D4" w:rsidP="00084643">
            <w:pPr>
              <w:spacing w:after="0" w:line="240" w:lineRule="exact"/>
              <w:textAlignment w:val="baseline"/>
              <w:rPr>
                <w:rFonts w:ascii="Arial" w:eastAsia="Times New Roman" w:hAnsi="Arial" w:cs="Arial"/>
                <w:sz w:val="20"/>
                <w:szCs w:val="20"/>
              </w:rPr>
            </w:pPr>
            <w:r w:rsidRPr="00045B54">
              <w:rPr>
                <w:rFonts w:ascii="Arial" w:eastAsia="Times New Roman" w:hAnsi="Arial" w:cs="Arial"/>
                <w:sz w:val="20"/>
                <w:szCs w:val="20"/>
                <w:lang w:val="en-IE"/>
              </w:rPr>
              <w:t>Assess whether failure mode was captured in FMEA; if not, add and re-score; update controls.</w:t>
            </w:r>
            <w:r w:rsidRPr="00045B54">
              <w:rPr>
                <w:rFonts w:ascii="Arial" w:eastAsia="Times New Roman" w:hAnsi="Arial" w:cs="Arial"/>
                <w:sz w:val="20"/>
                <w:szCs w:val="20"/>
              </w:rPr>
              <w:t> </w:t>
            </w:r>
          </w:p>
        </w:tc>
      </w:tr>
      <w:tr w:rsidR="000570D4" w:rsidRPr="00ED1EA8" w14:paraId="4EA5E262" w14:textId="77777777" w:rsidTr="00045B54">
        <w:trPr>
          <w:trHeight w:val="641"/>
        </w:trPr>
        <w:tc>
          <w:tcPr>
            <w:tcW w:w="192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422A25B" w14:textId="77777777" w:rsidR="000570D4" w:rsidRPr="00045B54" w:rsidRDefault="000570D4" w:rsidP="00084643">
            <w:pPr>
              <w:spacing w:after="0" w:line="240" w:lineRule="exact"/>
              <w:textAlignment w:val="baseline"/>
              <w:rPr>
                <w:rFonts w:ascii="Arial" w:eastAsia="Times New Roman" w:hAnsi="Arial" w:cs="Arial"/>
                <w:sz w:val="20"/>
                <w:szCs w:val="20"/>
              </w:rPr>
            </w:pPr>
            <w:r w:rsidRPr="00045B54">
              <w:rPr>
                <w:rFonts w:ascii="Arial" w:eastAsia="Times New Roman" w:hAnsi="Arial" w:cs="Arial"/>
                <w:sz w:val="20"/>
                <w:szCs w:val="20"/>
                <w:lang w:val="en-IE"/>
              </w:rPr>
              <w:t>Post-PPQ completion</w:t>
            </w:r>
            <w:r w:rsidRPr="00045B54">
              <w:rPr>
                <w:rFonts w:ascii="Arial" w:eastAsia="Times New Roman" w:hAnsi="Arial" w:cs="Arial"/>
                <w:sz w:val="20"/>
                <w:szCs w:val="20"/>
              </w:rPr>
              <w:t> </w:t>
            </w:r>
          </w:p>
        </w:tc>
        <w:tc>
          <w:tcPr>
            <w:tcW w:w="3077"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FBB4729" w14:textId="77777777" w:rsidR="000570D4" w:rsidRPr="00045B54" w:rsidRDefault="000570D4" w:rsidP="00084643">
            <w:pPr>
              <w:spacing w:after="0" w:line="240" w:lineRule="exact"/>
              <w:textAlignment w:val="baseline"/>
              <w:rPr>
                <w:rFonts w:ascii="Arial" w:eastAsia="Times New Roman" w:hAnsi="Arial" w:cs="Arial"/>
                <w:sz w:val="20"/>
                <w:szCs w:val="20"/>
              </w:rPr>
            </w:pPr>
            <w:r w:rsidRPr="00045B54">
              <w:rPr>
                <w:rFonts w:ascii="Arial" w:eastAsia="Times New Roman" w:hAnsi="Arial" w:cs="Arial"/>
                <w:sz w:val="20"/>
                <w:szCs w:val="20"/>
                <w:lang w:val="en-IE"/>
              </w:rPr>
              <w:t>Review FMEA against actual PPQ results; confirm all risk levels remain valid</w:t>
            </w:r>
            <w:r w:rsidRPr="00045B54">
              <w:rPr>
                <w:rFonts w:ascii="Arial" w:eastAsia="Times New Roman" w:hAnsi="Arial" w:cs="Arial"/>
                <w:sz w:val="20"/>
                <w:szCs w:val="20"/>
              </w:rPr>
              <w:t>. </w:t>
            </w:r>
          </w:p>
        </w:tc>
      </w:tr>
      <w:tr w:rsidR="000570D4" w:rsidRPr="00ED1EA8" w14:paraId="380C1EFC" w14:textId="77777777" w:rsidTr="00045B54">
        <w:trPr>
          <w:trHeight w:val="641"/>
        </w:trPr>
        <w:tc>
          <w:tcPr>
            <w:tcW w:w="1923"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CEAB86C" w14:textId="77777777" w:rsidR="000570D4" w:rsidRPr="00045B54" w:rsidRDefault="000570D4" w:rsidP="00084643">
            <w:pPr>
              <w:spacing w:after="0" w:line="240" w:lineRule="exact"/>
              <w:textAlignment w:val="baseline"/>
              <w:rPr>
                <w:rFonts w:ascii="Arial" w:eastAsia="Times New Roman" w:hAnsi="Arial" w:cs="Arial"/>
                <w:sz w:val="20"/>
                <w:szCs w:val="20"/>
              </w:rPr>
            </w:pPr>
            <w:r w:rsidRPr="00045B54">
              <w:rPr>
                <w:rFonts w:ascii="Arial" w:eastAsia="Times New Roman" w:hAnsi="Arial" w:cs="Arial"/>
                <w:sz w:val="20"/>
                <w:szCs w:val="20"/>
                <w:lang w:val="en-IE"/>
              </w:rPr>
              <w:t>Annual Product Review (APR) findings</w:t>
            </w:r>
            <w:r w:rsidRPr="00045B54">
              <w:rPr>
                <w:rFonts w:ascii="Arial" w:eastAsia="Times New Roman" w:hAnsi="Arial" w:cs="Arial"/>
                <w:sz w:val="20"/>
                <w:szCs w:val="20"/>
              </w:rPr>
              <w:t> </w:t>
            </w:r>
          </w:p>
        </w:tc>
        <w:tc>
          <w:tcPr>
            <w:tcW w:w="307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3B1D382" w14:textId="77777777" w:rsidR="000570D4" w:rsidRPr="00045B54" w:rsidRDefault="000570D4" w:rsidP="00084643">
            <w:pPr>
              <w:spacing w:after="0" w:line="240" w:lineRule="exact"/>
              <w:textAlignment w:val="baseline"/>
              <w:rPr>
                <w:rFonts w:ascii="Arial" w:eastAsia="Times New Roman" w:hAnsi="Arial" w:cs="Arial"/>
                <w:sz w:val="20"/>
                <w:szCs w:val="20"/>
              </w:rPr>
            </w:pPr>
            <w:r w:rsidRPr="00045B54">
              <w:rPr>
                <w:rFonts w:ascii="Arial" w:eastAsia="Times New Roman" w:hAnsi="Arial" w:cs="Arial"/>
                <w:sz w:val="20"/>
                <w:szCs w:val="20"/>
                <w:lang w:val="en-IE"/>
              </w:rPr>
              <w:t>Review if APR identifies adverse trends or new failure modes not captured in current FMEA.</w:t>
            </w:r>
            <w:r w:rsidRPr="00045B54">
              <w:rPr>
                <w:rFonts w:ascii="Arial" w:eastAsia="Times New Roman" w:hAnsi="Arial" w:cs="Arial"/>
                <w:sz w:val="20"/>
                <w:szCs w:val="20"/>
              </w:rPr>
              <w:t> </w:t>
            </w:r>
          </w:p>
        </w:tc>
      </w:tr>
      <w:tr w:rsidR="000570D4" w:rsidRPr="00ED1EA8" w14:paraId="5A436E6C" w14:textId="77777777" w:rsidTr="00045B54">
        <w:trPr>
          <w:trHeight w:val="641"/>
        </w:trPr>
        <w:tc>
          <w:tcPr>
            <w:tcW w:w="192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40D6D95" w14:textId="77777777" w:rsidR="000570D4" w:rsidRPr="00045B54" w:rsidRDefault="000570D4" w:rsidP="00084643">
            <w:pPr>
              <w:spacing w:after="0" w:line="240" w:lineRule="exact"/>
              <w:textAlignment w:val="baseline"/>
              <w:rPr>
                <w:rFonts w:ascii="Arial" w:eastAsia="Times New Roman" w:hAnsi="Arial" w:cs="Arial"/>
                <w:sz w:val="20"/>
                <w:szCs w:val="20"/>
              </w:rPr>
            </w:pPr>
            <w:r w:rsidRPr="00045B54">
              <w:rPr>
                <w:rFonts w:ascii="Arial" w:eastAsia="Times New Roman" w:hAnsi="Arial" w:cs="Arial"/>
                <w:sz w:val="20"/>
                <w:szCs w:val="20"/>
                <w:lang w:val="en-IE"/>
              </w:rPr>
              <w:t>New regulatory requirement or guidance</w:t>
            </w:r>
            <w:r w:rsidRPr="00045B54">
              <w:rPr>
                <w:rFonts w:ascii="Arial" w:eastAsia="Times New Roman" w:hAnsi="Arial" w:cs="Arial"/>
                <w:sz w:val="20"/>
                <w:szCs w:val="20"/>
              </w:rPr>
              <w:t> </w:t>
            </w:r>
          </w:p>
        </w:tc>
        <w:tc>
          <w:tcPr>
            <w:tcW w:w="3077"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231C445" w14:textId="77777777" w:rsidR="000570D4" w:rsidRPr="00045B54" w:rsidRDefault="000570D4" w:rsidP="00084643">
            <w:pPr>
              <w:spacing w:after="0" w:line="240" w:lineRule="exact"/>
              <w:textAlignment w:val="baseline"/>
              <w:rPr>
                <w:rFonts w:ascii="Arial" w:eastAsia="Times New Roman" w:hAnsi="Arial" w:cs="Arial"/>
                <w:sz w:val="20"/>
                <w:szCs w:val="20"/>
              </w:rPr>
            </w:pPr>
            <w:r w:rsidRPr="00045B54">
              <w:rPr>
                <w:rFonts w:ascii="Arial" w:eastAsia="Times New Roman" w:hAnsi="Arial" w:cs="Arial"/>
                <w:sz w:val="20"/>
                <w:szCs w:val="20"/>
                <w:lang w:val="en-IE"/>
              </w:rPr>
              <w:t>Assess impact on FMEA scoring or CQA list; update as required.</w:t>
            </w:r>
            <w:r w:rsidRPr="00045B54">
              <w:rPr>
                <w:rFonts w:ascii="Arial" w:eastAsia="Times New Roman" w:hAnsi="Arial" w:cs="Arial"/>
                <w:sz w:val="20"/>
                <w:szCs w:val="20"/>
              </w:rPr>
              <w:t> </w:t>
            </w:r>
          </w:p>
        </w:tc>
      </w:tr>
    </w:tbl>
    <w:p w14:paraId="04F5F588" w14:textId="3B9AA900" w:rsidR="000570D4" w:rsidRPr="00DA3C3F" w:rsidRDefault="000570D4" w:rsidP="00572FBE">
      <w:pPr>
        <w:spacing w:after="0" w:line="240" w:lineRule="auto"/>
        <w:textAlignment w:val="baseline"/>
        <w:rPr>
          <w:rFonts w:ascii="Arial" w:eastAsia="Times New Roman" w:hAnsi="Arial" w:cs="Arial"/>
          <w:sz w:val="18"/>
          <w:szCs w:val="18"/>
        </w:rPr>
      </w:pPr>
      <w:r w:rsidRPr="00DA3C3F">
        <w:rPr>
          <w:rFonts w:ascii="Arial" w:eastAsia="Times New Roman" w:hAnsi="Arial" w:cs="Arial"/>
          <w:sz w:val="21"/>
          <w:szCs w:val="21"/>
        </w:rPr>
        <w:t>   </w:t>
      </w:r>
    </w:p>
    <w:p w14:paraId="6AD91E7F" w14:textId="3BA26EEE" w:rsidR="000570D4" w:rsidRPr="00DA3C3F" w:rsidRDefault="009420C2" w:rsidP="00C4138D">
      <w:pPr>
        <w:pStyle w:val="1"/>
        <w:keepLines w:val="0"/>
        <w:spacing w:beforeLines="50" w:before="120" w:afterLines="50" w:after="120" w:line="360" w:lineRule="auto"/>
        <w:ind w:left="360" w:hanging="360"/>
        <w:contextualSpacing/>
        <w:rPr>
          <w:rFonts w:ascii="Arial" w:eastAsia="Times New Roman" w:hAnsi="Arial" w:cs="Arial"/>
          <w:kern w:val="0"/>
          <w:sz w:val="28"/>
          <w:szCs w:val="28"/>
          <w:lang w:val="en-IE"/>
        </w:rPr>
      </w:pPr>
      <w:bookmarkStart w:id="394" w:name="_Toc228526100"/>
      <w:bookmarkStart w:id="395" w:name="_Toc236397877"/>
      <w:r w:rsidRPr="00045B54">
        <w:rPr>
          <w:rFonts w:ascii="Arial" w:hAnsi="Arial" w:cs="Arial"/>
          <w:kern w:val="0"/>
          <w:sz w:val="28"/>
          <w:szCs w:val="28"/>
          <w:lang w:val="en-IE"/>
        </w:rPr>
        <w:lastRenderedPageBreak/>
        <w:t>10</w:t>
      </w:r>
      <w:r w:rsidR="000570D4" w:rsidRPr="00DA3C3F">
        <w:rPr>
          <w:rFonts w:ascii="Arial" w:eastAsia="Times New Roman" w:hAnsi="Arial" w:cs="Arial"/>
          <w:kern w:val="0"/>
          <w:sz w:val="28"/>
          <w:szCs w:val="28"/>
          <w:lang w:val="en-IE"/>
        </w:rPr>
        <w:t>. Risk Assessment Conclusion</w:t>
      </w:r>
      <w:bookmarkEnd w:id="394"/>
      <w:bookmarkEnd w:id="395"/>
      <w:r w:rsidR="000570D4" w:rsidRPr="00DA3C3F">
        <w:rPr>
          <w:rFonts w:ascii="Arial" w:eastAsia="Times New Roman" w:hAnsi="Arial" w:cs="Arial"/>
          <w:kern w:val="0"/>
          <w:sz w:val="28"/>
          <w:szCs w:val="28"/>
          <w:lang w:val="en-IE"/>
        </w:rPr>
        <w:t> </w:t>
      </w:r>
    </w:p>
    <w:p w14:paraId="00EE3CAA" w14:textId="7C7C9551" w:rsidR="0035059F" w:rsidRPr="00045B54" w:rsidRDefault="006F639B" w:rsidP="0035059F">
      <w:pPr>
        <w:spacing w:after="0" w:line="360" w:lineRule="auto"/>
        <w:jc w:val="both"/>
        <w:textAlignment w:val="baseline"/>
        <w:rPr>
          <w:rFonts w:ascii="Arial" w:eastAsia="Times New Roman" w:hAnsi="Arial" w:cs="Arial"/>
          <w:iCs/>
          <w:sz w:val="21"/>
          <w:szCs w:val="21"/>
          <w:lang w:val="en-IE"/>
        </w:rPr>
      </w:pPr>
      <w:r w:rsidRPr="00DA3C3F">
        <w:rPr>
          <w:rFonts w:ascii="Arial" w:eastAsia="Times New Roman" w:hAnsi="Arial" w:cs="Arial"/>
          <w:iCs/>
          <w:sz w:val="21"/>
          <w:szCs w:val="21"/>
          <w:lang w:val="en-IE"/>
        </w:rPr>
        <w:t xml:space="preserve">According to the risk assessment above, the risk from batch execution for </w:t>
      </w:r>
      <w:r w:rsidR="000743AE" w:rsidRPr="00DA3C3F">
        <w:rPr>
          <w:rFonts w:ascii="Arial" w:eastAsia="Times New Roman" w:hAnsi="Arial" w:cs="Arial"/>
          <w:iCs/>
          <w:sz w:val="21"/>
          <w:szCs w:val="21"/>
          <w:lang w:val="en-IE"/>
        </w:rPr>
        <w:t>ASYM-141366</w:t>
      </w:r>
      <w:r w:rsidR="001533C7" w:rsidRPr="00DA3C3F">
        <w:rPr>
          <w:rFonts w:ascii="Arial" w:eastAsia="Times New Roman" w:hAnsi="Arial" w:cs="Arial"/>
          <w:iCs/>
          <w:sz w:val="21"/>
          <w:szCs w:val="21"/>
          <w:lang w:val="en-IE"/>
        </w:rPr>
        <w:t xml:space="preserve"> </w:t>
      </w:r>
      <w:r w:rsidRPr="00DA3C3F">
        <w:rPr>
          <w:rFonts w:ascii="Arial" w:eastAsia="Times New Roman" w:hAnsi="Arial" w:cs="Arial"/>
          <w:iCs/>
          <w:sz w:val="21"/>
          <w:szCs w:val="21"/>
          <w:lang w:val="en-IE"/>
        </w:rPr>
        <w:t xml:space="preserve">manufacture (Step 1 of </w:t>
      </w:r>
      <w:r w:rsidR="000743AE" w:rsidRPr="008B5B71">
        <w:rPr>
          <w:rFonts w:ascii="Arial" w:eastAsia="Times New Roman" w:hAnsi="Arial" w:cs="Arial"/>
          <w:iCs/>
          <w:sz w:val="21"/>
          <w:szCs w:val="21"/>
          <w:lang w:val="en-IE"/>
        </w:rPr>
        <w:t>LSN4182924</w:t>
      </w:r>
      <w:r w:rsidR="0035059F" w:rsidRPr="001D5CF0">
        <w:rPr>
          <w:rFonts w:ascii="Arial" w:eastAsia="Times New Roman" w:hAnsi="Arial" w:cs="Arial"/>
          <w:iCs/>
          <w:sz w:val="21"/>
          <w:szCs w:val="21"/>
          <w:lang w:val="en-IE"/>
        </w:rPr>
        <w:t xml:space="preserve"> /</w:t>
      </w:r>
      <w:r w:rsidR="0035059F" w:rsidRPr="0035059F">
        <w:rPr>
          <w:rFonts w:ascii="Arial" w:eastAsia="Times New Roman" w:hAnsi="Arial" w:cs="Arial"/>
          <w:iCs/>
          <w:sz w:val="21"/>
          <w:szCs w:val="21"/>
          <w:lang w:val="en-IE"/>
        </w:rPr>
        <w:t xml:space="preserve"> </w:t>
      </w:r>
      <w:r w:rsidR="0035059F" w:rsidRPr="001D5CF0">
        <w:rPr>
          <w:rFonts w:ascii="Arial" w:eastAsia="Times New Roman" w:hAnsi="Arial" w:cs="Arial"/>
          <w:iCs/>
          <w:sz w:val="21"/>
          <w:szCs w:val="21"/>
          <w:lang w:val="en-IE"/>
        </w:rPr>
        <w:t>ASYM-140020</w:t>
      </w:r>
      <w:r w:rsidRPr="00DA3C3F">
        <w:rPr>
          <w:rFonts w:ascii="Arial" w:eastAsia="Times New Roman" w:hAnsi="Arial" w:cs="Arial"/>
          <w:iCs/>
          <w:sz w:val="21"/>
          <w:szCs w:val="21"/>
          <w:lang w:val="en-IE"/>
        </w:rPr>
        <w:t xml:space="preserve">) is acceptable. </w:t>
      </w:r>
      <w:r w:rsidR="0035059F" w:rsidRPr="00045B54">
        <w:rPr>
          <w:rFonts w:ascii="Arial" w:eastAsia="Times New Roman" w:hAnsi="Arial" w:cs="Arial"/>
          <w:iCs/>
          <w:sz w:val="21"/>
          <w:szCs w:val="21"/>
          <w:lang w:val="en-IE"/>
        </w:rPr>
        <w:t xml:space="preserve">The proposed action items can be effectively implemented with no risk and can be properly managed in accordance with our routine production practices. No other significant recommended actions are required. </w:t>
      </w:r>
    </w:p>
    <w:p w14:paraId="1CDE8F16" w14:textId="47F06BF4" w:rsidR="009420C2" w:rsidRPr="00045B54" w:rsidRDefault="009420C2" w:rsidP="00045B54">
      <w:pPr>
        <w:spacing w:after="0" w:line="360" w:lineRule="auto"/>
        <w:jc w:val="center"/>
        <w:textAlignment w:val="baseline"/>
        <w:rPr>
          <w:rFonts w:ascii="Arial" w:eastAsia="Times New Roman" w:hAnsi="Arial" w:cs="Arial"/>
          <w:b/>
          <w:bCs/>
          <w:iCs/>
          <w:sz w:val="21"/>
          <w:szCs w:val="21"/>
          <w:lang w:val="en-IE"/>
        </w:rPr>
      </w:pPr>
      <w:bookmarkStart w:id="396" w:name="_Toc498584832"/>
      <w:r w:rsidRPr="00045B54">
        <w:rPr>
          <w:rFonts w:ascii="Arial" w:eastAsia="Times New Roman" w:hAnsi="Arial" w:cs="Arial"/>
          <w:b/>
          <w:bCs/>
          <w:iCs/>
          <w:sz w:val="21"/>
          <w:szCs w:val="21"/>
          <w:lang w:val="en-IE"/>
        </w:rPr>
        <w:t xml:space="preserve">Table 10.1: </w:t>
      </w:r>
      <w:proofErr w:type="spellStart"/>
      <w:r w:rsidRPr="00045B54">
        <w:rPr>
          <w:rFonts w:ascii="Arial" w:eastAsia="Times New Roman" w:hAnsi="Arial" w:cs="Arial"/>
          <w:b/>
          <w:bCs/>
          <w:iCs/>
          <w:sz w:val="21"/>
          <w:szCs w:val="21"/>
          <w:lang w:val="en-IE"/>
        </w:rPr>
        <w:t>Eloralintide</w:t>
      </w:r>
      <w:proofErr w:type="spellEnd"/>
      <w:r w:rsidRPr="00045B54">
        <w:rPr>
          <w:rFonts w:ascii="Arial" w:eastAsia="Times New Roman" w:hAnsi="Arial" w:cs="Arial"/>
          <w:b/>
          <w:bCs/>
          <w:iCs/>
          <w:sz w:val="21"/>
          <w:szCs w:val="21"/>
          <w:lang w:val="en-IE"/>
        </w:rPr>
        <w:t xml:space="preserve"> fragment L2 Critical Process </w:t>
      </w:r>
      <w:commentRangeStart w:id="397"/>
      <w:r w:rsidRPr="00045B54">
        <w:rPr>
          <w:rFonts w:ascii="Arial" w:eastAsia="Times New Roman" w:hAnsi="Arial" w:cs="Arial"/>
          <w:b/>
          <w:bCs/>
          <w:iCs/>
          <w:sz w:val="21"/>
          <w:szCs w:val="21"/>
          <w:lang w:val="en-IE"/>
        </w:rPr>
        <w:t>Parameters</w:t>
      </w:r>
      <w:commentRangeEnd w:id="397"/>
      <w:r w:rsidR="00E92617" w:rsidRPr="00045B54">
        <w:rPr>
          <w:rStyle w:val="af4"/>
          <w:rFonts w:ascii="Arial" w:eastAsia="Times New Roman" w:hAnsi="Arial" w:cs="Arial"/>
          <w:b/>
          <w:bCs/>
          <w:iCs/>
          <w:lang w:val="en-IE"/>
        </w:rPr>
        <w:commentReference w:id="397"/>
      </w:r>
      <w:r w:rsidRPr="00045B54">
        <w:rPr>
          <w:rFonts w:ascii="Arial" w:eastAsia="Times New Roman" w:hAnsi="Arial" w:cs="Arial"/>
          <w:b/>
          <w:bCs/>
          <w:iCs/>
          <w:sz w:val="21"/>
          <w:szCs w:val="21"/>
          <w:lang w:val="en-IE"/>
        </w:rPr>
        <w:t xml:space="preserve"> (CPPs)</w:t>
      </w:r>
      <w:bookmarkEnd w:id="396"/>
      <w:r w:rsidRPr="00045B54">
        <w:rPr>
          <w:rFonts w:ascii="Arial" w:eastAsia="Times New Roman" w:hAnsi="Arial" w:cs="Arial"/>
          <w:b/>
          <w:bCs/>
          <w:iCs/>
          <w:sz w:val="21"/>
          <w:szCs w:val="21"/>
          <w:lang w:val="en-IE"/>
        </w:rPr>
        <w:t xml:space="preserve"> in </w:t>
      </w:r>
      <w:del w:id="398" w:author="Johan Granander" w:date="2026-10-27T18:56:00Z">
        <w:r w:rsidRPr="00045B54" w:rsidDel="00E94E4E">
          <w:rPr>
            <w:rFonts w:ascii="Arial" w:eastAsia="Times New Roman" w:hAnsi="Arial" w:cs="Arial"/>
            <w:b/>
            <w:bCs/>
            <w:iCs/>
            <w:sz w:val="21"/>
            <w:szCs w:val="21"/>
            <w:lang w:val="en-IE"/>
          </w:rPr>
          <w:delText>step 1</w:delText>
        </w:r>
      </w:del>
      <w:ins w:id="399" w:author="Johan Granander" w:date="2026-10-27T18:56:00Z">
        <w:r w:rsidR="00E94E4E">
          <w:rPr>
            <w:rFonts w:ascii="Arial" w:eastAsia="Times New Roman" w:hAnsi="Arial" w:cs="Arial"/>
            <w:b/>
            <w:bCs/>
            <w:iCs/>
            <w:sz w:val="21"/>
            <w:szCs w:val="21"/>
            <w:lang w:val="en-IE"/>
          </w:rPr>
          <w:t>Step 1</w:t>
        </w:r>
      </w:ins>
    </w:p>
    <w:tbl>
      <w:tblPr>
        <w:tblStyle w:val="24"/>
        <w:tblW w:w="5000" w:type="pct"/>
        <w:jc w:val="center"/>
        <w:tblLook w:val="04A0" w:firstRow="1" w:lastRow="0" w:firstColumn="1" w:lastColumn="0" w:noHBand="0" w:noVBand="1"/>
      </w:tblPr>
      <w:tblGrid>
        <w:gridCol w:w="6333"/>
        <w:gridCol w:w="1961"/>
        <w:gridCol w:w="3187"/>
        <w:gridCol w:w="2899"/>
      </w:tblGrid>
      <w:tr w:rsidR="00E5682B" w:rsidRPr="00BC58A5" w14:paraId="4349FBEC" w14:textId="77777777" w:rsidTr="00045B54">
        <w:trPr>
          <w:trHeight w:val="620"/>
          <w:jc w:val="center"/>
        </w:trPr>
        <w:tc>
          <w:tcPr>
            <w:tcW w:w="2202" w:type="pct"/>
            <w:tcBorders>
              <w:top w:val="single" w:sz="8" w:space="0" w:color="auto"/>
              <w:left w:val="single" w:sz="8" w:space="0" w:color="auto"/>
              <w:right w:val="single" w:sz="8" w:space="0" w:color="auto"/>
            </w:tcBorders>
            <w:shd w:val="clear" w:color="auto" w:fill="1F4E79"/>
            <w:tcMar>
              <w:left w:w="108" w:type="dxa"/>
              <w:right w:w="108" w:type="dxa"/>
            </w:tcMar>
            <w:vAlign w:val="center"/>
          </w:tcPr>
          <w:p w14:paraId="152012FE" w14:textId="77777777" w:rsidR="00E5682B" w:rsidRPr="00BC58A5" w:rsidRDefault="00E5682B" w:rsidP="00045B54">
            <w:pPr>
              <w:spacing w:line="276" w:lineRule="auto"/>
              <w:jc w:val="center"/>
              <w:rPr>
                <w:rFonts w:ascii="Arial" w:eastAsia="Arial" w:hAnsi="Arial" w:cs="Arial"/>
                <w:b/>
                <w:bCs/>
                <w:color w:val="FFFFFF" w:themeColor="background1"/>
                <w:kern w:val="32"/>
                <w:lang w:eastAsia="en-US"/>
              </w:rPr>
            </w:pPr>
            <w:r w:rsidRPr="00BC58A5">
              <w:rPr>
                <w:rFonts w:ascii="Arial" w:eastAsia="Arial" w:hAnsi="Arial" w:cs="Arial"/>
                <w:b/>
                <w:bCs/>
                <w:color w:val="FFFFFF" w:themeColor="background1"/>
                <w:kern w:val="32"/>
                <w:lang w:eastAsia="en-US"/>
              </w:rPr>
              <w:t>Parameter</w:t>
            </w:r>
          </w:p>
        </w:tc>
        <w:tc>
          <w:tcPr>
            <w:tcW w:w="682" w:type="pct"/>
            <w:tcBorders>
              <w:top w:val="single" w:sz="8" w:space="0" w:color="auto"/>
              <w:left w:val="single" w:sz="8" w:space="0" w:color="auto"/>
              <w:right w:val="single" w:sz="8" w:space="0" w:color="auto"/>
            </w:tcBorders>
            <w:shd w:val="clear" w:color="auto" w:fill="1F4E79"/>
            <w:tcMar>
              <w:left w:w="108" w:type="dxa"/>
              <w:right w:w="108" w:type="dxa"/>
            </w:tcMar>
            <w:vAlign w:val="center"/>
          </w:tcPr>
          <w:p w14:paraId="0A8555B2" w14:textId="77777777" w:rsidR="00E5682B" w:rsidRPr="00BC58A5" w:rsidRDefault="00E5682B" w:rsidP="00045B54">
            <w:pPr>
              <w:spacing w:line="276" w:lineRule="auto"/>
              <w:jc w:val="center"/>
              <w:rPr>
                <w:rFonts w:ascii="Arial" w:eastAsia="Arial" w:hAnsi="Arial" w:cs="Arial"/>
                <w:b/>
                <w:bCs/>
                <w:color w:val="FFFFFF" w:themeColor="background1"/>
                <w:kern w:val="32"/>
                <w:lang w:eastAsia="en-US"/>
              </w:rPr>
            </w:pPr>
            <w:r w:rsidRPr="00BC58A5">
              <w:rPr>
                <w:rFonts w:ascii="Arial" w:eastAsia="Arial" w:hAnsi="Arial" w:cs="Arial"/>
                <w:b/>
                <w:bCs/>
                <w:color w:val="FFFFFF" w:themeColor="background1"/>
                <w:kern w:val="32"/>
                <w:lang w:eastAsia="en-US"/>
              </w:rPr>
              <w:t>Type</w:t>
            </w:r>
          </w:p>
        </w:tc>
        <w:tc>
          <w:tcPr>
            <w:tcW w:w="1108" w:type="pct"/>
            <w:tcBorders>
              <w:top w:val="single" w:sz="8" w:space="0" w:color="auto"/>
              <w:left w:val="single" w:sz="8" w:space="0" w:color="auto"/>
              <w:right w:val="single" w:sz="8" w:space="0" w:color="auto"/>
            </w:tcBorders>
            <w:shd w:val="clear" w:color="auto" w:fill="1F4E79"/>
            <w:tcMar>
              <w:left w:w="108" w:type="dxa"/>
              <w:right w:w="108" w:type="dxa"/>
            </w:tcMar>
            <w:vAlign w:val="center"/>
          </w:tcPr>
          <w:p w14:paraId="70066D2E" w14:textId="31AC0C98" w:rsidR="00E5682B" w:rsidRPr="00BC58A5" w:rsidRDefault="0009111B" w:rsidP="00045B54">
            <w:pPr>
              <w:spacing w:line="276" w:lineRule="auto"/>
              <w:jc w:val="center"/>
              <w:rPr>
                <w:rFonts w:ascii="Arial" w:eastAsia="Arial" w:hAnsi="Arial" w:cs="Arial"/>
                <w:b/>
                <w:bCs/>
                <w:color w:val="FFFFFF" w:themeColor="background1"/>
                <w:kern w:val="32"/>
                <w:lang w:eastAsia="en-US"/>
              </w:rPr>
            </w:pPr>
            <w:commentRangeStart w:id="400"/>
            <w:commentRangeStart w:id="401"/>
            <w:r w:rsidRPr="00BC58A5">
              <w:rPr>
                <w:rFonts w:ascii="Arial" w:eastAsia="Arial" w:hAnsi="Arial" w:cs="Arial"/>
                <w:b/>
                <w:bCs/>
                <w:color w:val="FFFFFF" w:themeColor="background1"/>
                <w:kern w:val="32"/>
                <w:lang w:eastAsia="en-US"/>
              </w:rPr>
              <w:t>PAR</w:t>
            </w:r>
            <w:commentRangeEnd w:id="400"/>
            <w:r w:rsidR="006C330E" w:rsidRPr="00BC58A5">
              <w:rPr>
                <w:rStyle w:val="af4"/>
                <w:rFonts w:ascii="Arial" w:eastAsia="Arial" w:hAnsi="Arial" w:cs="Arial"/>
                <w:b/>
                <w:bCs/>
                <w:color w:val="FFFFFF" w:themeColor="background1"/>
                <w:kern w:val="32"/>
                <w:sz w:val="20"/>
                <w:szCs w:val="20"/>
                <w:lang w:eastAsia="en-US"/>
              </w:rPr>
              <w:commentReference w:id="400"/>
            </w:r>
            <w:commentRangeEnd w:id="401"/>
            <w:r w:rsidR="00011967">
              <w:rPr>
                <w:rStyle w:val="af4"/>
                <w:rFonts w:asciiTheme="minorHAnsi" w:eastAsiaTheme="minorEastAsia" w:hAnsiTheme="minorHAnsi" w:cstheme="minorBidi"/>
              </w:rPr>
              <w:commentReference w:id="401"/>
            </w:r>
          </w:p>
        </w:tc>
        <w:tc>
          <w:tcPr>
            <w:tcW w:w="1008" w:type="pct"/>
            <w:tcBorders>
              <w:top w:val="single" w:sz="8" w:space="0" w:color="auto"/>
              <w:left w:val="single" w:sz="8" w:space="0" w:color="auto"/>
              <w:right w:val="single" w:sz="8" w:space="0" w:color="auto"/>
            </w:tcBorders>
            <w:shd w:val="clear" w:color="auto" w:fill="1F4E79"/>
            <w:tcMar>
              <w:left w:w="108" w:type="dxa"/>
              <w:right w:w="108" w:type="dxa"/>
            </w:tcMar>
            <w:vAlign w:val="center"/>
          </w:tcPr>
          <w:p w14:paraId="6A4DBC9E" w14:textId="77777777" w:rsidR="00E5682B" w:rsidRPr="00BC58A5" w:rsidRDefault="00E5682B" w:rsidP="00045B54">
            <w:pPr>
              <w:spacing w:line="276" w:lineRule="auto"/>
              <w:jc w:val="center"/>
              <w:rPr>
                <w:rFonts w:ascii="Arial" w:eastAsia="Arial" w:hAnsi="Arial" w:cs="Arial"/>
                <w:b/>
                <w:bCs/>
                <w:color w:val="FFFFFF" w:themeColor="background1"/>
                <w:kern w:val="32"/>
                <w:lang w:eastAsia="en-US"/>
              </w:rPr>
            </w:pPr>
            <w:r w:rsidRPr="00BC58A5">
              <w:rPr>
                <w:rFonts w:ascii="Arial" w:eastAsia="Arial" w:hAnsi="Arial" w:cs="Arial"/>
                <w:b/>
                <w:bCs/>
                <w:color w:val="FFFFFF" w:themeColor="background1"/>
                <w:kern w:val="32"/>
                <w:lang w:eastAsia="en-US"/>
              </w:rPr>
              <w:t>Unit</w:t>
            </w:r>
          </w:p>
        </w:tc>
      </w:tr>
      <w:tr w:rsidR="00E5682B" w:rsidRPr="00BC58A5" w14:paraId="55C6AE79"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CB21E5" w14:textId="63EE46B0" w:rsidR="00E5682B" w:rsidRPr="00BC58A5" w:rsidRDefault="00E5682B" w:rsidP="00045B54">
            <w:pPr>
              <w:jc w:val="center"/>
              <w:rPr>
                <w:rFonts w:ascii="Arial" w:eastAsia="等线" w:hAnsi="Arial" w:cs="Arial"/>
                <w:bCs/>
              </w:rPr>
            </w:pPr>
            <w:r w:rsidRPr="00BC58A5">
              <w:rPr>
                <w:rFonts w:ascii="Arial" w:eastAsia="等线" w:hAnsi="Arial" w:cs="Arial"/>
              </w:rPr>
              <w:t>Resin loading - DIPEA</w:t>
            </w:r>
          </w:p>
          <w:p w14:paraId="10E01FDE" w14:textId="77777777" w:rsidR="00E5682B" w:rsidRPr="00BC58A5" w:rsidRDefault="00E5682B" w:rsidP="00045B54">
            <w:pPr>
              <w:jc w:val="center"/>
              <w:rPr>
                <w:rFonts w:ascii="Arial" w:eastAsia="Times New Roman" w:hAnsi="Arial" w:cs="Arial"/>
              </w:rPr>
            </w:pPr>
            <w:r w:rsidRPr="00BC58A5">
              <w:rPr>
                <w:rFonts w:ascii="Arial" w:eastAsia="等线" w:hAnsi="Arial" w:cs="Arial"/>
              </w:rPr>
              <w:t>quantity</w:t>
            </w:r>
          </w:p>
        </w:tc>
        <w:tc>
          <w:tcPr>
            <w:tcW w:w="682" w:type="pct"/>
            <w:tcBorders>
              <w:top w:val="single" w:sz="8" w:space="0" w:color="auto"/>
              <w:left w:val="single" w:sz="8" w:space="0" w:color="auto"/>
              <w:right w:val="single" w:sz="8" w:space="0" w:color="auto"/>
            </w:tcBorders>
            <w:tcMar>
              <w:left w:w="108" w:type="dxa"/>
              <w:right w:w="108" w:type="dxa"/>
            </w:tcMar>
            <w:vAlign w:val="center"/>
          </w:tcPr>
          <w:p w14:paraId="01333AAE" w14:textId="77777777" w:rsidR="00E5682B" w:rsidRPr="00BC58A5" w:rsidRDefault="00E5682B" w:rsidP="00045B54">
            <w:pPr>
              <w:jc w:val="center"/>
              <w:rPr>
                <w:rFonts w:ascii="Arial" w:eastAsiaTheme="minorEastAsia"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EE1DA8" w14:textId="77777777" w:rsidR="00E5682B" w:rsidRPr="00BC58A5" w:rsidRDefault="00E5682B" w:rsidP="00045B54">
            <w:pPr>
              <w:jc w:val="center"/>
              <w:rPr>
                <w:rFonts w:ascii="Arial" w:eastAsia="Times New Roman" w:hAnsi="Arial" w:cs="Arial"/>
              </w:rPr>
            </w:pPr>
            <w:r w:rsidRPr="00BC58A5">
              <w:rPr>
                <w:rFonts w:ascii="Arial" w:eastAsia="Times New Roman" w:hAnsi="Arial" w:cs="Arial"/>
              </w:rPr>
              <w:t xml:space="preserve">5.24 – </w:t>
            </w:r>
            <w:r w:rsidRPr="00011967">
              <w:rPr>
                <w:rFonts w:ascii="Arial" w:eastAsia="Times New Roman" w:hAnsi="Arial" w:cs="Arial"/>
                <w:b/>
                <w:rPrChange w:id="402" w:author="fuzhonghua" w:date="2026-10-28T11:30:00Z">
                  <w:rPr>
                    <w:rFonts w:ascii="Arial" w:eastAsia="Times New Roman" w:hAnsi="Arial" w:cs="Arial"/>
                  </w:rPr>
                </w:rPrChange>
              </w:rPr>
              <w:t>6.69</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E5A3B9" w14:textId="77777777" w:rsidR="00E5682B" w:rsidRPr="00BC58A5" w:rsidRDefault="00E5682B" w:rsidP="00045B54">
            <w:pPr>
              <w:jc w:val="center"/>
              <w:rPr>
                <w:rFonts w:ascii="Arial" w:eastAsia="Times New Roman" w:hAnsi="Arial" w:cs="Arial"/>
              </w:rPr>
            </w:pPr>
            <w:proofErr w:type="spellStart"/>
            <w:r w:rsidRPr="00BC58A5">
              <w:rPr>
                <w:rFonts w:ascii="Arial" w:eastAsia="等线" w:hAnsi="Arial" w:cs="Arial"/>
              </w:rPr>
              <w:t>eq</w:t>
            </w:r>
            <w:proofErr w:type="spellEnd"/>
          </w:p>
        </w:tc>
      </w:tr>
      <w:tr w:rsidR="00E5682B" w:rsidRPr="00BC58A5" w14:paraId="2E252A05"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CFD488" w14:textId="471AAB99" w:rsidR="00E5682B" w:rsidRPr="00BC58A5" w:rsidRDefault="00E5682B" w:rsidP="00045B54">
            <w:pPr>
              <w:jc w:val="center"/>
              <w:rPr>
                <w:rFonts w:ascii="Arial" w:eastAsia="等线" w:hAnsi="Arial" w:cs="Arial"/>
                <w:bCs/>
              </w:rPr>
            </w:pPr>
            <w:r w:rsidRPr="00BC58A5">
              <w:rPr>
                <w:rFonts w:ascii="Arial" w:eastAsia="等线" w:hAnsi="Arial" w:cs="Arial"/>
              </w:rPr>
              <w:t>Resin loading - Dissolution</w:t>
            </w:r>
          </w:p>
          <w:p w14:paraId="2B194338" w14:textId="77777777" w:rsidR="00E5682B" w:rsidRPr="00BC58A5" w:rsidRDefault="00E5682B" w:rsidP="00045B54">
            <w:pPr>
              <w:jc w:val="center"/>
              <w:rPr>
                <w:rFonts w:ascii="Arial" w:eastAsia="Times New Roman" w:hAnsi="Arial" w:cs="Arial"/>
              </w:rPr>
            </w:pPr>
            <w:r w:rsidRPr="00BC58A5">
              <w:rPr>
                <w:rFonts w:ascii="Arial" w:eastAsia="等线" w:hAnsi="Arial" w:cs="Arial"/>
              </w:rPr>
              <w:t>temperature</w:t>
            </w:r>
          </w:p>
        </w:tc>
        <w:tc>
          <w:tcPr>
            <w:tcW w:w="682" w:type="pct"/>
            <w:tcBorders>
              <w:left w:val="single" w:sz="8" w:space="0" w:color="auto"/>
              <w:right w:val="single" w:sz="8" w:space="0" w:color="auto"/>
            </w:tcBorders>
            <w:tcMar>
              <w:left w:w="108" w:type="dxa"/>
              <w:right w:w="108" w:type="dxa"/>
            </w:tcMar>
            <w:vAlign w:val="center"/>
          </w:tcPr>
          <w:p w14:paraId="03347EB5"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CE4A95" w14:textId="77777777" w:rsidR="00E5682B" w:rsidRPr="00011967" w:rsidRDefault="00E5682B" w:rsidP="00045B54">
            <w:pPr>
              <w:jc w:val="center"/>
              <w:rPr>
                <w:rFonts w:ascii="Arial" w:eastAsiaTheme="minorEastAsia" w:hAnsi="Arial" w:cs="Arial"/>
                <w:b/>
                <w:rPrChange w:id="403" w:author="fuzhonghua" w:date="2026-10-28T11:30:00Z">
                  <w:rPr>
                    <w:rFonts w:ascii="Arial" w:eastAsiaTheme="minorEastAsia" w:hAnsi="Arial" w:cs="Arial"/>
                  </w:rPr>
                </w:rPrChange>
              </w:rPr>
            </w:pPr>
            <w:r w:rsidRPr="00011967">
              <w:rPr>
                <w:rFonts w:ascii="Arial" w:hAnsi="Arial" w:cs="Arial"/>
                <w:b/>
                <w:rPrChange w:id="404" w:author="fuzhonghua" w:date="2026-10-28T11:30:00Z">
                  <w:rPr>
                    <w:rFonts w:ascii="Arial" w:hAnsi="Arial" w:cs="Arial"/>
                  </w:rPr>
                </w:rPrChange>
              </w:rPr>
              <w:t>17.0 – 33.8</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9E18AB"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67CDA549"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4D8C9C" w14:textId="77777777" w:rsidR="00E5682B" w:rsidRPr="00BC58A5" w:rsidRDefault="00E5682B" w:rsidP="00045B54">
            <w:pPr>
              <w:jc w:val="center"/>
              <w:rPr>
                <w:rFonts w:ascii="Arial" w:eastAsia="等线" w:hAnsi="Arial" w:cs="Arial"/>
                <w:bCs/>
              </w:rPr>
            </w:pPr>
            <w:r w:rsidRPr="00BC58A5">
              <w:rPr>
                <w:rFonts w:ascii="Arial" w:eastAsia="等线" w:hAnsi="Arial" w:cs="Arial"/>
              </w:rPr>
              <w:t>Resin loading –</w:t>
            </w:r>
          </w:p>
          <w:p w14:paraId="24182FEA" w14:textId="77777777" w:rsidR="00E5682B" w:rsidRPr="00BC58A5" w:rsidRDefault="00E5682B" w:rsidP="00045B54">
            <w:pPr>
              <w:jc w:val="center"/>
              <w:rPr>
                <w:rFonts w:ascii="Arial" w:eastAsia="Times New Roman" w:hAnsi="Arial" w:cs="Arial"/>
              </w:rPr>
            </w:pPr>
            <w:r w:rsidRPr="00BC58A5">
              <w:rPr>
                <w:rFonts w:ascii="Arial" w:eastAsia="等线" w:hAnsi="Arial" w:cs="Arial"/>
                <w:bCs/>
              </w:rPr>
              <w:t>Coupling Reaction temperature</w:t>
            </w:r>
          </w:p>
        </w:tc>
        <w:tc>
          <w:tcPr>
            <w:tcW w:w="682" w:type="pct"/>
            <w:tcBorders>
              <w:left w:val="single" w:sz="8" w:space="0" w:color="auto"/>
              <w:right w:val="single" w:sz="8" w:space="0" w:color="auto"/>
            </w:tcBorders>
            <w:tcMar>
              <w:left w:w="108" w:type="dxa"/>
              <w:right w:w="108" w:type="dxa"/>
            </w:tcMar>
            <w:vAlign w:val="center"/>
          </w:tcPr>
          <w:p w14:paraId="4EF2E592"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D00CAD" w14:textId="77777777" w:rsidR="00E5682B" w:rsidRPr="00011967" w:rsidRDefault="00E5682B" w:rsidP="00045B54">
            <w:pPr>
              <w:jc w:val="center"/>
              <w:rPr>
                <w:rFonts w:ascii="Arial" w:eastAsiaTheme="minorEastAsia" w:hAnsi="Arial" w:cs="Arial"/>
                <w:b/>
                <w:rPrChange w:id="405" w:author="fuzhonghua" w:date="2026-10-28T11:30:00Z">
                  <w:rPr>
                    <w:rFonts w:ascii="Arial" w:eastAsiaTheme="minorEastAsia" w:hAnsi="Arial" w:cs="Arial"/>
                  </w:rPr>
                </w:rPrChange>
              </w:rPr>
            </w:pPr>
            <w:r w:rsidRPr="00011967">
              <w:rPr>
                <w:rFonts w:ascii="Arial" w:hAnsi="Arial" w:cs="Arial"/>
                <w:b/>
                <w:rPrChange w:id="406" w:author="fuzhonghua" w:date="2026-10-28T11:30:00Z">
                  <w:rPr>
                    <w:rFonts w:ascii="Arial" w:hAnsi="Arial" w:cs="Arial"/>
                  </w:rPr>
                </w:rPrChange>
              </w:rPr>
              <w:t>17.2 – 32.7</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7484D"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1CABC9AA"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2765E1" w14:textId="77777777" w:rsidR="00E5682B" w:rsidRPr="00BC58A5" w:rsidRDefault="00E5682B" w:rsidP="00045B54">
            <w:pPr>
              <w:jc w:val="center"/>
              <w:rPr>
                <w:rFonts w:ascii="Arial" w:eastAsia="Times New Roman" w:hAnsi="Arial" w:cs="Arial"/>
              </w:rPr>
            </w:pPr>
            <w:r w:rsidRPr="00BC58A5">
              <w:rPr>
                <w:rFonts w:ascii="Arial" w:eastAsia="等线" w:hAnsi="Arial" w:cs="Arial"/>
              </w:rPr>
              <w:t xml:space="preserve">Resin loading – </w:t>
            </w:r>
            <w:r w:rsidRPr="00BC58A5">
              <w:rPr>
                <w:rFonts w:ascii="Arial" w:eastAsia="等线" w:hAnsi="Arial" w:cs="Arial"/>
                <w:bCs/>
              </w:rPr>
              <w:t>Capping DMF wash quantity</w:t>
            </w:r>
          </w:p>
        </w:tc>
        <w:tc>
          <w:tcPr>
            <w:tcW w:w="682" w:type="pct"/>
            <w:tcBorders>
              <w:left w:val="single" w:sz="8" w:space="0" w:color="auto"/>
              <w:right w:val="single" w:sz="8" w:space="0" w:color="auto"/>
            </w:tcBorders>
            <w:tcMar>
              <w:left w:w="108" w:type="dxa"/>
              <w:right w:w="108" w:type="dxa"/>
            </w:tcMar>
            <w:vAlign w:val="center"/>
          </w:tcPr>
          <w:p w14:paraId="3E7C657F"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27B7FE" w14:textId="08DF1709" w:rsidR="00E5682B" w:rsidRPr="00011967" w:rsidRDefault="00474F72" w:rsidP="00045B54">
            <w:pPr>
              <w:jc w:val="center"/>
              <w:rPr>
                <w:rFonts w:ascii="Arial" w:eastAsiaTheme="minorEastAsia" w:hAnsi="Arial" w:cs="Arial"/>
                <w:b/>
                <w:rPrChange w:id="407" w:author="fuzhonghua" w:date="2026-10-28T11:30:00Z">
                  <w:rPr>
                    <w:rFonts w:ascii="Arial" w:eastAsiaTheme="minorEastAsia" w:hAnsi="Arial" w:cs="Arial"/>
                  </w:rPr>
                </w:rPrChange>
              </w:rPr>
            </w:pPr>
            <w:r w:rsidRPr="00011967">
              <w:rPr>
                <w:rFonts w:ascii="Arial" w:eastAsia="等线" w:hAnsi="Arial" w:cs="Arial"/>
                <w:b/>
                <w:rPrChange w:id="408" w:author="fuzhonghua" w:date="2026-10-28T11:30:00Z">
                  <w:rPr>
                    <w:rFonts w:ascii="Arial" w:eastAsia="等线" w:hAnsi="Arial" w:cs="Arial"/>
                  </w:rPr>
                </w:rPrChange>
              </w:rPr>
              <w:t xml:space="preserve">3x </w:t>
            </w:r>
            <w:r w:rsidR="00E5682B" w:rsidRPr="00011967">
              <w:rPr>
                <w:rFonts w:ascii="Arial" w:eastAsia="等线" w:hAnsi="Arial" w:cs="Arial"/>
                <w:b/>
                <w:rPrChange w:id="409" w:author="fuzhonghua" w:date="2026-10-28T11:30:00Z">
                  <w:rPr>
                    <w:rFonts w:ascii="Arial" w:eastAsia="等线" w:hAnsi="Arial" w:cs="Arial"/>
                  </w:rPr>
                </w:rPrChange>
              </w:rPr>
              <w:t>NLT</w:t>
            </w:r>
            <w:r w:rsidR="00E5682B" w:rsidRPr="00011967">
              <w:rPr>
                <w:rFonts w:ascii="Arial" w:eastAsia="等线" w:hAnsi="Arial" w:cs="Arial"/>
                <w:b/>
                <w:bCs/>
                <w:rPrChange w:id="410" w:author="fuzhonghua" w:date="2026-10-28T11:30:00Z">
                  <w:rPr>
                    <w:rFonts w:ascii="Arial" w:eastAsia="等线" w:hAnsi="Arial" w:cs="Arial"/>
                    <w:bCs/>
                  </w:rPr>
                </w:rPrChange>
              </w:rPr>
              <w:t xml:space="preserve"> 7.58</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248FC2" w14:textId="77777777" w:rsidR="00E5682B" w:rsidRPr="00BC58A5" w:rsidRDefault="00E5682B" w:rsidP="00045B54">
            <w:pPr>
              <w:jc w:val="center"/>
              <w:rPr>
                <w:rFonts w:ascii="Arial" w:eastAsia="等线" w:hAnsi="Arial" w:cs="Arial"/>
              </w:rPr>
            </w:pPr>
            <w:r w:rsidRPr="00BC58A5">
              <w:rPr>
                <w:rFonts w:ascii="Arial" w:eastAsia="等线" w:hAnsi="Arial" w:cs="Arial"/>
              </w:rPr>
              <w:t>kg/kg</w:t>
            </w:r>
          </w:p>
        </w:tc>
      </w:tr>
      <w:tr w:rsidR="00E5682B" w:rsidRPr="00BC58A5" w14:paraId="2621E4BE"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972611" w14:textId="6535E85E" w:rsidR="00E5682B" w:rsidRPr="00BC58A5" w:rsidRDefault="00E5682B" w:rsidP="00045B54">
            <w:pPr>
              <w:jc w:val="center"/>
              <w:rPr>
                <w:rFonts w:ascii="Arial" w:hAnsi="Arial" w:cs="Arial"/>
              </w:rPr>
            </w:pPr>
            <w:proofErr w:type="spellStart"/>
            <w:r w:rsidRPr="00BC58A5">
              <w:rPr>
                <w:rFonts w:ascii="Arial" w:hAnsi="Arial" w:cs="Arial"/>
              </w:rPr>
              <w:t>Deprotection</w:t>
            </w:r>
            <w:proofErr w:type="spellEnd"/>
          </w:p>
          <w:p w14:paraId="4E9C5595" w14:textId="77777777" w:rsidR="00E5682B" w:rsidRPr="00BC58A5" w:rsidRDefault="00E5682B" w:rsidP="00045B54">
            <w:pPr>
              <w:jc w:val="center"/>
              <w:rPr>
                <w:rFonts w:ascii="Arial" w:eastAsia="等线" w:hAnsi="Arial" w:cs="Arial"/>
                <w:bCs/>
              </w:rPr>
            </w:pPr>
            <w:r w:rsidRPr="00BC58A5">
              <w:rPr>
                <w:rFonts w:ascii="Arial" w:hAnsi="Arial" w:cs="Arial"/>
              </w:rPr>
              <w:t>temperature (Standard AA)</w:t>
            </w:r>
          </w:p>
        </w:tc>
        <w:tc>
          <w:tcPr>
            <w:tcW w:w="682" w:type="pct"/>
            <w:tcBorders>
              <w:left w:val="single" w:sz="8" w:space="0" w:color="auto"/>
              <w:right w:val="single" w:sz="8" w:space="0" w:color="auto"/>
            </w:tcBorders>
            <w:tcMar>
              <w:left w:w="108" w:type="dxa"/>
              <w:right w:w="108" w:type="dxa"/>
            </w:tcMar>
            <w:vAlign w:val="center"/>
          </w:tcPr>
          <w:p w14:paraId="5E8C1543" w14:textId="77777777" w:rsidR="00E5682B" w:rsidRPr="00BC58A5" w:rsidRDefault="00E5682B" w:rsidP="00045B54">
            <w:pPr>
              <w:jc w:val="center"/>
              <w:rPr>
                <w:rFonts w:ascii="Arial" w:eastAsiaTheme="minorEastAsia"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FC2469" w14:textId="77777777" w:rsidR="00E5682B" w:rsidRPr="00011967" w:rsidRDefault="00E5682B" w:rsidP="00045B54">
            <w:pPr>
              <w:jc w:val="center"/>
              <w:rPr>
                <w:rFonts w:ascii="Arial" w:eastAsiaTheme="minorEastAsia" w:hAnsi="Arial" w:cs="Arial"/>
                <w:b/>
                <w:rPrChange w:id="411" w:author="fuzhonghua" w:date="2026-10-28T11:31:00Z">
                  <w:rPr>
                    <w:rFonts w:ascii="Arial" w:eastAsiaTheme="minorEastAsia" w:hAnsi="Arial" w:cs="Arial"/>
                  </w:rPr>
                </w:rPrChange>
              </w:rPr>
            </w:pPr>
            <w:r w:rsidRPr="00011967">
              <w:rPr>
                <w:rFonts w:ascii="Arial" w:hAnsi="Arial" w:cs="Arial"/>
                <w:b/>
                <w:rPrChange w:id="412" w:author="fuzhonghua" w:date="2026-10-28T11:31:00Z">
                  <w:rPr>
                    <w:rFonts w:ascii="Arial" w:hAnsi="Arial" w:cs="Arial"/>
                  </w:rPr>
                </w:rPrChange>
              </w:rPr>
              <w:t>17.0 – 34.8</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78FA29" w14:textId="77777777" w:rsidR="00E5682B" w:rsidRPr="00BC58A5" w:rsidRDefault="00E5682B" w:rsidP="00045B54">
            <w:pPr>
              <w:jc w:val="center"/>
              <w:rPr>
                <w:rFonts w:ascii="Arial" w:eastAsia="等线" w:hAnsi="Arial" w:cs="Arial"/>
                <w:bCs/>
              </w:rPr>
            </w:pPr>
            <w:r w:rsidRPr="00BC58A5">
              <w:rPr>
                <w:rFonts w:ascii="Arial" w:eastAsia="等线" w:hAnsi="Arial" w:cs="Arial"/>
              </w:rPr>
              <w:t>°C</w:t>
            </w:r>
          </w:p>
        </w:tc>
      </w:tr>
      <w:tr w:rsidR="00E5682B" w:rsidRPr="00BC58A5" w14:paraId="56993656"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366D09" w14:textId="77777777" w:rsidR="00E5682B" w:rsidRPr="00BC58A5" w:rsidRDefault="00E5682B" w:rsidP="00045B54">
            <w:pPr>
              <w:jc w:val="center"/>
              <w:rPr>
                <w:rFonts w:ascii="Arial" w:hAnsi="Arial" w:cs="Arial"/>
              </w:rPr>
            </w:pPr>
            <w:proofErr w:type="spellStart"/>
            <w:r w:rsidRPr="00BC58A5">
              <w:rPr>
                <w:rFonts w:ascii="Arial" w:hAnsi="Arial" w:cs="Arial"/>
              </w:rPr>
              <w:t>Deprotection</w:t>
            </w:r>
            <w:proofErr w:type="spellEnd"/>
            <w:r w:rsidRPr="00BC58A5">
              <w:rPr>
                <w:rFonts w:ascii="Arial" w:hAnsi="Arial" w:cs="Arial"/>
              </w:rPr>
              <w:t xml:space="preserve"> temperature (Pre-Ser20)</w:t>
            </w:r>
          </w:p>
        </w:tc>
        <w:tc>
          <w:tcPr>
            <w:tcW w:w="682" w:type="pct"/>
            <w:tcBorders>
              <w:left w:val="single" w:sz="8" w:space="0" w:color="auto"/>
              <w:right w:val="single" w:sz="8" w:space="0" w:color="auto"/>
            </w:tcBorders>
            <w:tcMar>
              <w:left w:w="108" w:type="dxa"/>
              <w:right w:w="108" w:type="dxa"/>
            </w:tcMar>
            <w:vAlign w:val="center"/>
          </w:tcPr>
          <w:p w14:paraId="2801A958" w14:textId="77777777" w:rsidR="00E5682B" w:rsidRPr="00BC58A5" w:rsidRDefault="00E5682B" w:rsidP="00045B54">
            <w:pPr>
              <w:jc w:val="center"/>
              <w:rPr>
                <w:rFonts w:ascii="Arial" w:eastAsiaTheme="minorEastAsia"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28D98" w14:textId="77777777" w:rsidR="00E5682B" w:rsidRPr="00011967" w:rsidRDefault="00E5682B" w:rsidP="00045B54">
            <w:pPr>
              <w:jc w:val="center"/>
              <w:rPr>
                <w:rFonts w:ascii="Arial" w:eastAsiaTheme="minorEastAsia" w:hAnsi="Arial" w:cs="Arial"/>
                <w:b/>
                <w:rPrChange w:id="413" w:author="fuzhonghua" w:date="2026-10-28T11:31:00Z">
                  <w:rPr>
                    <w:rFonts w:ascii="Arial" w:eastAsiaTheme="minorEastAsia" w:hAnsi="Arial" w:cs="Arial"/>
                  </w:rPr>
                </w:rPrChange>
              </w:rPr>
            </w:pPr>
            <w:r w:rsidRPr="00011967">
              <w:rPr>
                <w:rFonts w:ascii="Arial" w:hAnsi="Arial" w:cs="Arial"/>
                <w:b/>
                <w:rPrChange w:id="414" w:author="fuzhonghua" w:date="2026-10-28T11:31:00Z">
                  <w:rPr>
                    <w:rFonts w:ascii="Arial" w:hAnsi="Arial" w:cs="Arial"/>
                  </w:rPr>
                </w:rPrChange>
              </w:rPr>
              <w:t>14.6 – 34.7</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E4DA58" w14:textId="77777777" w:rsidR="00E5682B" w:rsidRPr="00BC58A5" w:rsidRDefault="00E5682B" w:rsidP="00045B54">
            <w:pPr>
              <w:jc w:val="center"/>
              <w:rPr>
                <w:rFonts w:ascii="Arial" w:eastAsia="等线" w:hAnsi="Arial" w:cs="Arial"/>
                <w:bCs/>
              </w:rPr>
            </w:pPr>
            <w:r w:rsidRPr="00BC58A5">
              <w:rPr>
                <w:rFonts w:ascii="Arial" w:eastAsia="等线" w:hAnsi="Arial" w:cs="Arial"/>
              </w:rPr>
              <w:t>°C</w:t>
            </w:r>
          </w:p>
        </w:tc>
      </w:tr>
      <w:tr w:rsidR="00E5682B" w:rsidRPr="00BC58A5" w14:paraId="1859825E"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A92362" w14:textId="77777777" w:rsidR="00E5682B" w:rsidRPr="00BC58A5" w:rsidRDefault="00E5682B" w:rsidP="00045B54">
            <w:pPr>
              <w:jc w:val="center"/>
              <w:rPr>
                <w:rFonts w:ascii="Arial" w:eastAsia="等线" w:hAnsi="Arial" w:cs="Arial"/>
                <w:bCs/>
              </w:rPr>
            </w:pPr>
            <w:proofErr w:type="spellStart"/>
            <w:r w:rsidRPr="00BC58A5">
              <w:rPr>
                <w:rFonts w:ascii="Arial" w:hAnsi="Arial" w:cs="Arial"/>
              </w:rPr>
              <w:t>Piperidine</w:t>
            </w:r>
            <w:proofErr w:type="spellEnd"/>
            <w:r w:rsidRPr="00BC58A5">
              <w:rPr>
                <w:rFonts w:ascii="Arial" w:hAnsi="Arial" w:cs="Arial"/>
              </w:rPr>
              <w:t>/DMF exposure time (Pre-Ser20 Treatment 1)</w:t>
            </w:r>
          </w:p>
        </w:tc>
        <w:tc>
          <w:tcPr>
            <w:tcW w:w="682" w:type="pct"/>
            <w:tcBorders>
              <w:left w:val="single" w:sz="8" w:space="0" w:color="auto"/>
              <w:right w:val="single" w:sz="8" w:space="0" w:color="auto"/>
            </w:tcBorders>
            <w:tcMar>
              <w:left w:w="108" w:type="dxa"/>
              <w:right w:w="108" w:type="dxa"/>
            </w:tcMar>
            <w:vAlign w:val="center"/>
          </w:tcPr>
          <w:p w14:paraId="4CBF3FD7" w14:textId="77777777" w:rsidR="00E5682B" w:rsidRPr="00BC58A5" w:rsidRDefault="00E5682B" w:rsidP="00045B54">
            <w:pPr>
              <w:jc w:val="center"/>
              <w:rPr>
                <w:rFonts w:ascii="Arial" w:eastAsiaTheme="minorEastAsia"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AD4379" w14:textId="77777777" w:rsidR="00E5682B" w:rsidRPr="00011967" w:rsidRDefault="00E5682B" w:rsidP="00045B54">
            <w:pPr>
              <w:jc w:val="center"/>
              <w:rPr>
                <w:rFonts w:ascii="Arial" w:eastAsia="等线" w:hAnsi="Arial" w:cs="Arial"/>
                <w:b/>
                <w:lang w:eastAsia="en-US"/>
                <w:rPrChange w:id="415" w:author="fuzhonghua" w:date="2026-10-28T11:31:00Z">
                  <w:rPr>
                    <w:rFonts w:ascii="Arial" w:eastAsia="等线" w:hAnsi="Arial" w:cs="Arial"/>
                    <w:lang w:eastAsia="en-US"/>
                  </w:rPr>
                </w:rPrChange>
              </w:rPr>
            </w:pPr>
            <w:r w:rsidRPr="00011967">
              <w:rPr>
                <w:rFonts w:ascii="Arial" w:hAnsi="Arial" w:cs="Arial"/>
                <w:b/>
                <w:rPrChange w:id="416" w:author="fuzhonghua" w:date="2026-10-28T11:31:00Z">
                  <w:rPr>
                    <w:rFonts w:ascii="Arial" w:hAnsi="Arial" w:cs="Arial"/>
                  </w:rPr>
                </w:rPrChange>
              </w:rPr>
              <w:t>6 - 68</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FEA6FF" w14:textId="77777777" w:rsidR="00E5682B" w:rsidRPr="00BC58A5" w:rsidRDefault="00E5682B" w:rsidP="00045B54">
            <w:pPr>
              <w:jc w:val="center"/>
              <w:rPr>
                <w:rFonts w:ascii="Arial" w:eastAsia="等线" w:hAnsi="Arial" w:cs="Arial"/>
                <w:bCs/>
              </w:rPr>
            </w:pPr>
            <w:r w:rsidRPr="00BC58A5">
              <w:rPr>
                <w:rFonts w:ascii="Arial" w:eastAsia="等线" w:hAnsi="Arial" w:cs="Arial"/>
              </w:rPr>
              <w:t>min</w:t>
            </w:r>
          </w:p>
        </w:tc>
      </w:tr>
      <w:tr w:rsidR="00E5682B" w:rsidRPr="00BC58A5" w14:paraId="5A32184F"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85EE4B" w14:textId="77777777" w:rsidR="00E5682B" w:rsidRPr="00BC58A5" w:rsidRDefault="00E5682B" w:rsidP="00045B54">
            <w:pPr>
              <w:jc w:val="center"/>
              <w:rPr>
                <w:rFonts w:ascii="Arial" w:eastAsia="等线" w:hAnsi="Arial" w:cs="Arial"/>
                <w:bCs/>
              </w:rPr>
            </w:pPr>
            <w:proofErr w:type="spellStart"/>
            <w:r w:rsidRPr="00BC58A5">
              <w:rPr>
                <w:rFonts w:ascii="Arial" w:hAnsi="Arial" w:cs="Arial"/>
              </w:rPr>
              <w:t>Piperidine</w:t>
            </w:r>
            <w:proofErr w:type="spellEnd"/>
            <w:r w:rsidRPr="00BC58A5">
              <w:rPr>
                <w:rFonts w:ascii="Arial" w:hAnsi="Arial" w:cs="Arial"/>
              </w:rPr>
              <w:t>/DMF exposure time (Pre-Ser20 Treatment 2)</w:t>
            </w:r>
          </w:p>
        </w:tc>
        <w:tc>
          <w:tcPr>
            <w:tcW w:w="682" w:type="pct"/>
            <w:tcBorders>
              <w:left w:val="single" w:sz="8" w:space="0" w:color="auto"/>
              <w:right w:val="single" w:sz="8" w:space="0" w:color="auto"/>
            </w:tcBorders>
            <w:tcMar>
              <w:left w:w="108" w:type="dxa"/>
              <w:right w:w="108" w:type="dxa"/>
            </w:tcMar>
            <w:vAlign w:val="center"/>
          </w:tcPr>
          <w:p w14:paraId="6413751B" w14:textId="77777777" w:rsidR="00E5682B" w:rsidRPr="00BC58A5" w:rsidRDefault="00E5682B" w:rsidP="00045B54">
            <w:pPr>
              <w:jc w:val="center"/>
              <w:rPr>
                <w:rFonts w:ascii="Arial" w:eastAsiaTheme="minorEastAsia"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BD3423" w14:textId="77777777" w:rsidR="00E5682B" w:rsidRPr="00011967" w:rsidRDefault="00E5682B" w:rsidP="00045B54">
            <w:pPr>
              <w:jc w:val="center"/>
              <w:rPr>
                <w:rFonts w:ascii="Arial" w:eastAsiaTheme="minorEastAsia" w:hAnsi="Arial" w:cs="Arial"/>
                <w:b/>
                <w:rPrChange w:id="417" w:author="fuzhonghua" w:date="2026-10-28T11:31:00Z">
                  <w:rPr>
                    <w:rFonts w:ascii="Arial" w:eastAsiaTheme="minorEastAsia" w:hAnsi="Arial" w:cs="Arial"/>
                  </w:rPr>
                </w:rPrChange>
              </w:rPr>
            </w:pPr>
            <w:r w:rsidRPr="00011967">
              <w:rPr>
                <w:rFonts w:ascii="Arial" w:hAnsi="Arial" w:cs="Arial"/>
                <w:b/>
                <w:rPrChange w:id="418" w:author="fuzhonghua" w:date="2026-10-28T11:31:00Z">
                  <w:rPr>
                    <w:rFonts w:ascii="Arial" w:hAnsi="Arial" w:cs="Arial"/>
                  </w:rPr>
                </w:rPrChange>
              </w:rPr>
              <w:t>6 - 83</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12195" w14:textId="77777777" w:rsidR="00E5682B" w:rsidRPr="00BC58A5" w:rsidRDefault="00E5682B" w:rsidP="00045B54">
            <w:pPr>
              <w:jc w:val="center"/>
              <w:rPr>
                <w:rFonts w:ascii="Arial" w:eastAsia="等线" w:hAnsi="Arial" w:cs="Arial"/>
                <w:bCs/>
              </w:rPr>
            </w:pPr>
            <w:r w:rsidRPr="00BC58A5">
              <w:rPr>
                <w:rFonts w:ascii="Arial" w:eastAsia="等线" w:hAnsi="Arial" w:cs="Arial"/>
              </w:rPr>
              <w:t>min</w:t>
            </w:r>
          </w:p>
        </w:tc>
      </w:tr>
      <w:tr w:rsidR="00E5682B" w:rsidRPr="00BC58A5" w14:paraId="41B586CF"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7C62D1" w14:textId="77777777" w:rsidR="00E5682B" w:rsidRPr="00BC58A5" w:rsidRDefault="00E5682B" w:rsidP="00045B54">
            <w:pPr>
              <w:jc w:val="center"/>
              <w:rPr>
                <w:rFonts w:ascii="Arial" w:eastAsia="等线" w:hAnsi="Arial" w:cs="Arial"/>
                <w:bCs/>
              </w:rPr>
            </w:pPr>
            <w:commentRangeStart w:id="419"/>
            <w:commentRangeStart w:id="420"/>
            <w:r w:rsidRPr="00BC58A5">
              <w:rPr>
                <w:rFonts w:ascii="Arial" w:hAnsi="Arial" w:cs="Arial"/>
              </w:rPr>
              <w:t xml:space="preserve">Post </w:t>
            </w:r>
            <w:proofErr w:type="spellStart"/>
            <w:r w:rsidRPr="00BC58A5">
              <w:rPr>
                <w:rFonts w:ascii="Arial" w:hAnsi="Arial" w:cs="Arial"/>
              </w:rPr>
              <w:t>Deprotection</w:t>
            </w:r>
            <w:proofErr w:type="spellEnd"/>
            <w:r w:rsidRPr="00BC58A5">
              <w:rPr>
                <w:rFonts w:ascii="Arial" w:hAnsi="Arial" w:cs="Arial"/>
              </w:rPr>
              <w:t xml:space="preserve"> </w:t>
            </w:r>
            <w:proofErr w:type="spellStart"/>
            <w:r w:rsidRPr="00BC58A5">
              <w:rPr>
                <w:rFonts w:ascii="Arial" w:hAnsi="Arial" w:cs="Arial"/>
              </w:rPr>
              <w:t>IPAc</w:t>
            </w:r>
            <w:proofErr w:type="spellEnd"/>
            <w:r w:rsidRPr="00BC58A5">
              <w:rPr>
                <w:rFonts w:ascii="Arial" w:hAnsi="Arial" w:cs="Arial"/>
              </w:rPr>
              <w:t xml:space="preserve"> wash quantity</w:t>
            </w:r>
          </w:p>
        </w:tc>
        <w:tc>
          <w:tcPr>
            <w:tcW w:w="682" w:type="pct"/>
            <w:tcBorders>
              <w:left w:val="single" w:sz="8" w:space="0" w:color="auto"/>
              <w:right w:val="single" w:sz="8" w:space="0" w:color="auto"/>
            </w:tcBorders>
            <w:tcMar>
              <w:left w:w="108" w:type="dxa"/>
              <w:right w:w="108" w:type="dxa"/>
            </w:tcMar>
            <w:vAlign w:val="center"/>
          </w:tcPr>
          <w:p w14:paraId="1FE7CFF5" w14:textId="77777777" w:rsidR="00E5682B" w:rsidRPr="00BC58A5" w:rsidRDefault="00E5682B" w:rsidP="00045B54">
            <w:pPr>
              <w:jc w:val="center"/>
              <w:rPr>
                <w:rFonts w:ascii="Arial" w:eastAsiaTheme="minorEastAsia"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74C8E4" w14:textId="1EB92E86" w:rsidR="00E5682B" w:rsidRPr="00011967" w:rsidRDefault="00474F72" w:rsidP="00045B54">
            <w:pPr>
              <w:jc w:val="center"/>
              <w:rPr>
                <w:rFonts w:ascii="Arial" w:eastAsiaTheme="minorEastAsia" w:hAnsi="Arial" w:cs="Arial"/>
                <w:b/>
                <w:rPrChange w:id="421" w:author="fuzhonghua" w:date="2026-10-28T11:31:00Z">
                  <w:rPr>
                    <w:rFonts w:ascii="Arial" w:eastAsiaTheme="minorEastAsia" w:hAnsi="Arial" w:cs="Arial"/>
                  </w:rPr>
                </w:rPrChange>
              </w:rPr>
            </w:pPr>
            <w:r w:rsidRPr="00011967">
              <w:rPr>
                <w:rFonts w:ascii="Arial" w:hAnsi="Arial" w:cs="Arial"/>
                <w:b/>
                <w:rPrChange w:id="422" w:author="fuzhonghua" w:date="2026-10-28T11:31:00Z">
                  <w:rPr>
                    <w:rFonts w:ascii="Arial" w:hAnsi="Arial" w:cs="Arial"/>
                  </w:rPr>
                </w:rPrChange>
              </w:rPr>
              <w:t xml:space="preserve">4x </w:t>
            </w:r>
            <w:r w:rsidR="00E5682B" w:rsidRPr="00011967">
              <w:rPr>
                <w:rFonts w:ascii="Arial" w:hAnsi="Arial" w:cs="Arial"/>
                <w:b/>
                <w:rPrChange w:id="423" w:author="fuzhonghua" w:date="2026-10-28T11:31:00Z">
                  <w:rPr>
                    <w:rFonts w:ascii="Arial" w:hAnsi="Arial" w:cs="Arial"/>
                  </w:rPr>
                </w:rPrChange>
              </w:rPr>
              <w:t>NLT 7.93</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109E5" w14:textId="77777777" w:rsidR="00E5682B" w:rsidRPr="00BC58A5" w:rsidRDefault="00E5682B" w:rsidP="00045B54">
            <w:pPr>
              <w:jc w:val="center"/>
              <w:rPr>
                <w:rFonts w:ascii="Arial" w:eastAsia="等线" w:hAnsi="Arial" w:cs="Arial"/>
                <w:bCs/>
              </w:rPr>
            </w:pPr>
            <w:r w:rsidRPr="00BC58A5">
              <w:rPr>
                <w:rFonts w:ascii="Arial" w:eastAsia="等线" w:hAnsi="Arial" w:cs="Arial"/>
              </w:rPr>
              <w:t>kg/kg</w:t>
            </w:r>
            <w:commentRangeEnd w:id="419"/>
            <w:r w:rsidR="00594EA6" w:rsidRPr="00BC58A5">
              <w:rPr>
                <w:rStyle w:val="af4"/>
                <w:rFonts w:ascii="Arial" w:eastAsia="等线" w:hAnsi="Arial" w:cs="Arial"/>
                <w:bCs/>
                <w:sz w:val="20"/>
                <w:szCs w:val="20"/>
              </w:rPr>
              <w:commentReference w:id="419"/>
            </w:r>
            <w:r w:rsidR="00A70000">
              <w:rPr>
                <w:rStyle w:val="af4"/>
                <w:rFonts w:asciiTheme="minorHAnsi" w:eastAsiaTheme="minorEastAsia" w:hAnsiTheme="minorHAnsi" w:cstheme="minorBidi"/>
              </w:rPr>
              <w:commentReference w:id="420"/>
            </w:r>
          </w:p>
        </w:tc>
      </w:tr>
      <w:commentRangeEnd w:id="420"/>
      <w:tr w:rsidR="00E5682B" w:rsidRPr="00BC58A5" w14:paraId="0183F8E7"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9809CA" w14:textId="77777777" w:rsidR="00E5682B" w:rsidRPr="00BC58A5" w:rsidRDefault="00E5682B" w:rsidP="00045B54">
            <w:pPr>
              <w:jc w:val="center"/>
              <w:rPr>
                <w:rFonts w:ascii="Arial" w:eastAsia="Times New Roman" w:hAnsi="Arial" w:cs="Arial"/>
              </w:rPr>
            </w:pPr>
            <w:proofErr w:type="spellStart"/>
            <w:r w:rsidRPr="00BC58A5">
              <w:rPr>
                <w:rFonts w:ascii="Arial" w:hAnsi="Arial" w:cs="Arial"/>
              </w:rPr>
              <w:t>Oxyma</w:t>
            </w:r>
            <w:proofErr w:type="spellEnd"/>
            <w:r w:rsidRPr="00BC58A5">
              <w:rPr>
                <w:rFonts w:ascii="Arial" w:hAnsi="Arial" w:cs="Arial"/>
              </w:rPr>
              <w:t xml:space="preserve"> quantity (Standard AA)</w:t>
            </w:r>
          </w:p>
        </w:tc>
        <w:tc>
          <w:tcPr>
            <w:tcW w:w="682" w:type="pct"/>
            <w:tcBorders>
              <w:left w:val="single" w:sz="8" w:space="0" w:color="auto"/>
              <w:right w:val="single" w:sz="8" w:space="0" w:color="auto"/>
            </w:tcBorders>
            <w:tcMar>
              <w:left w:w="108" w:type="dxa"/>
              <w:right w:w="108" w:type="dxa"/>
            </w:tcMar>
            <w:vAlign w:val="center"/>
          </w:tcPr>
          <w:p w14:paraId="6DBC536F"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A7AB44" w14:textId="77777777" w:rsidR="00E5682B" w:rsidRPr="00BC58A5" w:rsidRDefault="00E5682B" w:rsidP="00045B54">
            <w:pPr>
              <w:jc w:val="center"/>
              <w:rPr>
                <w:rFonts w:ascii="Arial" w:eastAsiaTheme="minorEastAsia" w:hAnsi="Arial" w:cs="Arial"/>
              </w:rPr>
            </w:pPr>
            <w:r w:rsidRPr="00011967">
              <w:rPr>
                <w:rFonts w:ascii="Arial" w:hAnsi="Arial" w:cs="Arial"/>
                <w:b/>
                <w:rPrChange w:id="424" w:author="fuzhonghua" w:date="2026-10-28T11:31:00Z">
                  <w:rPr>
                    <w:rFonts w:ascii="Arial" w:hAnsi="Arial" w:cs="Arial"/>
                  </w:rPr>
                </w:rPrChange>
              </w:rPr>
              <w:t>1.94</w:t>
            </w:r>
            <w:r w:rsidRPr="00BC58A5">
              <w:rPr>
                <w:rFonts w:ascii="Arial" w:hAnsi="Arial" w:cs="Arial"/>
              </w:rPr>
              <w:t xml:space="preserve"> – 2.25</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E8514F" w14:textId="77777777" w:rsidR="00E5682B" w:rsidRPr="00BC58A5" w:rsidRDefault="00E5682B" w:rsidP="00045B54">
            <w:pPr>
              <w:jc w:val="center"/>
              <w:rPr>
                <w:rFonts w:ascii="Arial" w:eastAsia="Times New Roman" w:hAnsi="Arial" w:cs="Arial"/>
              </w:rPr>
            </w:pPr>
            <w:proofErr w:type="spellStart"/>
            <w:r w:rsidRPr="00BC58A5">
              <w:rPr>
                <w:rFonts w:ascii="Arial" w:eastAsia="等线" w:hAnsi="Arial" w:cs="Arial"/>
              </w:rPr>
              <w:t>eq</w:t>
            </w:r>
            <w:proofErr w:type="spellEnd"/>
          </w:p>
        </w:tc>
      </w:tr>
      <w:tr w:rsidR="00E5682B" w:rsidRPr="00BC58A5" w14:paraId="11B2D1C4"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D45BB2" w14:textId="77777777" w:rsidR="00E5682B" w:rsidRPr="00BC58A5" w:rsidRDefault="00E5682B" w:rsidP="00045B54">
            <w:pPr>
              <w:jc w:val="center"/>
              <w:rPr>
                <w:rFonts w:ascii="Arial" w:eastAsia="Times New Roman" w:hAnsi="Arial" w:cs="Arial"/>
              </w:rPr>
            </w:pPr>
            <w:proofErr w:type="spellStart"/>
            <w:r w:rsidRPr="00BC58A5">
              <w:rPr>
                <w:rFonts w:ascii="Arial" w:hAnsi="Arial" w:cs="Arial"/>
              </w:rPr>
              <w:t>Oxyma</w:t>
            </w:r>
            <w:proofErr w:type="spellEnd"/>
            <w:r w:rsidRPr="00BC58A5">
              <w:rPr>
                <w:rFonts w:ascii="Arial" w:hAnsi="Arial" w:cs="Arial"/>
              </w:rPr>
              <w:t xml:space="preserve"> quantity (NMeAsn22, αMePhe15)</w:t>
            </w:r>
          </w:p>
        </w:tc>
        <w:tc>
          <w:tcPr>
            <w:tcW w:w="682" w:type="pct"/>
            <w:tcBorders>
              <w:left w:val="single" w:sz="8" w:space="0" w:color="auto"/>
              <w:right w:val="single" w:sz="8" w:space="0" w:color="auto"/>
            </w:tcBorders>
            <w:tcMar>
              <w:left w:w="108" w:type="dxa"/>
              <w:right w:w="108" w:type="dxa"/>
            </w:tcMar>
            <w:vAlign w:val="center"/>
          </w:tcPr>
          <w:p w14:paraId="18CE779C"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E821CA" w14:textId="77777777" w:rsidR="00E5682B" w:rsidRPr="00BC58A5" w:rsidRDefault="00E5682B" w:rsidP="00045B54">
            <w:pPr>
              <w:jc w:val="center"/>
              <w:rPr>
                <w:rFonts w:ascii="Arial" w:eastAsiaTheme="minorEastAsia" w:hAnsi="Arial" w:cs="Arial"/>
              </w:rPr>
            </w:pPr>
            <w:r w:rsidRPr="00011967">
              <w:rPr>
                <w:rFonts w:ascii="Arial" w:hAnsi="Arial" w:cs="Arial"/>
                <w:b/>
                <w:rPrChange w:id="425" w:author="fuzhonghua" w:date="2026-10-28T11:31:00Z">
                  <w:rPr>
                    <w:rFonts w:ascii="Arial" w:hAnsi="Arial" w:cs="Arial"/>
                  </w:rPr>
                </w:rPrChange>
              </w:rPr>
              <w:t>1.75</w:t>
            </w:r>
            <w:r w:rsidRPr="00BC58A5">
              <w:rPr>
                <w:rFonts w:ascii="Arial" w:hAnsi="Arial" w:cs="Arial"/>
              </w:rPr>
              <w:t xml:space="preserve"> – 2.03</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1397C9" w14:textId="77777777" w:rsidR="00E5682B" w:rsidRPr="00BC58A5" w:rsidRDefault="00E5682B" w:rsidP="00045B54">
            <w:pPr>
              <w:jc w:val="center"/>
              <w:rPr>
                <w:rFonts w:ascii="Arial" w:eastAsia="Times New Roman" w:hAnsi="Arial" w:cs="Arial"/>
              </w:rPr>
            </w:pPr>
            <w:proofErr w:type="spellStart"/>
            <w:r w:rsidRPr="00BC58A5">
              <w:rPr>
                <w:rFonts w:ascii="Arial" w:eastAsia="等线" w:hAnsi="Arial" w:cs="Arial"/>
              </w:rPr>
              <w:t>eq</w:t>
            </w:r>
            <w:proofErr w:type="spellEnd"/>
          </w:p>
        </w:tc>
      </w:tr>
      <w:tr w:rsidR="00E5682B" w:rsidRPr="00BC58A5" w14:paraId="16E2CFA6"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16BBAC" w14:textId="77777777" w:rsidR="00E5682B" w:rsidRPr="00BC58A5" w:rsidRDefault="00E5682B" w:rsidP="00045B54">
            <w:pPr>
              <w:jc w:val="center"/>
              <w:rPr>
                <w:rFonts w:ascii="Arial" w:eastAsia="Times New Roman" w:hAnsi="Arial" w:cs="Arial"/>
              </w:rPr>
            </w:pPr>
            <w:proofErr w:type="spellStart"/>
            <w:r w:rsidRPr="00BC58A5">
              <w:rPr>
                <w:rFonts w:ascii="Arial" w:hAnsi="Arial" w:cs="Arial"/>
              </w:rPr>
              <w:t>Oxyma</w:t>
            </w:r>
            <w:proofErr w:type="spellEnd"/>
            <w:r w:rsidRPr="00BC58A5">
              <w:rPr>
                <w:rFonts w:ascii="Arial" w:hAnsi="Arial" w:cs="Arial"/>
              </w:rPr>
              <w:t xml:space="preserve"> quantity (Asn21)</w:t>
            </w:r>
          </w:p>
        </w:tc>
        <w:tc>
          <w:tcPr>
            <w:tcW w:w="682" w:type="pct"/>
            <w:tcBorders>
              <w:left w:val="single" w:sz="8" w:space="0" w:color="auto"/>
              <w:right w:val="single" w:sz="8" w:space="0" w:color="auto"/>
            </w:tcBorders>
            <w:tcMar>
              <w:left w:w="108" w:type="dxa"/>
              <w:right w:w="108" w:type="dxa"/>
            </w:tcMar>
            <w:vAlign w:val="center"/>
          </w:tcPr>
          <w:p w14:paraId="762A7937"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D85660" w14:textId="77777777" w:rsidR="00E5682B" w:rsidRPr="00BC58A5" w:rsidRDefault="00E5682B" w:rsidP="00045B54">
            <w:pPr>
              <w:jc w:val="center"/>
              <w:rPr>
                <w:rFonts w:ascii="Arial" w:eastAsiaTheme="minorEastAsia" w:hAnsi="Arial" w:cs="Arial"/>
              </w:rPr>
            </w:pPr>
            <w:r w:rsidRPr="00011967">
              <w:rPr>
                <w:rFonts w:ascii="Arial" w:hAnsi="Arial" w:cs="Arial"/>
                <w:b/>
                <w:rPrChange w:id="426" w:author="fuzhonghua" w:date="2026-10-28T11:31:00Z">
                  <w:rPr>
                    <w:rFonts w:ascii="Arial" w:hAnsi="Arial" w:cs="Arial"/>
                  </w:rPr>
                </w:rPrChange>
              </w:rPr>
              <w:t>2.50</w:t>
            </w:r>
            <w:r w:rsidRPr="00BC58A5">
              <w:rPr>
                <w:rFonts w:ascii="Arial" w:hAnsi="Arial" w:cs="Arial"/>
              </w:rPr>
              <w:t xml:space="preserve"> – 2.93</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8BF27F" w14:textId="77777777" w:rsidR="00E5682B" w:rsidRPr="00BC58A5" w:rsidRDefault="00E5682B" w:rsidP="00045B54">
            <w:pPr>
              <w:jc w:val="center"/>
              <w:rPr>
                <w:rFonts w:ascii="Arial" w:eastAsia="Times New Roman" w:hAnsi="Arial" w:cs="Arial"/>
              </w:rPr>
            </w:pPr>
            <w:proofErr w:type="spellStart"/>
            <w:r w:rsidRPr="00BC58A5">
              <w:rPr>
                <w:rFonts w:ascii="Arial" w:eastAsia="等线" w:hAnsi="Arial" w:cs="Arial"/>
              </w:rPr>
              <w:t>eq</w:t>
            </w:r>
            <w:proofErr w:type="spellEnd"/>
          </w:p>
        </w:tc>
      </w:tr>
      <w:tr w:rsidR="00E5682B" w:rsidRPr="00BC58A5" w14:paraId="12672052"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7E8ACE" w14:textId="77777777" w:rsidR="00E5682B" w:rsidRPr="00BC58A5" w:rsidRDefault="00E5682B" w:rsidP="00045B54">
            <w:pPr>
              <w:jc w:val="center"/>
              <w:rPr>
                <w:rFonts w:ascii="Arial" w:eastAsia="Times New Roman" w:hAnsi="Arial" w:cs="Arial"/>
              </w:rPr>
            </w:pPr>
            <w:r w:rsidRPr="00BC58A5">
              <w:rPr>
                <w:rFonts w:ascii="Arial" w:hAnsi="Arial" w:cs="Arial"/>
              </w:rPr>
              <w:t>Dissolution jacket temperature (Standard AA)</w:t>
            </w:r>
          </w:p>
        </w:tc>
        <w:tc>
          <w:tcPr>
            <w:tcW w:w="682" w:type="pct"/>
            <w:tcBorders>
              <w:left w:val="single" w:sz="8" w:space="0" w:color="auto"/>
              <w:right w:val="single" w:sz="8" w:space="0" w:color="auto"/>
            </w:tcBorders>
            <w:tcMar>
              <w:left w:w="108" w:type="dxa"/>
              <w:right w:w="108" w:type="dxa"/>
            </w:tcMar>
            <w:vAlign w:val="center"/>
          </w:tcPr>
          <w:p w14:paraId="709FE16A"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A011D0" w14:textId="77777777" w:rsidR="00E5682B" w:rsidRPr="00011967" w:rsidRDefault="00E5682B" w:rsidP="00045B54">
            <w:pPr>
              <w:jc w:val="center"/>
              <w:rPr>
                <w:rFonts w:ascii="Arial" w:eastAsiaTheme="minorEastAsia" w:hAnsi="Arial" w:cs="Arial"/>
                <w:b/>
                <w:rPrChange w:id="427" w:author="fuzhonghua" w:date="2026-10-28T11:31:00Z">
                  <w:rPr>
                    <w:rFonts w:ascii="Arial" w:eastAsiaTheme="minorEastAsia" w:hAnsi="Arial" w:cs="Arial"/>
                  </w:rPr>
                </w:rPrChange>
              </w:rPr>
            </w:pPr>
            <w:r w:rsidRPr="00011967">
              <w:rPr>
                <w:rFonts w:ascii="Arial" w:hAnsi="Arial" w:cs="Arial"/>
                <w:b/>
                <w:rPrChange w:id="428" w:author="fuzhonghua" w:date="2026-10-28T11:31:00Z">
                  <w:rPr>
                    <w:rFonts w:ascii="Arial" w:hAnsi="Arial" w:cs="Arial"/>
                  </w:rPr>
                </w:rPrChange>
              </w:rPr>
              <w:t>12.6 – 26.5</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0FE23E"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6DB8EC99"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064EBD" w14:textId="77777777" w:rsidR="00E5682B" w:rsidRPr="00BC58A5" w:rsidRDefault="00E5682B" w:rsidP="00045B54">
            <w:pPr>
              <w:jc w:val="center"/>
              <w:rPr>
                <w:rFonts w:ascii="Arial" w:eastAsia="Times New Roman" w:hAnsi="Arial" w:cs="Arial"/>
                <w:b/>
              </w:rPr>
            </w:pPr>
            <w:r w:rsidRPr="00BC58A5">
              <w:rPr>
                <w:rFonts w:ascii="Arial" w:hAnsi="Arial" w:cs="Arial"/>
              </w:rPr>
              <w:lastRenderedPageBreak/>
              <w:t>Dissolution jacket temperature (Phe23)</w:t>
            </w:r>
          </w:p>
        </w:tc>
        <w:tc>
          <w:tcPr>
            <w:tcW w:w="682" w:type="pct"/>
            <w:tcBorders>
              <w:left w:val="single" w:sz="8" w:space="0" w:color="auto"/>
              <w:right w:val="single" w:sz="8" w:space="0" w:color="auto"/>
            </w:tcBorders>
            <w:tcMar>
              <w:left w:w="108" w:type="dxa"/>
              <w:right w:w="108" w:type="dxa"/>
            </w:tcMar>
            <w:vAlign w:val="center"/>
          </w:tcPr>
          <w:p w14:paraId="73077A1B" w14:textId="77777777" w:rsidR="00E5682B" w:rsidRPr="00BC58A5" w:rsidRDefault="00E5682B" w:rsidP="00045B54">
            <w:pPr>
              <w:jc w:val="center"/>
              <w:rPr>
                <w:rFonts w:ascii="Arial" w:eastAsia="Times New Roman" w:hAnsi="Arial" w:cs="Arial"/>
                <w:b/>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C42FC5" w14:textId="77777777" w:rsidR="00E5682B" w:rsidRPr="00011967" w:rsidRDefault="00E5682B" w:rsidP="00045B54">
            <w:pPr>
              <w:jc w:val="center"/>
              <w:rPr>
                <w:rFonts w:ascii="Arial" w:eastAsiaTheme="minorEastAsia" w:hAnsi="Arial" w:cs="Arial"/>
                <w:b/>
                <w:rPrChange w:id="429" w:author="fuzhonghua" w:date="2026-10-28T11:31:00Z">
                  <w:rPr>
                    <w:rFonts w:ascii="Arial" w:eastAsiaTheme="minorEastAsia" w:hAnsi="Arial" w:cs="Arial"/>
                  </w:rPr>
                </w:rPrChange>
              </w:rPr>
            </w:pPr>
            <w:r w:rsidRPr="00011967">
              <w:rPr>
                <w:rFonts w:ascii="Arial" w:hAnsi="Arial" w:cs="Arial"/>
                <w:b/>
                <w:rPrChange w:id="430" w:author="fuzhonghua" w:date="2026-10-28T11:31:00Z">
                  <w:rPr>
                    <w:rFonts w:ascii="Arial" w:hAnsi="Arial" w:cs="Arial"/>
                  </w:rPr>
                </w:rPrChange>
              </w:rPr>
              <w:t>12.0 – 29.5</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25FF1E" w14:textId="77777777" w:rsidR="00E5682B" w:rsidRPr="00BC58A5" w:rsidRDefault="00E5682B" w:rsidP="00045B54">
            <w:pPr>
              <w:jc w:val="center"/>
              <w:rPr>
                <w:rFonts w:ascii="Arial" w:eastAsia="Times New Roman" w:hAnsi="Arial" w:cs="Arial"/>
                <w:b/>
              </w:rPr>
            </w:pPr>
            <w:r w:rsidRPr="00BC58A5">
              <w:rPr>
                <w:rFonts w:ascii="Arial" w:eastAsia="等线" w:hAnsi="Arial" w:cs="Arial"/>
              </w:rPr>
              <w:t>°C</w:t>
            </w:r>
          </w:p>
        </w:tc>
      </w:tr>
      <w:tr w:rsidR="00E5682B" w:rsidRPr="00BC58A5" w14:paraId="32303B47"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602F5C" w14:textId="77777777" w:rsidR="00E5682B" w:rsidRPr="00BC58A5" w:rsidRDefault="00E5682B" w:rsidP="00045B54">
            <w:pPr>
              <w:jc w:val="center"/>
              <w:rPr>
                <w:rFonts w:ascii="Arial" w:eastAsia="Times New Roman" w:hAnsi="Arial" w:cs="Arial"/>
              </w:rPr>
            </w:pPr>
            <w:r w:rsidRPr="00BC58A5">
              <w:rPr>
                <w:rFonts w:ascii="Arial" w:hAnsi="Arial" w:cs="Arial"/>
              </w:rPr>
              <w:t>Dissolution jacket temperature (NMeAsn22, αMePhe15)</w:t>
            </w:r>
          </w:p>
        </w:tc>
        <w:tc>
          <w:tcPr>
            <w:tcW w:w="682" w:type="pct"/>
            <w:tcBorders>
              <w:left w:val="single" w:sz="8" w:space="0" w:color="auto"/>
              <w:right w:val="single" w:sz="8" w:space="0" w:color="auto"/>
            </w:tcBorders>
            <w:tcMar>
              <w:left w:w="108" w:type="dxa"/>
              <w:right w:w="108" w:type="dxa"/>
            </w:tcMar>
            <w:vAlign w:val="center"/>
          </w:tcPr>
          <w:p w14:paraId="3E058555"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4103E0" w14:textId="77777777" w:rsidR="00E5682B" w:rsidRPr="00011967" w:rsidRDefault="00E5682B" w:rsidP="00045B54">
            <w:pPr>
              <w:jc w:val="center"/>
              <w:rPr>
                <w:rFonts w:ascii="Arial" w:eastAsiaTheme="minorEastAsia" w:hAnsi="Arial" w:cs="Arial"/>
                <w:b/>
                <w:rPrChange w:id="431" w:author="fuzhonghua" w:date="2026-10-28T11:31:00Z">
                  <w:rPr>
                    <w:rFonts w:ascii="Arial" w:eastAsiaTheme="minorEastAsia" w:hAnsi="Arial" w:cs="Arial"/>
                  </w:rPr>
                </w:rPrChange>
              </w:rPr>
            </w:pPr>
            <w:r w:rsidRPr="00011967">
              <w:rPr>
                <w:rFonts w:ascii="Arial" w:hAnsi="Arial" w:cs="Arial"/>
                <w:b/>
                <w:rPrChange w:id="432" w:author="fuzhonghua" w:date="2026-10-28T11:31:00Z">
                  <w:rPr>
                    <w:rFonts w:ascii="Arial" w:hAnsi="Arial" w:cs="Arial"/>
                  </w:rPr>
                </w:rPrChange>
              </w:rPr>
              <w:t>12.6 - 26.9</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EDB471"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702ED36C"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B78AE5" w14:textId="77777777" w:rsidR="00E5682B" w:rsidRPr="00BC58A5" w:rsidRDefault="00E5682B" w:rsidP="00045B54">
            <w:pPr>
              <w:jc w:val="center"/>
              <w:rPr>
                <w:rFonts w:ascii="Arial" w:eastAsia="Times New Roman" w:hAnsi="Arial" w:cs="Arial"/>
              </w:rPr>
            </w:pPr>
            <w:r w:rsidRPr="00BC58A5">
              <w:rPr>
                <w:rFonts w:ascii="Arial" w:hAnsi="Arial" w:cs="Arial"/>
              </w:rPr>
              <w:t>Dissolution jacket temperature (Asn21)</w:t>
            </w:r>
          </w:p>
        </w:tc>
        <w:tc>
          <w:tcPr>
            <w:tcW w:w="682" w:type="pct"/>
            <w:tcBorders>
              <w:left w:val="single" w:sz="8" w:space="0" w:color="auto"/>
              <w:right w:val="single" w:sz="8" w:space="0" w:color="auto"/>
            </w:tcBorders>
            <w:tcMar>
              <w:left w:w="108" w:type="dxa"/>
              <w:right w:w="108" w:type="dxa"/>
            </w:tcMar>
            <w:vAlign w:val="center"/>
          </w:tcPr>
          <w:p w14:paraId="1D586310"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E06BE1" w14:textId="77777777" w:rsidR="00E5682B" w:rsidRPr="00011967" w:rsidRDefault="00E5682B" w:rsidP="00045B54">
            <w:pPr>
              <w:jc w:val="center"/>
              <w:rPr>
                <w:rFonts w:ascii="Arial" w:eastAsiaTheme="minorEastAsia" w:hAnsi="Arial" w:cs="Arial"/>
                <w:b/>
                <w:rPrChange w:id="433" w:author="fuzhonghua" w:date="2026-10-28T11:31:00Z">
                  <w:rPr>
                    <w:rFonts w:ascii="Arial" w:eastAsiaTheme="minorEastAsia" w:hAnsi="Arial" w:cs="Arial"/>
                  </w:rPr>
                </w:rPrChange>
              </w:rPr>
            </w:pPr>
            <w:r w:rsidRPr="00011967">
              <w:rPr>
                <w:rFonts w:ascii="Arial" w:hAnsi="Arial" w:cs="Arial"/>
                <w:b/>
                <w:rPrChange w:id="434" w:author="fuzhonghua" w:date="2026-10-28T11:31:00Z">
                  <w:rPr>
                    <w:rFonts w:ascii="Arial" w:hAnsi="Arial" w:cs="Arial"/>
                  </w:rPr>
                </w:rPrChange>
              </w:rPr>
              <w:t>12.2 – 27.9</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6D10EB"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444BE6DC"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96228A" w14:textId="77777777" w:rsidR="00E5682B" w:rsidRPr="00BC58A5" w:rsidRDefault="00E5682B" w:rsidP="00045B54">
            <w:pPr>
              <w:jc w:val="center"/>
              <w:rPr>
                <w:rFonts w:ascii="Arial" w:eastAsia="Times New Roman" w:hAnsi="Arial" w:cs="Arial"/>
              </w:rPr>
            </w:pPr>
            <w:r w:rsidRPr="00BC58A5">
              <w:rPr>
                <w:rFonts w:ascii="Arial" w:hAnsi="Arial" w:cs="Arial"/>
              </w:rPr>
              <w:t>DIC quantity (Standard AA)</w:t>
            </w:r>
          </w:p>
        </w:tc>
        <w:tc>
          <w:tcPr>
            <w:tcW w:w="682" w:type="pct"/>
            <w:tcBorders>
              <w:left w:val="single" w:sz="8" w:space="0" w:color="auto"/>
              <w:right w:val="single" w:sz="8" w:space="0" w:color="auto"/>
            </w:tcBorders>
            <w:tcMar>
              <w:left w:w="108" w:type="dxa"/>
              <w:right w:w="108" w:type="dxa"/>
            </w:tcMar>
            <w:vAlign w:val="center"/>
          </w:tcPr>
          <w:p w14:paraId="6FB7EC16"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F2A5B1" w14:textId="77777777" w:rsidR="00E5682B" w:rsidRPr="00BC58A5" w:rsidRDefault="00E5682B" w:rsidP="00045B54">
            <w:pPr>
              <w:jc w:val="center"/>
              <w:rPr>
                <w:rFonts w:ascii="Arial" w:eastAsiaTheme="minorEastAsia" w:hAnsi="Arial" w:cs="Arial"/>
              </w:rPr>
            </w:pPr>
            <w:r w:rsidRPr="00011967">
              <w:rPr>
                <w:rFonts w:ascii="Arial" w:hAnsi="Arial" w:cs="Arial"/>
                <w:b/>
                <w:rPrChange w:id="435" w:author="fuzhonghua" w:date="2026-10-28T11:32:00Z">
                  <w:rPr>
                    <w:rFonts w:ascii="Arial" w:hAnsi="Arial" w:cs="Arial"/>
                  </w:rPr>
                </w:rPrChange>
              </w:rPr>
              <w:t xml:space="preserve">2.01 </w:t>
            </w:r>
            <w:r w:rsidRPr="00BC58A5">
              <w:rPr>
                <w:rFonts w:ascii="Arial" w:hAnsi="Arial" w:cs="Arial"/>
              </w:rPr>
              <w:t>-2.48</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19D6A2" w14:textId="77777777" w:rsidR="00E5682B" w:rsidRPr="00BC58A5" w:rsidRDefault="00E5682B" w:rsidP="00045B54">
            <w:pPr>
              <w:jc w:val="center"/>
              <w:rPr>
                <w:rFonts w:ascii="Arial" w:eastAsia="Times New Roman" w:hAnsi="Arial" w:cs="Arial"/>
              </w:rPr>
            </w:pPr>
            <w:proofErr w:type="spellStart"/>
            <w:r w:rsidRPr="00BC58A5">
              <w:rPr>
                <w:rFonts w:ascii="Arial" w:eastAsia="等线" w:hAnsi="Arial" w:cs="Arial"/>
              </w:rPr>
              <w:t>eq</w:t>
            </w:r>
            <w:proofErr w:type="spellEnd"/>
          </w:p>
        </w:tc>
      </w:tr>
      <w:tr w:rsidR="00E5682B" w:rsidRPr="00BC58A5" w14:paraId="233359E0"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D928EF" w14:textId="77777777" w:rsidR="00E5682B" w:rsidRPr="00BC58A5" w:rsidRDefault="00E5682B" w:rsidP="00045B54">
            <w:pPr>
              <w:jc w:val="center"/>
              <w:rPr>
                <w:rFonts w:ascii="Arial" w:eastAsia="Times New Roman" w:hAnsi="Arial" w:cs="Arial"/>
              </w:rPr>
            </w:pPr>
            <w:r w:rsidRPr="00BC58A5">
              <w:rPr>
                <w:rFonts w:ascii="Arial" w:hAnsi="Arial" w:cs="Arial"/>
              </w:rPr>
              <w:t>Activation temperature (Standard AA)</w:t>
            </w:r>
          </w:p>
        </w:tc>
        <w:tc>
          <w:tcPr>
            <w:tcW w:w="682" w:type="pct"/>
            <w:tcBorders>
              <w:left w:val="single" w:sz="8" w:space="0" w:color="auto"/>
              <w:right w:val="single" w:sz="8" w:space="0" w:color="auto"/>
            </w:tcBorders>
            <w:tcMar>
              <w:left w:w="108" w:type="dxa"/>
              <w:right w:w="108" w:type="dxa"/>
            </w:tcMar>
            <w:vAlign w:val="center"/>
          </w:tcPr>
          <w:p w14:paraId="31040329"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FB97AB" w14:textId="77777777" w:rsidR="00E5682B" w:rsidRPr="00011967" w:rsidRDefault="00E5682B" w:rsidP="00045B54">
            <w:pPr>
              <w:jc w:val="center"/>
              <w:rPr>
                <w:rFonts w:ascii="Arial" w:eastAsiaTheme="minorEastAsia" w:hAnsi="Arial" w:cs="Arial"/>
                <w:b/>
                <w:rPrChange w:id="436" w:author="fuzhonghua" w:date="2026-10-28T11:32:00Z">
                  <w:rPr>
                    <w:rFonts w:ascii="Arial" w:eastAsiaTheme="minorEastAsia" w:hAnsi="Arial" w:cs="Arial"/>
                  </w:rPr>
                </w:rPrChange>
              </w:rPr>
            </w:pPr>
            <w:r w:rsidRPr="00011967">
              <w:rPr>
                <w:rFonts w:ascii="Arial" w:hAnsi="Arial" w:cs="Arial"/>
                <w:b/>
                <w:rPrChange w:id="437" w:author="fuzhonghua" w:date="2026-10-28T11:32:00Z">
                  <w:rPr>
                    <w:rFonts w:ascii="Arial" w:hAnsi="Arial" w:cs="Arial"/>
                  </w:rPr>
                </w:rPrChange>
              </w:rPr>
              <w:t>12.6 – 26.5</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0EC8A0"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250D1EA5"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E9088E" w14:textId="77777777" w:rsidR="00E5682B" w:rsidRPr="00BC58A5" w:rsidRDefault="00E5682B" w:rsidP="00045B54">
            <w:pPr>
              <w:jc w:val="center"/>
              <w:rPr>
                <w:rFonts w:ascii="Arial" w:eastAsia="Times New Roman" w:hAnsi="Arial" w:cs="Arial"/>
              </w:rPr>
            </w:pPr>
            <w:r w:rsidRPr="00BC58A5">
              <w:rPr>
                <w:rFonts w:ascii="Arial" w:hAnsi="Arial" w:cs="Arial"/>
              </w:rPr>
              <w:t>Activation temperature (Phe23)</w:t>
            </w:r>
          </w:p>
        </w:tc>
        <w:tc>
          <w:tcPr>
            <w:tcW w:w="682" w:type="pct"/>
            <w:tcBorders>
              <w:left w:val="single" w:sz="8" w:space="0" w:color="auto"/>
              <w:right w:val="single" w:sz="8" w:space="0" w:color="auto"/>
            </w:tcBorders>
            <w:tcMar>
              <w:left w:w="108" w:type="dxa"/>
              <w:right w:w="108" w:type="dxa"/>
            </w:tcMar>
            <w:vAlign w:val="center"/>
          </w:tcPr>
          <w:p w14:paraId="22FA132B"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30323F" w14:textId="77777777" w:rsidR="00E5682B" w:rsidRPr="00011967" w:rsidRDefault="00E5682B" w:rsidP="00045B54">
            <w:pPr>
              <w:jc w:val="center"/>
              <w:rPr>
                <w:rFonts w:ascii="Arial" w:eastAsiaTheme="minorEastAsia" w:hAnsi="Arial" w:cs="Arial"/>
                <w:b/>
                <w:rPrChange w:id="438" w:author="fuzhonghua" w:date="2026-10-28T11:32:00Z">
                  <w:rPr>
                    <w:rFonts w:ascii="Arial" w:eastAsiaTheme="minorEastAsia" w:hAnsi="Arial" w:cs="Arial"/>
                  </w:rPr>
                </w:rPrChange>
              </w:rPr>
            </w:pPr>
            <w:r w:rsidRPr="00011967">
              <w:rPr>
                <w:rFonts w:ascii="Arial" w:hAnsi="Arial" w:cs="Arial"/>
                <w:b/>
                <w:rPrChange w:id="439" w:author="fuzhonghua" w:date="2026-10-28T11:32:00Z">
                  <w:rPr>
                    <w:rFonts w:ascii="Arial" w:hAnsi="Arial" w:cs="Arial"/>
                  </w:rPr>
                </w:rPrChange>
              </w:rPr>
              <w:t>- 2.5 – 13.6</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111987"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7DCC25E1"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23DB9" w14:textId="77777777" w:rsidR="00E5682B" w:rsidRPr="00BC58A5" w:rsidRDefault="00E5682B" w:rsidP="00045B54">
            <w:pPr>
              <w:jc w:val="center"/>
              <w:rPr>
                <w:rFonts w:ascii="Arial" w:eastAsia="Times New Roman" w:hAnsi="Arial" w:cs="Arial"/>
              </w:rPr>
            </w:pPr>
            <w:r w:rsidRPr="00BC58A5">
              <w:rPr>
                <w:rFonts w:ascii="Arial" w:hAnsi="Arial" w:cs="Arial"/>
              </w:rPr>
              <w:t>Activation temperature (NMeAsn22, αMePhe15)</w:t>
            </w:r>
          </w:p>
        </w:tc>
        <w:tc>
          <w:tcPr>
            <w:tcW w:w="682" w:type="pct"/>
            <w:tcBorders>
              <w:left w:val="single" w:sz="8" w:space="0" w:color="auto"/>
              <w:right w:val="single" w:sz="8" w:space="0" w:color="auto"/>
            </w:tcBorders>
            <w:tcMar>
              <w:left w:w="108" w:type="dxa"/>
              <w:right w:w="108" w:type="dxa"/>
            </w:tcMar>
            <w:vAlign w:val="center"/>
          </w:tcPr>
          <w:p w14:paraId="06B69E9A"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FE7F44" w14:textId="77777777" w:rsidR="00E5682B" w:rsidRPr="00011967" w:rsidRDefault="00E5682B" w:rsidP="00045B54">
            <w:pPr>
              <w:jc w:val="center"/>
              <w:rPr>
                <w:rFonts w:ascii="Arial" w:eastAsiaTheme="minorEastAsia" w:hAnsi="Arial" w:cs="Arial"/>
                <w:b/>
                <w:rPrChange w:id="440" w:author="fuzhonghua" w:date="2026-10-28T11:32:00Z">
                  <w:rPr>
                    <w:rFonts w:ascii="Arial" w:eastAsiaTheme="minorEastAsia" w:hAnsi="Arial" w:cs="Arial"/>
                  </w:rPr>
                </w:rPrChange>
              </w:rPr>
            </w:pPr>
            <w:r w:rsidRPr="00011967">
              <w:rPr>
                <w:rFonts w:ascii="Arial" w:hAnsi="Arial" w:cs="Arial"/>
                <w:b/>
                <w:rPrChange w:id="441" w:author="fuzhonghua" w:date="2026-10-28T11:32:00Z">
                  <w:rPr>
                    <w:rFonts w:ascii="Arial" w:hAnsi="Arial" w:cs="Arial"/>
                  </w:rPr>
                </w:rPrChange>
              </w:rPr>
              <w:t>12.6 - 26.9</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C2087B"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5DF90FA7"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E4D79D" w14:textId="77777777" w:rsidR="00E5682B" w:rsidRPr="00BC58A5" w:rsidRDefault="00E5682B" w:rsidP="00045B54">
            <w:pPr>
              <w:jc w:val="center"/>
              <w:rPr>
                <w:rFonts w:ascii="Arial" w:eastAsia="Times New Roman" w:hAnsi="Arial" w:cs="Arial"/>
              </w:rPr>
            </w:pPr>
            <w:r w:rsidRPr="00BC58A5">
              <w:rPr>
                <w:rFonts w:ascii="Arial" w:hAnsi="Arial" w:cs="Arial"/>
              </w:rPr>
              <w:t>Activation temperature (Asn21)</w:t>
            </w:r>
          </w:p>
        </w:tc>
        <w:tc>
          <w:tcPr>
            <w:tcW w:w="682" w:type="pct"/>
            <w:tcBorders>
              <w:left w:val="single" w:sz="8" w:space="0" w:color="auto"/>
              <w:right w:val="single" w:sz="8" w:space="0" w:color="auto"/>
            </w:tcBorders>
            <w:tcMar>
              <w:left w:w="108" w:type="dxa"/>
              <w:right w:w="108" w:type="dxa"/>
            </w:tcMar>
            <w:vAlign w:val="center"/>
          </w:tcPr>
          <w:p w14:paraId="4330616D"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2435A" w14:textId="77777777" w:rsidR="00E5682B" w:rsidRPr="00011967" w:rsidRDefault="00E5682B" w:rsidP="00045B54">
            <w:pPr>
              <w:jc w:val="center"/>
              <w:rPr>
                <w:rFonts w:ascii="Arial" w:eastAsiaTheme="minorEastAsia" w:hAnsi="Arial" w:cs="Arial"/>
                <w:b/>
                <w:rPrChange w:id="442" w:author="fuzhonghua" w:date="2026-10-28T11:32:00Z">
                  <w:rPr>
                    <w:rFonts w:ascii="Arial" w:eastAsiaTheme="minorEastAsia" w:hAnsi="Arial" w:cs="Arial"/>
                  </w:rPr>
                </w:rPrChange>
              </w:rPr>
            </w:pPr>
            <w:r w:rsidRPr="00011967">
              <w:rPr>
                <w:rFonts w:ascii="Arial" w:hAnsi="Arial" w:cs="Arial"/>
                <w:b/>
                <w:rPrChange w:id="443" w:author="fuzhonghua" w:date="2026-10-28T11:32:00Z">
                  <w:rPr>
                    <w:rFonts w:ascii="Arial" w:hAnsi="Arial" w:cs="Arial"/>
                  </w:rPr>
                </w:rPrChange>
              </w:rPr>
              <w:t>12.2 – 27.9</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6893C1"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433FC64C"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294133" w14:textId="77777777" w:rsidR="00E5682B" w:rsidRPr="00BC58A5" w:rsidRDefault="00E5682B" w:rsidP="00045B54">
            <w:pPr>
              <w:jc w:val="center"/>
              <w:rPr>
                <w:rFonts w:ascii="Arial" w:eastAsia="Times New Roman" w:hAnsi="Arial" w:cs="Arial"/>
              </w:rPr>
            </w:pPr>
            <w:r w:rsidRPr="00BC58A5">
              <w:rPr>
                <w:rFonts w:ascii="Arial" w:hAnsi="Arial" w:cs="Arial"/>
              </w:rPr>
              <w:t>Coupling temperature (Standard AA)</w:t>
            </w:r>
          </w:p>
        </w:tc>
        <w:tc>
          <w:tcPr>
            <w:tcW w:w="682" w:type="pct"/>
            <w:tcBorders>
              <w:left w:val="single" w:sz="8" w:space="0" w:color="auto"/>
              <w:right w:val="single" w:sz="8" w:space="0" w:color="auto"/>
            </w:tcBorders>
            <w:tcMar>
              <w:left w:w="108" w:type="dxa"/>
              <w:right w:w="108" w:type="dxa"/>
            </w:tcMar>
            <w:vAlign w:val="center"/>
          </w:tcPr>
          <w:p w14:paraId="4AB73D15"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B87259" w14:textId="77777777" w:rsidR="00E5682B" w:rsidRPr="00011967" w:rsidRDefault="00E5682B" w:rsidP="00045B54">
            <w:pPr>
              <w:jc w:val="center"/>
              <w:rPr>
                <w:rFonts w:ascii="Arial" w:eastAsiaTheme="minorEastAsia" w:hAnsi="Arial" w:cs="Arial"/>
                <w:b/>
                <w:rPrChange w:id="444" w:author="fuzhonghua" w:date="2026-10-28T11:32:00Z">
                  <w:rPr>
                    <w:rFonts w:ascii="Arial" w:eastAsiaTheme="minorEastAsia" w:hAnsi="Arial" w:cs="Arial"/>
                  </w:rPr>
                </w:rPrChange>
              </w:rPr>
            </w:pPr>
            <w:r w:rsidRPr="00011967">
              <w:rPr>
                <w:rFonts w:ascii="Arial" w:hAnsi="Arial" w:cs="Arial"/>
                <w:b/>
                <w:rPrChange w:id="445" w:author="fuzhonghua" w:date="2026-10-28T11:32:00Z">
                  <w:rPr>
                    <w:rFonts w:ascii="Arial" w:hAnsi="Arial" w:cs="Arial"/>
                  </w:rPr>
                </w:rPrChange>
              </w:rPr>
              <w:t>18.6 – 28.4</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9B5CB0"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34021E5B"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0A25AB" w14:textId="77777777" w:rsidR="00E5682B" w:rsidRPr="00BC58A5" w:rsidRDefault="00E5682B" w:rsidP="00045B54">
            <w:pPr>
              <w:jc w:val="center"/>
              <w:rPr>
                <w:rFonts w:ascii="Arial" w:eastAsia="Times New Roman" w:hAnsi="Arial" w:cs="Arial"/>
              </w:rPr>
            </w:pPr>
            <w:r w:rsidRPr="00BC58A5">
              <w:rPr>
                <w:rFonts w:ascii="Arial" w:hAnsi="Arial" w:cs="Arial"/>
              </w:rPr>
              <w:t>Coupling temperature (Phe23)</w:t>
            </w:r>
          </w:p>
        </w:tc>
        <w:tc>
          <w:tcPr>
            <w:tcW w:w="682" w:type="pct"/>
            <w:tcBorders>
              <w:left w:val="single" w:sz="8" w:space="0" w:color="auto"/>
              <w:right w:val="single" w:sz="8" w:space="0" w:color="auto"/>
            </w:tcBorders>
            <w:tcMar>
              <w:left w:w="108" w:type="dxa"/>
              <w:right w:w="108" w:type="dxa"/>
            </w:tcMar>
            <w:vAlign w:val="center"/>
          </w:tcPr>
          <w:p w14:paraId="6E53E87C"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5F3BE4" w14:textId="77777777" w:rsidR="00E5682B" w:rsidRPr="00011967" w:rsidRDefault="00E5682B" w:rsidP="00045B54">
            <w:pPr>
              <w:jc w:val="center"/>
              <w:rPr>
                <w:rFonts w:ascii="Arial" w:eastAsiaTheme="minorEastAsia" w:hAnsi="Arial" w:cs="Arial"/>
                <w:b/>
                <w:rPrChange w:id="446" w:author="fuzhonghua" w:date="2026-10-28T11:32:00Z">
                  <w:rPr>
                    <w:rFonts w:ascii="Arial" w:eastAsiaTheme="minorEastAsia" w:hAnsi="Arial" w:cs="Arial"/>
                  </w:rPr>
                </w:rPrChange>
              </w:rPr>
            </w:pPr>
            <w:r w:rsidRPr="00011967">
              <w:rPr>
                <w:rFonts w:ascii="Arial" w:hAnsi="Arial" w:cs="Arial"/>
                <w:b/>
                <w:rPrChange w:id="447" w:author="fuzhonghua" w:date="2026-10-28T11:32:00Z">
                  <w:rPr>
                    <w:rFonts w:ascii="Arial" w:hAnsi="Arial" w:cs="Arial"/>
                  </w:rPr>
                </w:rPrChange>
              </w:rPr>
              <w:t>17.4 – 30.3</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100E51"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6B3F6C78"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201916" w14:textId="77777777" w:rsidR="00E5682B" w:rsidRPr="00BC58A5" w:rsidRDefault="00E5682B" w:rsidP="00045B54">
            <w:pPr>
              <w:jc w:val="center"/>
              <w:rPr>
                <w:rFonts w:ascii="Arial" w:eastAsia="Times New Roman" w:hAnsi="Arial" w:cs="Arial"/>
              </w:rPr>
            </w:pPr>
            <w:r w:rsidRPr="00BC58A5">
              <w:rPr>
                <w:rFonts w:ascii="Arial" w:hAnsi="Arial" w:cs="Arial"/>
              </w:rPr>
              <w:t>Coupling temperature (NMeAsn22, αMePhe15)</w:t>
            </w:r>
          </w:p>
        </w:tc>
        <w:tc>
          <w:tcPr>
            <w:tcW w:w="682" w:type="pct"/>
            <w:tcBorders>
              <w:left w:val="single" w:sz="8" w:space="0" w:color="auto"/>
              <w:right w:val="single" w:sz="8" w:space="0" w:color="auto"/>
            </w:tcBorders>
            <w:tcMar>
              <w:left w:w="108" w:type="dxa"/>
              <w:right w:w="108" w:type="dxa"/>
            </w:tcMar>
            <w:vAlign w:val="center"/>
          </w:tcPr>
          <w:p w14:paraId="726F19EF"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C46930" w14:textId="77777777" w:rsidR="00E5682B" w:rsidRPr="00011967" w:rsidRDefault="00E5682B" w:rsidP="00045B54">
            <w:pPr>
              <w:jc w:val="center"/>
              <w:rPr>
                <w:rFonts w:ascii="Arial" w:eastAsiaTheme="minorEastAsia" w:hAnsi="Arial" w:cs="Arial"/>
                <w:b/>
                <w:rPrChange w:id="448" w:author="fuzhonghua" w:date="2026-10-28T11:32:00Z">
                  <w:rPr>
                    <w:rFonts w:ascii="Arial" w:eastAsiaTheme="minorEastAsia" w:hAnsi="Arial" w:cs="Arial"/>
                  </w:rPr>
                </w:rPrChange>
              </w:rPr>
            </w:pPr>
            <w:r w:rsidRPr="00011967">
              <w:rPr>
                <w:rFonts w:ascii="Arial" w:hAnsi="Arial" w:cs="Arial"/>
                <w:b/>
                <w:rPrChange w:id="449" w:author="fuzhonghua" w:date="2026-10-28T11:32:00Z">
                  <w:rPr>
                    <w:rFonts w:ascii="Arial" w:hAnsi="Arial" w:cs="Arial"/>
                  </w:rPr>
                </w:rPrChange>
              </w:rPr>
              <w:t>17.3 – 28.3</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64207F"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5FE5D5BC"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3C759F" w14:textId="77777777" w:rsidR="00E5682B" w:rsidRPr="00BC58A5" w:rsidRDefault="00E5682B" w:rsidP="00045B54">
            <w:pPr>
              <w:jc w:val="center"/>
              <w:rPr>
                <w:rFonts w:ascii="Arial" w:eastAsia="Times New Roman" w:hAnsi="Arial" w:cs="Arial"/>
              </w:rPr>
            </w:pPr>
            <w:r w:rsidRPr="00BC58A5">
              <w:rPr>
                <w:rFonts w:ascii="Arial" w:hAnsi="Arial" w:cs="Arial"/>
              </w:rPr>
              <w:t>Coupling temperature (Asn21)</w:t>
            </w:r>
          </w:p>
        </w:tc>
        <w:tc>
          <w:tcPr>
            <w:tcW w:w="682" w:type="pct"/>
            <w:tcBorders>
              <w:left w:val="single" w:sz="8" w:space="0" w:color="auto"/>
              <w:right w:val="single" w:sz="8" w:space="0" w:color="auto"/>
            </w:tcBorders>
            <w:tcMar>
              <w:left w:w="108" w:type="dxa"/>
              <w:right w:w="108" w:type="dxa"/>
            </w:tcMar>
            <w:vAlign w:val="center"/>
          </w:tcPr>
          <w:p w14:paraId="32790B3C"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749965" w14:textId="77777777" w:rsidR="00E5682B" w:rsidRPr="00011967" w:rsidRDefault="00E5682B" w:rsidP="00045B54">
            <w:pPr>
              <w:jc w:val="center"/>
              <w:rPr>
                <w:rFonts w:ascii="Arial" w:eastAsiaTheme="minorEastAsia" w:hAnsi="Arial" w:cs="Arial"/>
                <w:b/>
                <w:rPrChange w:id="450" w:author="fuzhonghua" w:date="2026-10-28T11:32:00Z">
                  <w:rPr>
                    <w:rFonts w:ascii="Arial" w:eastAsiaTheme="minorEastAsia" w:hAnsi="Arial" w:cs="Arial"/>
                  </w:rPr>
                </w:rPrChange>
              </w:rPr>
            </w:pPr>
            <w:r w:rsidRPr="00011967">
              <w:rPr>
                <w:rFonts w:ascii="Arial" w:hAnsi="Arial" w:cs="Arial"/>
                <w:b/>
                <w:rPrChange w:id="451" w:author="fuzhonghua" w:date="2026-10-28T11:32:00Z">
                  <w:rPr>
                    <w:rFonts w:ascii="Arial" w:hAnsi="Arial" w:cs="Arial"/>
                  </w:rPr>
                </w:rPrChange>
              </w:rPr>
              <w:t>17.2 – 30.2</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B63A42" w14:textId="77777777" w:rsidR="00E5682B" w:rsidRPr="00BC58A5" w:rsidRDefault="00E5682B" w:rsidP="00045B54">
            <w:pPr>
              <w:jc w:val="center"/>
              <w:rPr>
                <w:rFonts w:ascii="Arial" w:eastAsia="Times New Roman" w:hAnsi="Arial" w:cs="Arial"/>
              </w:rPr>
            </w:pPr>
            <w:r w:rsidRPr="00BC58A5">
              <w:rPr>
                <w:rFonts w:ascii="Arial" w:eastAsia="等线" w:hAnsi="Arial" w:cs="Arial"/>
              </w:rPr>
              <w:t>°C</w:t>
            </w:r>
          </w:p>
        </w:tc>
      </w:tr>
      <w:tr w:rsidR="00E5682B" w:rsidRPr="00BC58A5" w14:paraId="54FEEA1C"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617213" w14:textId="77777777" w:rsidR="00E5682B" w:rsidRPr="00BC58A5" w:rsidRDefault="00E5682B" w:rsidP="00045B54">
            <w:pPr>
              <w:jc w:val="center"/>
              <w:rPr>
                <w:rFonts w:ascii="Arial" w:eastAsia="Times New Roman" w:hAnsi="Arial" w:cs="Arial"/>
              </w:rPr>
            </w:pPr>
            <w:r w:rsidRPr="00BC58A5">
              <w:rPr>
                <w:rFonts w:ascii="Arial" w:eastAsia="Times New Roman" w:hAnsi="Arial" w:cs="Arial"/>
              </w:rPr>
              <w:t>Post Asn21 capping DMF wash quantity</w:t>
            </w:r>
          </w:p>
        </w:tc>
        <w:tc>
          <w:tcPr>
            <w:tcW w:w="682" w:type="pct"/>
            <w:tcBorders>
              <w:left w:val="single" w:sz="8" w:space="0" w:color="auto"/>
              <w:right w:val="single" w:sz="8" w:space="0" w:color="auto"/>
            </w:tcBorders>
            <w:tcMar>
              <w:left w:w="108" w:type="dxa"/>
              <w:right w:w="108" w:type="dxa"/>
            </w:tcMar>
            <w:vAlign w:val="center"/>
          </w:tcPr>
          <w:p w14:paraId="3662267C" w14:textId="77777777" w:rsidR="00E5682B" w:rsidRPr="00BC58A5" w:rsidRDefault="00E5682B" w:rsidP="00045B54">
            <w:pPr>
              <w:jc w:val="center"/>
              <w:rPr>
                <w:rFonts w:ascii="Arial" w:eastAsia="Times New Roman" w:hAnsi="Arial" w:cs="Arial"/>
              </w:rPr>
            </w:pPr>
            <w:r w:rsidRPr="00BC58A5">
              <w:rPr>
                <w:rFonts w:ascii="Arial" w:eastAsia="Times New Roman" w:hAnsi="Arial" w:cs="Arial"/>
                <w:lang w:eastAsia="en-US"/>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9C09B6" w14:textId="34DFFDD5" w:rsidR="00E5682B" w:rsidRPr="00011967" w:rsidRDefault="00474F72" w:rsidP="00045B54">
            <w:pPr>
              <w:jc w:val="center"/>
              <w:rPr>
                <w:rFonts w:ascii="Arial" w:eastAsia="Times New Roman" w:hAnsi="Arial" w:cs="Arial"/>
                <w:b/>
                <w:rPrChange w:id="452" w:author="fuzhonghua" w:date="2026-10-28T11:32:00Z">
                  <w:rPr>
                    <w:rFonts w:ascii="Arial" w:eastAsia="Times New Roman" w:hAnsi="Arial" w:cs="Arial"/>
                  </w:rPr>
                </w:rPrChange>
              </w:rPr>
            </w:pPr>
            <w:r w:rsidRPr="00011967">
              <w:rPr>
                <w:rFonts w:ascii="Arial" w:eastAsia="等线" w:hAnsi="Arial" w:cs="Arial"/>
                <w:b/>
                <w:rPrChange w:id="453" w:author="fuzhonghua" w:date="2026-10-28T11:32:00Z">
                  <w:rPr>
                    <w:rFonts w:ascii="Arial" w:eastAsia="等线" w:hAnsi="Arial" w:cs="Arial"/>
                  </w:rPr>
                </w:rPrChange>
              </w:rPr>
              <w:t xml:space="preserve">3x </w:t>
            </w:r>
            <w:r w:rsidR="00E5682B" w:rsidRPr="00011967">
              <w:rPr>
                <w:rFonts w:ascii="Arial" w:eastAsia="等线" w:hAnsi="Arial" w:cs="Arial"/>
                <w:b/>
                <w:rPrChange w:id="454" w:author="fuzhonghua" w:date="2026-10-28T11:32:00Z">
                  <w:rPr>
                    <w:rFonts w:ascii="Arial" w:eastAsia="等线" w:hAnsi="Arial" w:cs="Arial"/>
                  </w:rPr>
                </w:rPrChange>
              </w:rPr>
              <w:t>NLT6.75</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7E5FD" w14:textId="77777777" w:rsidR="00E5682B" w:rsidRPr="00BC58A5" w:rsidRDefault="00E5682B" w:rsidP="00045B54">
            <w:pPr>
              <w:jc w:val="center"/>
              <w:rPr>
                <w:rFonts w:ascii="Arial" w:eastAsia="Times New Roman" w:hAnsi="Arial" w:cs="Arial"/>
              </w:rPr>
            </w:pPr>
            <w:r w:rsidRPr="00BC58A5">
              <w:rPr>
                <w:rFonts w:ascii="Arial" w:eastAsia="等线" w:hAnsi="Arial" w:cs="Arial"/>
              </w:rPr>
              <w:t>kg/kg</w:t>
            </w:r>
          </w:p>
        </w:tc>
      </w:tr>
      <w:tr w:rsidR="00E5682B" w:rsidRPr="00BC58A5" w14:paraId="615EE89E"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E5BB25" w14:textId="77777777" w:rsidR="00E5682B" w:rsidRPr="00BC58A5" w:rsidRDefault="00E5682B" w:rsidP="00045B54">
            <w:pPr>
              <w:jc w:val="center"/>
              <w:rPr>
                <w:rFonts w:ascii="Arial" w:eastAsia="Times New Roman" w:hAnsi="Arial" w:cs="Arial"/>
              </w:rPr>
            </w:pPr>
            <w:proofErr w:type="spellStart"/>
            <w:r w:rsidRPr="00BC58A5">
              <w:rPr>
                <w:rFonts w:ascii="Arial" w:hAnsi="Arial" w:cs="Arial"/>
              </w:rPr>
              <w:t>IPAc</w:t>
            </w:r>
            <w:proofErr w:type="spellEnd"/>
            <w:r w:rsidRPr="00BC58A5">
              <w:rPr>
                <w:rFonts w:ascii="Arial" w:hAnsi="Arial" w:cs="Arial"/>
              </w:rPr>
              <w:t xml:space="preserve"> wash quantity</w:t>
            </w:r>
          </w:p>
        </w:tc>
        <w:tc>
          <w:tcPr>
            <w:tcW w:w="682" w:type="pct"/>
            <w:tcBorders>
              <w:left w:val="single" w:sz="8" w:space="0" w:color="auto"/>
              <w:right w:val="single" w:sz="8" w:space="0" w:color="auto"/>
            </w:tcBorders>
            <w:tcMar>
              <w:left w:w="108" w:type="dxa"/>
              <w:right w:w="108" w:type="dxa"/>
            </w:tcMar>
            <w:vAlign w:val="center"/>
          </w:tcPr>
          <w:p w14:paraId="1449868F"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EE2DC8" w14:textId="39FB4915" w:rsidR="00E5682B" w:rsidRPr="00011967" w:rsidRDefault="00474F72" w:rsidP="00474F72">
            <w:pPr>
              <w:jc w:val="center"/>
              <w:rPr>
                <w:rFonts w:ascii="Arial" w:eastAsiaTheme="minorEastAsia" w:hAnsi="Arial" w:cs="Arial"/>
                <w:b/>
                <w:rPrChange w:id="455" w:author="fuzhonghua" w:date="2026-10-28T11:32:00Z">
                  <w:rPr>
                    <w:rFonts w:ascii="Arial" w:eastAsiaTheme="minorEastAsia" w:hAnsi="Arial" w:cs="Arial"/>
                  </w:rPr>
                </w:rPrChange>
              </w:rPr>
            </w:pPr>
            <w:r w:rsidRPr="00011967">
              <w:rPr>
                <w:rFonts w:ascii="Arial" w:hAnsi="Arial" w:cs="Arial"/>
                <w:b/>
                <w:rPrChange w:id="456" w:author="fuzhonghua" w:date="2026-10-28T11:32:00Z">
                  <w:rPr>
                    <w:rFonts w:ascii="Arial" w:hAnsi="Arial" w:cs="Arial"/>
                  </w:rPr>
                </w:rPrChange>
              </w:rPr>
              <w:t xml:space="preserve">5x </w:t>
            </w:r>
            <w:r w:rsidR="00E5682B" w:rsidRPr="00011967">
              <w:rPr>
                <w:rFonts w:ascii="Arial" w:hAnsi="Arial" w:cs="Arial"/>
                <w:b/>
                <w:rPrChange w:id="457" w:author="fuzhonghua" w:date="2026-10-28T11:32:00Z">
                  <w:rPr>
                    <w:rFonts w:ascii="Arial" w:hAnsi="Arial" w:cs="Arial"/>
                  </w:rPr>
                </w:rPrChange>
              </w:rPr>
              <w:t>NLT 8.73</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48367C" w14:textId="77777777" w:rsidR="00E5682B" w:rsidRPr="00BC58A5" w:rsidRDefault="00E5682B" w:rsidP="00045B54">
            <w:pPr>
              <w:jc w:val="center"/>
              <w:rPr>
                <w:rFonts w:ascii="Arial" w:eastAsia="Times New Roman" w:hAnsi="Arial" w:cs="Arial"/>
              </w:rPr>
            </w:pPr>
            <w:r w:rsidRPr="00BC58A5">
              <w:rPr>
                <w:rFonts w:ascii="Arial" w:eastAsia="等线" w:hAnsi="Arial" w:cs="Arial"/>
              </w:rPr>
              <w:t>Kg / kg</w:t>
            </w:r>
          </w:p>
        </w:tc>
      </w:tr>
      <w:tr w:rsidR="00E5682B" w:rsidRPr="00BC58A5" w14:paraId="45F9F109"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360F07" w14:textId="77777777" w:rsidR="00E5682B" w:rsidRPr="00BC58A5" w:rsidRDefault="00E5682B" w:rsidP="00045B54">
            <w:pPr>
              <w:jc w:val="center"/>
              <w:rPr>
                <w:rFonts w:ascii="Arial" w:eastAsia="Times New Roman" w:hAnsi="Arial" w:cs="Arial"/>
              </w:rPr>
            </w:pPr>
            <w:r w:rsidRPr="00BC58A5">
              <w:rPr>
                <w:rFonts w:ascii="Arial" w:hAnsi="Arial" w:cs="Arial"/>
              </w:rPr>
              <w:t>Toluene wash quantity</w:t>
            </w:r>
          </w:p>
        </w:tc>
        <w:tc>
          <w:tcPr>
            <w:tcW w:w="682" w:type="pct"/>
            <w:tcBorders>
              <w:left w:val="single" w:sz="8" w:space="0" w:color="auto"/>
              <w:right w:val="single" w:sz="8" w:space="0" w:color="auto"/>
            </w:tcBorders>
            <w:tcMar>
              <w:left w:w="108" w:type="dxa"/>
              <w:right w:w="108" w:type="dxa"/>
            </w:tcMar>
            <w:vAlign w:val="center"/>
          </w:tcPr>
          <w:p w14:paraId="05EB31E6"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51870" w14:textId="1EAB61A8" w:rsidR="00E5682B" w:rsidRPr="00011967" w:rsidRDefault="00474F72" w:rsidP="00045B54">
            <w:pPr>
              <w:jc w:val="center"/>
              <w:rPr>
                <w:rFonts w:ascii="Arial" w:eastAsiaTheme="minorEastAsia" w:hAnsi="Arial" w:cs="Arial"/>
                <w:b/>
                <w:rPrChange w:id="458" w:author="fuzhonghua" w:date="2026-10-28T11:32:00Z">
                  <w:rPr>
                    <w:rFonts w:ascii="Arial" w:eastAsiaTheme="minorEastAsia" w:hAnsi="Arial" w:cs="Arial"/>
                  </w:rPr>
                </w:rPrChange>
              </w:rPr>
            </w:pPr>
            <w:r w:rsidRPr="00011967">
              <w:rPr>
                <w:rFonts w:ascii="Arial" w:hAnsi="Arial" w:cs="Arial"/>
                <w:b/>
                <w:rPrChange w:id="459" w:author="fuzhonghua" w:date="2026-10-28T11:32:00Z">
                  <w:rPr>
                    <w:rFonts w:ascii="Arial" w:hAnsi="Arial" w:cs="Arial"/>
                  </w:rPr>
                </w:rPrChange>
              </w:rPr>
              <w:t>2x</w:t>
            </w:r>
            <w:r w:rsidR="00E5682B" w:rsidRPr="00011967">
              <w:rPr>
                <w:rFonts w:ascii="Arial" w:hAnsi="Arial" w:cs="Arial"/>
                <w:b/>
                <w:rPrChange w:id="460" w:author="fuzhonghua" w:date="2026-10-28T11:32:00Z">
                  <w:rPr>
                    <w:rFonts w:ascii="Arial" w:hAnsi="Arial" w:cs="Arial"/>
                  </w:rPr>
                </w:rPrChange>
              </w:rPr>
              <w:t>NLT 8.72</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935A40" w14:textId="77777777" w:rsidR="00E5682B" w:rsidRPr="00BC58A5" w:rsidRDefault="00E5682B" w:rsidP="00045B54">
            <w:pPr>
              <w:jc w:val="center"/>
              <w:rPr>
                <w:rFonts w:ascii="Arial" w:eastAsia="Times New Roman" w:hAnsi="Arial" w:cs="Arial"/>
              </w:rPr>
            </w:pPr>
            <w:r w:rsidRPr="00BC58A5">
              <w:rPr>
                <w:rFonts w:ascii="Arial" w:eastAsia="等线" w:hAnsi="Arial" w:cs="Arial"/>
              </w:rPr>
              <w:t>Kg / kg</w:t>
            </w:r>
          </w:p>
        </w:tc>
      </w:tr>
      <w:tr w:rsidR="00E5682B" w:rsidRPr="00BC58A5" w14:paraId="678D9CF0" w14:textId="77777777" w:rsidTr="00045B54">
        <w:trPr>
          <w:trHeight w:val="330"/>
          <w:jc w:val="center"/>
        </w:trPr>
        <w:tc>
          <w:tcPr>
            <w:tcW w:w="220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8EC5F8" w14:textId="77777777" w:rsidR="00E5682B" w:rsidRPr="00BC58A5" w:rsidRDefault="00E5682B" w:rsidP="00045B54">
            <w:pPr>
              <w:jc w:val="center"/>
              <w:rPr>
                <w:rFonts w:ascii="Arial" w:eastAsia="Times New Roman" w:hAnsi="Arial" w:cs="Arial"/>
              </w:rPr>
            </w:pPr>
            <w:r w:rsidRPr="00BC58A5">
              <w:rPr>
                <w:rFonts w:ascii="Arial" w:hAnsi="Arial" w:cs="Arial"/>
              </w:rPr>
              <w:t>MTBE wash quantity</w:t>
            </w:r>
          </w:p>
        </w:tc>
        <w:tc>
          <w:tcPr>
            <w:tcW w:w="682" w:type="pct"/>
            <w:tcBorders>
              <w:left w:val="single" w:sz="8" w:space="0" w:color="auto"/>
              <w:right w:val="single" w:sz="8" w:space="0" w:color="auto"/>
            </w:tcBorders>
            <w:tcMar>
              <w:left w:w="108" w:type="dxa"/>
              <w:right w:w="108" w:type="dxa"/>
            </w:tcMar>
            <w:vAlign w:val="center"/>
          </w:tcPr>
          <w:p w14:paraId="044D9B9B" w14:textId="77777777" w:rsidR="00E5682B" w:rsidRPr="00BC58A5" w:rsidRDefault="00E5682B" w:rsidP="00045B54">
            <w:pPr>
              <w:jc w:val="center"/>
              <w:rPr>
                <w:rFonts w:ascii="Arial" w:eastAsia="Times New Roman" w:hAnsi="Arial" w:cs="Arial"/>
              </w:rPr>
            </w:pPr>
            <w:r w:rsidRPr="00BC58A5">
              <w:rPr>
                <w:rFonts w:ascii="Arial" w:hAnsi="Arial" w:cs="Arial"/>
              </w:rPr>
              <w:t>CPP</w:t>
            </w:r>
          </w:p>
        </w:tc>
        <w:tc>
          <w:tcPr>
            <w:tcW w:w="11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7EBFCC" w14:textId="4E084151" w:rsidR="00E5682B" w:rsidRPr="00011967" w:rsidRDefault="00474F72" w:rsidP="00045B54">
            <w:pPr>
              <w:jc w:val="center"/>
              <w:rPr>
                <w:rFonts w:ascii="Arial" w:eastAsia="Times New Roman" w:hAnsi="Arial" w:cs="Arial"/>
                <w:b/>
                <w:rPrChange w:id="461" w:author="fuzhonghua" w:date="2026-10-28T11:32:00Z">
                  <w:rPr>
                    <w:rFonts w:ascii="Arial" w:eastAsia="Times New Roman" w:hAnsi="Arial" w:cs="Arial"/>
                  </w:rPr>
                </w:rPrChange>
              </w:rPr>
            </w:pPr>
            <w:r w:rsidRPr="00011967">
              <w:rPr>
                <w:rFonts w:ascii="Arial" w:hAnsi="Arial" w:cs="Arial"/>
                <w:b/>
                <w:rPrChange w:id="462" w:author="fuzhonghua" w:date="2026-10-28T11:32:00Z">
                  <w:rPr>
                    <w:rFonts w:ascii="Arial" w:hAnsi="Arial" w:cs="Arial"/>
                  </w:rPr>
                </w:rPrChange>
              </w:rPr>
              <w:t xml:space="preserve">4x </w:t>
            </w:r>
            <w:r w:rsidR="00E5682B" w:rsidRPr="00011967">
              <w:rPr>
                <w:rFonts w:ascii="Arial" w:hAnsi="Arial" w:cs="Arial"/>
                <w:b/>
                <w:rPrChange w:id="463" w:author="fuzhonghua" w:date="2026-10-28T11:32:00Z">
                  <w:rPr>
                    <w:rFonts w:ascii="Arial" w:hAnsi="Arial" w:cs="Arial"/>
                  </w:rPr>
                </w:rPrChange>
              </w:rPr>
              <w:t>NLT 7.41</w:t>
            </w:r>
          </w:p>
        </w:tc>
        <w:tc>
          <w:tcPr>
            <w:tcW w:w="100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E1EEA9" w14:textId="77777777" w:rsidR="00E5682B" w:rsidRPr="00BC58A5" w:rsidRDefault="00E5682B" w:rsidP="00045B54">
            <w:pPr>
              <w:jc w:val="center"/>
              <w:rPr>
                <w:rFonts w:ascii="Arial" w:eastAsia="Times New Roman" w:hAnsi="Arial" w:cs="Arial"/>
              </w:rPr>
            </w:pPr>
            <w:r w:rsidRPr="00BC58A5">
              <w:rPr>
                <w:rFonts w:ascii="Arial" w:eastAsia="等线" w:hAnsi="Arial" w:cs="Arial"/>
              </w:rPr>
              <w:t>Kg / kg</w:t>
            </w:r>
          </w:p>
        </w:tc>
      </w:tr>
    </w:tbl>
    <w:p w14:paraId="369B7268" w14:textId="77777777" w:rsidR="00077F60" w:rsidRPr="00045B54" w:rsidRDefault="00077F60" w:rsidP="00045B54">
      <w:pPr>
        <w:spacing w:after="0" w:line="360" w:lineRule="auto"/>
        <w:jc w:val="center"/>
        <w:textAlignment w:val="baseline"/>
        <w:rPr>
          <w:rFonts w:eastAsia="Times New Roman"/>
          <w:b/>
          <w:bCs/>
          <w:iCs/>
          <w:color w:val="0000FF"/>
          <w:szCs w:val="21"/>
          <w:lang w:val="en-IE"/>
        </w:rPr>
      </w:pPr>
    </w:p>
    <w:p w14:paraId="22142035" w14:textId="2743DBFF" w:rsidR="000570D4" w:rsidRPr="009420C2" w:rsidRDefault="000570D4" w:rsidP="00C4138D">
      <w:pPr>
        <w:pStyle w:val="1"/>
        <w:keepLines w:val="0"/>
        <w:spacing w:beforeLines="50" w:before="120" w:afterLines="50" w:after="120" w:line="360" w:lineRule="auto"/>
        <w:ind w:left="360" w:hanging="360"/>
        <w:contextualSpacing/>
        <w:rPr>
          <w:rFonts w:ascii="Arial" w:eastAsia="Times New Roman" w:hAnsi="Arial" w:cs="Arial"/>
          <w:kern w:val="0"/>
          <w:sz w:val="28"/>
          <w:szCs w:val="28"/>
          <w:lang w:val="en-IE"/>
        </w:rPr>
      </w:pPr>
      <w:bookmarkStart w:id="464" w:name="_Toc228526101"/>
      <w:bookmarkStart w:id="465" w:name="_Toc236397878"/>
      <w:r w:rsidRPr="009420C2">
        <w:rPr>
          <w:rFonts w:ascii="Arial" w:eastAsia="Times New Roman" w:hAnsi="Arial" w:cs="Arial"/>
          <w:kern w:val="0"/>
          <w:sz w:val="28"/>
          <w:szCs w:val="28"/>
          <w:lang w:val="en-IE"/>
        </w:rPr>
        <w:t>1</w:t>
      </w:r>
      <w:r w:rsidR="009420C2" w:rsidRPr="00045B54">
        <w:rPr>
          <w:rFonts w:ascii="Arial" w:hAnsi="Arial" w:cs="Arial"/>
          <w:kern w:val="0"/>
          <w:sz w:val="28"/>
          <w:szCs w:val="28"/>
          <w:lang w:val="en-IE"/>
        </w:rPr>
        <w:t>1</w:t>
      </w:r>
      <w:r w:rsidRPr="009420C2">
        <w:rPr>
          <w:rFonts w:ascii="Arial" w:eastAsia="Times New Roman" w:hAnsi="Arial" w:cs="Arial"/>
          <w:kern w:val="0"/>
          <w:sz w:val="28"/>
          <w:szCs w:val="28"/>
          <w:lang w:val="en-IE"/>
        </w:rPr>
        <w:t>. References</w:t>
      </w:r>
      <w:bookmarkEnd w:id="464"/>
      <w:bookmarkEnd w:id="465"/>
      <w:r w:rsidRPr="009420C2">
        <w:rPr>
          <w:rFonts w:ascii="Arial" w:eastAsia="Times New Roman" w:hAnsi="Arial" w:cs="Arial"/>
          <w:kern w:val="0"/>
          <w:sz w:val="28"/>
          <w:szCs w:val="28"/>
          <w:lang w:val="en-IE"/>
        </w:rPr>
        <w:t>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2"/>
        <w:gridCol w:w="5888"/>
      </w:tblGrid>
      <w:tr w:rsidR="00DA3C3F" w:rsidRPr="0094164A" w14:paraId="6BE408F2" w14:textId="77777777" w:rsidTr="00C4138D">
        <w:trPr>
          <w:trHeight w:val="397"/>
          <w:tblHeader/>
          <w:jc w:val="center"/>
        </w:trPr>
        <w:tc>
          <w:tcPr>
            <w:tcW w:w="2954" w:type="pct"/>
            <w:shd w:val="clear" w:color="auto" w:fill="1F4E79"/>
            <w:vAlign w:val="center"/>
          </w:tcPr>
          <w:p w14:paraId="1CAB21B8" w14:textId="77777777" w:rsidR="00C4138D" w:rsidRPr="00045B54" w:rsidRDefault="00C4138D" w:rsidP="00045B54">
            <w:pPr>
              <w:spacing w:after="0" w:line="240" w:lineRule="exact"/>
              <w:jc w:val="center"/>
              <w:rPr>
                <w:rFonts w:ascii="Arial" w:eastAsia="Arial" w:hAnsi="Arial" w:cs="Arial"/>
                <w:b/>
                <w:color w:val="FFFFFF" w:themeColor="background1"/>
                <w:kern w:val="32"/>
                <w:sz w:val="20"/>
                <w:szCs w:val="20"/>
                <w:lang w:eastAsia="en-US"/>
              </w:rPr>
            </w:pPr>
            <w:r w:rsidRPr="00045B54">
              <w:rPr>
                <w:rFonts w:ascii="Arial" w:eastAsia="Arial" w:hAnsi="Arial" w:cs="Arial"/>
                <w:b/>
                <w:color w:val="FFFFFF" w:themeColor="background1"/>
                <w:kern w:val="32"/>
                <w:sz w:val="20"/>
                <w:szCs w:val="20"/>
                <w:lang w:eastAsia="en-US"/>
              </w:rPr>
              <w:t xml:space="preserve">Title </w:t>
            </w:r>
          </w:p>
        </w:tc>
        <w:tc>
          <w:tcPr>
            <w:tcW w:w="2046" w:type="pct"/>
            <w:shd w:val="clear" w:color="auto" w:fill="1F4E79"/>
            <w:vAlign w:val="center"/>
          </w:tcPr>
          <w:p w14:paraId="6C39439F" w14:textId="77777777" w:rsidR="00C4138D" w:rsidRPr="00045B54" w:rsidRDefault="00C4138D" w:rsidP="00045B54">
            <w:pPr>
              <w:spacing w:after="0" w:line="240" w:lineRule="exact"/>
              <w:jc w:val="center"/>
              <w:rPr>
                <w:rFonts w:ascii="Arial" w:eastAsia="Arial" w:hAnsi="Arial" w:cs="Arial"/>
                <w:b/>
                <w:color w:val="FFFFFF" w:themeColor="background1"/>
                <w:kern w:val="32"/>
                <w:sz w:val="20"/>
                <w:szCs w:val="20"/>
                <w:lang w:eastAsia="en-US"/>
              </w:rPr>
            </w:pPr>
            <w:r w:rsidRPr="00045B54">
              <w:rPr>
                <w:rFonts w:ascii="Arial" w:eastAsia="Arial" w:hAnsi="Arial" w:cs="Arial"/>
                <w:b/>
                <w:color w:val="FFFFFF" w:themeColor="background1"/>
                <w:kern w:val="32"/>
                <w:sz w:val="20"/>
                <w:szCs w:val="20"/>
                <w:lang w:eastAsia="en-US"/>
              </w:rPr>
              <w:t xml:space="preserve">Procedure Number </w:t>
            </w:r>
          </w:p>
        </w:tc>
      </w:tr>
      <w:tr w:rsidR="001533C7" w:rsidRPr="0094164A" w14:paraId="0C9C025D" w14:textId="77777777" w:rsidTr="00045B54">
        <w:trPr>
          <w:trHeight w:val="397"/>
          <w:jc w:val="center"/>
        </w:trPr>
        <w:tc>
          <w:tcPr>
            <w:tcW w:w="2954" w:type="pct"/>
            <w:vAlign w:val="center"/>
          </w:tcPr>
          <w:p w14:paraId="359EA1C3" w14:textId="66F7454D" w:rsidR="00C4138D" w:rsidRPr="008C7A36" w:rsidRDefault="00E5682B">
            <w:pPr>
              <w:spacing w:beforeLines="50" w:before="120" w:after="0" w:line="240" w:lineRule="exact"/>
              <w:jc w:val="center"/>
              <w:rPr>
                <w:rFonts w:ascii="Arial" w:hAnsi="Arial" w:cs="Arial"/>
                <w:sz w:val="20"/>
                <w:szCs w:val="20"/>
              </w:rPr>
            </w:pPr>
            <w:proofErr w:type="spellStart"/>
            <w:r w:rsidRPr="008C7A36">
              <w:rPr>
                <w:rFonts w:ascii="Arial" w:hAnsi="Arial" w:cs="Arial"/>
                <w:sz w:val="20"/>
                <w:szCs w:val="20"/>
              </w:rPr>
              <w:t>Eloralintide</w:t>
            </w:r>
            <w:proofErr w:type="spellEnd"/>
            <w:r w:rsidRPr="008C7A36">
              <w:rPr>
                <w:rFonts w:ascii="Arial" w:hAnsi="Arial" w:cs="Arial"/>
                <w:sz w:val="20"/>
                <w:szCs w:val="20"/>
              </w:rPr>
              <w:t xml:space="preserve"> </w:t>
            </w:r>
            <w:proofErr w:type="spellStart"/>
            <w:r w:rsidRPr="008C7A36">
              <w:rPr>
                <w:rFonts w:ascii="Arial" w:hAnsi="Arial" w:cs="Arial"/>
                <w:sz w:val="20"/>
                <w:szCs w:val="20"/>
              </w:rPr>
              <w:t>Fmoc</w:t>
            </w:r>
            <w:proofErr w:type="spellEnd"/>
            <w:r w:rsidRPr="008C7A36">
              <w:rPr>
                <w:rFonts w:ascii="Arial" w:hAnsi="Arial" w:cs="Arial"/>
                <w:sz w:val="20"/>
                <w:szCs w:val="20"/>
              </w:rPr>
              <w:t xml:space="preserve">-Fragment 2, </w:t>
            </w:r>
            <w:bookmarkStart w:id="466" w:name="OLE_LINK15"/>
            <w:bookmarkStart w:id="467" w:name="OLE_LINK16"/>
            <w:r w:rsidRPr="008C7A36">
              <w:rPr>
                <w:rFonts w:ascii="Arial" w:hAnsi="Arial" w:cs="Arial"/>
                <w:sz w:val="20"/>
                <w:szCs w:val="20"/>
              </w:rPr>
              <w:t>LSN4182924,</w:t>
            </w:r>
            <w:bookmarkEnd w:id="466"/>
            <w:bookmarkEnd w:id="467"/>
            <w:r w:rsidRPr="008C7A36">
              <w:rPr>
                <w:rFonts w:ascii="Arial" w:hAnsi="Arial" w:cs="Arial"/>
                <w:sz w:val="20"/>
                <w:szCs w:val="20"/>
              </w:rPr>
              <w:t xml:space="preserve"> SPPS Risk Assessment and PAR Report</w:t>
            </w:r>
            <w:r w:rsidRPr="008C7A36" w:rsidDel="00CF561F">
              <w:rPr>
                <w:rFonts w:ascii="Arial" w:hAnsi="Arial" w:cs="Arial"/>
                <w:sz w:val="20"/>
                <w:szCs w:val="20"/>
              </w:rPr>
              <w:t xml:space="preserve"> </w:t>
            </w:r>
          </w:p>
        </w:tc>
        <w:tc>
          <w:tcPr>
            <w:tcW w:w="2046" w:type="pct"/>
            <w:vAlign w:val="center"/>
          </w:tcPr>
          <w:p w14:paraId="21B0899D" w14:textId="372A84EC" w:rsidR="00C4138D" w:rsidRPr="008C7A36" w:rsidRDefault="00CF561F" w:rsidP="008B5B71">
            <w:pPr>
              <w:spacing w:beforeLines="50" w:before="120" w:after="0" w:line="240" w:lineRule="exact"/>
              <w:jc w:val="center"/>
              <w:rPr>
                <w:rFonts w:ascii="Arial" w:hAnsi="Arial" w:cs="Arial"/>
                <w:sz w:val="20"/>
                <w:szCs w:val="20"/>
              </w:rPr>
            </w:pPr>
            <w:r w:rsidRPr="008C7A36">
              <w:rPr>
                <w:rFonts w:ascii="Arial" w:hAnsi="Arial" w:cs="Arial"/>
                <w:sz w:val="20"/>
                <w:szCs w:val="20"/>
              </w:rPr>
              <w:t>RPT-</w:t>
            </w:r>
            <w:r w:rsidR="004A4989" w:rsidRPr="008C7A36">
              <w:rPr>
                <w:rFonts w:ascii="Arial" w:hAnsi="Arial" w:cs="Arial"/>
                <w:sz w:val="20"/>
                <w:szCs w:val="20"/>
              </w:rPr>
              <w:t>1194035</w:t>
            </w:r>
          </w:p>
        </w:tc>
      </w:tr>
      <w:tr w:rsidR="001533C7" w:rsidRPr="0094164A" w14:paraId="2F2478DD" w14:textId="77777777" w:rsidTr="00045B54">
        <w:trPr>
          <w:trHeight w:val="397"/>
          <w:jc w:val="center"/>
        </w:trPr>
        <w:tc>
          <w:tcPr>
            <w:tcW w:w="2954" w:type="pct"/>
            <w:vAlign w:val="center"/>
          </w:tcPr>
          <w:p w14:paraId="58135159" w14:textId="113A4B3D" w:rsidR="00C4138D" w:rsidRPr="008C7A36" w:rsidRDefault="00C4138D" w:rsidP="008B5B71">
            <w:pPr>
              <w:spacing w:beforeLines="50" w:before="120" w:after="0" w:line="240" w:lineRule="exact"/>
              <w:jc w:val="center"/>
              <w:rPr>
                <w:rFonts w:ascii="Arial" w:hAnsi="Arial" w:cs="Arial"/>
                <w:sz w:val="20"/>
                <w:szCs w:val="20"/>
              </w:rPr>
            </w:pPr>
            <w:r w:rsidRPr="008C7A36">
              <w:rPr>
                <w:rFonts w:ascii="Arial" w:hAnsi="Arial" w:cs="Arial"/>
                <w:sz w:val="20"/>
                <w:szCs w:val="20"/>
              </w:rPr>
              <w:t>MOR</w:t>
            </w:r>
          </w:p>
        </w:tc>
        <w:tc>
          <w:tcPr>
            <w:tcW w:w="2046" w:type="pct"/>
            <w:vAlign w:val="center"/>
          </w:tcPr>
          <w:p w14:paraId="78249992" w14:textId="59932B46" w:rsidR="00C4138D" w:rsidRPr="008C7A36" w:rsidRDefault="00C4138D" w:rsidP="001533C7">
            <w:pPr>
              <w:spacing w:beforeLines="50" w:before="120" w:after="0" w:line="240" w:lineRule="exact"/>
              <w:jc w:val="center"/>
              <w:rPr>
                <w:rFonts w:ascii="Arial" w:hAnsi="Arial" w:cs="Arial"/>
                <w:sz w:val="20"/>
                <w:szCs w:val="20"/>
              </w:rPr>
            </w:pPr>
            <w:r w:rsidRPr="008C7A36">
              <w:rPr>
                <w:rFonts w:ascii="Arial" w:hAnsi="Arial" w:cs="Arial"/>
                <w:sz w:val="20"/>
                <w:szCs w:val="20"/>
              </w:rPr>
              <w:t>MOR-TJ41400</w:t>
            </w:r>
            <w:r w:rsidR="001533C7" w:rsidRPr="008C7A36">
              <w:rPr>
                <w:rFonts w:ascii="Arial" w:hAnsi="Arial" w:cs="Arial"/>
                <w:sz w:val="20"/>
                <w:szCs w:val="20"/>
              </w:rPr>
              <w:t>20</w:t>
            </w:r>
            <w:r w:rsidRPr="008C7A36">
              <w:rPr>
                <w:rFonts w:ascii="Arial" w:hAnsi="Arial" w:cs="Arial"/>
                <w:sz w:val="20"/>
                <w:szCs w:val="20"/>
              </w:rPr>
              <w:t>01.0</w:t>
            </w:r>
            <w:r w:rsidR="00F37811" w:rsidRPr="008C7A36">
              <w:rPr>
                <w:rFonts w:ascii="Arial" w:hAnsi="Arial" w:cs="Arial"/>
                <w:sz w:val="20"/>
                <w:szCs w:val="20"/>
              </w:rPr>
              <w:t>4</w:t>
            </w:r>
          </w:p>
        </w:tc>
      </w:tr>
      <w:tr w:rsidR="001533C7" w:rsidRPr="0094164A" w14:paraId="1D2CEC3F" w14:textId="77777777" w:rsidTr="00045B54">
        <w:trPr>
          <w:trHeight w:val="397"/>
          <w:jc w:val="center"/>
        </w:trPr>
        <w:tc>
          <w:tcPr>
            <w:tcW w:w="2954" w:type="pct"/>
            <w:vAlign w:val="center"/>
          </w:tcPr>
          <w:p w14:paraId="00023FCE" w14:textId="157AA173" w:rsidR="00C4138D" w:rsidRPr="008C7A36" w:rsidRDefault="00C4138D" w:rsidP="008B5B71">
            <w:pPr>
              <w:spacing w:beforeLines="50" w:before="120" w:after="0" w:line="240" w:lineRule="exact"/>
              <w:jc w:val="center"/>
              <w:rPr>
                <w:rFonts w:ascii="Arial" w:hAnsi="Arial" w:cs="Arial"/>
                <w:sz w:val="20"/>
                <w:szCs w:val="20"/>
              </w:rPr>
            </w:pPr>
            <w:r w:rsidRPr="008C7A36">
              <w:rPr>
                <w:rFonts w:ascii="Arial" w:hAnsi="Arial" w:cs="Arial"/>
                <w:sz w:val="20"/>
                <w:szCs w:val="20"/>
              </w:rPr>
              <w:lastRenderedPageBreak/>
              <w:t>Equipment Suitability Assessment</w:t>
            </w:r>
          </w:p>
        </w:tc>
        <w:tc>
          <w:tcPr>
            <w:tcW w:w="2046" w:type="pct"/>
            <w:vAlign w:val="center"/>
          </w:tcPr>
          <w:p w14:paraId="71567755" w14:textId="0A2A2646" w:rsidR="00C4138D" w:rsidRPr="008C7A36" w:rsidRDefault="00C4138D" w:rsidP="001533C7">
            <w:pPr>
              <w:spacing w:beforeLines="50" w:before="120" w:after="0" w:line="240" w:lineRule="exact"/>
              <w:jc w:val="center"/>
              <w:rPr>
                <w:rFonts w:ascii="Arial" w:hAnsi="Arial" w:cs="Arial"/>
                <w:sz w:val="20"/>
                <w:szCs w:val="20"/>
              </w:rPr>
            </w:pPr>
            <w:r w:rsidRPr="008C7A36">
              <w:rPr>
                <w:rFonts w:ascii="Arial" w:hAnsi="Arial" w:cs="Arial"/>
                <w:sz w:val="20"/>
                <w:szCs w:val="20"/>
              </w:rPr>
              <w:t>RA- 1400</w:t>
            </w:r>
            <w:r w:rsidR="001533C7" w:rsidRPr="008C7A36">
              <w:rPr>
                <w:rFonts w:ascii="Arial" w:hAnsi="Arial" w:cs="Arial"/>
                <w:sz w:val="20"/>
                <w:szCs w:val="20"/>
              </w:rPr>
              <w:t>20</w:t>
            </w:r>
            <w:r w:rsidRPr="008C7A36">
              <w:rPr>
                <w:rFonts w:ascii="Arial" w:hAnsi="Arial" w:cs="Arial"/>
                <w:sz w:val="20"/>
                <w:szCs w:val="20"/>
              </w:rPr>
              <w:t>030101.01</w:t>
            </w:r>
          </w:p>
        </w:tc>
      </w:tr>
      <w:tr w:rsidR="00580C6B" w:rsidRPr="0094164A" w14:paraId="4925A5D6" w14:textId="77777777" w:rsidTr="00045B54">
        <w:trPr>
          <w:trHeight w:val="397"/>
          <w:jc w:val="center"/>
        </w:trPr>
        <w:tc>
          <w:tcPr>
            <w:tcW w:w="2954" w:type="pct"/>
            <w:vAlign w:val="center"/>
          </w:tcPr>
          <w:p w14:paraId="06FE5EE1" w14:textId="78F280D1" w:rsidR="00580C6B" w:rsidRPr="008C7A36" w:rsidRDefault="00580C6B" w:rsidP="008B5B71">
            <w:pPr>
              <w:spacing w:beforeLines="50" w:before="120" w:after="0" w:line="240" w:lineRule="exact"/>
              <w:jc w:val="center"/>
              <w:rPr>
                <w:rFonts w:ascii="Arial" w:hAnsi="Arial" w:cs="Arial"/>
                <w:sz w:val="20"/>
                <w:szCs w:val="20"/>
              </w:rPr>
            </w:pPr>
            <w:r w:rsidRPr="008C7A36">
              <w:rPr>
                <w:rFonts w:ascii="Arial" w:hAnsi="Arial" w:cs="Arial"/>
                <w:color w:val="000000" w:themeColor="text1"/>
                <w:sz w:val="20"/>
                <w:szCs w:val="20"/>
              </w:rPr>
              <w:t>C</w:t>
            </w:r>
            <w:r w:rsidRPr="008C7A36">
              <w:rPr>
                <w:rFonts w:ascii="Arial" w:hAnsi="Arial" w:cs="Arial"/>
                <w:sz w:val="20"/>
                <w:szCs w:val="20"/>
              </w:rPr>
              <w:t>leaning Impact Assessment</w:t>
            </w:r>
          </w:p>
        </w:tc>
        <w:tc>
          <w:tcPr>
            <w:tcW w:w="2046" w:type="pct"/>
            <w:vAlign w:val="center"/>
          </w:tcPr>
          <w:p w14:paraId="678A8BE4" w14:textId="24CA088B" w:rsidR="00580C6B" w:rsidRPr="008C7A36" w:rsidRDefault="00580C6B" w:rsidP="001533C7">
            <w:pPr>
              <w:spacing w:beforeLines="50" w:before="120" w:after="0" w:line="240" w:lineRule="exact"/>
              <w:jc w:val="center"/>
              <w:rPr>
                <w:rFonts w:ascii="Arial" w:hAnsi="Arial" w:cs="Arial"/>
                <w:sz w:val="20"/>
                <w:szCs w:val="20"/>
              </w:rPr>
            </w:pPr>
            <w:r w:rsidRPr="008C7A36">
              <w:rPr>
                <w:rFonts w:ascii="Arial" w:hAnsi="Arial" w:cs="Arial"/>
                <w:color w:val="000000" w:themeColor="text1"/>
                <w:sz w:val="20"/>
                <w:szCs w:val="20"/>
              </w:rPr>
              <w:t>CVP-1400200301.01</w:t>
            </w:r>
          </w:p>
        </w:tc>
      </w:tr>
      <w:tr w:rsidR="008B5B71" w:rsidRPr="0094164A" w14:paraId="7EEFC5E5" w14:textId="77777777" w:rsidTr="00580C6B">
        <w:trPr>
          <w:trHeight w:val="397"/>
          <w:jc w:val="center"/>
        </w:trPr>
        <w:tc>
          <w:tcPr>
            <w:tcW w:w="2954" w:type="pct"/>
            <w:vAlign w:val="center"/>
          </w:tcPr>
          <w:p w14:paraId="33B57924" w14:textId="40914F1F" w:rsidR="008B5B71" w:rsidRPr="008C7A36" w:rsidRDefault="008B5B71" w:rsidP="008B5B71">
            <w:pPr>
              <w:spacing w:beforeLines="50" w:before="120" w:after="0" w:line="240" w:lineRule="exact"/>
              <w:jc w:val="center"/>
              <w:rPr>
                <w:rFonts w:ascii="Arial" w:hAnsi="Arial" w:cs="Arial"/>
                <w:sz w:val="20"/>
                <w:szCs w:val="20"/>
              </w:rPr>
            </w:pPr>
            <w:proofErr w:type="spellStart"/>
            <w:r w:rsidRPr="008C7A36">
              <w:rPr>
                <w:rFonts w:ascii="Arial" w:hAnsi="Arial" w:cs="Arial"/>
                <w:color w:val="000000" w:themeColor="text1"/>
                <w:sz w:val="20"/>
                <w:szCs w:val="20"/>
              </w:rPr>
              <w:t>E</w:t>
            </w:r>
            <w:r w:rsidRPr="008C7A36">
              <w:rPr>
                <w:rFonts w:ascii="Arial" w:hAnsi="Arial" w:cs="Arial"/>
                <w:sz w:val="20"/>
                <w:szCs w:val="20"/>
              </w:rPr>
              <w:t>loralintide</w:t>
            </w:r>
            <w:proofErr w:type="spellEnd"/>
            <w:r w:rsidRPr="008C7A36">
              <w:rPr>
                <w:rFonts w:ascii="Arial" w:hAnsi="Arial" w:cs="Arial"/>
                <w:sz w:val="20"/>
                <w:szCs w:val="20"/>
              </w:rPr>
              <w:t xml:space="preserve"> Fragment L2 Intermediate Global Process Flow Document (PFD) LSN4182924</w:t>
            </w:r>
          </w:p>
        </w:tc>
        <w:tc>
          <w:tcPr>
            <w:tcW w:w="2046" w:type="pct"/>
            <w:vAlign w:val="center"/>
          </w:tcPr>
          <w:p w14:paraId="53F52741" w14:textId="525C70A4" w:rsidR="008B5B71" w:rsidRPr="008C7A36" w:rsidRDefault="00780352" w:rsidP="008B5B71">
            <w:pPr>
              <w:spacing w:beforeLines="50" w:before="120" w:after="0" w:line="240" w:lineRule="exact"/>
              <w:jc w:val="center"/>
              <w:rPr>
                <w:rFonts w:ascii="Arial" w:hAnsi="Arial" w:cs="Arial"/>
                <w:color w:val="000000" w:themeColor="text1"/>
                <w:sz w:val="20"/>
                <w:szCs w:val="20"/>
              </w:rPr>
            </w:pPr>
            <w:ins w:id="468" w:author="fuzhonghua" w:date="2026-10-28T11:35:00Z">
              <w:r w:rsidRPr="00780352">
                <w:rPr>
                  <w:rFonts w:ascii="Arial" w:hAnsi="Arial" w:cs="Arial"/>
                  <w:color w:val="000000" w:themeColor="text1"/>
                  <w:sz w:val="20"/>
                  <w:szCs w:val="20"/>
                  <w:rPrChange w:id="469" w:author="fuzhonghua" w:date="2026-10-28T11:35:00Z">
                    <w:rPr>
                      <w:lang w:val="sv-SE"/>
                    </w:rPr>
                  </w:rPrChange>
                </w:rPr>
                <w:t>WI-61120</w:t>
              </w:r>
            </w:ins>
            <w:commentRangeStart w:id="470"/>
            <w:commentRangeStart w:id="471"/>
            <w:del w:id="472" w:author="fuzhonghua" w:date="2026-10-28T11:35:00Z">
              <w:r w:rsidR="0094164A" w:rsidRPr="008C7A36" w:rsidDel="00780352">
                <w:rPr>
                  <w:rFonts w:ascii="Arial" w:hAnsi="Arial" w:cs="Arial"/>
                  <w:color w:val="000000" w:themeColor="text1"/>
                  <w:sz w:val="20"/>
                  <w:szCs w:val="20"/>
                </w:rPr>
                <w:delText>QA706D</w:delText>
              </w:r>
            </w:del>
            <w:r w:rsidR="008B5B71" w:rsidRPr="008C7A36">
              <w:rPr>
                <w:rFonts w:ascii="Arial" w:hAnsi="Arial" w:cs="Arial"/>
                <w:color w:val="000000" w:themeColor="text1"/>
                <w:sz w:val="20"/>
                <w:szCs w:val="20"/>
              </w:rPr>
              <w:t xml:space="preserve"> (Lilly document number)</w:t>
            </w:r>
            <w:commentRangeEnd w:id="470"/>
            <w:r w:rsidR="000B3D1F" w:rsidRPr="00780352">
              <w:rPr>
                <w:rPrChange w:id="473" w:author="fuzhonghua" w:date="2026-10-28T11:35:00Z">
                  <w:rPr>
                    <w:rStyle w:val="af4"/>
                    <w:rFonts w:ascii="Arial" w:hAnsi="Arial" w:cs="Arial"/>
                    <w:color w:val="000000" w:themeColor="text1"/>
                    <w:sz w:val="20"/>
                    <w:szCs w:val="20"/>
                  </w:rPr>
                </w:rPrChange>
              </w:rPr>
              <w:commentReference w:id="470"/>
            </w:r>
            <w:commentRangeEnd w:id="471"/>
            <w:r>
              <w:rPr>
                <w:rStyle w:val="af4"/>
              </w:rPr>
              <w:commentReference w:id="471"/>
            </w:r>
          </w:p>
        </w:tc>
      </w:tr>
      <w:tr w:rsidR="001533C7" w:rsidRPr="0094164A" w14:paraId="20740704" w14:textId="77777777" w:rsidTr="00045B54">
        <w:trPr>
          <w:trHeight w:val="397"/>
          <w:jc w:val="center"/>
        </w:trPr>
        <w:tc>
          <w:tcPr>
            <w:tcW w:w="2954" w:type="pct"/>
            <w:vAlign w:val="center"/>
          </w:tcPr>
          <w:p w14:paraId="5BBF5AC1" w14:textId="34A2B9C5" w:rsidR="009E63D0" w:rsidRPr="008C7A36" w:rsidRDefault="008B5B71" w:rsidP="008B5B71">
            <w:pPr>
              <w:spacing w:beforeLines="50" w:before="120" w:after="0" w:line="240" w:lineRule="exact"/>
              <w:jc w:val="center"/>
              <w:rPr>
                <w:rFonts w:ascii="Arial" w:hAnsi="Arial" w:cs="Arial"/>
                <w:sz w:val="20"/>
                <w:szCs w:val="20"/>
              </w:rPr>
            </w:pPr>
            <w:r w:rsidRPr="008C7A36">
              <w:rPr>
                <w:rFonts w:ascii="Arial" w:hAnsi="Arial" w:cs="Arial"/>
                <w:color w:val="000000" w:themeColor="text1"/>
                <w:sz w:val="20"/>
                <w:szCs w:val="20"/>
              </w:rPr>
              <w:t xml:space="preserve">Process Performance Qualification Protocol for </w:t>
            </w:r>
            <w:bookmarkStart w:id="474" w:name="_Toc357346798"/>
            <w:r w:rsidRPr="008C7A36">
              <w:rPr>
                <w:rFonts w:ascii="Arial" w:hAnsi="Arial" w:cs="Arial"/>
                <w:color w:val="000000" w:themeColor="text1"/>
                <w:sz w:val="20"/>
                <w:szCs w:val="20"/>
              </w:rPr>
              <w:t>the Manufacturing Process of</w:t>
            </w:r>
            <w:bookmarkEnd w:id="474"/>
            <w:r w:rsidRPr="008C7A36">
              <w:rPr>
                <w:rFonts w:ascii="Arial" w:hAnsi="Arial" w:cs="Arial"/>
                <w:color w:val="000000" w:themeColor="text1"/>
                <w:sz w:val="20"/>
                <w:szCs w:val="20"/>
              </w:rPr>
              <w:t xml:space="preserve"> ASYM-141366</w:t>
            </w:r>
          </w:p>
        </w:tc>
        <w:tc>
          <w:tcPr>
            <w:tcW w:w="2046" w:type="pct"/>
            <w:vAlign w:val="center"/>
          </w:tcPr>
          <w:p w14:paraId="57097255" w14:textId="19BDBD88" w:rsidR="009E63D0" w:rsidRPr="008C7A36" w:rsidRDefault="008B5B71" w:rsidP="001533C7">
            <w:pPr>
              <w:spacing w:beforeLines="50" w:before="120" w:after="0" w:line="240" w:lineRule="exact"/>
              <w:jc w:val="center"/>
              <w:rPr>
                <w:rFonts w:ascii="Arial" w:hAnsi="Arial" w:cs="Arial"/>
                <w:sz w:val="20"/>
                <w:szCs w:val="20"/>
              </w:rPr>
            </w:pPr>
            <w:r w:rsidRPr="008C7A36">
              <w:rPr>
                <w:rFonts w:ascii="Arial" w:hAnsi="Arial" w:cs="Arial"/>
                <w:sz w:val="20"/>
                <w:szCs w:val="20"/>
              </w:rPr>
              <w:t>PVP-1400200301.01</w:t>
            </w:r>
          </w:p>
        </w:tc>
      </w:tr>
      <w:tr w:rsidR="00AF1014" w:rsidRPr="0094164A" w14:paraId="505003CF" w14:textId="77777777" w:rsidTr="00580C6B">
        <w:trPr>
          <w:trHeight w:val="397"/>
          <w:jc w:val="center"/>
        </w:trPr>
        <w:tc>
          <w:tcPr>
            <w:tcW w:w="2954" w:type="pct"/>
            <w:vAlign w:val="center"/>
          </w:tcPr>
          <w:p w14:paraId="440CA5E3" w14:textId="2FFA82BA" w:rsidR="00AF1014" w:rsidRPr="008C7A36" w:rsidRDefault="00AF1014" w:rsidP="00AF1014">
            <w:pPr>
              <w:spacing w:beforeLines="50" w:before="120" w:after="0" w:line="240" w:lineRule="exact"/>
              <w:jc w:val="center"/>
              <w:rPr>
                <w:rFonts w:ascii="Arial" w:hAnsi="Arial" w:cs="Arial"/>
                <w:sz w:val="20"/>
                <w:szCs w:val="20"/>
              </w:rPr>
            </w:pPr>
            <w:r w:rsidRPr="008C7A36">
              <w:rPr>
                <w:rFonts w:ascii="Arial" w:hAnsi="Arial" w:cs="Arial"/>
                <w:sz w:val="20"/>
                <w:szCs w:val="20"/>
              </w:rPr>
              <w:t>Full scale Full scale Non-saleable Batch Summary Report for Manufacturing of ASYM-140020</w:t>
            </w:r>
          </w:p>
        </w:tc>
        <w:tc>
          <w:tcPr>
            <w:tcW w:w="2046" w:type="pct"/>
            <w:vAlign w:val="center"/>
          </w:tcPr>
          <w:p w14:paraId="3444D945" w14:textId="3BDB8E97" w:rsidR="00AF1014" w:rsidRPr="008C7A36" w:rsidRDefault="00AF1014" w:rsidP="00AF1014">
            <w:pPr>
              <w:spacing w:beforeLines="50" w:before="120" w:after="0" w:line="240" w:lineRule="exact"/>
              <w:jc w:val="center"/>
              <w:rPr>
                <w:rFonts w:ascii="Arial" w:hAnsi="Arial" w:cs="Arial"/>
                <w:sz w:val="20"/>
                <w:szCs w:val="20"/>
              </w:rPr>
            </w:pPr>
            <w:r w:rsidRPr="008C7A36">
              <w:rPr>
                <w:rFonts w:ascii="Arial" w:hAnsi="Arial" w:cs="Arial"/>
                <w:sz w:val="20"/>
                <w:szCs w:val="20"/>
              </w:rPr>
              <w:t>FSR-14002</w:t>
            </w:r>
            <w:r w:rsidR="00E640AC" w:rsidRPr="008C7A36">
              <w:rPr>
                <w:rFonts w:ascii="Arial" w:hAnsi="Arial" w:cs="Arial"/>
                <w:sz w:val="20"/>
                <w:szCs w:val="20"/>
              </w:rPr>
              <w:t>0</w:t>
            </w:r>
            <w:r w:rsidRPr="008C7A36">
              <w:rPr>
                <w:rFonts w:ascii="Arial" w:hAnsi="Arial" w:cs="Arial"/>
                <w:sz w:val="20"/>
                <w:szCs w:val="20"/>
              </w:rPr>
              <w:t>0301.01</w:t>
            </w:r>
          </w:p>
        </w:tc>
      </w:tr>
      <w:tr w:rsidR="00AF1014" w:rsidRPr="0094164A" w14:paraId="5EAD315B" w14:textId="77777777" w:rsidTr="00580C6B">
        <w:trPr>
          <w:trHeight w:val="397"/>
          <w:jc w:val="center"/>
        </w:trPr>
        <w:tc>
          <w:tcPr>
            <w:tcW w:w="2954" w:type="pct"/>
            <w:vAlign w:val="center"/>
          </w:tcPr>
          <w:p w14:paraId="7B30434E" w14:textId="77777777" w:rsidR="00AF1014" w:rsidRPr="008C7A36" w:rsidRDefault="00AF1014" w:rsidP="00045B54">
            <w:pPr>
              <w:spacing w:beforeLines="50" w:before="120" w:after="0" w:line="240" w:lineRule="exact"/>
              <w:jc w:val="center"/>
              <w:rPr>
                <w:rFonts w:ascii="Arial" w:hAnsi="Arial" w:cs="Arial"/>
                <w:sz w:val="20"/>
                <w:szCs w:val="20"/>
              </w:rPr>
            </w:pPr>
            <w:r w:rsidRPr="008C7A36">
              <w:rPr>
                <w:rFonts w:ascii="Arial" w:hAnsi="Arial" w:cs="Arial"/>
                <w:sz w:val="20"/>
                <w:szCs w:val="20"/>
              </w:rPr>
              <w:t>Risk Assessment Report for Cross-Contamination Control Strategy</w:t>
            </w:r>
          </w:p>
          <w:p w14:paraId="3B83A2EA" w14:textId="75408759" w:rsidR="00AF1014" w:rsidRPr="008C7A36" w:rsidRDefault="00AF1014">
            <w:pPr>
              <w:spacing w:beforeLines="50" w:before="120" w:after="0" w:line="240" w:lineRule="exact"/>
              <w:jc w:val="center"/>
              <w:rPr>
                <w:rFonts w:ascii="Arial" w:hAnsi="Arial" w:cs="Arial"/>
                <w:sz w:val="20"/>
                <w:szCs w:val="20"/>
              </w:rPr>
            </w:pPr>
            <w:r w:rsidRPr="008C7A36">
              <w:rPr>
                <w:rFonts w:ascii="Arial" w:hAnsi="Arial" w:cs="Arial"/>
                <w:sz w:val="20"/>
                <w:szCs w:val="20"/>
              </w:rPr>
              <w:t>in LSN4182924,/ASYM-140020 production</w:t>
            </w:r>
          </w:p>
        </w:tc>
        <w:tc>
          <w:tcPr>
            <w:tcW w:w="2046" w:type="pct"/>
            <w:vAlign w:val="center"/>
          </w:tcPr>
          <w:p w14:paraId="440DC0E0" w14:textId="47C0C32C" w:rsidR="00AF1014" w:rsidRPr="008C7A36" w:rsidRDefault="00AF1014">
            <w:pPr>
              <w:spacing w:beforeLines="50" w:before="120" w:after="0" w:line="240" w:lineRule="exact"/>
              <w:jc w:val="center"/>
              <w:rPr>
                <w:rFonts w:ascii="Arial" w:hAnsi="Arial" w:cs="Arial"/>
                <w:sz w:val="20"/>
                <w:szCs w:val="20"/>
              </w:rPr>
            </w:pPr>
            <w:r w:rsidRPr="008C7A36">
              <w:rPr>
                <w:rFonts w:ascii="Arial" w:hAnsi="Arial" w:cs="Arial"/>
                <w:sz w:val="20"/>
                <w:szCs w:val="20"/>
              </w:rPr>
              <w:t>RA-140020030103.01</w:t>
            </w:r>
          </w:p>
        </w:tc>
      </w:tr>
    </w:tbl>
    <w:p w14:paraId="425EE1C5" w14:textId="77777777" w:rsidR="000570D4" w:rsidRPr="00DA3C3F" w:rsidRDefault="000570D4" w:rsidP="000570D4">
      <w:pPr>
        <w:spacing w:after="0" w:line="240" w:lineRule="auto"/>
        <w:textAlignment w:val="baseline"/>
        <w:rPr>
          <w:rFonts w:ascii="Arial" w:eastAsia="Times New Roman" w:hAnsi="Arial" w:cs="Arial"/>
          <w:sz w:val="18"/>
          <w:szCs w:val="18"/>
        </w:rPr>
      </w:pPr>
      <w:r w:rsidRPr="00DA3C3F">
        <w:rPr>
          <w:rFonts w:ascii="Arial" w:eastAsia="Times New Roman" w:hAnsi="Arial" w:cs="Arial"/>
          <w:sz w:val="21"/>
          <w:szCs w:val="21"/>
        </w:rPr>
        <w:t> </w:t>
      </w:r>
    </w:p>
    <w:p w14:paraId="4D0819B5" w14:textId="499329B2" w:rsidR="000570D4" w:rsidRPr="00DA3C3F" w:rsidRDefault="000570D4" w:rsidP="00045B54">
      <w:pPr>
        <w:pStyle w:val="heading10"/>
        <w:pBdr>
          <w:bottom w:val="single" w:sz="6" w:space="1" w:color="1F4E79"/>
        </w:pBdr>
        <w:rPr>
          <w:rFonts w:eastAsia="Times New Roman"/>
          <w:lang w:val="en-IE"/>
        </w:rPr>
      </w:pPr>
      <w:bookmarkStart w:id="475" w:name="_Toc228526102"/>
      <w:bookmarkStart w:id="476" w:name="_Toc236397879"/>
      <w:r w:rsidRPr="00045B54">
        <w:rPr>
          <w:sz w:val="21"/>
          <w:szCs w:val="21"/>
        </w:rPr>
        <w:t xml:space="preserve">Appendix </w:t>
      </w:r>
      <w:r w:rsidR="004875AA" w:rsidRPr="00045B54">
        <w:rPr>
          <w:sz w:val="21"/>
          <w:szCs w:val="21"/>
        </w:rPr>
        <w:t>A</w:t>
      </w:r>
      <w:r w:rsidRPr="00045B54">
        <w:rPr>
          <w:sz w:val="21"/>
          <w:szCs w:val="21"/>
        </w:rPr>
        <w:t xml:space="preserve"> — Notes on Electrostatic Risk Control</w:t>
      </w:r>
      <w:bookmarkEnd w:id="475"/>
      <w:bookmarkEnd w:id="476"/>
      <w:r w:rsidRPr="00DA3C3F">
        <w:rPr>
          <w:rFonts w:eastAsia="Times New Roman"/>
          <w:lang w:val="en-IE"/>
        </w:rPr>
        <w:t> </w:t>
      </w:r>
    </w:p>
    <w:p w14:paraId="4ACF181C" w14:textId="3161DC61" w:rsidR="000570D4" w:rsidRPr="00DA3C3F" w:rsidRDefault="000570D4" w:rsidP="00C4138D">
      <w:pPr>
        <w:spacing w:after="0" w:line="240" w:lineRule="auto"/>
        <w:textAlignment w:val="baseline"/>
        <w:rPr>
          <w:rFonts w:ascii="Arial" w:eastAsia="Times New Roman" w:hAnsi="Arial" w:cs="Arial"/>
          <w:sz w:val="21"/>
          <w:szCs w:val="21"/>
        </w:rPr>
      </w:pPr>
      <w:r w:rsidRPr="00DA3C3F">
        <w:rPr>
          <w:rFonts w:ascii="Arial" w:eastAsia="Times New Roman" w:hAnsi="Arial" w:cs="Arial"/>
          <w:sz w:val="21"/>
          <w:szCs w:val="21"/>
          <w:lang w:val="en-IE"/>
        </w:rPr>
        <w:t>For SPPS processes using fla</w:t>
      </w:r>
      <w:r w:rsidR="00B7117A" w:rsidRPr="00DA3C3F">
        <w:rPr>
          <w:rFonts w:ascii="Arial" w:eastAsia="Times New Roman" w:hAnsi="Arial" w:cs="Arial"/>
          <w:sz w:val="21"/>
          <w:szCs w:val="21"/>
          <w:lang w:val="en-IE"/>
        </w:rPr>
        <w:t>mmable solvents (DMF, </w:t>
      </w:r>
      <w:proofErr w:type="spellStart"/>
      <w:r w:rsidR="00B7117A" w:rsidRPr="00DA3C3F">
        <w:rPr>
          <w:rFonts w:ascii="Arial" w:eastAsia="Times New Roman" w:hAnsi="Arial" w:cs="Arial"/>
          <w:sz w:val="21"/>
          <w:szCs w:val="21"/>
          <w:lang w:val="en-IE"/>
        </w:rPr>
        <w:t>IPAc</w:t>
      </w:r>
      <w:proofErr w:type="spellEnd"/>
      <w:r w:rsidR="00B7117A" w:rsidRPr="00DA3C3F">
        <w:rPr>
          <w:rFonts w:ascii="Arial" w:eastAsia="Times New Roman" w:hAnsi="Arial" w:cs="Arial"/>
          <w:sz w:val="21"/>
          <w:szCs w:val="21"/>
          <w:lang w:val="en-IE"/>
        </w:rPr>
        <w:t>,</w:t>
      </w:r>
      <w:r w:rsidR="00767CA3" w:rsidRPr="00DA3C3F">
        <w:rPr>
          <w:rFonts w:ascii="Arial" w:eastAsia="Times New Roman" w:hAnsi="Arial" w:cs="Arial"/>
          <w:sz w:val="21"/>
          <w:szCs w:val="21"/>
          <w:lang w:val="en-IE"/>
        </w:rPr>
        <w:t xml:space="preserve"> </w:t>
      </w:r>
      <w:proofErr w:type="spellStart"/>
      <w:r w:rsidR="00767CA3" w:rsidRPr="00DA3C3F">
        <w:rPr>
          <w:rFonts w:ascii="Arial" w:eastAsia="Times New Roman" w:hAnsi="Arial" w:cs="Arial"/>
          <w:sz w:val="21"/>
          <w:szCs w:val="21"/>
          <w:lang w:val="en-IE"/>
        </w:rPr>
        <w:t>Tol</w:t>
      </w:r>
      <w:proofErr w:type="spellEnd"/>
      <w:r w:rsidR="00767CA3" w:rsidRPr="00DA3C3F">
        <w:rPr>
          <w:rFonts w:ascii="Arial" w:eastAsia="Times New Roman" w:hAnsi="Arial" w:cs="Arial"/>
          <w:sz w:val="21"/>
          <w:szCs w:val="21"/>
          <w:lang w:val="en-IE"/>
        </w:rPr>
        <w:t xml:space="preserve">, </w:t>
      </w:r>
      <w:proofErr w:type="spellStart"/>
      <w:r w:rsidR="00894071" w:rsidRPr="00DA3C3F">
        <w:rPr>
          <w:rFonts w:ascii="Arial" w:eastAsia="Times New Roman" w:hAnsi="Arial" w:cs="Arial"/>
          <w:sz w:val="21"/>
          <w:szCs w:val="21"/>
          <w:lang w:val="en-IE"/>
        </w:rPr>
        <w:t>MeOH</w:t>
      </w:r>
      <w:proofErr w:type="spellEnd"/>
      <w:r w:rsidR="00894071" w:rsidRPr="00DA3C3F">
        <w:rPr>
          <w:rFonts w:ascii="Arial" w:eastAsia="Times New Roman" w:hAnsi="Arial" w:cs="Arial"/>
          <w:sz w:val="21"/>
          <w:szCs w:val="21"/>
          <w:lang w:val="en-IE"/>
        </w:rPr>
        <w:t xml:space="preserve"> </w:t>
      </w:r>
      <w:r w:rsidR="00B7117A" w:rsidRPr="00DA3C3F">
        <w:rPr>
          <w:rFonts w:ascii="Arial" w:eastAsia="Times New Roman" w:hAnsi="Arial" w:cs="Arial"/>
          <w:sz w:val="21"/>
          <w:szCs w:val="21"/>
          <w:lang w:val="en-IE"/>
        </w:rPr>
        <w:t>and MTBE</w:t>
      </w:r>
      <w:r w:rsidRPr="00DA3C3F">
        <w:rPr>
          <w:rFonts w:ascii="Arial" w:eastAsia="Times New Roman" w:hAnsi="Arial" w:cs="Arial"/>
          <w:sz w:val="21"/>
          <w:szCs w:val="21"/>
          <w:lang w:val="en-IE"/>
        </w:rPr>
        <w:t>) with pneumatic transfer, electrostatic hazard control is a critical safety and process consideration. The CMO must have a documented electrostatic control programme in place. The following principles must be verified:</w:t>
      </w:r>
      <w:r w:rsidRPr="00DA3C3F">
        <w:rPr>
          <w:rFonts w:ascii="Arial" w:eastAsia="Times New Roman" w:hAnsi="Arial" w:cs="Arial"/>
          <w:sz w:val="21"/>
          <w:szCs w:val="21"/>
        </w:rPr>
        <w:t> </w:t>
      </w:r>
    </w:p>
    <w:p w14:paraId="29A6FB9D" w14:textId="77777777" w:rsidR="00B70C65" w:rsidRPr="00DA3C3F" w:rsidRDefault="00B70C65" w:rsidP="00B70C65">
      <w:pPr>
        <w:numPr>
          <w:ilvl w:val="0"/>
          <w:numId w:val="1"/>
        </w:numPr>
        <w:spacing w:after="0" w:line="240" w:lineRule="auto"/>
        <w:ind w:left="360" w:firstLine="0"/>
        <w:textAlignment w:val="baseline"/>
        <w:rPr>
          <w:rFonts w:ascii="Arial" w:eastAsia="Times New Roman" w:hAnsi="Arial" w:cs="Arial"/>
          <w:sz w:val="21"/>
          <w:szCs w:val="21"/>
        </w:rPr>
      </w:pPr>
      <w:r w:rsidRPr="00DA3C3F">
        <w:rPr>
          <w:rFonts w:ascii="Arial" w:eastAsia="Times New Roman" w:hAnsi="Arial" w:cs="Arial"/>
          <w:sz w:val="21"/>
          <w:szCs w:val="21"/>
          <w:lang w:val="en-IE"/>
        </w:rPr>
        <w:t>All transfer pipelines are constructed from conductive material (stainless steel) and are electrically bonded and grounded</w:t>
      </w:r>
      <w:r w:rsidRPr="00DA3C3F">
        <w:rPr>
          <w:rFonts w:ascii="Arial" w:eastAsia="Times New Roman" w:hAnsi="Arial" w:cs="Arial"/>
          <w:sz w:val="21"/>
          <w:szCs w:val="21"/>
        </w:rPr>
        <w:t> </w:t>
      </w:r>
    </w:p>
    <w:p w14:paraId="0083C256" w14:textId="1F973792" w:rsidR="000570D4" w:rsidRPr="00DA3C3F" w:rsidRDefault="000570D4" w:rsidP="00756510">
      <w:pPr>
        <w:numPr>
          <w:ilvl w:val="0"/>
          <w:numId w:val="2"/>
        </w:numPr>
        <w:spacing w:after="0" w:line="240" w:lineRule="auto"/>
        <w:ind w:left="360" w:firstLine="0"/>
        <w:textAlignment w:val="baseline"/>
        <w:rPr>
          <w:rFonts w:ascii="Arial" w:eastAsia="Times New Roman" w:hAnsi="Arial" w:cs="Arial"/>
          <w:sz w:val="21"/>
          <w:szCs w:val="21"/>
        </w:rPr>
      </w:pPr>
      <w:r w:rsidRPr="00DA3C3F">
        <w:rPr>
          <w:rFonts w:ascii="Arial" w:eastAsia="Times New Roman" w:hAnsi="Arial" w:cs="Arial"/>
          <w:sz w:val="21"/>
          <w:szCs w:val="21"/>
        </w:rPr>
        <w:t> </w:t>
      </w:r>
      <w:r w:rsidRPr="00DA3C3F">
        <w:rPr>
          <w:rFonts w:ascii="Arial" w:eastAsia="Times New Roman" w:hAnsi="Arial" w:cs="Arial"/>
          <w:sz w:val="21"/>
          <w:szCs w:val="21"/>
          <w:lang w:val="en-IE"/>
        </w:rPr>
        <w:t>Solvent flow velocities are maintained within permitted limits for the pipeline diameter, per site electrostatic control procedure (e.g. ≤ 1.0–1.5 m/s for insulating solvents, depending on pipe diameter — verify against site TWI)</w:t>
      </w:r>
      <w:r w:rsidRPr="00DA3C3F">
        <w:rPr>
          <w:rFonts w:ascii="Arial" w:eastAsia="Times New Roman" w:hAnsi="Arial" w:cs="Arial"/>
          <w:sz w:val="21"/>
          <w:szCs w:val="21"/>
        </w:rPr>
        <w:t> </w:t>
      </w:r>
    </w:p>
    <w:p w14:paraId="59C30E52" w14:textId="77777777" w:rsidR="000570D4" w:rsidRPr="00DA3C3F" w:rsidRDefault="000570D4" w:rsidP="00F05D28">
      <w:pPr>
        <w:numPr>
          <w:ilvl w:val="0"/>
          <w:numId w:val="3"/>
        </w:numPr>
        <w:spacing w:after="0" w:line="240" w:lineRule="auto"/>
        <w:ind w:left="360" w:firstLine="0"/>
        <w:textAlignment w:val="baseline"/>
        <w:rPr>
          <w:rFonts w:ascii="Arial" w:eastAsia="Times New Roman" w:hAnsi="Arial" w:cs="Arial"/>
          <w:sz w:val="21"/>
          <w:szCs w:val="21"/>
        </w:rPr>
      </w:pPr>
      <w:r w:rsidRPr="00DA3C3F">
        <w:rPr>
          <w:rFonts w:ascii="Arial" w:eastAsia="Times New Roman" w:hAnsi="Arial" w:cs="Arial"/>
          <w:sz w:val="21"/>
          <w:szCs w:val="21"/>
          <w:lang w:val="en-IE"/>
        </w:rPr>
        <w:t>All vessels, drums, and hoses are electrically grounded before and during solvent transfer</w:t>
      </w:r>
      <w:r w:rsidRPr="00DA3C3F">
        <w:rPr>
          <w:rFonts w:ascii="Arial" w:eastAsia="Times New Roman" w:hAnsi="Arial" w:cs="Arial"/>
          <w:sz w:val="21"/>
          <w:szCs w:val="21"/>
        </w:rPr>
        <w:t> </w:t>
      </w:r>
    </w:p>
    <w:p w14:paraId="2B0938A8" w14:textId="77777777" w:rsidR="000570D4" w:rsidRPr="00DA3C3F" w:rsidRDefault="000570D4" w:rsidP="00F05D28">
      <w:pPr>
        <w:numPr>
          <w:ilvl w:val="0"/>
          <w:numId w:val="4"/>
        </w:numPr>
        <w:spacing w:after="0" w:line="240" w:lineRule="auto"/>
        <w:ind w:left="360" w:firstLine="0"/>
        <w:textAlignment w:val="baseline"/>
        <w:rPr>
          <w:rFonts w:ascii="Arial" w:eastAsia="Times New Roman" w:hAnsi="Arial" w:cs="Arial"/>
          <w:sz w:val="21"/>
          <w:szCs w:val="21"/>
        </w:rPr>
      </w:pPr>
      <w:r w:rsidRPr="00DA3C3F">
        <w:rPr>
          <w:rFonts w:ascii="Arial" w:eastAsia="Times New Roman" w:hAnsi="Arial" w:cs="Arial"/>
          <w:sz w:val="21"/>
          <w:szCs w:val="21"/>
          <w:lang w:val="en-IE"/>
        </w:rPr>
        <w:t>Personnel handling solvents wear antistatic clothing and footwear; grounding straps used where required</w:t>
      </w:r>
      <w:r w:rsidRPr="00DA3C3F">
        <w:rPr>
          <w:rFonts w:ascii="Arial" w:eastAsia="Times New Roman" w:hAnsi="Arial" w:cs="Arial"/>
          <w:sz w:val="21"/>
          <w:szCs w:val="21"/>
        </w:rPr>
        <w:t> </w:t>
      </w:r>
    </w:p>
    <w:p w14:paraId="7BE214EA" w14:textId="3965A8F0" w:rsidR="00C4138D" w:rsidRPr="00DA3C3F" w:rsidRDefault="000570D4" w:rsidP="00F05D28">
      <w:pPr>
        <w:numPr>
          <w:ilvl w:val="0"/>
          <w:numId w:val="5"/>
        </w:numPr>
        <w:spacing w:after="0" w:line="240" w:lineRule="auto"/>
        <w:ind w:left="360" w:firstLine="0"/>
        <w:textAlignment w:val="baseline"/>
        <w:rPr>
          <w:rFonts w:ascii="Arial" w:eastAsia="Times New Roman" w:hAnsi="Arial" w:cs="Arial"/>
          <w:sz w:val="21"/>
          <w:szCs w:val="21"/>
        </w:rPr>
      </w:pPr>
      <w:r w:rsidRPr="00DA3C3F">
        <w:rPr>
          <w:rFonts w:ascii="Arial" w:eastAsia="Times New Roman" w:hAnsi="Arial" w:cs="Arial"/>
          <w:sz w:val="21"/>
          <w:szCs w:val="21"/>
          <w:lang w:val="en-IE"/>
        </w:rPr>
        <w:t>Antistatic LDPE bags used for product packaging</w:t>
      </w:r>
      <w:r w:rsidRPr="00DA3C3F">
        <w:rPr>
          <w:rFonts w:ascii="Arial" w:eastAsia="Times New Roman" w:hAnsi="Arial" w:cs="Arial"/>
          <w:sz w:val="21"/>
          <w:szCs w:val="21"/>
        </w:rPr>
        <w:t> </w:t>
      </w:r>
    </w:p>
    <w:p w14:paraId="576B7D13" w14:textId="52040EB9" w:rsidR="00C4138D" w:rsidRPr="00DA3C3F" w:rsidRDefault="00C4138D" w:rsidP="00C4138D">
      <w:pPr>
        <w:spacing w:after="0" w:line="240" w:lineRule="auto"/>
        <w:textAlignment w:val="baseline"/>
        <w:rPr>
          <w:rFonts w:ascii="Arial" w:hAnsi="Arial" w:cs="Arial"/>
          <w:sz w:val="21"/>
          <w:szCs w:val="21"/>
        </w:rPr>
      </w:pPr>
    </w:p>
    <w:sectPr w:rsidR="00C4138D" w:rsidRPr="00DA3C3F" w:rsidSect="00695415">
      <w:headerReference w:type="default" r:id="rId16"/>
      <w:pgSz w:w="15840" w:h="12240" w:orient="landscape"/>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fuzhonghua" w:date="2026-10-27T18:36:00Z" w:initials="FZ">
    <w:p w14:paraId="2A824989" w14:textId="333E17A8" w:rsidR="00A2496E" w:rsidRPr="00025CAC" w:rsidRDefault="00A2496E">
      <w:pPr>
        <w:pStyle w:val="af2"/>
        <w:rPr>
          <w:color w:val="0000FF"/>
        </w:rPr>
      </w:pPr>
      <w:r w:rsidRPr="00025CAC">
        <w:rPr>
          <w:rStyle w:val="af4"/>
          <w:color w:val="0000FF"/>
        </w:rPr>
        <w:annotationRef/>
      </w:r>
      <w:r w:rsidRPr="00025CAC">
        <w:rPr>
          <w:color w:val="0000FF"/>
        </w:rPr>
        <w:t>Modified based on the L3 document.</w:t>
      </w:r>
    </w:p>
  </w:comment>
  <w:comment w:id="14" w:author="Novie Atakiwe" w:date="2026-08-12T17:49:00Z" w:initials="NA">
    <w:p w14:paraId="3E2BEAB0" w14:textId="77777777" w:rsidR="00A2496E" w:rsidRDefault="00A2496E" w:rsidP="008805AD">
      <w:pPr>
        <w:pStyle w:val="CommentText1"/>
      </w:pPr>
      <w:r>
        <w:rPr>
          <w:rStyle w:val="CommentReference1"/>
        </w:rPr>
        <w:annotationRef/>
      </w:r>
      <w:r>
        <w:rPr>
          <w:lang w:val="en-IE"/>
        </w:rPr>
        <w:t>Add OOE</w:t>
      </w:r>
    </w:p>
  </w:comment>
  <w:comment w:id="15" w:author="fuzhonghua" w:date="2026-08-13T09:44:00Z" w:initials="FZ">
    <w:p w14:paraId="11E96541" w14:textId="64C85C32" w:rsidR="00A2496E" w:rsidRDefault="00A2496E">
      <w:pPr>
        <w:pStyle w:val="CommentText1"/>
      </w:pPr>
      <w:r>
        <w:rPr>
          <w:rStyle w:val="CommentReference1"/>
        </w:rPr>
        <w:annotationRef/>
      </w:r>
      <w:r>
        <w:t>Had been added</w:t>
      </w:r>
    </w:p>
  </w:comment>
  <w:comment w:id="26" w:author="Novie Atakiwe" w:date="2026-08-18T21:56:00Z" w:initials="NA">
    <w:p w14:paraId="75B7F94D" w14:textId="77777777" w:rsidR="00A2496E" w:rsidRDefault="00A2496E" w:rsidP="00996E7E">
      <w:pPr>
        <w:pStyle w:val="CommentText1"/>
      </w:pPr>
      <w:r>
        <w:rPr>
          <w:rStyle w:val="CommentReference1"/>
        </w:rPr>
        <w:annotationRef/>
      </w:r>
      <w:r>
        <w:rPr>
          <w:lang w:val="en-IE"/>
        </w:rPr>
        <w:t xml:space="preserve">I updated the table with numbers to align with </w:t>
      </w:r>
      <w:r>
        <w:rPr>
          <w:b/>
          <w:bCs/>
        </w:rPr>
        <w:t>GSOP-1110.3</w:t>
      </w:r>
    </w:p>
    <w:p w14:paraId="3320C789" w14:textId="3759C95F" w:rsidR="00A2496E" w:rsidRDefault="00A2496E" w:rsidP="00996E7E">
      <w:pPr>
        <w:pStyle w:val="CommentText1"/>
      </w:pPr>
      <w:r>
        <w:rPr>
          <w:noProof/>
        </w:rPr>
        <w:drawing>
          <wp:inline distT="0" distB="0" distL="0" distR="0" wp14:anchorId="0A8F0DB8" wp14:editId="59ACBF4D">
            <wp:extent cx="2658699" cy="2438400"/>
            <wp:effectExtent l="0" t="0" r="8890" b="0"/>
            <wp:docPr id="153639092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90929" name="Picture 1536390929" descr="Image"/>
                    <pic:cNvPicPr/>
                  </pic:nvPicPr>
                  <pic:blipFill>
                    <a:blip r:embed="rId1">
                      <a:extLst>
                        <a:ext uri="{28A0092B-C50C-407E-A947-70E740481C1C}">
                          <a14:useLocalDpi xmlns:a14="http://schemas.microsoft.com/office/drawing/2010/main" val="0"/>
                        </a:ext>
                      </a:extLst>
                    </a:blip>
                    <a:stretch>
                      <a:fillRect/>
                    </a:stretch>
                  </pic:blipFill>
                  <pic:spPr>
                    <a:xfrm>
                      <a:off x="0" y="0"/>
                      <a:ext cx="2661436" cy="2440910"/>
                    </a:xfrm>
                    <a:prstGeom prst="rect">
                      <a:avLst/>
                    </a:prstGeom>
                  </pic:spPr>
                </pic:pic>
              </a:graphicData>
            </a:graphic>
          </wp:inline>
        </w:drawing>
      </w:r>
    </w:p>
  </w:comment>
  <w:comment w:id="27" w:author="fuzhonghua" w:date="2026-08-22T10:24:00Z" w:initials="FZ">
    <w:p w14:paraId="45C822B5" w14:textId="3F0314F1" w:rsidR="00A2496E" w:rsidRPr="00105313" w:rsidRDefault="00A2496E">
      <w:pPr>
        <w:pStyle w:val="af2"/>
        <w:rPr>
          <w:color w:val="0000FF"/>
        </w:rPr>
      </w:pPr>
      <w:r>
        <w:rPr>
          <w:rStyle w:val="af4"/>
        </w:rPr>
        <w:annotationRef/>
      </w:r>
      <w:r w:rsidRPr="00105313">
        <w:rPr>
          <w:color w:val="0000FF"/>
        </w:rPr>
        <w:t>T</w:t>
      </w:r>
      <w:r w:rsidRPr="00105313">
        <w:rPr>
          <w:rFonts w:hint="eastAsia"/>
          <w:color w:val="0000FF"/>
        </w:rPr>
        <w:t>hank</w:t>
      </w:r>
      <w:r w:rsidRPr="00105313">
        <w:rPr>
          <w:color w:val="0000FF"/>
        </w:rPr>
        <w:t xml:space="preserve"> you</w:t>
      </w:r>
    </w:p>
  </w:comment>
  <w:comment w:id="30" w:author="fuzhonghua" w:date="2026-10-27T19:04:00Z" w:initials="FZ">
    <w:p w14:paraId="27AD4DE7" w14:textId="0A367AB5" w:rsidR="00A2496E" w:rsidRDefault="00A2496E">
      <w:pPr>
        <w:pStyle w:val="af2"/>
      </w:pPr>
      <w:r>
        <w:rPr>
          <w:rStyle w:val="af4"/>
        </w:rPr>
        <w:annotationRef/>
      </w:r>
      <w:r w:rsidRPr="00025CAC">
        <w:rPr>
          <w:color w:val="0000FF"/>
        </w:rPr>
        <w:t>Modified based on the L3 document.</w:t>
      </w:r>
    </w:p>
  </w:comment>
  <w:comment w:id="33" w:author="Diedra Shorty-Duffie" w:date="2026-07-29T13:58:00Z" w:initials="DS">
    <w:p w14:paraId="50596D90" w14:textId="77777777" w:rsidR="00A2496E" w:rsidRDefault="00A2496E" w:rsidP="00A41E3A">
      <w:pPr>
        <w:pStyle w:val="CommentText1"/>
      </w:pPr>
      <w:r>
        <w:rPr>
          <w:rStyle w:val="CommentReference1"/>
        </w:rPr>
        <w:annotationRef/>
      </w:r>
      <w:r>
        <w:t xml:space="preserve">There are inconsistencies between this CQA table and then one found in the L1 step 1 document. Is there a reason those should be </w:t>
      </w:r>
      <w:proofErr w:type="gramStart"/>
      <w:r>
        <w:t>different</w:t>
      </w:r>
      <w:proofErr w:type="gramEnd"/>
      <w:r>
        <w:t xml:space="preserve">  </w:t>
      </w:r>
    </w:p>
  </w:comment>
  <w:comment w:id="34" w:author="fuzhonghua" w:date="2026-07-31T10:10:00Z" w:initials="ZF">
    <w:p w14:paraId="7AA077F2" w14:textId="355FC3AD" w:rsidR="00A2496E" w:rsidRDefault="00A2496E">
      <w:pPr>
        <w:pStyle w:val="CommentText1"/>
      </w:pPr>
      <w:r>
        <w:rPr>
          <w:rStyle w:val="CommentReference1"/>
        </w:rPr>
        <w:annotationRef/>
      </w:r>
      <w:r w:rsidRPr="0039336E">
        <w:t>The specification sheet has not been finalized and marked in blue. It has been updated to be consistent with L1</w:t>
      </w:r>
    </w:p>
  </w:comment>
  <w:comment w:id="35" w:author="fuzhonghua" w:date="2026-08-22T11:06:00Z" w:initials="FZ">
    <w:p w14:paraId="0257E1DF" w14:textId="3966662F" w:rsidR="00A2496E" w:rsidRDefault="00A2496E" w:rsidP="00455716">
      <w:pPr>
        <w:pStyle w:val="af2"/>
      </w:pPr>
      <w:r>
        <w:rPr>
          <w:rStyle w:val="af4"/>
        </w:rPr>
        <w:annotationRef/>
      </w:r>
      <w:r w:rsidRPr="00A45E0B">
        <w:t>H</w:t>
      </w:r>
      <w:r w:rsidRPr="00A45E0B">
        <w:rPr>
          <w:rFonts w:hint="eastAsia"/>
        </w:rPr>
        <w:t>a</w:t>
      </w:r>
      <w:r w:rsidRPr="00A45E0B">
        <w:t>d been updated based on the L1 step 1 documen</w:t>
      </w:r>
      <w:r w:rsidRPr="00455716">
        <w:rPr>
          <w:color w:val="0000FF"/>
        </w:rPr>
        <w:t>t.</w:t>
      </w:r>
    </w:p>
  </w:comment>
  <w:comment w:id="36" w:author="fuzhonghua" w:date="2026-10-27T19:04:00Z" w:initials="FZ">
    <w:p w14:paraId="6DE4BE5C" w14:textId="7B67BA57" w:rsidR="00A2496E" w:rsidRPr="00A03483" w:rsidRDefault="00A2496E">
      <w:pPr>
        <w:pStyle w:val="af2"/>
      </w:pPr>
      <w:r>
        <w:rPr>
          <w:rStyle w:val="af4"/>
        </w:rPr>
        <w:annotationRef/>
      </w:r>
    </w:p>
  </w:comment>
  <w:comment w:id="45" w:author="Johan Granander" w:date="2026-10-27T18:27:00Z" w:initials="JG">
    <w:p w14:paraId="1D2484BD" w14:textId="77777777" w:rsidR="00A2496E" w:rsidRDefault="00A2496E" w:rsidP="00842A9A">
      <w:pPr>
        <w:pStyle w:val="af2"/>
      </w:pPr>
      <w:r>
        <w:rPr>
          <w:rStyle w:val="af4"/>
        </w:rPr>
        <w:annotationRef/>
      </w:r>
      <w:r>
        <w:rPr>
          <w:lang w:val="sv-SE"/>
        </w:rPr>
        <w:t>Maybe specify that bronphenol blue test is for Glu14 and ninhydrin for all other couplings except Asn21.</w:t>
      </w:r>
      <w:r>
        <w:rPr>
          <w:lang w:val="sv-SE"/>
        </w:rPr>
        <w:br/>
      </w:r>
      <w:r>
        <w:rPr>
          <w:lang w:val="sv-SE"/>
        </w:rPr>
        <w:br/>
        <w:t>Also keeping this as placeholder for potential addition of the chloranil coupling test for Asn21 pending further discussions.</w:t>
      </w:r>
    </w:p>
  </w:comment>
  <w:comment w:id="46" w:author="fuzhonghua" w:date="2026-10-28T12:39:00Z" w:initials="FZ">
    <w:p w14:paraId="2907DFFE" w14:textId="1DE651DF" w:rsidR="005F261E" w:rsidRDefault="005F261E" w:rsidP="003E59D2">
      <w:pPr>
        <w:pStyle w:val="af2"/>
      </w:pPr>
      <w:r>
        <w:rPr>
          <w:rStyle w:val="af4"/>
        </w:rPr>
        <w:annotationRef/>
      </w:r>
      <w:r w:rsidRPr="005F261E">
        <w:rPr>
          <w:color w:val="0000FF"/>
        </w:rPr>
        <w:t>Revised</w:t>
      </w:r>
    </w:p>
  </w:comment>
  <w:comment w:id="61" w:author="Yu Lin Zhao" w:date="2026-08-03T22:50:00Z" w:initials="YZ">
    <w:p w14:paraId="5D71D328" w14:textId="77777777" w:rsidR="00A2496E" w:rsidRDefault="00A2496E" w:rsidP="004931E2">
      <w:pPr>
        <w:pStyle w:val="CommentText1"/>
      </w:pPr>
      <w:r>
        <w:rPr>
          <w:rStyle w:val="CommentReference1"/>
        </w:rPr>
        <w:annotationRef/>
      </w:r>
      <w:r>
        <w:t>Have we already referred to L1 Step1 ORA document as the template? There is no specific step index here.</w:t>
      </w:r>
    </w:p>
  </w:comment>
  <w:comment w:id="62" w:author="fuzhonghua" w:date="2026-08-04T10:43:00Z" w:initials="FZ">
    <w:p w14:paraId="3E802959" w14:textId="25C3EE91" w:rsidR="00A2496E" w:rsidRDefault="00A2496E">
      <w:pPr>
        <w:pStyle w:val="CommentText1"/>
      </w:pPr>
      <w:r>
        <w:rPr>
          <w:rStyle w:val="CommentReference1"/>
        </w:rPr>
        <w:annotationRef/>
      </w:r>
      <w:r w:rsidRPr="0087325E">
        <w:t xml:space="preserve">Yes, we use </w:t>
      </w:r>
      <w:r w:rsidRPr="0087325E">
        <w:rPr>
          <w:rFonts w:hint="eastAsia"/>
        </w:rPr>
        <w:t>t</w:t>
      </w:r>
      <w:r w:rsidRPr="0087325E">
        <w:t>he L1 Step1 ORA document as the template. The CQA is for product ASYM-140020.</w:t>
      </w:r>
    </w:p>
  </w:comment>
  <w:comment w:id="64" w:author="Yu Lin Zhao" w:date="2026-08-03T22:52:00Z" w:initials="YZ">
    <w:p w14:paraId="120B5D4D" w14:textId="77777777" w:rsidR="00A2496E" w:rsidRDefault="00A2496E" w:rsidP="004931E2">
      <w:pPr>
        <w:pStyle w:val="CommentText1"/>
      </w:pPr>
      <w:r>
        <w:rPr>
          <w:rStyle w:val="CommentReference1"/>
        </w:rPr>
        <w:annotationRef/>
      </w:r>
      <w:r>
        <w:t xml:space="preserve">No appearance </w:t>
      </w:r>
      <w:proofErr w:type="gramStart"/>
      <w:r>
        <w:t>check</w:t>
      </w:r>
      <w:proofErr w:type="gramEnd"/>
      <w:r>
        <w:t xml:space="preserve"> in 1</w:t>
      </w:r>
      <w:r>
        <w:rPr>
          <w:vertAlign w:val="superscript"/>
        </w:rPr>
        <w:t>st</w:t>
      </w:r>
      <w:r>
        <w:t xml:space="preserve"> step? </w:t>
      </w:r>
    </w:p>
  </w:comment>
  <w:comment w:id="65" w:author="fuzhonghua" w:date="2026-08-04T09:41:00Z" w:initials="FZ">
    <w:p w14:paraId="307525AE" w14:textId="53E5A379" w:rsidR="00A2496E" w:rsidRDefault="00A2496E">
      <w:pPr>
        <w:pStyle w:val="CommentText1"/>
      </w:pPr>
      <w:r>
        <w:rPr>
          <w:rStyle w:val="CommentReference1"/>
        </w:rPr>
        <w:annotationRef/>
      </w:r>
      <w:r w:rsidRPr="0087325E">
        <w:t>Y</w:t>
      </w:r>
      <w:r w:rsidRPr="0087325E">
        <w:rPr>
          <w:rFonts w:hint="eastAsia"/>
        </w:rPr>
        <w:t>es</w:t>
      </w:r>
      <w:r w:rsidRPr="0087325E">
        <w:t xml:space="preserve">, </w:t>
      </w:r>
      <w:r w:rsidRPr="0087325E">
        <w:rPr>
          <w:rFonts w:hint="eastAsia"/>
        </w:rPr>
        <w:t>a</w:t>
      </w:r>
      <w:r w:rsidRPr="0087325E">
        <w:t>ppearance is recorded only upon receiving materials for production</w:t>
      </w:r>
    </w:p>
  </w:comment>
  <w:comment w:id="66" w:author="fuzhonghua" w:date="2026-08-22T11:05:00Z" w:initials="FZ">
    <w:p w14:paraId="068532B5" w14:textId="4232BBC7" w:rsidR="00A2496E" w:rsidRPr="004C081C" w:rsidRDefault="00A2496E">
      <w:pPr>
        <w:pStyle w:val="af2"/>
      </w:pPr>
      <w:r w:rsidRPr="004C081C">
        <w:rPr>
          <w:rStyle w:val="af4"/>
        </w:rPr>
        <w:annotationRef/>
      </w:r>
      <w:r w:rsidRPr="004C081C">
        <w:t xml:space="preserve">So we need deleted it </w:t>
      </w:r>
    </w:p>
  </w:comment>
  <w:comment w:id="69" w:author="fuzhonghua" w:date="2026-10-27T18:41:00Z" w:initials="FZ">
    <w:p w14:paraId="2D63A5BD" w14:textId="77777777" w:rsidR="00A2496E" w:rsidRPr="00025CAC" w:rsidRDefault="00A2496E" w:rsidP="00221579">
      <w:pPr>
        <w:pStyle w:val="af2"/>
        <w:rPr>
          <w:color w:val="0000FF"/>
        </w:rPr>
      </w:pPr>
      <w:r w:rsidRPr="00025CAC">
        <w:rPr>
          <w:rStyle w:val="af4"/>
          <w:color w:val="0000FF"/>
        </w:rPr>
        <w:annotationRef/>
      </w:r>
      <w:r w:rsidRPr="00025CAC">
        <w:rPr>
          <w:color w:val="0000FF"/>
        </w:rPr>
        <w:t>Modified based on the L3 document.</w:t>
      </w:r>
    </w:p>
    <w:p w14:paraId="621684A5" w14:textId="14EBA827" w:rsidR="00A2496E" w:rsidRDefault="00A2496E">
      <w:pPr>
        <w:pStyle w:val="af2"/>
      </w:pPr>
    </w:p>
  </w:comment>
  <w:comment w:id="74" w:author="Johan Granander" w:date="2026-10-27T18:29:00Z" w:initials="JG">
    <w:p w14:paraId="3CABB94C" w14:textId="77777777" w:rsidR="00A2496E" w:rsidRDefault="00A2496E" w:rsidP="00362F12">
      <w:pPr>
        <w:pStyle w:val="af2"/>
      </w:pPr>
      <w:r>
        <w:rPr>
          <w:rStyle w:val="af4"/>
        </w:rPr>
        <w:annotationRef/>
      </w:r>
      <w:r>
        <w:rPr>
          <w:lang w:val="sv-SE"/>
        </w:rPr>
        <w:t>Adding placeholder in case we need to add chloranil test IPC after coupling.</w:t>
      </w:r>
    </w:p>
  </w:comment>
  <w:comment w:id="75" w:author="fuzhonghua" w:date="2026-10-28T13:07:00Z" w:initials="FZ">
    <w:p w14:paraId="3C9FA4D7" w14:textId="3B7AEAB0" w:rsidR="00B81D55" w:rsidRPr="00B81D55" w:rsidRDefault="00712D30">
      <w:pPr>
        <w:pStyle w:val="af2"/>
        <w:rPr>
          <w:color w:val="0000FF"/>
        </w:rPr>
      </w:pPr>
      <w:r w:rsidRPr="00712D30">
        <w:rPr>
          <w:rStyle w:val="af4"/>
          <w:color w:val="0000FF"/>
        </w:rPr>
        <w:annotationRef/>
      </w:r>
      <w:r w:rsidRPr="00712D30">
        <w:rPr>
          <w:color w:val="0000FF"/>
        </w:rPr>
        <w:t>Previously it was FIO, this needs to be discussed</w:t>
      </w:r>
      <w:r w:rsidR="00B81D55">
        <w:rPr>
          <w:color w:val="0000FF"/>
        </w:rPr>
        <w:t>,</w:t>
      </w:r>
      <w:r w:rsidR="00B81D55" w:rsidRPr="00B81D55">
        <w:rPr>
          <w:color w:val="0000FF"/>
        </w:rPr>
        <w:t xml:space="preserve"> </w:t>
      </w:r>
      <w:proofErr w:type="gramStart"/>
      <w:r w:rsidR="00B81D55" w:rsidRPr="00B81D55">
        <w:rPr>
          <w:color w:val="0000FF"/>
        </w:rPr>
        <w:t>If</w:t>
      </w:r>
      <w:proofErr w:type="gramEnd"/>
      <w:r w:rsidR="00B81D55" w:rsidRPr="00B81D55">
        <w:rPr>
          <w:color w:val="0000FF"/>
        </w:rPr>
        <w:t xml:space="preserve"> it is ultimately decided to add it</w:t>
      </w:r>
    </w:p>
    <w:p w14:paraId="1701A4D1" w14:textId="7B6042D0" w:rsidR="00712D30" w:rsidRPr="00B81D55" w:rsidRDefault="00B81D55">
      <w:pPr>
        <w:pStyle w:val="af2"/>
        <w:rPr>
          <w:color w:val="0000FF"/>
        </w:rPr>
      </w:pPr>
      <w:r w:rsidRPr="00B81D55">
        <w:rPr>
          <w:rFonts w:ascii="Arial" w:hAnsi="Arial" w:cs="Arial"/>
          <w:color w:val="0000FF"/>
          <w:sz w:val="20"/>
          <w:szCs w:val="20"/>
        </w:rPr>
        <w:t xml:space="preserve">4. </w:t>
      </w:r>
      <w:proofErr w:type="spellStart"/>
      <w:r w:rsidRPr="00B81D55">
        <w:rPr>
          <w:rFonts w:ascii="Arial" w:hAnsi="Arial" w:cs="Arial"/>
          <w:color w:val="0000FF"/>
          <w:sz w:val="20"/>
          <w:szCs w:val="20"/>
        </w:rPr>
        <w:t>Ninhydrin</w:t>
      </w:r>
      <w:proofErr w:type="spellEnd"/>
      <w:r w:rsidRPr="00B81D55">
        <w:rPr>
          <w:rFonts w:ascii="Arial" w:hAnsi="Arial" w:cs="Arial"/>
          <w:color w:val="0000FF"/>
          <w:sz w:val="20"/>
          <w:szCs w:val="20"/>
        </w:rPr>
        <w:t xml:space="preserve"> test IPC after coupling (coupling completion confirmation — negative).</w:t>
      </w:r>
      <w:r>
        <w:rPr>
          <w:rFonts w:ascii="Arial" w:hAnsi="Arial" w:cs="Arial"/>
          <w:color w:val="0000FF"/>
          <w:sz w:val="20"/>
          <w:szCs w:val="20"/>
        </w:rPr>
        <w:t xml:space="preserve"> </w:t>
      </w:r>
    </w:p>
  </w:comment>
  <w:comment w:id="81" w:author="Johan Granander" w:date="2026-10-27T18:30:00Z" w:initials="JG">
    <w:p w14:paraId="04B4E37B" w14:textId="77777777" w:rsidR="00A2496E" w:rsidRDefault="00A2496E" w:rsidP="00892A51">
      <w:pPr>
        <w:pStyle w:val="af2"/>
      </w:pPr>
      <w:r>
        <w:rPr>
          <w:rStyle w:val="af4"/>
        </w:rPr>
        <w:annotationRef/>
      </w:r>
      <w:r>
        <w:rPr>
          <w:lang w:val="sv-SE"/>
        </w:rPr>
        <w:t>Typo ’except’</w:t>
      </w:r>
    </w:p>
  </w:comment>
  <w:comment w:id="82" w:author="fuzhonghua" w:date="2026-10-28T11:04:00Z" w:initials="FZ">
    <w:p w14:paraId="266BFBD9" w14:textId="335D72EE" w:rsidR="00A2496E" w:rsidRPr="00764C35" w:rsidRDefault="00A2496E" w:rsidP="00764C35">
      <w:pPr>
        <w:pStyle w:val="af2"/>
        <w:rPr>
          <w:color w:val="0000FF"/>
        </w:rPr>
      </w:pPr>
      <w:r>
        <w:rPr>
          <w:rStyle w:val="af4"/>
        </w:rPr>
        <w:annotationRef/>
      </w:r>
      <w:r w:rsidRPr="00764C35">
        <w:rPr>
          <w:color w:val="0000FF"/>
        </w:rPr>
        <w:t>Revised</w:t>
      </w:r>
    </w:p>
  </w:comment>
  <w:comment w:id="84" w:author="Johan Granander" w:date="2026-10-27T18:31:00Z" w:initials="JG">
    <w:p w14:paraId="7DCFB256" w14:textId="77777777" w:rsidR="00A2496E" w:rsidRDefault="00A2496E" w:rsidP="00FD625D">
      <w:pPr>
        <w:pStyle w:val="af2"/>
      </w:pPr>
      <w:r>
        <w:rPr>
          <w:rStyle w:val="af4"/>
        </w:rPr>
        <w:annotationRef/>
      </w:r>
      <w:r>
        <w:rPr>
          <w:lang w:val="sv-SE"/>
        </w:rPr>
        <w:t>This isnt a repeat... Maybe ’Perform Fmoc deprotection cycle’ is a better choice of words.</w:t>
      </w:r>
    </w:p>
  </w:comment>
  <w:comment w:id="85" w:author="fuzhonghua" w:date="2026-10-28T11:06:00Z" w:initials="FZ">
    <w:p w14:paraId="01EC1A35" w14:textId="6141D2A2" w:rsidR="00A2496E" w:rsidRDefault="00A2496E">
      <w:pPr>
        <w:pStyle w:val="af2"/>
      </w:pPr>
      <w:r>
        <w:rPr>
          <w:rStyle w:val="af4"/>
        </w:rPr>
        <w:annotationRef/>
      </w:r>
      <w:r w:rsidRPr="00764C35">
        <w:rPr>
          <w:color w:val="0000FF"/>
        </w:rPr>
        <w:t>Revised</w:t>
      </w:r>
    </w:p>
  </w:comment>
  <w:comment w:id="91" w:author="Johan Granander" w:date="2026-10-27T18:32:00Z" w:initials="JG">
    <w:p w14:paraId="318495D5" w14:textId="77777777" w:rsidR="00A2496E" w:rsidRDefault="00A2496E" w:rsidP="0020417E">
      <w:pPr>
        <w:pStyle w:val="af2"/>
      </w:pPr>
      <w:r>
        <w:rPr>
          <w:rStyle w:val="af4"/>
        </w:rPr>
        <w:annotationRef/>
      </w:r>
      <w:r>
        <w:rPr>
          <w:lang w:val="sv-SE"/>
        </w:rPr>
        <w:t>Align spacing between number and text so it matches the boxes above.</w:t>
      </w:r>
    </w:p>
  </w:comment>
  <w:comment w:id="92" w:author="fuzhonghua" w:date="2026-10-28T11:11:00Z" w:initials="FZ">
    <w:p w14:paraId="2A302E10" w14:textId="78702513" w:rsidR="00A2496E" w:rsidRDefault="00A2496E">
      <w:pPr>
        <w:pStyle w:val="af2"/>
      </w:pPr>
      <w:r>
        <w:rPr>
          <w:rStyle w:val="af4"/>
        </w:rPr>
        <w:annotationRef/>
      </w:r>
      <w:r w:rsidRPr="00092D86">
        <w:rPr>
          <w:color w:val="0000FF"/>
        </w:rPr>
        <w:t>O</w:t>
      </w:r>
      <w:r w:rsidRPr="00092D86">
        <w:rPr>
          <w:rFonts w:hint="eastAsia"/>
          <w:color w:val="0000FF"/>
        </w:rPr>
        <w:t>k</w:t>
      </w:r>
      <w:r w:rsidRPr="00092D86">
        <w:rPr>
          <w:color w:val="0000FF"/>
        </w:rPr>
        <w:t>, revised</w:t>
      </w:r>
    </w:p>
  </w:comment>
  <w:comment w:id="139" w:author="fuzhonghua" w:date="2026-10-27T18:42:00Z" w:initials="FZ">
    <w:p w14:paraId="2F8D5E99" w14:textId="77777777" w:rsidR="00A2496E" w:rsidRPr="00025CAC" w:rsidRDefault="00A2496E" w:rsidP="00B26B80">
      <w:pPr>
        <w:pStyle w:val="af2"/>
        <w:rPr>
          <w:color w:val="0000FF"/>
        </w:rPr>
      </w:pPr>
      <w:r w:rsidRPr="00025CAC">
        <w:rPr>
          <w:rStyle w:val="af4"/>
          <w:color w:val="0000FF"/>
        </w:rPr>
        <w:annotationRef/>
      </w:r>
      <w:r w:rsidRPr="00025CAC">
        <w:rPr>
          <w:color w:val="0000FF"/>
        </w:rPr>
        <w:t>Modified based on the L3 document.</w:t>
      </w:r>
    </w:p>
    <w:p w14:paraId="737B0093" w14:textId="50D1FA44" w:rsidR="00A2496E" w:rsidRDefault="00A2496E">
      <w:pPr>
        <w:pStyle w:val="af2"/>
      </w:pPr>
    </w:p>
  </w:comment>
  <w:comment w:id="142" w:author="Johan Granander" w:date="2026-10-27T18:33:00Z" w:initials="JG">
    <w:p w14:paraId="56BA79C2" w14:textId="77777777" w:rsidR="00A2496E" w:rsidRDefault="00A2496E" w:rsidP="00F3244F">
      <w:pPr>
        <w:pStyle w:val="af2"/>
      </w:pPr>
      <w:r>
        <w:rPr>
          <w:rStyle w:val="af4"/>
        </w:rPr>
        <w:annotationRef/>
      </w:r>
      <w:r>
        <w:rPr>
          <w:lang w:val="sv-SE"/>
        </w:rPr>
        <w:t>This is an error in the PFD, only one wash is carried out.</w:t>
      </w:r>
    </w:p>
  </w:comment>
  <w:comment w:id="143" w:author="fuzhonghua" w:date="2026-10-28T12:40:00Z" w:initials="FZ">
    <w:p w14:paraId="5D5244E1" w14:textId="6CAD1230" w:rsidR="003F22DA" w:rsidRDefault="003F22DA">
      <w:pPr>
        <w:pStyle w:val="af2"/>
      </w:pPr>
      <w:r>
        <w:rPr>
          <w:rStyle w:val="af4"/>
        </w:rPr>
        <w:annotationRef/>
      </w:r>
      <w:r w:rsidRPr="001B0203">
        <w:rPr>
          <w:color w:val="0000FF"/>
        </w:rPr>
        <w:t>O</w:t>
      </w:r>
      <w:r w:rsidRPr="001B0203">
        <w:rPr>
          <w:rFonts w:hint="eastAsia"/>
          <w:color w:val="0000FF"/>
        </w:rPr>
        <w:t>k</w:t>
      </w:r>
      <w:r w:rsidRPr="001B0203">
        <w:rPr>
          <w:color w:val="0000FF"/>
        </w:rPr>
        <w:t xml:space="preserve">, </w:t>
      </w:r>
      <w:proofErr w:type="gramStart"/>
      <w:r w:rsidRPr="001D096D">
        <w:rPr>
          <w:color w:val="0000FF"/>
        </w:rPr>
        <w:t>It</w:t>
      </w:r>
      <w:proofErr w:type="gramEnd"/>
      <w:r w:rsidRPr="001D096D">
        <w:rPr>
          <w:color w:val="0000FF"/>
        </w:rPr>
        <w:t xml:space="preserve"> will be updated accordingly if the PFD document is </w:t>
      </w:r>
      <w:r w:rsidR="00C51ED9">
        <w:rPr>
          <w:color w:val="0000FF"/>
        </w:rPr>
        <w:t xml:space="preserve">updated </w:t>
      </w:r>
    </w:p>
  </w:comment>
  <w:comment w:id="144" w:author="Johan Granander" w:date="2026-10-27T18:33:00Z" w:initials="JG">
    <w:p w14:paraId="460D7C11" w14:textId="77777777" w:rsidR="00A2496E" w:rsidRDefault="00A2496E" w:rsidP="00FF7091">
      <w:pPr>
        <w:pStyle w:val="af2"/>
      </w:pPr>
      <w:r>
        <w:rPr>
          <w:rStyle w:val="af4"/>
        </w:rPr>
        <w:annotationRef/>
      </w:r>
      <w:r>
        <w:rPr>
          <w:lang w:val="sv-SE"/>
        </w:rPr>
        <w:t>This is an error in the PFD, only one wash is carried out.</w:t>
      </w:r>
    </w:p>
  </w:comment>
  <w:comment w:id="145" w:author="fuzhonghua" w:date="2026-10-28T11:12:00Z" w:initials="FZ">
    <w:p w14:paraId="1AC9CBE8" w14:textId="5607EB2E" w:rsidR="00A2496E" w:rsidRDefault="00A2496E" w:rsidP="00C51ED9">
      <w:pPr>
        <w:pStyle w:val="af2"/>
      </w:pPr>
      <w:r>
        <w:rPr>
          <w:rStyle w:val="af4"/>
        </w:rPr>
        <w:annotationRef/>
      </w:r>
      <w:r w:rsidR="00C51ED9" w:rsidRPr="001B0203">
        <w:rPr>
          <w:color w:val="0000FF"/>
        </w:rPr>
        <w:t>O</w:t>
      </w:r>
      <w:r w:rsidR="00C51ED9" w:rsidRPr="001B0203">
        <w:rPr>
          <w:rFonts w:hint="eastAsia"/>
          <w:color w:val="0000FF"/>
        </w:rPr>
        <w:t>k</w:t>
      </w:r>
      <w:r w:rsidR="00C51ED9" w:rsidRPr="001B0203">
        <w:rPr>
          <w:color w:val="0000FF"/>
        </w:rPr>
        <w:t xml:space="preserve">, </w:t>
      </w:r>
      <w:proofErr w:type="gramStart"/>
      <w:r w:rsidR="00C51ED9" w:rsidRPr="001D096D">
        <w:rPr>
          <w:color w:val="0000FF"/>
        </w:rPr>
        <w:t>It</w:t>
      </w:r>
      <w:proofErr w:type="gramEnd"/>
      <w:r w:rsidR="00C51ED9" w:rsidRPr="001D096D">
        <w:rPr>
          <w:color w:val="0000FF"/>
        </w:rPr>
        <w:t xml:space="preserve"> will be updated accordingly if the PFD document is </w:t>
      </w:r>
      <w:r w:rsidR="00C51ED9">
        <w:rPr>
          <w:color w:val="0000FF"/>
        </w:rPr>
        <w:t>updated</w:t>
      </w:r>
    </w:p>
  </w:comment>
  <w:comment w:id="146" w:author="Johan Granander" w:date="2026-10-27T18:35:00Z" w:initials="JG">
    <w:p w14:paraId="3A5F64C0" w14:textId="77777777" w:rsidR="00A2496E" w:rsidRDefault="00A2496E" w:rsidP="00F13AFD">
      <w:pPr>
        <w:pStyle w:val="af2"/>
      </w:pPr>
      <w:r>
        <w:rPr>
          <w:rStyle w:val="af4"/>
        </w:rPr>
        <w:annotationRef/>
      </w:r>
      <w:r>
        <w:rPr>
          <w:lang w:val="sv-SE"/>
        </w:rPr>
        <w:t>This needs to be split into two entries, one ’IPAc wash quantity (Standard AA)’ and one ’IPAc wash quantity (Pre-Orn11 coupling)’ where the latter uses 10x washes instead of 4x. This is an error in the PFD which failed to account for the extended wash in this step.</w:t>
      </w:r>
    </w:p>
  </w:comment>
  <w:comment w:id="147" w:author="fuzhonghua" w:date="2026-10-28T11:13:00Z" w:initials="FZ">
    <w:p w14:paraId="32714BA9" w14:textId="224649E9" w:rsidR="001A2A62" w:rsidRDefault="001A2A62" w:rsidP="00C51ED9">
      <w:pPr>
        <w:pStyle w:val="af2"/>
      </w:pPr>
      <w:r>
        <w:rPr>
          <w:rStyle w:val="af4"/>
        </w:rPr>
        <w:annotationRef/>
      </w:r>
      <w:r w:rsidR="00C51ED9" w:rsidRPr="001B0203">
        <w:rPr>
          <w:color w:val="0000FF"/>
        </w:rPr>
        <w:t>O</w:t>
      </w:r>
      <w:r w:rsidR="00C51ED9" w:rsidRPr="001B0203">
        <w:rPr>
          <w:rFonts w:hint="eastAsia"/>
          <w:color w:val="0000FF"/>
        </w:rPr>
        <w:t>k</w:t>
      </w:r>
      <w:r w:rsidR="00C51ED9" w:rsidRPr="001B0203">
        <w:rPr>
          <w:color w:val="0000FF"/>
        </w:rPr>
        <w:t xml:space="preserve">, </w:t>
      </w:r>
      <w:proofErr w:type="gramStart"/>
      <w:r w:rsidR="00C51ED9" w:rsidRPr="001D096D">
        <w:rPr>
          <w:color w:val="0000FF"/>
        </w:rPr>
        <w:t>It</w:t>
      </w:r>
      <w:proofErr w:type="gramEnd"/>
      <w:r w:rsidR="00C51ED9" w:rsidRPr="001D096D">
        <w:rPr>
          <w:color w:val="0000FF"/>
        </w:rPr>
        <w:t xml:space="preserve"> will be updated accordingly if the PFD document is </w:t>
      </w:r>
      <w:r w:rsidR="00C51ED9">
        <w:rPr>
          <w:color w:val="0000FF"/>
        </w:rPr>
        <w:t>updated</w:t>
      </w:r>
    </w:p>
  </w:comment>
  <w:comment w:id="168" w:author="fuzhonghua" w:date="2026-10-27T18:48:00Z" w:initials="FZ">
    <w:p w14:paraId="5839798E" w14:textId="77777777" w:rsidR="00A2496E" w:rsidRPr="00025CAC" w:rsidRDefault="00A2496E" w:rsidP="00C4741D">
      <w:pPr>
        <w:pStyle w:val="af2"/>
        <w:rPr>
          <w:color w:val="0000FF"/>
        </w:rPr>
      </w:pPr>
      <w:r>
        <w:rPr>
          <w:rStyle w:val="af4"/>
        </w:rPr>
        <w:annotationRef/>
      </w:r>
      <w:r w:rsidRPr="00025CAC">
        <w:rPr>
          <w:rStyle w:val="af4"/>
          <w:color w:val="0000FF"/>
        </w:rPr>
        <w:annotationRef/>
      </w:r>
      <w:r w:rsidRPr="00025CAC">
        <w:rPr>
          <w:color w:val="0000FF"/>
        </w:rPr>
        <w:t>Modified based on the L3 document.</w:t>
      </w:r>
    </w:p>
    <w:p w14:paraId="2FF92629" w14:textId="77777777" w:rsidR="00A2496E" w:rsidRDefault="00A2496E" w:rsidP="00C4741D">
      <w:pPr>
        <w:pStyle w:val="af2"/>
      </w:pPr>
    </w:p>
    <w:p w14:paraId="33274C6B" w14:textId="05AB842F" w:rsidR="00A2496E" w:rsidRPr="00C4741D" w:rsidRDefault="00A2496E">
      <w:pPr>
        <w:pStyle w:val="af2"/>
      </w:pPr>
    </w:p>
  </w:comment>
  <w:comment w:id="169" w:author="Diedra Shorty-Duffie" w:date="2026-07-29T14:00:00Z" w:initials="DS">
    <w:p w14:paraId="07EB4063" w14:textId="77777777" w:rsidR="00A2496E" w:rsidRDefault="00A2496E" w:rsidP="00FE5589">
      <w:pPr>
        <w:pStyle w:val="CommentText1"/>
      </w:pPr>
      <w:r>
        <w:rPr>
          <w:rStyle w:val="CommentReference1"/>
        </w:rPr>
        <w:annotationRef/>
      </w:r>
      <w:r>
        <w:t xml:space="preserve">Confirm glovebox learnings from L1 document </w:t>
      </w:r>
    </w:p>
  </w:comment>
  <w:comment w:id="170" w:author="fuzhonghua" w:date="2026-07-31T10:31:00Z" w:initials="ZF">
    <w:p w14:paraId="6711C5EB" w14:textId="77777777" w:rsidR="00A2496E" w:rsidRPr="00307443" w:rsidRDefault="00A2496E" w:rsidP="00FE5589">
      <w:pPr>
        <w:pStyle w:val="CommentText1"/>
      </w:pPr>
      <w:r>
        <w:rPr>
          <w:rStyle w:val="CommentReference1"/>
        </w:rPr>
        <w:annotationRef/>
      </w:r>
      <w:r>
        <w:t>F</w:t>
      </w:r>
      <w:r>
        <w:rPr>
          <w:rFonts w:hint="eastAsia"/>
        </w:rPr>
        <w:t>or</w:t>
      </w:r>
      <w:r>
        <w:t xml:space="preserve"> now, </w:t>
      </w:r>
      <w:r>
        <w:rPr>
          <w:rFonts w:hint="eastAsia"/>
        </w:rPr>
        <w:t>the</w:t>
      </w:r>
      <w:r>
        <w:t xml:space="preserve"> </w:t>
      </w:r>
      <w:r w:rsidRPr="00DE72AC">
        <w:t xml:space="preserve">control strategy </w:t>
      </w:r>
      <w:r>
        <w:t>is same with L</w:t>
      </w:r>
      <w:proofErr w:type="gramStart"/>
      <w:r>
        <w:t>1 ,</w:t>
      </w:r>
      <w:proofErr w:type="gramEnd"/>
      <w:r w:rsidRPr="00E048EA">
        <w:t xml:space="preserve"> </w:t>
      </w:r>
      <w:r>
        <w:rPr>
          <w:rFonts w:hint="eastAsia"/>
        </w:rPr>
        <w:t>w</w:t>
      </w:r>
      <w:r>
        <w:t>e will update it in real time to reflect any changes in L1.</w:t>
      </w:r>
    </w:p>
  </w:comment>
  <w:comment w:id="171" w:author="Yu Lin Zhao" w:date="2026-08-03T23:12:00Z" w:initials="YZ">
    <w:p w14:paraId="2FE2ABCD" w14:textId="77777777" w:rsidR="00A2496E" w:rsidRDefault="00A2496E" w:rsidP="00FE5589">
      <w:pPr>
        <w:pStyle w:val="CommentText1"/>
      </w:pPr>
      <w:r>
        <w:rPr>
          <w:rStyle w:val="CommentReference1"/>
        </w:rPr>
        <w:annotationRef/>
      </w:r>
      <w:r>
        <w:t>To be separately listed.</w:t>
      </w:r>
    </w:p>
  </w:comment>
  <w:comment w:id="172" w:author="fuzhonghua" w:date="2026-08-04T10:48:00Z" w:initials="FZ">
    <w:p w14:paraId="25E5B2BD" w14:textId="77777777" w:rsidR="00A2496E" w:rsidRDefault="00A2496E" w:rsidP="00FE5589">
      <w:pPr>
        <w:pStyle w:val="CommentText1"/>
      </w:pPr>
      <w:r>
        <w:rPr>
          <w:rStyle w:val="CommentReference1"/>
        </w:rPr>
        <w:annotationRef/>
      </w:r>
      <w:r w:rsidRPr="004E32D1">
        <w:t>Ok, revised</w:t>
      </w:r>
    </w:p>
  </w:comment>
  <w:comment w:id="173" w:author="Yu Lin Zhao" w:date="2026-08-03T23:17:00Z" w:initials="YZ">
    <w:p w14:paraId="7806B946" w14:textId="77777777" w:rsidR="00A2496E" w:rsidRDefault="00A2496E" w:rsidP="00FE5589">
      <w:pPr>
        <w:pStyle w:val="CommentText1"/>
      </w:pPr>
      <w:r>
        <w:rPr>
          <w:rStyle w:val="CommentReference1"/>
        </w:rPr>
        <w:annotationRef/>
      </w:r>
      <w:r>
        <w:t>Reduplicative “2.6”</w:t>
      </w:r>
    </w:p>
  </w:comment>
  <w:comment w:id="174" w:author="fuzhonghua" w:date="2026-08-04T09:46:00Z" w:initials="FZ">
    <w:p w14:paraId="34FEB09C" w14:textId="77777777" w:rsidR="00A2496E" w:rsidRPr="004E32D1" w:rsidRDefault="00A2496E" w:rsidP="00FE5589">
      <w:pPr>
        <w:pStyle w:val="CommentText1"/>
      </w:pPr>
      <w:r w:rsidRPr="004E32D1">
        <w:rPr>
          <w:rStyle w:val="CommentReference1"/>
        </w:rPr>
        <w:annotationRef/>
      </w:r>
      <w:r w:rsidRPr="004E32D1">
        <w:t>Thank you for careful review. It has been revised</w:t>
      </w:r>
    </w:p>
  </w:comment>
  <w:comment w:id="175" w:author="Diedra Shorty-Duffie" w:date="2026-07-29T14:01:00Z" w:initials="DS">
    <w:p w14:paraId="29CA2604" w14:textId="77777777" w:rsidR="00A2496E" w:rsidRDefault="00A2496E" w:rsidP="00FE5589">
      <w:pPr>
        <w:pStyle w:val="CommentText1"/>
      </w:pPr>
      <w:r w:rsidRPr="0063601A">
        <w:rPr>
          <w:rStyle w:val="CommentReference1"/>
          <w:color w:val="0000FF"/>
        </w:rPr>
        <w:annotationRef/>
      </w:r>
      <w:r>
        <w:t>Add requirement that each abnormal agitator stop is individually recorded/logged.</w:t>
      </w:r>
    </w:p>
  </w:comment>
  <w:comment w:id="176" w:author="fuzhonghua" w:date="2026-07-31T11:04:00Z" w:initials="ZF">
    <w:p w14:paraId="4B213D05" w14:textId="77777777" w:rsidR="00A2496E" w:rsidRDefault="00A2496E" w:rsidP="00FE5589">
      <w:pPr>
        <w:pStyle w:val="CommentText1"/>
      </w:pPr>
      <w:r>
        <w:rPr>
          <w:rStyle w:val="CommentReference1"/>
        </w:rPr>
        <w:annotationRef/>
      </w:r>
      <w:r>
        <w:t>It is added now.</w:t>
      </w:r>
    </w:p>
  </w:comment>
  <w:comment w:id="177" w:author="Yu Lin Zhao" w:date="2026-08-03T23:19:00Z" w:initials="YZ">
    <w:p w14:paraId="552ED34A" w14:textId="77777777" w:rsidR="00A2496E" w:rsidRDefault="00A2496E" w:rsidP="00FE5589">
      <w:pPr>
        <w:pStyle w:val="CommentText1"/>
      </w:pPr>
      <w:r>
        <w:rPr>
          <w:rStyle w:val="CommentReference1"/>
        </w:rPr>
        <w:annotationRef/>
      </w:r>
      <w:r>
        <w:t>To add abnormity event record process.</w:t>
      </w:r>
    </w:p>
  </w:comment>
  <w:comment w:id="195" w:author="Johan Granander" w:date="2026-10-27T18:40:00Z" w:initials="JG">
    <w:p w14:paraId="5985986B" w14:textId="77777777" w:rsidR="00A2496E" w:rsidRDefault="00A2496E" w:rsidP="005B7AAB">
      <w:pPr>
        <w:pStyle w:val="af2"/>
      </w:pPr>
      <w:r>
        <w:rPr>
          <w:rStyle w:val="af4"/>
        </w:rPr>
        <w:annotationRef/>
      </w:r>
      <w:r>
        <w:rPr>
          <w:lang w:val="sv-SE"/>
        </w:rPr>
        <w:t>This is the Lilly QA code for L2, not the document number. The document number is ’WI-61120’. This might have to be changed in multiple locations if it is the document number that you want to show.</w:t>
      </w:r>
    </w:p>
  </w:comment>
  <w:comment w:id="196" w:author="fuzhonghua" w:date="2026-10-28T19:16:00Z" w:initials="FZ">
    <w:p w14:paraId="7AD40919" w14:textId="7CCFE462" w:rsidR="00225A10" w:rsidRDefault="00225A10" w:rsidP="00225A10">
      <w:pPr>
        <w:pStyle w:val="af2"/>
      </w:pPr>
      <w:r>
        <w:rPr>
          <w:rStyle w:val="af4"/>
        </w:rPr>
        <w:annotationRef/>
      </w:r>
    </w:p>
    <w:p w14:paraId="336E0DA7" w14:textId="7B2E25F3" w:rsidR="00225A10" w:rsidRDefault="00225A10" w:rsidP="00225A10">
      <w:pPr>
        <w:pStyle w:val="af2"/>
      </w:pPr>
      <w:r w:rsidRPr="00225A10">
        <w:rPr>
          <w:color w:val="0000FF"/>
        </w:rPr>
        <w:t>Thank you for the reminder, it has been revised</w:t>
      </w:r>
    </w:p>
    <w:p w14:paraId="247E0F89" w14:textId="3B2219F5" w:rsidR="00225A10" w:rsidRDefault="00225A10" w:rsidP="00225A10">
      <w:pPr>
        <w:pStyle w:val="af2"/>
      </w:pPr>
    </w:p>
  </w:comment>
  <w:comment w:id="199" w:author="Johan Granander" w:date="2026-10-27T18:41:00Z" w:initials="JG">
    <w:p w14:paraId="28B62F6C" w14:textId="77777777" w:rsidR="00A2496E" w:rsidRDefault="00A2496E" w:rsidP="005B7AAB">
      <w:pPr>
        <w:pStyle w:val="af2"/>
      </w:pPr>
      <w:r>
        <w:rPr>
          <w:rStyle w:val="af4"/>
        </w:rPr>
        <w:annotationRef/>
      </w:r>
      <w:r>
        <w:rPr>
          <w:lang w:val="sv-SE"/>
        </w:rPr>
        <w:t>The defined abbreviation for isopropylacetate at the beginning of the document is ’IPAc’. This may have to be changed in multiple locations.</w:t>
      </w:r>
    </w:p>
  </w:comment>
  <w:comment w:id="206" w:author="Johan Granander" w:date="2026-10-27T19:01:00Z" w:initials="JG">
    <w:p w14:paraId="61820B63" w14:textId="77777777" w:rsidR="00A2496E" w:rsidRDefault="00A2496E" w:rsidP="00E63F15">
      <w:pPr>
        <w:pStyle w:val="af2"/>
      </w:pPr>
      <w:r>
        <w:rPr>
          <w:rStyle w:val="af4"/>
        </w:rPr>
        <w:annotationRef/>
      </w:r>
      <w:r>
        <w:rPr>
          <w:lang w:val="sv-SE"/>
        </w:rPr>
        <w:t>Odd numbering.</w:t>
      </w:r>
    </w:p>
  </w:comment>
  <w:comment w:id="207" w:author="fuzhonghua" w:date="2026-10-28T11:15:00Z" w:initials="FZ">
    <w:p w14:paraId="09A0DB39" w14:textId="16B88BBD" w:rsidR="001B0140" w:rsidRDefault="001B0140">
      <w:pPr>
        <w:pStyle w:val="af2"/>
      </w:pPr>
      <w:r>
        <w:rPr>
          <w:rStyle w:val="af4"/>
        </w:rPr>
        <w:annotationRef/>
      </w:r>
      <w:r w:rsidRPr="001B0140">
        <w:rPr>
          <w:color w:val="0000FF"/>
          <w:lang w:val="sv-SE"/>
        </w:rPr>
        <w:t>Revised</w:t>
      </w:r>
    </w:p>
  </w:comment>
  <w:comment w:id="243" w:author="Diedra Shorty-Duffie" w:date="2026-07-29T14:10:00Z" w:initials="DS">
    <w:p w14:paraId="20E87637" w14:textId="77777777" w:rsidR="00A2496E" w:rsidRDefault="00A2496E" w:rsidP="00FE5589">
      <w:pPr>
        <w:pStyle w:val="CommentText1"/>
      </w:pPr>
      <w:r>
        <w:rPr>
          <w:rStyle w:val="CommentReference1"/>
        </w:rPr>
        <w:annotationRef/>
      </w:r>
      <w:proofErr w:type="spellStart"/>
      <w:r>
        <w:t>Sev</w:t>
      </w:r>
      <w:proofErr w:type="spellEnd"/>
      <w:r>
        <w:t xml:space="preserve"> 4/</w:t>
      </w:r>
      <w:proofErr w:type="spellStart"/>
      <w:r>
        <w:t>Occ</w:t>
      </w:r>
      <w:proofErr w:type="spellEnd"/>
      <w:r>
        <w:t xml:space="preserve"> 2/</w:t>
      </w:r>
      <w:proofErr w:type="spellStart"/>
      <w:r>
        <w:t>Det</w:t>
      </w:r>
      <w:proofErr w:type="spellEnd"/>
      <w:r>
        <w:t xml:space="preserve"> 2 computes to Low per the Section 3.4 matrix, and matches all other rows with this score combination (1.3, 3.6, 7.1, 7.5, 11.1, 11.4, 11.7). Should this be Low instead of Medium?</w:t>
      </w:r>
    </w:p>
  </w:comment>
  <w:comment w:id="244" w:author="Diedra Shorty-Duffie" w:date="2026-07-29T14:11:00Z" w:initials="DS">
    <w:p w14:paraId="110BE124" w14:textId="77777777" w:rsidR="00A2496E" w:rsidRDefault="00A2496E" w:rsidP="00FE5589">
      <w:pPr>
        <w:pStyle w:val="CommentText1"/>
      </w:pPr>
      <w:r>
        <w:rPr>
          <w:rStyle w:val="CommentReference1"/>
        </w:rPr>
        <w:annotationRef/>
      </w:r>
      <w:r>
        <w:t xml:space="preserve">Also color coding is different </w:t>
      </w:r>
    </w:p>
  </w:comment>
  <w:comment w:id="245" w:author="fuzhonghua" w:date="2026-07-31T10:44:00Z" w:initials="ZF">
    <w:p w14:paraId="0FC8EEA8" w14:textId="77777777" w:rsidR="00A2496E" w:rsidRDefault="00A2496E" w:rsidP="00FE5589">
      <w:pPr>
        <w:pStyle w:val="CommentText1"/>
      </w:pPr>
      <w:r>
        <w:rPr>
          <w:rStyle w:val="CommentReference1"/>
        </w:rPr>
        <w:annotationRef/>
      </w:r>
      <w:r>
        <w:t>Y</w:t>
      </w:r>
      <w:r>
        <w:rPr>
          <w:rFonts w:hint="eastAsia"/>
        </w:rPr>
        <w:t>o</w:t>
      </w:r>
      <w:r>
        <w:t>u are right, it is revised all.</w:t>
      </w:r>
    </w:p>
  </w:comment>
  <w:comment w:id="254" w:author="Diedra Shorty-Duffie" w:date="2026-07-29T14:11:00Z" w:initials="DS">
    <w:p w14:paraId="2A786EEF" w14:textId="77777777" w:rsidR="00A2496E" w:rsidRDefault="00A2496E" w:rsidP="00FE5589">
      <w:pPr>
        <w:pStyle w:val="CommentText1"/>
      </w:pPr>
      <w:r>
        <w:rPr>
          <w:rStyle w:val="CommentReference1"/>
        </w:rPr>
        <w:annotationRef/>
      </w:r>
      <w:proofErr w:type="spellStart"/>
      <w:r>
        <w:t>Sev</w:t>
      </w:r>
      <w:proofErr w:type="spellEnd"/>
      <w:r>
        <w:t xml:space="preserve"> 4/</w:t>
      </w:r>
      <w:proofErr w:type="spellStart"/>
      <w:r>
        <w:t>Occ</w:t>
      </w:r>
      <w:proofErr w:type="spellEnd"/>
      <w:r>
        <w:t xml:space="preserve"> 2/</w:t>
      </w:r>
      <w:proofErr w:type="spellStart"/>
      <w:r>
        <w:t>Det</w:t>
      </w:r>
      <w:proofErr w:type="spellEnd"/>
      <w:r>
        <w:t xml:space="preserve"> 2 computes to Low per the Section 3.4 matrix, and matches all other rows with this score combination (1.3, 3.6, 7.1, 7.5, 11.1, 11.4, 11.7). Should this be Low instead of Medium</w:t>
      </w:r>
    </w:p>
  </w:comment>
  <w:comment w:id="255" w:author="fuzhonghua" w:date="2026-07-31T13:34:00Z" w:initials="ZF">
    <w:p w14:paraId="6944A0BC" w14:textId="77777777" w:rsidR="00A2496E" w:rsidRDefault="00A2496E" w:rsidP="00FE5589">
      <w:pPr>
        <w:pStyle w:val="CommentText1"/>
      </w:pPr>
      <w:r>
        <w:rPr>
          <w:rStyle w:val="CommentReference1"/>
        </w:rPr>
        <w:annotationRef/>
      </w:r>
      <w:proofErr w:type="gramStart"/>
      <w:r>
        <w:t>Yes</w:t>
      </w:r>
      <w:proofErr w:type="gramEnd"/>
      <w:r>
        <w:t xml:space="preserve"> agree, It is revised.</w:t>
      </w:r>
    </w:p>
  </w:comment>
  <w:comment w:id="262" w:author="Johan Granander" w:date="2026-10-27T18:44:00Z" w:initials="JG">
    <w:p w14:paraId="74776D3D" w14:textId="77777777" w:rsidR="00A2496E" w:rsidRDefault="00A2496E" w:rsidP="00182F26">
      <w:pPr>
        <w:pStyle w:val="af2"/>
      </w:pPr>
      <w:r>
        <w:rPr>
          <w:rStyle w:val="af4"/>
        </w:rPr>
        <w:annotationRef/>
      </w:r>
      <w:r>
        <w:rPr>
          <w:lang w:val="sv-SE"/>
        </w:rPr>
        <w:t>Residual piperidine may also cleave the Fmoc group from the product during drying and storage.</w:t>
      </w:r>
    </w:p>
  </w:comment>
  <w:comment w:id="263" w:author="fuzhonghua" w:date="2026-10-28T13:11:00Z" w:initials="FZ">
    <w:p w14:paraId="3935A002" w14:textId="483CBF19" w:rsidR="00587D71" w:rsidRDefault="00587D71">
      <w:pPr>
        <w:pStyle w:val="af2"/>
      </w:pPr>
      <w:r>
        <w:rPr>
          <w:rStyle w:val="af4"/>
        </w:rPr>
        <w:annotationRef/>
      </w:r>
      <w:r w:rsidRPr="00587D71">
        <w:rPr>
          <w:color w:val="0000FF"/>
        </w:rPr>
        <w:t>Added</w:t>
      </w:r>
    </w:p>
  </w:comment>
  <w:comment w:id="274" w:author="fuzhonghua" w:date="2026-08-04T14:01:00Z" w:initials="FZ">
    <w:p w14:paraId="08D74B4E" w14:textId="77777777" w:rsidR="00A2496E" w:rsidRDefault="00A2496E" w:rsidP="00FE5589">
      <w:pPr>
        <w:pStyle w:val="CommentText1"/>
      </w:pPr>
      <w:r>
        <w:rPr>
          <w:rStyle w:val="CommentReference1"/>
        </w:rPr>
        <w:annotationRef/>
      </w:r>
      <w:r w:rsidRPr="00260D6C">
        <w:t>Appearance is only a record</w:t>
      </w:r>
    </w:p>
  </w:comment>
  <w:comment w:id="277" w:author="fuzhonghua" w:date="2026-10-27T18:51:00Z" w:initials="FZ">
    <w:p w14:paraId="358E6C8A" w14:textId="77777777" w:rsidR="00A2496E" w:rsidRPr="00025CAC" w:rsidRDefault="00A2496E" w:rsidP="00695415">
      <w:pPr>
        <w:pStyle w:val="af2"/>
        <w:rPr>
          <w:color w:val="0000FF"/>
        </w:rPr>
      </w:pPr>
      <w:r>
        <w:rPr>
          <w:rStyle w:val="af4"/>
        </w:rPr>
        <w:annotationRef/>
      </w:r>
      <w:r w:rsidRPr="00025CAC">
        <w:rPr>
          <w:rStyle w:val="af4"/>
          <w:color w:val="0000FF"/>
        </w:rPr>
        <w:annotationRef/>
      </w:r>
      <w:r w:rsidRPr="00025CAC">
        <w:rPr>
          <w:color w:val="0000FF"/>
        </w:rPr>
        <w:t>Modified based on the L3 document.</w:t>
      </w:r>
    </w:p>
    <w:p w14:paraId="33E6AB2C" w14:textId="77777777" w:rsidR="00A2496E" w:rsidRDefault="00A2496E" w:rsidP="00695415">
      <w:pPr>
        <w:pStyle w:val="af2"/>
      </w:pPr>
    </w:p>
    <w:p w14:paraId="31DE2E11" w14:textId="3399FD12" w:rsidR="00A2496E" w:rsidRPr="00695415" w:rsidRDefault="00A2496E">
      <w:pPr>
        <w:pStyle w:val="af2"/>
      </w:pPr>
    </w:p>
  </w:comment>
  <w:comment w:id="279" w:author="Johan Granander" w:date="2026-10-27T18:45:00Z" w:initials="JG">
    <w:p w14:paraId="28655A7F" w14:textId="77777777" w:rsidR="00A2496E" w:rsidRDefault="00A2496E" w:rsidP="00F338AD">
      <w:pPr>
        <w:pStyle w:val="af2"/>
      </w:pPr>
      <w:r>
        <w:rPr>
          <w:rStyle w:val="af4"/>
        </w:rPr>
        <w:annotationRef/>
      </w:r>
      <w:r>
        <w:rPr>
          <w:lang w:val="sv-SE"/>
        </w:rPr>
        <w:t>Please use ’rpm’ throughout document.</w:t>
      </w:r>
    </w:p>
  </w:comment>
  <w:comment w:id="280" w:author="fuzhonghua" w:date="2026-10-28T11:16:00Z" w:initials="FZ">
    <w:p w14:paraId="41662E7C" w14:textId="378CEE42" w:rsidR="001B7F7E" w:rsidRPr="001B7F7E" w:rsidRDefault="001B7F7E">
      <w:pPr>
        <w:pStyle w:val="af2"/>
      </w:pPr>
      <w:r>
        <w:rPr>
          <w:rStyle w:val="af4"/>
        </w:rPr>
        <w:annotationRef/>
      </w:r>
      <w:r w:rsidRPr="001302F4">
        <w:rPr>
          <w:rStyle w:val="af4"/>
          <w:color w:val="0000FF"/>
        </w:rPr>
        <w:annotationRef/>
      </w:r>
      <w:r w:rsidRPr="001302F4">
        <w:rPr>
          <w:rStyle w:val="af4"/>
          <w:color w:val="0000FF"/>
        </w:rPr>
        <w:t>Revised</w:t>
      </w:r>
    </w:p>
  </w:comment>
  <w:comment w:id="299" w:author="Johan Granander" w:date="2026-10-27T18:47:00Z" w:initials="JG">
    <w:p w14:paraId="4BEAE0AC" w14:textId="77777777" w:rsidR="00A2496E" w:rsidRDefault="00A2496E" w:rsidP="00904633">
      <w:pPr>
        <w:pStyle w:val="af2"/>
      </w:pPr>
      <w:r>
        <w:rPr>
          <w:rStyle w:val="af4"/>
        </w:rPr>
        <w:annotationRef/>
      </w:r>
      <w:r>
        <w:rPr>
          <w:lang w:val="sv-SE"/>
        </w:rPr>
        <w:t>’rpm’</w:t>
      </w:r>
    </w:p>
  </w:comment>
  <w:comment w:id="300" w:author="fuzhonghua" w:date="2026-10-28T11:18:00Z" w:initials="FZ">
    <w:p w14:paraId="4E96904A" w14:textId="7A77D511" w:rsidR="00502A61" w:rsidRDefault="00502A61">
      <w:pPr>
        <w:pStyle w:val="af2"/>
      </w:pPr>
      <w:r>
        <w:rPr>
          <w:rStyle w:val="af4"/>
        </w:rPr>
        <w:annotationRef/>
      </w:r>
      <w:r w:rsidR="00592DC7" w:rsidRPr="00592DC7">
        <w:rPr>
          <w:color w:val="0000FF"/>
          <w:lang w:val="sv-SE"/>
        </w:rPr>
        <w:t>Revised</w:t>
      </w:r>
      <w:r w:rsidR="00592DC7">
        <w:rPr>
          <w:rFonts w:hint="eastAsia"/>
          <w:color w:val="0000FF"/>
          <w:lang w:val="sv-SE"/>
        </w:rPr>
        <w:t>,</w:t>
      </w:r>
      <w:r w:rsidR="00592DC7">
        <w:rPr>
          <w:color w:val="0000FF"/>
          <w:lang w:val="sv-SE"/>
        </w:rPr>
        <w:t xml:space="preserve"> </w:t>
      </w:r>
      <w:r w:rsidR="00592DC7" w:rsidRPr="00592DC7">
        <w:rPr>
          <w:rFonts w:hint="eastAsia"/>
          <w:color w:val="0000FF"/>
          <w:lang w:val="sv-SE"/>
        </w:rPr>
        <w:t>t</w:t>
      </w:r>
      <w:r w:rsidR="00592DC7" w:rsidRPr="00592DC7">
        <w:rPr>
          <w:color w:val="0000FF"/>
          <w:lang w:val="sv-SE"/>
        </w:rPr>
        <w:t xml:space="preserve">hanks </w:t>
      </w:r>
    </w:p>
  </w:comment>
  <w:comment w:id="334" w:author="fuzhonghua" w:date="2026-10-27T18:59:00Z" w:initials="FZ">
    <w:p w14:paraId="43059AE9" w14:textId="0E896CFE" w:rsidR="00A2496E" w:rsidRPr="00045B54" w:rsidRDefault="00A2496E">
      <w:pPr>
        <w:pStyle w:val="af2"/>
        <w:rPr>
          <w:color w:val="0000FF"/>
        </w:rPr>
      </w:pPr>
      <w:r>
        <w:rPr>
          <w:rStyle w:val="af4"/>
        </w:rPr>
        <w:annotationRef/>
      </w:r>
      <w:r w:rsidRPr="00025CAC">
        <w:rPr>
          <w:rStyle w:val="af4"/>
          <w:color w:val="0000FF"/>
        </w:rPr>
        <w:annotationRef/>
      </w:r>
      <w:r w:rsidRPr="00025CAC">
        <w:rPr>
          <w:color w:val="0000FF"/>
        </w:rPr>
        <w:t>Modified based on the L3 document.</w:t>
      </w:r>
    </w:p>
  </w:comment>
  <w:comment w:id="335" w:author="Johan Granander" w:date="2026-10-27T18:48:00Z" w:initials="JG">
    <w:p w14:paraId="03DFB92A" w14:textId="77777777" w:rsidR="00A2496E" w:rsidRDefault="00A2496E" w:rsidP="00DE5767">
      <w:pPr>
        <w:pStyle w:val="af2"/>
      </w:pPr>
      <w:r>
        <w:rPr>
          <w:rStyle w:val="af4"/>
        </w:rPr>
        <w:annotationRef/>
      </w:r>
      <w:r>
        <w:rPr>
          <w:lang w:val="sv-SE"/>
        </w:rPr>
        <w:t>Again ’WI-61120’ in multiple locations in table.</w:t>
      </w:r>
    </w:p>
  </w:comment>
  <w:comment w:id="336" w:author="fuzhonghua" w:date="2026-10-28T19:33:00Z" w:initials="FZ">
    <w:p w14:paraId="1BB86BE6" w14:textId="778EF19C" w:rsidR="00EF3D7D" w:rsidRPr="00EF3D7D" w:rsidRDefault="00EF3D7D">
      <w:pPr>
        <w:pStyle w:val="af2"/>
      </w:pPr>
      <w:r>
        <w:rPr>
          <w:rStyle w:val="af4"/>
        </w:rPr>
        <w:annotationRef/>
      </w:r>
      <w:bookmarkStart w:id="338" w:name="_GoBack"/>
      <w:r>
        <w:t>T</w:t>
      </w:r>
      <w:r>
        <w:rPr>
          <w:rFonts w:hint="eastAsia"/>
        </w:rPr>
        <w:t>hank</w:t>
      </w:r>
      <w:r>
        <w:t xml:space="preserve"> you, r</w:t>
      </w:r>
      <w:r w:rsidRPr="00EF3D7D">
        <w:t>evised</w:t>
      </w:r>
      <w:bookmarkEnd w:id="338"/>
    </w:p>
  </w:comment>
  <w:comment w:id="355" w:author="Johan Granander" w:date="2026-10-27T18:50:00Z" w:initials="JG">
    <w:p w14:paraId="15121540" w14:textId="77777777" w:rsidR="00A2496E" w:rsidRDefault="00A2496E" w:rsidP="00DE5767">
      <w:pPr>
        <w:pStyle w:val="af2"/>
      </w:pPr>
      <w:r>
        <w:rPr>
          <w:rStyle w:val="af4"/>
        </w:rPr>
        <w:annotationRef/>
      </w:r>
      <w:r>
        <w:rPr>
          <w:lang w:val="sv-SE"/>
        </w:rPr>
        <w:t>These AAs refer to the L3 fragment.</w:t>
      </w:r>
    </w:p>
  </w:comment>
  <w:comment w:id="356" w:author="fuzhonghua" w:date="2026-10-28T11:24:00Z" w:initials="FZ">
    <w:p w14:paraId="1DA35954" w14:textId="066C4CBD" w:rsidR="00A44779" w:rsidRDefault="00A44779">
      <w:pPr>
        <w:pStyle w:val="af2"/>
      </w:pPr>
      <w:r>
        <w:rPr>
          <w:rStyle w:val="af4"/>
        </w:rPr>
        <w:annotationRef/>
      </w:r>
      <w:r w:rsidRPr="00EE65DF">
        <w:rPr>
          <w:color w:val="0000FF"/>
          <w:lang w:val="sv-SE"/>
        </w:rPr>
        <w:t xml:space="preserve">Resived </w:t>
      </w:r>
    </w:p>
  </w:comment>
  <w:comment w:id="390" w:author="Diedra Shorty-Duffie" w:date="2026-07-29T13:50:00Z" w:initials="DS">
    <w:p w14:paraId="6689DF97" w14:textId="77777777" w:rsidR="00A2496E" w:rsidRDefault="00A2496E" w:rsidP="00A50523">
      <w:pPr>
        <w:pStyle w:val="CommentText1"/>
      </w:pPr>
      <w:r>
        <w:rPr>
          <w:rStyle w:val="CommentReference1"/>
        </w:rPr>
        <w:annotationRef/>
      </w:r>
      <w:r>
        <w:t>Missing section 8</w:t>
      </w:r>
    </w:p>
  </w:comment>
  <w:comment w:id="391" w:author="fuzhonghua" w:date="2026-07-31T13:38:00Z" w:initials="ZF">
    <w:p w14:paraId="404E19C4" w14:textId="10685A81" w:rsidR="00A2496E" w:rsidRDefault="00A2496E">
      <w:pPr>
        <w:pStyle w:val="CommentText1"/>
      </w:pPr>
      <w:r>
        <w:rPr>
          <w:rStyle w:val="CommentReference1"/>
        </w:rPr>
        <w:annotationRef/>
      </w:r>
      <w:r>
        <w:t>Yes, it is corrected now</w:t>
      </w:r>
      <w:r>
        <w:rPr>
          <w:rFonts w:hint="eastAsia"/>
        </w:rPr>
        <w:t>.</w:t>
      </w:r>
    </w:p>
  </w:comment>
  <w:comment w:id="392" w:author="Diedra Shorty-Duffie" w:date="2026-07-29T14:00:00Z" w:initials="DS">
    <w:p w14:paraId="745641A8" w14:textId="77777777" w:rsidR="00A2496E" w:rsidRDefault="00A2496E" w:rsidP="005321EF">
      <w:pPr>
        <w:pStyle w:val="CommentText1"/>
      </w:pPr>
      <w:r>
        <w:rPr>
          <w:rStyle w:val="CommentReference1"/>
        </w:rPr>
        <w:annotationRef/>
      </w:r>
      <w:r>
        <w:t xml:space="preserve">Will we have a section on these pending PAR report? </w:t>
      </w:r>
    </w:p>
  </w:comment>
  <w:comment w:id="393" w:author="fuzhonghua" w:date="2026-07-31T13:41:00Z" w:initials="ZF">
    <w:p w14:paraId="4E7DEA52" w14:textId="44C1318A" w:rsidR="00A2496E" w:rsidRDefault="00A2496E">
      <w:pPr>
        <w:pStyle w:val="CommentText1"/>
      </w:pPr>
      <w:r>
        <w:rPr>
          <w:rStyle w:val="CommentReference1"/>
        </w:rPr>
        <w:annotationRef/>
      </w:r>
      <w:r w:rsidRPr="00471B9C">
        <w:t>In fact, if there are process parameters evaluated as CPP, they will also be listed and mitigation measures will be developed in sections 6 and 7 above</w:t>
      </w:r>
      <w:r>
        <w:t>.</w:t>
      </w:r>
    </w:p>
  </w:comment>
  <w:comment w:id="397" w:author="fuzhonghua" w:date="2026-10-27T19:02:00Z" w:initials="FZ">
    <w:p w14:paraId="34FDACF7" w14:textId="3A7236A3" w:rsidR="00A2496E" w:rsidRPr="00E92617" w:rsidRDefault="00A2496E">
      <w:pPr>
        <w:pStyle w:val="af2"/>
        <w:rPr>
          <w:color w:val="0000FF"/>
        </w:rPr>
      </w:pPr>
      <w:r>
        <w:rPr>
          <w:rStyle w:val="af4"/>
        </w:rPr>
        <w:annotationRef/>
      </w:r>
      <w:r w:rsidRPr="00025CAC">
        <w:rPr>
          <w:rStyle w:val="af4"/>
          <w:color w:val="0000FF"/>
        </w:rPr>
        <w:annotationRef/>
      </w:r>
      <w:r w:rsidRPr="00025CAC">
        <w:rPr>
          <w:color w:val="0000FF"/>
        </w:rPr>
        <w:t>Modified based on the L3 document.</w:t>
      </w:r>
    </w:p>
  </w:comment>
  <w:comment w:id="400" w:author="Johan Granander" w:date="2026-10-27T18:55:00Z" w:initials="JG">
    <w:p w14:paraId="6B3A09BA" w14:textId="77777777" w:rsidR="00A2496E" w:rsidRDefault="00A2496E" w:rsidP="006C330E">
      <w:pPr>
        <w:pStyle w:val="af2"/>
      </w:pPr>
      <w:r>
        <w:rPr>
          <w:rStyle w:val="af4"/>
        </w:rPr>
        <w:annotationRef/>
      </w:r>
      <w:r>
        <w:rPr>
          <w:lang w:val="sv-SE"/>
        </w:rPr>
        <w:t xml:space="preserve">Some of the PARs below are one-sided, ie only the high or low end is a CPP. Please indicate which values are CPPs by using the </w:t>
      </w:r>
      <w:r>
        <w:rPr>
          <w:b/>
          <w:bCs/>
          <w:lang w:val="sv-SE"/>
        </w:rPr>
        <w:t>bold</w:t>
      </w:r>
      <w:r>
        <w:rPr>
          <w:lang w:val="sv-SE"/>
        </w:rPr>
        <w:t xml:space="preserve"> font.</w:t>
      </w:r>
    </w:p>
  </w:comment>
  <w:comment w:id="401" w:author="fuzhonghua" w:date="2026-10-28T11:32:00Z" w:initials="FZ">
    <w:p w14:paraId="09C6F76F" w14:textId="5C532E8D" w:rsidR="00011967" w:rsidRDefault="00011967">
      <w:pPr>
        <w:pStyle w:val="af2"/>
      </w:pPr>
      <w:r>
        <w:rPr>
          <w:rStyle w:val="af4"/>
        </w:rPr>
        <w:annotationRef/>
      </w:r>
      <w:r w:rsidRPr="00011967">
        <w:rPr>
          <w:color w:val="0000FF"/>
          <w:lang w:val="sv-SE"/>
        </w:rPr>
        <w:t>Revised</w:t>
      </w:r>
    </w:p>
  </w:comment>
  <w:comment w:id="419" w:author="Johan Granander" w:date="2026-10-27T18:54:00Z" w:initials="JG">
    <w:p w14:paraId="37BDE63C" w14:textId="77777777" w:rsidR="00A2496E" w:rsidRDefault="00A2496E" w:rsidP="00594EA6">
      <w:pPr>
        <w:pStyle w:val="af2"/>
      </w:pPr>
      <w:r>
        <w:rPr>
          <w:rStyle w:val="af4"/>
        </w:rPr>
        <w:annotationRef/>
      </w:r>
      <w:r>
        <w:rPr>
          <w:lang w:val="sv-SE"/>
        </w:rPr>
        <w:t>The IPAc wash pre-Orn11 coupling of 10x NLT 7.93 kg/kg should be added for completion.</w:t>
      </w:r>
    </w:p>
  </w:comment>
  <w:comment w:id="420" w:author="fuzhonghua" w:date="2026-10-28T13:16:00Z" w:initials="FZ">
    <w:p w14:paraId="335C98F5" w14:textId="62BF021A" w:rsidR="00A70000" w:rsidRDefault="00A70000">
      <w:pPr>
        <w:pStyle w:val="af2"/>
      </w:pPr>
      <w:r>
        <w:rPr>
          <w:rStyle w:val="af4"/>
        </w:rPr>
        <w:annotationRef/>
      </w:r>
      <w:r w:rsidR="00106CFB" w:rsidRPr="001B0203">
        <w:rPr>
          <w:color w:val="0000FF"/>
        </w:rPr>
        <w:t>O</w:t>
      </w:r>
      <w:r w:rsidR="00106CFB" w:rsidRPr="001B0203">
        <w:rPr>
          <w:rFonts w:hint="eastAsia"/>
          <w:color w:val="0000FF"/>
        </w:rPr>
        <w:t>k</w:t>
      </w:r>
      <w:r w:rsidR="00106CFB" w:rsidRPr="001B0203">
        <w:rPr>
          <w:color w:val="0000FF"/>
        </w:rPr>
        <w:t xml:space="preserve">, </w:t>
      </w:r>
      <w:proofErr w:type="gramStart"/>
      <w:r w:rsidR="00106CFB" w:rsidRPr="001D096D">
        <w:rPr>
          <w:color w:val="0000FF"/>
        </w:rPr>
        <w:t>It</w:t>
      </w:r>
      <w:proofErr w:type="gramEnd"/>
      <w:r w:rsidR="00106CFB" w:rsidRPr="001D096D">
        <w:rPr>
          <w:color w:val="0000FF"/>
        </w:rPr>
        <w:t xml:space="preserve"> will be updated accordingly if the PFD document is</w:t>
      </w:r>
      <w:r w:rsidR="000528AB">
        <w:rPr>
          <w:color w:val="0000FF"/>
        </w:rPr>
        <w:t xml:space="preserve"> </w:t>
      </w:r>
      <w:r w:rsidR="000528AB">
        <w:rPr>
          <w:rFonts w:hint="eastAsia"/>
          <w:color w:val="0000FF"/>
        </w:rPr>
        <w:t>updated</w:t>
      </w:r>
      <w:r w:rsidR="00106CFB" w:rsidRPr="001D096D">
        <w:rPr>
          <w:color w:val="0000FF"/>
        </w:rPr>
        <w:t>.</w:t>
      </w:r>
    </w:p>
  </w:comment>
  <w:comment w:id="470" w:author="Johan Granander" w:date="2026-10-27T18:53:00Z" w:initials="JG">
    <w:p w14:paraId="07681B15" w14:textId="77777777" w:rsidR="00A2496E" w:rsidRDefault="00A2496E" w:rsidP="000B3D1F">
      <w:pPr>
        <w:pStyle w:val="af2"/>
      </w:pPr>
      <w:r>
        <w:rPr>
          <w:rStyle w:val="af4"/>
        </w:rPr>
        <w:annotationRef/>
      </w:r>
      <w:r>
        <w:rPr>
          <w:lang w:val="sv-SE"/>
        </w:rPr>
        <w:t>The document number is ’WI-61120’.</w:t>
      </w:r>
    </w:p>
  </w:comment>
  <w:comment w:id="471" w:author="fuzhonghua" w:date="2026-10-28T11:35:00Z" w:initials="FZ">
    <w:p w14:paraId="11708B34" w14:textId="5C62E1F7" w:rsidR="00780352" w:rsidRDefault="00780352">
      <w:pPr>
        <w:pStyle w:val="af2"/>
      </w:pPr>
      <w:r>
        <w:rPr>
          <w:rStyle w:val="af4"/>
        </w:rPr>
        <w:annotationRef/>
      </w:r>
      <w:r w:rsidRPr="00780352">
        <w:rPr>
          <w:color w:val="0000FF"/>
          <w:lang w:val="sv-SE"/>
        </w:rPr>
        <w:t>Revised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A824989" w15:done="0"/>
  <w15:commentEx w15:paraId="3E2BEAB0" w15:done="1"/>
  <w15:commentEx w15:paraId="11E96541" w15:paraIdParent="3E2BEAB0" w15:done="1"/>
  <w15:commentEx w15:paraId="3320C789" w15:done="1"/>
  <w15:commentEx w15:paraId="45C822B5" w15:paraIdParent="3320C789" w15:done="1"/>
  <w15:commentEx w15:paraId="27AD4DE7" w15:done="0"/>
  <w15:commentEx w15:paraId="50596D90" w15:done="1"/>
  <w15:commentEx w15:paraId="7AA077F2" w15:paraIdParent="50596D90" w15:done="1"/>
  <w15:commentEx w15:paraId="0257E1DF" w15:paraIdParent="50596D90" w15:done="1"/>
  <w15:commentEx w15:paraId="6DE4BE5C" w15:paraIdParent="50596D90" w15:done="1"/>
  <w15:commentEx w15:paraId="1D2484BD" w15:done="0"/>
  <w15:commentEx w15:paraId="2907DFFE" w15:paraIdParent="1D2484BD" w15:done="0"/>
  <w15:commentEx w15:paraId="5D71D328" w15:done="1"/>
  <w15:commentEx w15:paraId="3E802959" w15:paraIdParent="5D71D328" w15:done="1"/>
  <w15:commentEx w15:paraId="120B5D4D" w15:done="1"/>
  <w15:commentEx w15:paraId="307525AE" w15:paraIdParent="120B5D4D" w15:done="1"/>
  <w15:commentEx w15:paraId="068532B5" w15:paraIdParent="120B5D4D" w15:done="1"/>
  <w15:commentEx w15:paraId="621684A5" w15:done="0"/>
  <w15:commentEx w15:paraId="3CABB94C" w15:done="0"/>
  <w15:commentEx w15:paraId="1701A4D1" w15:paraIdParent="3CABB94C" w15:done="0"/>
  <w15:commentEx w15:paraId="04B4E37B" w15:done="0"/>
  <w15:commentEx w15:paraId="266BFBD9" w15:paraIdParent="04B4E37B" w15:done="0"/>
  <w15:commentEx w15:paraId="7DCFB256" w15:done="0"/>
  <w15:commentEx w15:paraId="01EC1A35" w15:paraIdParent="7DCFB256" w15:done="0"/>
  <w15:commentEx w15:paraId="318495D5" w15:done="0"/>
  <w15:commentEx w15:paraId="2A302E10" w15:paraIdParent="318495D5" w15:done="0"/>
  <w15:commentEx w15:paraId="737B0093" w15:done="0"/>
  <w15:commentEx w15:paraId="56BA79C2" w15:done="0"/>
  <w15:commentEx w15:paraId="5D5244E1" w15:paraIdParent="56BA79C2" w15:done="0"/>
  <w15:commentEx w15:paraId="460D7C11" w15:done="0"/>
  <w15:commentEx w15:paraId="1AC9CBE8" w15:paraIdParent="460D7C11" w15:done="0"/>
  <w15:commentEx w15:paraId="3A5F64C0" w15:done="0"/>
  <w15:commentEx w15:paraId="32714BA9" w15:paraIdParent="3A5F64C0" w15:done="0"/>
  <w15:commentEx w15:paraId="33274C6B" w15:done="0"/>
  <w15:commentEx w15:paraId="07EB4063" w15:done="1"/>
  <w15:commentEx w15:paraId="6711C5EB" w15:paraIdParent="07EB4063" w15:done="1"/>
  <w15:commentEx w15:paraId="2FE2ABCD" w15:done="1"/>
  <w15:commentEx w15:paraId="25E5B2BD" w15:paraIdParent="2FE2ABCD" w15:done="1"/>
  <w15:commentEx w15:paraId="7806B946" w15:done="1"/>
  <w15:commentEx w15:paraId="34FEB09C" w15:paraIdParent="7806B946" w15:done="1"/>
  <w15:commentEx w15:paraId="29CA2604" w15:done="1"/>
  <w15:commentEx w15:paraId="4B213D05" w15:paraIdParent="29CA2604" w15:done="1"/>
  <w15:commentEx w15:paraId="552ED34A" w15:done="1"/>
  <w15:commentEx w15:paraId="5985986B" w15:done="0"/>
  <w15:commentEx w15:paraId="247E0F89" w15:paraIdParent="5985986B" w15:done="0"/>
  <w15:commentEx w15:paraId="28B62F6C" w15:done="0"/>
  <w15:commentEx w15:paraId="61820B63" w15:done="0"/>
  <w15:commentEx w15:paraId="09A0DB39" w15:paraIdParent="61820B63" w15:done="0"/>
  <w15:commentEx w15:paraId="20E87637" w15:done="1"/>
  <w15:commentEx w15:paraId="110BE124" w15:paraIdParent="20E87637" w15:done="1"/>
  <w15:commentEx w15:paraId="0FC8EEA8" w15:paraIdParent="20E87637" w15:done="1"/>
  <w15:commentEx w15:paraId="2A786EEF" w15:done="1"/>
  <w15:commentEx w15:paraId="6944A0BC" w15:paraIdParent="2A786EEF" w15:done="1"/>
  <w15:commentEx w15:paraId="74776D3D" w15:done="0"/>
  <w15:commentEx w15:paraId="3935A002" w15:paraIdParent="74776D3D" w15:done="0"/>
  <w15:commentEx w15:paraId="08D74B4E" w15:done="1"/>
  <w15:commentEx w15:paraId="31DE2E11" w15:done="0"/>
  <w15:commentEx w15:paraId="28655A7F" w15:done="0"/>
  <w15:commentEx w15:paraId="41662E7C" w15:paraIdParent="28655A7F" w15:done="0"/>
  <w15:commentEx w15:paraId="4BEAE0AC" w15:done="0"/>
  <w15:commentEx w15:paraId="4E96904A" w15:paraIdParent="4BEAE0AC" w15:done="0"/>
  <w15:commentEx w15:paraId="43059AE9" w15:done="0"/>
  <w15:commentEx w15:paraId="03DFB92A" w15:done="0"/>
  <w15:commentEx w15:paraId="1BB86BE6" w15:paraIdParent="03DFB92A" w15:done="0"/>
  <w15:commentEx w15:paraId="15121540" w15:done="0"/>
  <w15:commentEx w15:paraId="1DA35954" w15:paraIdParent="15121540" w15:done="0"/>
  <w15:commentEx w15:paraId="6689DF97" w15:done="1"/>
  <w15:commentEx w15:paraId="404E19C4" w15:paraIdParent="6689DF97" w15:done="1"/>
  <w15:commentEx w15:paraId="745641A8" w15:done="1"/>
  <w15:commentEx w15:paraId="4E7DEA52" w15:paraIdParent="745641A8" w15:done="1"/>
  <w15:commentEx w15:paraId="34FDACF7" w15:done="0"/>
  <w15:commentEx w15:paraId="6B3A09BA" w15:done="0"/>
  <w15:commentEx w15:paraId="09C6F76F" w15:paraIdParent="6B3A09BA" w15:done="0"/>
  <w15:commentEx w15:paraId="37BDE63C" w15:done="0"/>
  <w15:commentEx w15:paraId="335C98F5" w15:paraIdParent="37BDE63C" w15:done="0"/>
  <w15:commentEx w15:paraId="07681B15" w15:done="0"/>
  <w15:commentEx w15:paraId="11708B34" w15:paraIdParent="07681B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F08E80" w16cex:dateUtc="2026-08-12T16:49:00Z"/>
  <w16cex:commentExtensible w16cex:durableId="149A75FF" w16cex:dateUtc="2026-08-18T20:56:00Z"/>
  <w16cex:commentExtensible w16cex:durableId="5E820F81" w16cex:dateUtc="2026-07-29T17:58:00Z"/>
  <w16cex:commentExtensible w16cex:durableId="3F14EAD9" w16cex:dateUtc="2026-10-27T18:27:00Z"/>
  <w16cex:commentExtensible w16cex:durableId="744779A2" w16cex:dateUtc="2026-08-03T14:50:00Z"/>
  <w16cex:commentExtensible w16cex:durableId="3D40CA00" w16cex:dateUtc="2026-08-03T14:52:00Z"/>
  <w16cex:commentExtensible w16cex:durableId="7355E060" w16cex:dateUtc="2026-10-27T18:29:00Z"/>
  <w16cex:commentExtensible w16cex:durableId="77AE7223" w16cex:dateUtc="2026-10-27T18:30:00Z"/>
  <w16cex:commentExtensible w16cex:durableId="302BE004" w16cex:dateUtc="2026-10-27T18:31:00Z"/>
  <w16cex:commentExtensible w16cex:durableId="3035FDC1" w16cex:dateUtc="2026-10-27T18:32:00Z"/>
  <w16cex:commentExtensible w16cex:durableId="2C72CCCF" w16cex:dateUtc="2026-10-27T18:33:00Z"/>
  <w16cex:commentExtensible w16cex:durableId="539018DD" w16cex:dateUtc="2026-10-27T18:33:00Z"/>
  <w16cex:commentExtensible w16cex:durableId="5B0EE80B" w16cex:dateUtc="2026-10-27T18:35:00Z"/>
  <w16cex:commentExtensible w16cex:durableId="4C7FB426" w16cex:dateUtc="2026-10-27T18:40:00Z"/>
  <w16cex:commentExtensible w16cex:durableId="2656506A" w16cex:dateUtc="2026-10-27T18:41:00Z"/>
  <w16cex:commentExtensible w16cex:durableId="12B7EE56" w16cex:dateUtc="2026-10-27T19:01:00Z"/>
  <w16cex:commentExtensible w16cex:durableId="215B2530" w16cex:dateUtc="2026-10-27T18:44:00Z"/>
  <w16cex:commentExtensible w16cex:durableId="7126C79E" w16cex:dateUtc="2026-10-27T18:45:00Z"/>
  <w16cex:commentExtensible w16cex:durableId="47FA0B80" w16cex:dateUtc="2026-10-27T18:47:00Z"/>
  <w16cex:commentExtensible w16cex:durableId="498BDEF3" w16cex:dateUtc="2026-10-27T18:48:00Z"/>
  <w16cex:commentExtensible w16cex:durableId="7E08E064" w16cex:dateUtc="2026-10-27T18:50:00Z"/>
  <w16cex:commentExtensible w16cex:durableId="7772B776" w16cex:dateUtc="2026-07-29T17:50:00Z"/>
  <w16cex:commentExtensible w16cex:durableId="0FF33111" w16cex:dateUtc="2026-07-29T18:00:00Z"/>
  <w16cex:commentExtensible w16cex:durableId="7331BC79" w16cex:dateUtc="2026-10-27T18:55:00Z"/>
  <w16cex:commentExtensible w16cex:durableId="27DFCA28" w16cex:dateUtc="2026-10-27T18:54:00Z"/>
  <w16cex:commentExtensible w16cex:durableId="2E102B1F" w16cex:dateUtc="2026-10-27T1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824989" w16cid:durableId="2A824989"/>
  <w16cid:commentId w16cid:paraId="3E2BEAB0" w16cid:durableId="1BF08E80"/>
  <w16cid:commentId w16cid:paraId="11E96541" w16cid:durableId="11E96541"/>
  <w16cid:commentId w16cid:paraId="3320C789" w16cid:durableId="149A75FF"/>
  <w16cid:commentId w16cid:paraId="45C822B5" w16cid:durableId="45C822B5"/>
  <w16cid:commentId w16cid:paraId="27AD4DE7" w16cid:durableId="27AD4DE7"/>
  <w16cid:commentId w16cid:paraId="50596D90" w16cid:durableId="5E820F81"/>
  <w16cid:commentId w16cid:paraId="7AA077F2" w16cid:durableId="7AA077F2"/>
  <w16cid:commentId w16cid:paraId="0257E1DF" w16cid:durableId="0257E1DF"/>
  <w16cid:commentId w16cid:paraId="6DE4BE5C" w16cid:durableId="6DE4BE5C"/>
  <w16cid:commentId w16cid:paraId="1D2484BD" w16cid:durableId="3F14EAD9"/>
  <w16cid:commentId w16cid:paraId="5D71D328" w16cid:durableId="744779A2"/>
  <w16cid:commentId w16cid:paraId="3E802959" w16cid:durableId="3E802959"/>
  <w16cid:commentId w16cid:paraId="120B5D4D" w16cid:durableId="3D40CA00"/>
  <w16cid:commentId w16cid:paraId="307525AE" w16cid:durableId="307525AE"/>
  <w16cid:commentId w16cid:paraId="068532B5" w16cid:durableId="068532B5"/>
  <w16cid:commentId w16cid:paraId="621684A5" w16cid:durableId="621684A5"/>
  <w16cid:commentId w16cid:paraId="3CABB94C" w16cid:durableId="7355E060"/>
  <w16cid:commentId w16cid:paraId="04B4E37B" w16cid:durableId="77AE7223"/>
  <w16cid:commentId w16cid:paraId="7DCFB256" w16cid:durableId="302BE004"/>
  <w16cid:commentId w16cid:paraId="318495D5" w16cid:durableId="3035FDC1"/>
  <w16cid:commentId w16cid:paraId="737B0093" w16cid:durableId="737B0093"/>
  <w16cid:commentId w16cid:paraId="56BA79C2" w16cid:durableId="2C72CCCF"/>
  <w16cid:commentId w16cid:paraId="460D7C11" w16cid:durableId="539018DD"/>
  <w16cid:commentId w16cid:paraId="1437B39E" w16cid:durableId="1437B39E"/>
  <w16cid:commentId w16cid:paraId="3A5F64C0" w16cid:durableId="5B0EE80B"/>
  <w16cid:commentId w16cid:paraId="33274C6B" w16cid:durableId="33274C6B"/>
  <w16cid:commentId w16cid:paraId="07EB4063" w16cid:durableId="07EB4063"/>
  <w16cid:commentId w16cid:paraId="6711C5EB" w16cid:durableId="6711C5EB"/>
  <w16cid:commentId w16cid:paraId="2FE2ABCD" w16cid:durableId="2FE2ABCD"/>
  <w16cid:commentId w16cid:paraId="25E5B2BD" w16cid:durableId="25E5B2BD"/>
  <w16cid:commentId w16cid:paraId="7806B946" w16cid:durableId="7806B946"/>
  <w16cid:commentId w16cid:paraId="34FEB09C" w16cid:durableId="34FEB09C"/>
  <w16cid:commentId w16cid:paraId="29CA2604" w16cid:durableId="29CA2604"/>
  <w16cid:commentId w16cid:paraId="4B213D05" w16cid:durableId="4B213D05"/>
  <w16cid:commentId w16cid:paraId="552ED34A" w16cid:durableId="552ED34A"/>
  <w16cid:commentId w16cid:paraId="5985986B" w16cid:durableId="4C7FB426"/>
  <w16cid:commentId w16cid:paraId="28B62F6C" w16cid:durableId="2656506A"/>
  <w16cid:commentId w16cid:paraId="61820B63" w16cid:durableId="12B7EE56"/>
  <w16cid:commentId w16cid:paraId="20E87637" w16cid:durableId="20E87637"/>
  <w16cid:commentId w16cid:paraId="110BE124" w16cid:durableId="110BE124"/>
  <w16cid:commentId w16cid:paraId="0FC8EEA8" w16cid:durableId="0FC8EEA8"/>
  <w16cid:commentId w16cid:paraId="2A786EEF" w16cid:durableId="2A786EEF"/>
  <w16cid:commentId w16cid:paraId="6944A0BC" w16cid:durableId="6944A0BC"/>
  <w16cid:commentId w16cid:paraId="74776D3D" w16cid:durableId="215B2530"/>
  <w16cid:commentId w16cid:paraId="08D74B4E" w16cid:durableId="08D74B4E"/>
  <w16cid:commentId w16cid:paraId="31DE2E11" w16cid:durableId="31DE2E11"/>
  <w16cid:commentId w16cid:paraId="28655A7F" w16cid:durableId="7126C79E"/>
  <w16cid:commentId w16cid:paraId="4BEAE0AC" w16cid:durableId="47FA0B80"/>
  <w16cid:commentId w16cid:paraId="43059AE9" w16cid:durableId="43059AE9"/>
  <w16cid:commentId w16cid:paraId="03DFB92A" w16cid:durableId="498BDEF3"/>
  <w16cid:commentId w16cid:paraId="15121540" w16cid:durableId="7E08E064"/>
  <w16cid:commentId w16cid:paraId="6689DF97" w16cid:durableId="7772B776"/>
  <w16cid:commentId w16cid:paraId="404E19C4" w16cid:durableId="404E19C4"/>
  <w16cid:commentId w16cid:paraId="745641A8" w16cid:durableId="0FF33111"/>
  <w16cid:commentId w16cid:paraId="4E7DEA52" w16cid:durableId="4E7DEA52"/>
  <w16cid:commentId w16cid:paraId="34FDACF7" w16cid:durableId="34FDACF7"/>
  <w16cid:commentId w16cid:paraId="6B3A09BA" w16cid:durableId="7331BC79"/>
  <w16cid:commentId w16cid:paraId="37BDE63C" w16cid:durableId="27DFCA28"/>
  <w16cid:commentId w16cid:paraId="07681B15" w16cid:durableId="2E102B1F"/>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A6F98C" w14:textId="77777777" w:rsidR="00980B9F" w:rsidRDefault="00980B9F" w:rsidP="00E362EA">
      <w:pPr>
        <w:spacing w:after="0" w:line="240" w:lineRule="auto"/>
      </w:pPr>
      <w:r>
        <w:separator/>
      </w:r>
    </w:p>
  </w:endnote>
  <w:endnote w:type="continuationSeparator" w:id="0">
    <w:p w14:paraId="6034FF1C" w14:textId="77777777" w:rsidR="00980B9F" w:rsidRDefault="00980B9F" w:rsidP="00E36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仿宋_GB2312">
    <w:altName w:val="仿宋"/>
    <w:panose1 w:val="0201060903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FangSong">
    <w:altName w:val="仿宋"/>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Yu Mincho">
    <w:altName w:val="Yu Gothic UI"/>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1654457"/>
      <w:docPartObj>
        <w:docPartGallery w:val="Page Numbers (Bottom of Page)"/>
        <w:docPartUnique/>
      </w:docPartObj>
    </w:sdtPr>
    <w:sdtEndPr/>
    <w:sdtContent>
      <w:sdt>
        <w:sdtPr>
          <w:id w:val="-1705238520"/>
          <w:docPartObj>
            <w:docPartGallery w:val="Page Numbers (Top of Page)"/>
            <w:docPartUnique/>
          </w:docPartObj>
        </w:sdtPr>
        <w:sdtEndPr/>
        <w:sdtContent>
          <w:p w14:paraId="404AB59B" w14:textId="79475580" w:rsidR="00A2496E" w:rsidRDefault="00A2496E" w:rsidP="00C4138D">
            <w:pPr>
              <w:pStyle w:val="a5"/>
              <w:jc w:val="center"/>
            </w:pPr>
            <w:r>
              <w:rPr>
                <w:lang w:val="zh-CN"/>
              </w:rPr>
              <w:t xml:space="preserve"> </w:t>
            </w:r>
            <w:r w:rsidRPr="00C4138D">
              <w:rPr>
                <w:rFonts w:ascii="Arial" w:eastAsia="Arial" w:hAnsi="Arial" w:cs="Arial"/>
                <w:b/>
                <w:color w:val="1F3864" w:themeColor="accent5" w:themeShade="80"/>
                <w:lang w:eastAsia="en-US"/>
              </w:rPr>
              <w:fldChar w:fldCharType="begin"/>
            </w:r>
            <w:r w:rsidRPr="00C4138D">
              <w:rPr>
                <w:rFonts w:ascii="Arial" w:eastAsia="Arial" w:hAnsi="Arial" w:cs="Arial"/>
                <w:b/>
                <w:color w:val="1F3864" w:themeColor="accent5" w:themeShade="80"/>
                <w:lang w:eastAsia="en-US"/>
              </w:rPr>
              <w:instrText>PAGE</w:instrText>
            </w:r>
            <w:r w:rsidRPr="00C4138D">
              <w:rPr>
                <w:rFonts w:ascii="Arial" w:eastAsia="Arial" w:hAnsi="Arial" w:cs="Arial"/>
                <w:b/>
                <w:color w:val="1F3864" w:themeColor="accent5" w:themeShade="80"/>
                <w:lang w:eastAsia="en-US"/>
              </w:rPr>
              <w:fldChar w:fldCharType="separate"/>
            </w:r>
            <w:r w:rsidR="00EF3D7D">
              <w:rPr>
                <w:rFonts w:ascii="Arial" w:eastAsia="Arial" w:hAnsi="Arial" w:cs="Arial"/>
                <w:b/>
                <w:noProof/>
                <w:color w:val="1F3864" w:themeColor="accent5" w:themeShade="80"/>
                <w:lang w:eastAsia="en-US"/>
              </w:rPr>
              <w:t>112</w:t>
            </w:r>
            <w:r w:rsidRPr="00C4138D">
              <w:rPr>
                <w:rFonts w:ascii="Arial" w:eastAsia="Arial" w:hAnsi="Arial" w:cs="Arial"/>
                <w:b/>
                <w:color w:val="1F3864" w:themeColor="accent5" w:themeShade="80"/>
                <w:lang w:eastAsia="en-US"/>
              </w:rPr>
              <w:fldChar w:fldCharType="end"/>
            </w:r>
            <w:r w:rsidRPr="00C4138D">
              <w:rPr>
                <w:rFonts w:ascii="Arial" w:eastAsia="Arial" w:hAnsi="Arial" w:cs="Arial"/>
                <w:b/>
                <w:color w:val="1F3864" w:themeColor="accent5" w:themeShade="80"/>
                <w:lang w:eastAsia="en-US"/>
              </w:rPr>
              <w:t xml:space="preserve"> / </w:t>
            </w:r>
            <w:r w:rsidRPr="00C4138D">
              <w:rPr>
                <w:rFonts w:ascii="Arial" w:eastAsia="Arial" w:hAnsi="Arial" w:cs="Arial"/>
                <w:b/>
                <w:color w:val="1F3864" w:themeColor="accent5" w:themeShade="80"/>
                <w:lang w:eastAsia="en-US"/>
              </w:rPr>
              <w:fldChar w:fldCharType="begin"/>
            </w:r>
            <w:r w:rsidRPr="00C4138D">
              <w:rPr>
                <w:rFonts w:ascii="Arial" w:eastAsia="Arial" w:hAnsi="Arial" w:cs="Arial"/>
                <w:b/>
                <w:color w:val="1F3864" w:themeColor="accent5" w:themeShade="80"/>
                <w:lang w:eastAsia="en-US"/>
              </w:rPr>
              <w:instrText>NUMPAGES</w:instrText>
            </w:r>
            <w:r w:rsidRPr="00C4138D">
              <w:rPr>
                <w:rFonts w:ascii="Arial" w:eastAsia="Arial" w:hAnsi="Arial" w:cs="Arial"/>
                <w:b/>
                <w:color w:val="1F3864" w:themeColor="accent5" w:themeShade="80"/>
                <w:lang w:eastAsia="en-US"/>
              </w:rPr>
              <w:fldChar w:fldCharType="separate"/>
            </w:r>
            <w:r w:rsidR="00EF3D7D">
              <w:rPr>
                <w:rFonts w:ascii="Arial" w:eastAsia="Arial" w:hAnsi="Arial" w:cs="Arial"/>
                <w:b/>
                <w:noProof/>
                <w:color w:val="1F3864" w:themeColor="accent5" w:themeShade="80"/>
                <w:lang w:eastAsia="en-US"/>
              </w:rPr>
              <w:t>121</w:t>
            </w:r>
            <w:r w:rsidRPr="00C4138D">
              <w:rPr>
                <w:rFonts w:ascii="Arial" w:eastAsia="Arial" w:hAnsi="Arial" w:cs="Arial"/>
                <w:b/>
                <w:color w:val="1F3864" w:themeColor="accent5" w:themeShade="80"/>
                <w:lang w:eastAsia="en-US"/>
              </w:rPr>
              <w:fldChar w:fldCharType="end"/>
            </w:r>
          </w:p>
        </w:sdtContent>
      </w:sdt>
    </w:sdtContent>
  </w:sdt>
  <w:p w14:paraId="4D321ECF" w14:textId="77777777" w:rsidR="00A2496E" w:rsidRDefault="00A2496E">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F8E262" w14:textId="77777777" w:rsidR="00980B9F" w:rsidRDefault="00980B9F" w:rsidP="00E362EA">
      <w:pPr>
        <w:spacing w:after="0" w:line="240" w:lineRule="auto"/>
      </w:pPr>
      <w:r>
        <w:separator/>
      </w:r>
    </w:p>
  </w:footnote>
  <w:footnote w:type="continuationSeparator" w:id="0">
    <w:p w14:paraId="6BC75C22" w14:textId="77777777" w:rsidR="00980B9F" w:rsidRDefault="00980B9F" w:rsidP="00E36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71EA3" w14:textId="77777777" w:rsidR="00A2496E" w:rsidRPr="00FD092D" w:rsidRDefault="00A2496E" w:rsidP="00FD092D">
    <w:pPr>
      <w:spacing w:after="0" w:line="240" w:lineRule="auto"/>
      <w:jc w:val="right"/>
      <w:rPr>
        <w:rFonts w:ascii="Arial" w:hAnsi="Arial" w:cs="Arial"/>
        <w:bCs/>
        <w:color w:val="000000"/>
        <w:kern w:val="32"/>
        <w:sz w:val="18"/>
        <w:szCs w:val="18"/>
      </w:rPr>
    </w:pPr>
    <w:r>
      <w:rPr>
        <w:rFonts w:hint="eastAsia"/>
      </w:rPr>
      <w:t xml:space="preserve">    </w:t>
    </w:r>
    <w:r w:rsidRPr="00FD092D">
      <w:rPr>
        <w:rFonts w:ascii="Arial" w:hAnsi="Arial" w:cs="Arial" w:hint="eastAsia"/>
        <w:bCs/>
        <w:color w:val="000000"/>
        <w:kern w:val="32"/>
        <w:sz w:val="18"/>
        <w:szCs w:val="18"/>
      </w:rPr>
      <w:t xml:space="preserve"> </w:t>
    </w:r>
    <w:r w:rsidRPr="00FD092D">
      <w:rPr>
        <w:rFonts w:ascii="Arial" w:hAnsi="Arial" w:cs="Arial"/>
        <w:bCs/>
        <w:color w:val="000000"/>
        <w:kern w:val="32"/>
        <w:sz w:val="18"/>
        <w:szCs w:val="18"/>
      </w:rPr>
      <w:tab/>
    </w:r>
    <w:r w:rsidRPr="00FD092D">
      <w:rPr>
        <w:rFonts w:ascii="Arial" w:hAnsi="Arial" w:cs="Arial"/>
        <w:bCs/>
        <w:color w:val="000000"/>
        <w:kern w:val="32"/>
        <w:sz w:val="18"/>
        <w:szCs w:val="18"/>
      </w:rPr>
      <w:tab/>
    </w:r>
  </w:p>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A2496E" w:rsidRPr="00FD092D" w14:paraId="4A86270E" w14:textId="77777777" w:rsidTr="006957CB">
      <w:trPr>
        <w:jc w:val="right"/>
      </w:trPr>
      <w:tc>
        <w:tcPr>
          <w:tcW w:w="2216" w:type="dxa"/>
        </w:tcPr>
        <w:p w14:paraId="640F3119" w14:textId="77777777" w:rsidR="00A2496E" w:rsidRPr="00FD092D" w:rsidRDefault="00A2496E" w:rsidP="00FD092D">
          <w:pPr>
            <w:jc w:val="right"/>
            <w:rPr>
              <w:bCs/>
              <w:color w:val="000000"/>
              <w:kern w:val="32"/>
              <w:sz w:val="18"/>
              <w:szCs w:val="18"/>
            </w:rPr>
          </w:pPr>
          <w:r w:rsidRPr="00FD092D">
            <w:rPr>
              <w:bCs/>
              <w:color w:val="000000"/>
              <w:kern w:val="32"/>
              <w:sz w:val="18"/>
              <w:szCs w:val="18"/>
            </w:rPr>
            <w:t>QF01221.V01</w:t>
          </w:r>
        </w:p>
      </w:tc>
      <w:tc>
        <w:tcPr>
          <w:tcW w:w="141" w:type="dxa"/>
        </w:tcPr>
        <w:p w14:paraId="35DB7CC6" w14:textId="77777777" w:rsidR="00A2496E" w:rsidRPr="00FD092D" w:rsidRDefault="00A2496E" w:rsidP="00FD092D">
          <w:pPr>
            <w:jc w:val="right"/>
            <w:rPr>
              <w:bCs/>
              <w:color w:val="000000"/>
              <w:kern w:val="32"/>
              <w:sz w:val="18"/>
              <w:szCs w:val="18"/>
            </w:rPr>
          </w:pPr>
          <w:r w:rsidRPr="00FD092D">
            <w:rPr>
              <w:bCs/>
              <w:color w:val="000000"/>
              <w:kern w:val="32"/>
              <w:sz w:val="18"/>
              <w:szCs w:val="18"/>
            </w:rPr>
            <w:t>(</w:t>
          </w:r>
        </w:p>
      </w:tc>
      <w:tc>
        <w:tcPr>
          <w:tcW w:w="1134" w:type="dxa"/>
        </w:tcPr>
        <w:p w14:paraId="404E98F6" w14:textId="77777777" w:rsidR="00A2496E" w:rsidRPr="00FD092D" w:rsidRDefault="00A2496E" w:rsidP="00FD092D">
          <w:pPr>
            <w:jc w:val="right"/>
            <w:rPr>
              <w:bCs/>
              <w:color w:val="000000"/>
              <w:kern w:val="32"/>
              <w:sz w:val="18"/>
              <w:szCs w:val="18"/>
            </w:rPr>
          </w:pPr>
          <w:r w:rsidRPr="00FD092D">
            <w:rPr>
              <w:bCs/>
              <w:color w:val="000000"/>
              <w:kern w:val="32"/>
              <w:sz w:val="18"/>
              <w:szCs w:val="18"/>
            </w:rPr>
            <w:t>01/17/2019</w:t>
          </w:r>
        </w:p>
      </w:tc>
      <w:tc>
        <w:tcPr>
          <w:tcW w:w="181" w:type="dxa"/>
        </w:tcPr>
        <w:p w14:paraId="224EF7D3" w14:textId="77777777" w:rsidR="00A2496E" w:rsidRPr="00FD092D" w:rsidRDefault="00A2496E" w:rsidP="00FD092D">
          <w:pPr>
            <w:jc w:val="right"/>
            <w:rPr>
              <w:bCs/>
              <w:color w:val="000000"/>
              <w:kern w:val="32"/>
              <w:sz w:val="18"/>
              <w:szCs w:val="18"/>
            </w:rPr>
          </w:pPr>
          <w:r w:rsidRPr="00FD092D">
            <w:rPr>
              <w:bCs/>
              <w:color w:val="000000"/>
              <w:kern w:val="32"/>
              <w:sz w:val="18"/>
              <w:szCs w:val="18"/>
            </w:rPr>
            <w:t>)</w:t>
          </w:r>
        </w:p>
      </w:tc>
    </w:tr>
  </w:tbl>
  <w:p w14:paraId="17950FEB" w14:textId="77777777" w:rsidR="00A2496E" w:rsidRPr="00FD092D" w:rsidRDefault="00A2496E" w:rsidP="00FD092D">
    <w:pPr>
      <w:spacing w:after="0" w:line="240" w:lineRule="auto"/>
      <w:ind w:right="720"/>
      <w:rPr>
        <w:rFonts w:ascii="Arial" w:hAnsi="Arial" w:cs="Arial"/>
        <w:bCs/>
        <w:color w:val="000000"/>
        <w:kern w:val="32"/>
        <w:sz w:val="18"/>
        <w:szCs w:val="18"/>
      </w:rPr>
    </w:pPr>
  </w:p>
  <w:tbl>
    <w:tblPr>
      <w:tblStyle w:val="ab"/>
      <w:tblW w:w="5000" w:type="pct"/>
      <w:jc w:val="center"/>
      <w:tblLook w:val="04A0" w:firstRow="1" w:lastRow="0" w:firstColumn="1" w:lastColumn="0" w:noHBand="0" w:noVBand="1"/>
    </w:tblPr>
    <w:tblGrid>
      <w:gridCol w:w="2850"/>
      <w:gridCol w:w="3949"/>
      <w:gridCol w:w="3389"/>
    </w:tblGrid>
    <w:tr w:rsidR="00A2496E" w:rsidRPr="00FD092D" w14:paraId="64775418" w14:textId="77777777" w:rsidTr="00E150F9">
      <w:trPr>
        <w:trHeight w:val="618"/>
        <w:jc w:val="center"/>
      </w:trPr>
      <w:tc>
        <w:tcPr>
          <w:tcW w:w="1399" w:type="pct"/>
          <w:vAlign w:val="center"/>
        </w:tcPr>
        <w:p w14:paraId="4C9056F4" w14:textId="77777777" w:rsidR="00A2496E" w:rsidRPr="00FD092D" w:rsidRDefault="00A2496E" w:rsidP="00FD092D">
          <w:pPr>
            <w:jc w:val="right"/>
            <w:rPr>
              <w:rFonts w:eastAsiaTheme="minorEastAsia"/>
              <w:bCs/>
              <w:color w:val="000000"/>
              <w:kern w:val="32"/>
              <w:sz w:val="18"/>
              <w:szCs w:val="18"/>
              <w:lang w:eastAsia="zh-CN"/>
            </w:rPr>
          </w:pPr>
          <w:r w:rsidRPr="00FD092D">
            <w:rPr>
              <w:bCs/>
              <w:noProof/>
              <w:color w:val="000000"/>
              <w:kern w:val="32"/>
              <w:sz w:val="18"/>
              <w:szCs w:val="18"/>
            </w:rPr>
            <w:drawing>
              <wp:inline distT="0" distB="0" distL="0" distR="0" wp14:anchorId="50E21C2C" wp14:editId="0D5F9CB4">
                <wp:extent cx="1600200" cy="311150"/>
                <wp:effectExtent l="0" t="0" r="0" b="0"/>
                <wp:docPr id="8"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600200" cy="311150"/>
                        </a:xfrm>
                        <a:prstGeom prst="rect">
                          <a:avLst/>
                        </a:prstGeom>
                        <a:noFill/>
                        <a:ln>
                          <a:noFill/>
                        </a:ln>
                      </pic:spPr>
                    </pic:pic>
                  </a:graphicData>
                </a:graphic>
              </wp:inline>
            </w:drawing>
          </w:r>
        </w:p>
      </w:tc>
      <w:tc>
        <w:tcPr>
          <w:tcW w:w="1938" w:type="pct"/>
          <w:vAlign w:val="center"/>
        </w:tcPr>
        <w:p w14:paraId="74BEC62E" w14:textId="1B7AC031" w:rsidR="00A2496E" w:rsidRPr="00BD529A" w:rsidRDefault="00A2496E" w:rsidP="00BD529A">
          <w:pPr>
            <w:pStyle w:val="a3"/>
            <w:pBdr>
              <w:bottom w:val="none" w:sz="0" w:space="0" w:color="auto"/>
            </w:pBdr>
            <w:contextualSpacing/>
            <w:rPr>
              <w:rFonts w:eastAsia="Arial"/>
              <w:b/>
              <w:bCs/>
              <w:color w:val="1F3864" w:themeColor="accent5" w:themeShade="80"/>
              <w:kern w:val="32"/>
              <w:lang w:eastAsia="en-US"/>
            </w:rPr>
          </w:pPr>
          <w:r w:rsidRPr="00BD529A">
            <w:rPr>
              <w:rFonts w:eastAsia="Arial"/>
              <w:b/>
              <w:bCs/>
              <w:color w:val="1F3864" w:themeColor="accent5" w:themeShade="80"/>
              <w:kern w:val="32"/>
              <w:lang w:eastAsia="en-US"/>
            </w:rPr>
            <w:t>Failure Modes and Effects Analysis (FMEA) for ASYM-141366 manufacture (Step 1 of ASYM-140020)</w:t>
          </w:r>
        </w:p>
      </w:tc>
      <w:tc>
        <w:tcPr>
          <w:tcW w:w="1663" w:type="pct"/>
          <w:vAlign w:val="center"/>
        </w:tcPr>
        <w:p w14:paraId="21AC2795" w14:textId="5CDA38F5" w:rsidR="00A2496E" w:rsidRPr="00BD529A" w:rsidRDefault="00A2496E" w:rsidP="00BD529A">
          <w:pPr>
            <w:pStyle w:val="a3"/>
            <w:pBdr>
              <w:bottom w:val="none" w:sz="0" w:space="0" w:color="auto"/>
            </w:pBdr>
            <w:contextualSpacing/>
            <w:rPr>
              <w:rFonts w:eastAsia="Arial"/>
              <w:b/>
              <w:bCs/>
              <w:color w:val="1F3864" w:themeColor="accent5" w:themeShade="80"/>
              <w:kern w:val="32"/>
              <w:lang w:eastAsia="en-US"/>
            </w:rPr>
          </w:pPr>
          <w:r w:rsidRPr="00BD529A">
            <w:rPr>
              <w:rFonts w:eastAsia="Arial"/>
              <w:b/>
              <w:bCs/>
              <w:color w:val="1F3864" w:themeColor="accent5" w:themeShade="80"/>
              <w:kern w:val="32"/>
              <w:lang w:eastAsia="en-US"/>
            </w:rPr>
            <w:t>Document Number: RA-140020030102.01</w:t>
          </w:r>
        </w:p>
      </w:tc>
    </w:tr>
  </w:tbl>
  <w:p w14:paraId="69EC1149" w14:textId="289A542E" w:rsidR="00A2496E" w:rsidRPr="00FD092D" w:rsidRDefault="00A2496E" w:rsidP="00FD092D"/>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83F163" w14:textId="77777777" w:rsidR="00A2496E" w:rsidRPr="00FD092D" w:rsidRDefault="00A2496E" w:rsidP="00FD092D">
    <w:pPr>
      <w:spacing w:after="0" w:line="240" w:lineRule="auto"/>
      <w:jc w:val="right"/>
      <w:rPr>
        <w:rFonts w:ascii="Arial" w:hAnsi="Arial" w:cs="Arial"/>
        <w:bCs/>
        <w:color w:val="000000"/>
        <w:kern w:val="32"/>
        <w:sz w:val="18"/>
        <w:szCs w:val="18"/>
      </w:rPr>
    </w:pPr>
    <w:r>
      <w:rPr>
        <w:rFonts w:hint="eastAsia"/>
      </w:rPr>
      <w:t xml:space="preserve">    </w:t>
    </w:r>
    <w:r w:rsidRPr="00FD092D">
      <w:rPr>
        <w:rFonts w:ascii="Arial" w:hAnsi="Arial" w:cs="Arial" w:hint="eastAsia"/>
        <w:bCs/>
        <w:color w:val="000000"/>
        <w:kern w:val="32"/>
        <w:sz w:val="18"/>
        <w:szCs w:val="18"/>
      </w:rPr>
      <w:t xml:space="preserve"> </w:t>
    </w:r>
    <w:r w:rsidRPr="00FD092D">
      <w:rPr>
        <w:rFonts w:ascii="Arial" w:hAnsi="Arial" w:cs="Arial"/>
        <w:bCs/>
        <w:color w:val="000000"/>
        <w:kern w:val="32"/>
        <w:sz w:val="18"/>
        <w:szCs w:val="18"/>
      </w:rPr>
      <w:tab/>
    </w:r>
    <w:r w:rsidRPr="00FD092D">
      <w:rPr>
        <w:rFonts w:ascii="Arial" w:hAnsi="Arial" w:cs="Arial"/>
        <w:bCs/>
        <w:color w:val="000000"/>
        <w:kern w:val="32"/>
        <w:sz w:val="18"/>
        <w:szCs w:val="18"/>
      </w:rPr>
      <w:tab/>
    </w:r>
  </w:p>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A2496E" w:rsidRPr="00FD092D" w14:paraId="7A743754" w14:textId="77777777" w:rsidTr="006957CB">
      <w:trPr>
        <w:jc w:val="right"/>
      </w:trPr>
      <w:tc>
        <w:tcPr>
          <w:tcW w:w="2216" w:type="dxa"/>
        </w:tcPr>
        <w:p w14:paraId="34D04E90" w14:textId="77777777" w:rsidR="00A2496E" w:rsidRPr="00FD092D" w:rsidRDefault="00A2496E" w:rsidP="00FD092D">
          <w:pPr>
            <w:jc w:val="right"/>
            <w:rPr>
              <w:bCs/>
              <w:color w:val="000000"/>
              <w:kern w:val="32"/>
              <w:sz w:val="18"/>
              <w:szCs w:val="18"/>
            </w:rPr>
          </w:pPr>
          <w:r w:rsidRPr="00FD092D">
            <w:rPr>
              <w:bCs/>
              <w:color w:val="000000"/>
              <w:kern w:val="32"/>
              <w:sz w:val="18"/>
              <w:szCs w:val="18"/>
            </w:rPr>
            <w:t>QF01221.V01</w:t>
          </w:r>
        </w:p>
      </w:tc>
      <w:tc>
        <w:tcPr>
          <w:tcW w:w="141" w:type="dxa"/>
        </w:tcPr>
        <w:p w14:paraId="3662BDDC" w14:textId="77777777" w:rsidR="00A2496E" w:rsidRPr="00FD092D" w:rsidRDefault="00A2496E" w:rsidP="00FD092D">
          <w:pPr>
            <w:jc w:val="right"/>
            <w:rPr>
              <w:bCs/>
              <w:color w:val="000000"/>
              <w:kern w:val="32"/>
              <w:sz w:val="18"/>
              <w:szCs w:val="18"/>
            </w:rPr>
          </w:pPr>
          <w:r w:rsidRPr="00FD092D">
            <w:rPr>
              <w:bCs/>
              <w:color w:val="000000"/>
              <w:kern w:val="32"/>
              <w:sz w:val="18"/>
              <w:szCs w:val="18"/>
            </w:rPr>
            <w:t>(</w:t>
          </w:r>
        </w:p>
      </w:tc>
      <w:tc>
        <w:tcPr>
          <w:tcW w:w="1134" w:type="dxa"/>
        </w:tcPr>
        <w:p w14:paraId="051A68B5" w14:textId="77777777" w:rsidR="00A2496E" w:rsidRPr="00FD092D" w:rsidRDefault="00A2496E" w:rsidP="00FD092D">
          <w:pPr>
            <w:jc w:val="right"/>
            <w:rPr>
              <w:bCs/>
              <w:color w:val="000000"/>
              <w:kern w:val="32"/>
              <w:sz w:val="18"/>
              <w:szCs w:val="18"/>
            </w:rPr>
          </w:pPr>
          <w:r w:rsidRPr="00FD092D">
            <w:rPr>
              <w:bCs/>
              <w:color w:val="000000"/>
              <w:kern w:val="32"/>
              <w:sz w:val="18"/>
              <w:szCs w:val="18"/>
            </w:rPr>
            <w:t>01/17/2019</w:t>
          </w:r>
        </w:p>
      </w:tc>
      <w:tc>
        <w:tcPr>
          <w:tcW w:w="181" w:type="dxa"/>
        </w:tcPr>
        <w:p w14:paraId="612F9BAD" w14:textId="77777777" w:rsidR="00A2496E" w:rsidRPr="00FD092D" w:rsidRDefault="00A2496E" w:rsidP="00FD092D">
          <w:pPr>
            <w:jc w:val="right"/>
            <w:rPr>
              <w:bCs/>
              <w:color w:val="000000"/>
              <w:kern w:val="32"/>
              <w:sz w:val="18"/>
              <w:szCs w:val="18"/>
            </w:rPr>
          </w:pPr>
          <w:r w:rsidRPr="00FD092D">
            <w:rPr>
              <w:bCs/>
              <w:color w:val="000000"/>
              <w:kern w:val="32"/>
              <w:sz w:val="18"/>
              <w:szCs w:val="18"/>
            </w:rPr>
            <w:t>)</w:t>
          </w:r>
        </w:p>
      </w:tc>
    </w:tr>
  </w:tbl>
  <w:p w14:paraId="577B788A" w14:textId="77777777" w:rsidR="00A2496E" w:rsidRPr="00FD092D" w:rsidRDefault="00A2496E" w:rsidP="00FD092D">
    <w:pPr>
      <w:spacing w:after="0" w:line="240" w:lineRule="auto"/>
      <w:ind w:right="720"/>
      <w:rPr>
        <w:rFonts w:ascii="Arial" w:hAnsi="Arial" w:cs="Arial"/>
        <w:bCs/>
        <w:color w:val="000000"/>
        <w:kern w:val="32"/>
        <w:sz w:val="18"/>
        <w:szCs w:val="18"/>
      </w:rPr>
    </w:pPr>
  </w:p>
  <w:tbl>
    <w:tblPr>
      <w:tblStyle w:val="ab"/>
      <w:tblW w:w="5000" w:type="pct"/>
      <w:jc w:val="center"/>
      <w:tblLook w:val="04A0" w:firstRow="1" w:lastRow="0" w:firstColumn="1" w:lastColumn="0" w:noHBand="0" w:noVBand="1"/>
    </w:tblPr>
    <w:tblGrid>
      <w:gridCol w:w="4026"/>
      <w:gridCol w:w="6815"/>
      <w:gridCol w:w="3549"/>
    </w:tblGrid>
    <w:tr w:rsidR="00A2496E" w:rsidRPr="00FD092D" w14:paraId="738CB37D" w14:textId="77777777" w:rsidTr="006957CB">
      <w:trPr>
        <w:trHeight w:val="841"/>
        <w:jc w:val="center"/>
      </w:trPr>
      <w:tc>
        <w:tcPr>
          <w:tcW w:w="1399" w:type="pct"/>
          <w:vAlign w:val="center"/>
        </w:tcPr>
        <w:p w14:paraId="36CC3D0B" w14:textId="77777777" w:rsidR="00A2496E" w:rsidRPr="00FD092D" w:rsidRDefault="00A2496E" w:rsidP="00FD092D">
          <w:pPr>
            <w:jc w:val="right"/>
            <w:rPr>
              <w:rFonts w:eastAsiaTheme="minorEastAsia"/>
              <w:bCs/>
              <w:color w:val="000000"/>
              <w:kern w:val="32"/>
              <w:sz w:val="18"/>
              <w:szCs w:val="18"/>
              <w:lang w:eastAsia="zh-CN"/>
            </w:rPr>
          </w:pPr>
          <w:r w:rsidRPr="00FD092D">
            <w:rPr>
              <w:bCs/>
              <w:noProof/>
              <w:color w:val="000000"/>
              <w:kern w:val="32"/>
              <w:sz w:val="18"/>
              <w:szCs w:val="18"/>
            </w:rPr>
            <w:drawing>
              <wp:inline distT="0" distB="0" distL="0" distR="0" wp14:anchorId="50C24194" wp14:editId="475AB1CB">
                <wp:extent cx="1600200" cy="311150"/>
                <wp:effectExtent l="0" t="0" r="0" b="0"/>
                <wp:docPr id="1"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600200" cy="311150"/>
                        </a:xfrm>
                        <a:prstGeom prst="rect">
                          <a:avLst/>
                        </a:prstGeom>
                        <a:noFill/>
                        <a:ln>
                          <a:noFill/>
                        </a:ln>
                      </pic:spPr>
                    </pic:pic>
                  </a:graphicData>
                </a:graphic>
              </wp:inline>
            </w:drawing>
          </w:r>
        </w:p>
      </w:tc>
      <w:tc>
        <w:tcPr>
          <w:tcW w:w="2368" w:type="pct"/>
          <w:vAlign w:val="center"/>
        </w:tcPr>
        <w:p w14:paraId="544EB2F3" w14:textId="77777777" w:rsidR="00A2496E" w:rsidRPr="00FD092D" w:rsidRDefault="00A2496E" w:rsidP="00FD092D">
          <w:pPr>
            <w:jc w:val="center"/>
            <w:rPr>
              <w:rFonts w:eastAsiaTheme="minorEastAsia"/>
              <w:bCs/>
              <w:color w:val="000000"/>
              <w:kern w:val="32"/>
              <w:sz w:val="18"/>
              <w:szCs w:val="18"/>
              <w:lang w:eastAsia="zh-CN"/>
            </w:rPr>
          </w:pPr>
          <w:r w:rsidRPr="00FD092D">
            <w:rPr>
              <w:rFonts w:eastAsiaTheme="minorEastAsia"/>
              <w:bCs/>
              <w:color w:val="000000"/>
              <w:kern w:val="32"/>
              <w:sz w:val="18"/>
              <w:szCs w:val="18"/>
              <w:lang w:eastAsia="zh-CN"/>
            </w:rPr>
            <w:t>Failure Modes and Effects Analysis for</w:t>
          </w:r>
        </w:p>
        <w:p w14:paraId="6A33F9F4" w14:textId="77777777" w:rsidR="00A2496E" w:rsidRPr="00FD092D" w:rsidRDefault="00A2496E" w:rsidP="00FD092D">
          <w:pPr>
            <w:jc w:val="center"/>
            <w:rPr>
              <w:rFonts w:eastAsiaTheme="minorEastAsia"/>
              <w:bCs/>
              <w:color w:val="000000"/>
              <w:kern w:val="32"/>
              <w:sz w:val="18"/>
              <w:szCs w:val="18"/>
              <w:lang w:eastAsia="zh-CN"/>
            </w:rPr>
          </w:pPr>
          <w:r w:rsidRPr="00FD092D">
            <w:rPr>
              <w:rFonts w:eastAsiaTheme="minorEastAsia"/>
              <w:bCs/>
              <w:color w:val="000000"/>
              <w:kern w:val="32"/>
              <w:sz w:val="18"/>
              <w:szCs w:val="18"/>
              <w:lang w:eastAsia="zh-CN"/>
            </w:rPr>
            <w:t>ASYM-141366 Manufacture</w:t>
          </w:r>
        </w:p>
        <w:p w14:paraId="6708F222" w14:textId="77777777" w:rsidR="00A2496E" w:rsidRPr="00FD092D" w:rsidRDefault="00A2496E" w:rsidP="00FD092D">
          <w:pPr>
            <w:jc w:val="center"/>
            <w:rPr>
              <w:rFonts w:eastAsiaTheme="minorEastAsia"/>
              <w:bCs/>
              <w:color w:val="000000"/>
              <w:kern w:val="32"/>
              <w:sz w:val="18"/>
              <w:szCs w:val="18"/>
              <w:lang w:eastAsia="zh-CN"/>
            </w:rPr>
          </w:pPr>
          <w:r w:rsidRPr="00FD092D">
            <w:rPr>
              <w:rFonts w:eastAsiaTheme="minorEastAsia"/>
              <w:bCs/>
              <w:color w:val="000000"/>
              <w:kern w:val="32"/>
              <w:sz w:val="18"/>
              <w:szCs w:val="18"/>
              <w:lang w:eastAsia="zh-CN"/>
            </w:rPr>
            <w:t>(Step 01 of ASYM-140020)</w:t>
          </w:r>
        </w:p>
      </w:tc>
      <w:tc>
        <w:tcPr>
          <w:tcW w:w="1233" w:type="pct"/>
          <w:vAlign w:val="center"/>
        </w:tcPr>
        <w:p w14:paraId="5D3E0327" w14:textId="77777777" w:rsidR="00A2496E" w:rsidRPr="00FD092D" w:rsidRDefault="00A2496E" w:rsidP="00FD092D">
          <w:pPr>
            <w:jc w:val="center"/>
            <w:rPr>
              <w:rFonts w:eastAsiaTheme="minorEastAsia"/>
              <w:bCs/>
              <w:color w:val="000000"/>
              <w:kern w:val="32"/>
              <w:sz w:val="18"/>
              <w:szCs w:val="18"/>
              <w:lang w:eastAsia="zh-CN"/>
            </w:rPr>
          </w:pPr>
          <w:r w:rsidRPr="00FD092D">
            <w:rPr>
              <w:rFonts w:eastAsiaTheme="minorEastAsia"/>
              <w:bCs/>
              <w:color w:val="000000"/>
              <w:kern w:val="32"/>
              <w:sz w:val="18"/>
              <w:szCs w:val="18"/>
              <w:lang w:eastAsia="zh-CN"/>
            </w:rPr>
            <w:t>Doc. No. and version:</w:t>
          </w:r>
        </w:p>
        <w:p w14:paraId="2F0BD239" w14:textId="77777777" w:rsidR="00A2496E" w:rsidRPr="00FD092D" w:rsidRDefault="00A2496E" w:rsidP="00FD092D">
          <w:pPr>
            <w:jc w:val="center"/>
            <w:rPr>
              <w:rFonts w:eastAsiaTheme="minorEastAsia"/>
              <w:bCs/>
              <w:color w:val="000000"/>
              <w:kern w:val="32"/>
              <w:sz w:val="18"/>
              <w:szCs w:val="18"/>
              <w:lang w:eastAsia="zh-CN"/>
            </w:rPr>
          </w:pPr>
          <w:r w:rsidRPr="00FD092D">
            <w:rPr>
              <w:rFonts w:eastAsiaTheme="minorEastAsia"/>
              <w:bCs/>
              <w:color w:val="000000"/>
              <w:kern w:val="32"/>
              <w:sz w:val="18"/>
              <w:szCs w:val="18"/>
              <w:lang w:eastAsia="zh-CN"/>
            </w:rPr>
            <w:t>RA-140020030102.01</w:t>
          </w:r>
        </w:p>
      </w:tc>
    </w:tr>
  </w:tbl>
  <w:p w14:paraId="77CEB9FE" w14:textId="77777777" w:rsidR="00A2496E" w:rsidRPr="00FD092D" w:rsidRDefault="00A2496E" w:rsidP="00FD092D"/>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2B1F3E" w14:textId="77777777" w:rsidR="00A2496E" w:rsidRPr="00FD092D" w:rsidRDefault="00A2496E" w:rsidP="00FD092D">
    <w:pPr>
      <w:spacing w:after="0" w:line="240" w:lineRule="auto"/>
      <w:jc w:val="right"/>
      <w:rPr>
        <w:rFonts w:ascii="Arial" w:hAnsi="Arial" w:cs="Arial"/>
        <w:bCs/>
        <w:color w:val="000000"/>
        <w:kern w:val="32"/>
        <w:sz w:val="18"/>
        <w:szCs w:val="18"/>
      </w:rPr>
    </w:pPr>
    <w:r>
      <w:rPr>
        <w:rFonts w:hint="eastAsia"/>
      </w:rPr>
      <w:t xml:space="preserve">    </w:t>
    </w:r>
    <w:r w:rsidRPr="00FD092D">
      <w:rPr>
        <w:rFonts w:ascii="Arial" w:hAnsi="Arial" w:cs="Arial" w:hint="eastAsia"/>
        <w:bCs/>
        <w:color w:val="000000"/>
        <w:kern w:val="32"/>
        <w:sz w:val="18"/>
        <w:szCs w:val="18"/>
      </w:rPr>
      <w:t xml:space="preserve"> </w:t>
    </w:r>
    <w:r w:rsidRPr="00FD092D">
      <w:rPr>
        <w:rFonts w:ascii="Arial" w:hAnsi="Arial" w:cs="Arial"/>
        <w:bCs/>
        <w:color w:val="000000"/>
        <w:kern w:val="32"/>
        <w:sz w:val="18"/>
        <w:szCs w:val="18"/>
      </w:rPr>
      <w:tab/>
    </w:r>
    <w:r w:rsidRPr="00FD092D">
      <w:rPr>
        <w:rFonts w:ascii="Arial" w:hAnsi="Arial" w:cs="Arial"/>
        <w:bCs/>
        <w:color w:val="000000"/>
        <w:kern w:val="32"/>
        <w:sz w:val="18"/>
        <w:szCs w:val="18"/>
      </w:rPr>
      <w:tab/>
    </w:r>
  </w:p>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A2496E" w:rsidRPr="00FD092D" w14:paraId="5EDA0BED" w14:textId="77777777" w:rsidTr="006957CB">
      <w:trPr>
        <w:jc w:val="right"/>
      </w:trPr>
      <w:tc>
        <w:tcPr>
          <w:tcW w:w="2216" w:type="dxa"/>
        </w:tcPr>
        <w:p w14:paraId="305A5EE6" w14:textId="77777777" w:rsidR="00A2496E" w:rsidRPr="00FD092D" w:rsidRDefault="00A2496E" w:rsidP="00FD092D">
          <w:pPr>
            <w:jc w:val="right"/>
            <w:rPr>
              <w:bCs/>
              <w:color w:val="000000"/>
              <w:kern w:val="32"/>
              <w:sz w:val="18"/>
              <w:szCs w:val="18"/>
            </w:rPr>
          </w:pPr>
          <w:r w:rsidRPr="00FD092D">
            <w:rPr>
              <w:bCs/>
              <w:color w:val="000000"/>
              <w:kern w:val="32"/>
              <w:sz w:val="18"/>
              <w:szCs w:val="18"/>
            </w:rPr>
            <w:t>QF01221.V01</w:t>
          </w:r>
        </w:p>
      </w:tc>
      <w:tc>
        <w:tcPr>
          <w:tcW w:w="141" w:type="dxa"/>
        </w:tcPr>
        <w:p w14:paraId="15F75B13" w14:textId="77777777" w:rsidR="00A2496E" w:rsidRPr="00FD092D" w:rsidRDefault="00A2496E" w:rsidP="00FD092D">
          <w:pPr>
            <w:jc w:val="right"/>
            <w:rPr>
              <w:bCs/>
              <w:color w:val="000000"/>
              <w:kern w:val="32"/>
              <w:sz w:val="18"/>
              <w:szCs w:val="18"/>
            </w:rPr>
          </w:pPr>
          <w:r w:rsidRPr="00FD092D">
            <w:rPr>
              <w:bCs/>
              <w:color w:val="000000"/>
              <w:kern w:val="32"/>
              <w:sz w:val="18"/>
              <w:szCs w:val="18"/>
            </w:rPr>
            <w:t>(</w:t>
          </w:r>
        </w:p>
      </w:tc>
      <w:tc>
        <w:tcPr>
          <w:tcW w:w="1134" w:type="dxa"/>
        </w:tcPr>
        <w:p w14:paraId="4D6DA03F" w14:textId="77777777" w:rsidR="00A2496E" w:rsidRPr="00FD092D" w:rsidRDefault="00A2496E" w:rsidP="00FD092D">
          <w:pPr>
            <w:jc w:val="right"/>
            <w:rPr>
              <w:bCs/>
              <w:color w:val="000000"/>
              <w:kern w:val="32"/>
              <w:sz w:val="18"/>
              <w:szCs w:val="18"/>
            </w:rPr>
          </w:pPr>
          <w:r w:rsidRPr="00FD092D">
            <w:rPr>
              <w:bCs/>
              <w:color w:val="000000"/>
              <w:kern w:val="32"/>
              <w:sz w:val="18"/>
              <w:szCs w:val="18"/>
            </w:rPr>
            <w:t>01/17/2019</w:t>
          </w:r>
        </w:p>
      </w:tc>
      <w:tc>
        <w:tcPr>
          <w:tcW w:w="181" w:type="dxa"/>
        </w:tcPr>
        <w:p w14:paraId="01A98182" w14:textId="77777777" w:rsidR="00A2496E" w:rsidRPr="00FD092D" w:rsidRDefault="00A2496E" w:rsidP="00FD092D">
          <w:pPr>
            <w:jc w:val="right"/>
            <w:rPr>
              <w:bCs/>
              <w:color w:val="000000"/>
              <w:kern w:val="32"/>
              <w:sz w:val="18"/>
              <w:szCs w:val="18"/>
            </w:rPr>
          </w:pPr>
          <w:r w:rsidRPr="00FD092D">
            <w:rPr>
              <w:bCs/>
              <w:color w:val="000000"/>
              <w:kern w:val="32"/>
              <w:sz w:val="18"/>
              <w:szCs w:val="18"/>
            </w:rPr>
            <w:t>)</w:t>
          </w:r>
        </w:p>
      </w:tc>
    </w:tr>
  </w:tbl>
  <w:p w14:paraId="6E0869AC" w14:textId="77777777" w:rsidR="00A2496E" w:rsidRPr="00FD092D" w:rsidRDefault="00A2496E" w:rsidP="00FD092D">
    <w:pPr>
      <w:spacing w:after="0" w:line="240" w:lineRule="auto"/>
      <w:ind w:right="720"/>
      <w:rPr>
        <w:rFonts w:ascii="Arial" w:hAnsi="Arial" w:cs="Arial"/>
        <w:bCs/>
        <w:color w:val="000000"/>
        <w:kern w:val="32"/>
        <w:sz w:val="18"/>
        <w:szCs w:val="18"/>
      </w:rPr>
    </w:pPr>
  </w:p>
  <w:tbl>
    <w:tblPr>
      <w:tblStyle w:val="ab"/>
      <w:tblW w:w="5000" w:type="pct"/>
      <w:jc w:val="center"/>
      <w:tblLook w:val="04A0" w:firstRow="1" w:lastRow="0" w:firstColumn="1" w:lastColumn="0" w:noHBand="0" w:noVBand="1"/>
    </w:tblPr>
    <w:tblGrid>
      <w:gridCol w:w="4026"/>
      <w:gridCol w:w="6815"/>
      <w:gridCol w:w="3549"/>
    </w:tblGrid>
    <w:tr w:rsidR="00A2496E" w:rsidRPr="00FD092D" w14:paraId="7BCA3672" w14:textId="77777777" w:rsidTr="006957CB">
      <w:trPr>
        <w:trHeight w:val="841"/>
        <w:jc w:val="center"/>
      </w:trPr>
      <w:tc>
        <w:tcPr>
          <w:tcW w:w="1399" w:type="pct"/>
          <w:vAlign w:val="center"/>
        </w:tcPr>
        <w:p w14:paraId="53CAEA56" w14:textId="77777777" w:rsidR="00A2496E" w:rsidRPr="00FD092D" w:rsidRDefault="00A2496E" w:rsidP="00FD092D">
          <w:pPr>
            <w:jc w:val="right"/>
            <w:rPr>
              <w:rFonts w:eastAsiaTheme="minorEastAsia"/>
              <w:bCs/>
              <w:color w:val="000000"/>
              <w:kern w:val="32"/>
              <w:sz w:val="18"/>
              <w:szCs w:val="18"/>
              <w:lang w:eastAsia="zh-CN"/>
            </w:rPr>
          </w:pPr>
          <w:r w:rsidRPr="00FD092D">
            <w:rPr>
              <w:bCs/>
              <w:noProof/>
              <w:color w:val="000000"/>
              <w:kern w:val="32"/>
              <w:sz w:val="18"/>
              <w:szCs w:val="18"/>
            </w:rPr>
            <w:drawing>
              <wp:inline distT="0" distB="0" distL="0" distR="0" wp14:anchorId="32DDDA0B" wp14:editId="0402B1C4">
                <wp:extent cx="1600200" cy="311150"/>
                <wp:effectExtent l="0" t="0" r="0" b="0"/>
                <wp:docPr id="4"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600200" cy="311150"/>
                        </a:xfrm>
                        <a:prstGeom prst="rect">
                          <a:avLst/>
                        </a:prstGeom>
                        <a:noFill/>
                        <a:ln>
                          <a:noFill/>
                        </a:ln>
                      </pic:spPr>
                    </pic:pic>
                  </a:graphicData>
                </a:graphic>
              </wp:inline>
            </w:drawing>
          </w:r>
        </w:p>
      </w:tc>
      <w:tc>
        <w:tcPr>
          <w:tcW w:w="2368" w:type="pct"/>
          <w:vAlign w:val="center"/>
        </w:tcPr>
        <w:p w14:paraId="2A8CD304" w14:textId="77777777" w:rsidR="00A2496E" w:rsidRPr="00FD092D" w:rsidRDefault="00A2496E" w:rsidP="00FD092D">
          <w:pPr>
            <w:jc w:val="center"/>
            <w:rPr>
              <w:rFonts w:eastAsiaTheme="minorEastAsia"/>
              <w:bCs/>
              <w:color w:val="000000"/>
              <w:kern w:val="32"/>
              <w:sz w:val="18"/>
              <w:szCs w:val="18"/>
              <w:lang w:eastAsia="zh-CN"/>
            </w:rPr>
          </w:pPr>
          <w:r w:rsidRPr="00FD092D">
            <w:rPr>
              <w:rFonts w:eastAsiaTheme="minorEastAsia"/>
              <w:bCs/>
              <w:color w:val="000000"/>
              <w:kern w:val="32"/>
              <w:sz w:val="18"/>
              <w:szCs w:val="18"/>
              <w:lang w:eastAsia="zh-CN"/>
            </w:rPr>
            <w:t>Failure Modes and Effects Analysis for</w:t>
          </w:r>
        </w:p>
        <w:p w14:paraId="7787F7E6" w14:textId="77777777" w:rsidR="00A2496E" w:rsidRPr="00FD092D" w:rsidRDefault="00A2496E" w:rsidP="00FD092D">
          <w:pPr>
            <w:jc w:val="center"/>
            <w:rPr>
              <w:rFonts w:eastAsiaTheme="minorEastAsia"/>
              <w:bCs/>
              <w:color w:val="000000"/>
              <w:kern w:val="32"/>
              <w:sz w:val="18"/>
              <w:szCs w:val="18"/>
              <w:lang w:eastAsia="zh-CN"/>
            </w:rPr>
          </w:pPr>
          <w:r w:rsidRPr="00FD092D">
            <w:rPr>
              <w:rFonts w:eastAsiaTheme="minorEastAsia"/>
              <w:bCs/>
              <w:color w:val="000000"/>
              <w:kern w:val="32"/>
              <w:sz w:val="18"/>
              <w:szCs w:val="18"/>
              <w:lang w:eastAsia="zh-CN"/>
            </w:rPr>
            <w:t>ASYM-141366 Manufacture</w:t>
          </w:r>
        </w:p>
        <w:p w14:paraId="363E1C48" w14:textId="77777777" w:rsidR="00A2496E" w:rsidRPr="00FD092D" w:rsidRDefault="00A2496E" w:rsidP="00FD092D">
          <w:pPr>
            <w:jc w:val="center"/>
            <w:rPr>
              <w:rFonts w:eastAsiaTheme="minorEastAsia"/>
              <w:bCs/>
              <w:color w:val="000000"/>
              <w:kern w:val="32"/>
              <w:sz w:val="18"/>
              <w:szCs w:val="18"/>
              <w:lang w:eastAsia="zh-CN"/>
            </w:rPr>
          </w:pPr>
          <w:r w:rsidRPr="00FD092D">
            <w:rPr>
              <w:rFonts w:eastAsiaTheme="minorEastAsia"/>
              <w:bCs/>
              <w:color w:val="000000"/>
              <w:kern w:val="32"/>
              <w:sz w:val="18"/>
              <w:szCs w:val="18"/>
              <w:lang w:eastAsia="zh-CN"/>
            </w:rPr>
            <w:t>(Step 01 of ASYM-140020)</w:t>
          </w:r>
        </w:p>
      </w:tc>
      <w:tc>
        <w:tcPr>
          <w:tcW w:w="1233" w:type="pct"/>
          <w:vAlign w:val="center"/>
        </w:tcPr>
        <w:p w14:paraId="07CFB506" w14:textId="77777777" w:rsidR="00A2496E" w:rsidRPr="00FD092D" w:rsidRDefault="00A2496E" w:rsidP="00FD092D">
          <w:pPr>
            <w:jc w:val="center"/>
            <w:rPr>
              <w:rFonts w:eastAsiaTheme="minorEastAsia"/>
              <w:bCs/>
              <w:color w:val="000000"/>
              <w:kern w:val="32"/>
              <w:sz w:val="18"/>
              <w:szCs w:val="18"/>
              <w:lang w:eastAsia="zh-CN"/>
            </w:rPr>
          </w:pPr>
          <w:r w:rsidRPr="00FD092D">
            <w:rPr>
              <w:rFonts w:eastAsiaTheme="minorEastAsia"/>
              <w:bCs/>
              <w:color w:val="000000"/>
              <w:kern w:val="32"/>
              <w:sz w:val="18"/>
              <w:szCs w:val="18"/>
              <w:lang w:eastAsia="zh-CN"/>
            </w:rPr>
            <w:t>Doc. No. and version:</w:t>
          </w:r>
        </w:p>
        <w:p w14:paraId="466069DE" w14:textId="77777777" w:rsidR="00A2496E" w:rsidRPr="00FD092D" w:rsidRDefault="00A2496E" w:rsidP="00FD092D">
          <w:pPr>
            <w:jc w:val="center"/>
            <w:rPr>
              <w:rFonts w:eastAsiaTheme="minorEastAsia"/>
              <w:bCs/>
              <w:color w:val="000000"/>
              <w:kern w:val="32"/>
              <w:sz w:val="18"/>
              <w:szCs w:val="18"/>
              <w:lang w:eastAsia="zh-CN"/>
            </w:rPr>
          </w:pPr>
          <w:r w:rsidRPr="00FD092D">
            <w:rPr>
              <w:rFonts w:eastAsiaTheme="minorEastAsia"/>
              <w:bCs/>
              <w:color w:val="000000"/>
              <w:kern w:val="32"/>
              <w:sz w:val="18"/>
              <w:szCs w:val="18"/>
              <w:lang w:eastAsia="zh-CN"/>
            </w:rPr>
            <w:t>RA-140020030102.01</w:t>
          </w:r>
        </w:p>
      </w:tc>
    </w:tr>
  </w:tbl>
  <w:p w14:paraId="1797BA96" w14:textId="77777777" w:rsidR="00A2496E" w:rsidRPr="00FD092D" w:rsidRDefault="00A2496E" w:rsidP="00FD092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0AAD"/>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BC64EC"/>
    <w:multiLevelType w:val="hybridMultilevel"/>
    <w:tmpl w:val="A89C03E0"/>
    <w:lvl w:ilvl="0" w:tplc="84E02814">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168168D"/>
    <w:multiLevelType w:val="hybridMultilevel"/>
    <w:tmpl w:val="94085DEE"/>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1694A18"/>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216369A"/>
    <w:multiLevelType w:val="hybridMultilevel"/>
    <w:tmpl w:val="A89C03E0"/>
    <w:lvl w:ilvl="0" w:tplc="84E02814">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28B3642"/>
    <w:multiLevelType w:val="hybridMultilevel"/>
    <w:tmpl w:val="FEF829F6"/>
    <w:lvl w:ilvl="0" w:tplc="E30AA186">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3B30FE9"/>
    <w:multiLevelType w:val="hybridMultilevel"/>
    <w:tmpl w:val="FE7441D6"/>
    <w:lvl w:ilvl="0" w:tplc="85104AD4">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4060F32"/>
    <w:multiLevelType w:val="hybridMultilevel"/>
    <w:tmpl w:val="AEE8A028"/>
    <w:lvl w:ilvl="0" w:tplc="0BB8CE4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48230AE"/>
    <w:multiLevelType w:val="hybridMultilevel"/>
    <w:tmpl w:val="9CD05284"/>
    <w:lvl w:ilvl="0" w:tplc="D31EBF90">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4F137C2"/>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5803752"/>
    <w:multiLevelType w:val="hybridMultilevel"/>
    <w:tmpl w:val="FE7441D6"/>
    <w:lvl w:ilvl="0" w:tplc="85104AD4">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581636E"/>
    <w:multiLevelType w:val="hybridMultilevel"/>
    <w:tmpl w:val="AEE8A028"/>
    <w:lvl w:ilvl="0" w:tplc="0BB8CE4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58A207C"/>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5E83505"/>
    <w:multiLevelType w:val="hybridMultilevel"/>
    <w:tmpl w:val="6FD2505C"/>
    <w:lvl w:ilvl="0" w:tplc="F99202AA">
      <w:start w:val="1"/>
      <w:numFmt w:val="decimal"/>
      <w:lvlText w:val="%1."/>
      <w:lvlJc w:val="left"/>
      <w:pPr>
        <w:ind w:left="284" w:hanging="284"/>
      </w:pPr>
      <w:rPr>
        <w:rFonts w:ascii="Arial" w:hAnsi="Arial" w:cs="Arial" w:hint="default"/>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66578A4"/>
    <w:multiLevelType w:val="hybridMultilevel"/>
    <w:tmpl w:val="59F0BC1A"/>
    <w:lvl w:ilvl="0" w:tplc="1CAE85F4">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72D6EF1"/>
    <w:multiLevelType w:val="hybridMultilevel"/>
    <w:tmpl w:val="D2CEC626"/>
    <w:lvl w:ilvl="0" w:tplc="663ECA64">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76851CF"/>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07880EB9"/>
    <w:multiLevelType w:val="hybridMultilevel"/>
    <w:tmpl w:val="D7BE107A"/>
    <w:lvl w:ilvl="0" w:tplc="33C0C3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8600679"/>
    <w:multiLevelType w:val="hybridMultilevel"/>
    <w:tmpl w:val="7CA400F8"/>
    <w:lvl w:ilvl="0" w:tplc="3594D282">
      <w:start w:val="1"/>
      <w:numFmt w:val="decimal"/>
      <w:lvlText w:val="%1."/>
      <w:lvlJc w:val="left"/>
      <w:pPr>
        <w:ind w:left="360" w:hanging="360"/>
      </w:pPr>
      <w:rPr>
        <w:rFonts w:asciiTheme="minorEastAsia" w:eastAsia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08932EE1"/>
    <w:multiLevelType w:val="hybridMultilevel"/>
    <w:tmpl w:val="7B0633E8"/>
    <w:lvl w:ilvl="0" w:tplc="4754D8A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08AB3FF6"/>
    <w:multiLevelType w:val="hybridMultilevel"/>
    <w:tmpl w:val="AEE8A028"/>
    <w:lvl w:ilvl="0" w:tplc="0BB8CE4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0A423C09"/>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0ABC0AF5"/>
    <w:multiLevelType w:val="hybridMultilevel"/>
    <w:tmpl w:val="94085DEE"/>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0B9F03F9"/>
    <w:multiLevelType w:val="hybridMultilevel"/>
    <w:tmpl w:val="1E805B56"/>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0C1236B2"/>
    <w:multiLevelType w:val="hybridMultilevel"/>
    <w:tmpl w:val="9BEC37B2"/>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0C443FEC"/>
    <w:multiLevelType w:val="hybridMultilevel"/>
    <w:tmpl w:val="1C2068A4"/>
    <w:lvl w:ilvl="0" w:tplc="AF887C6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0C5433FB"/>
    <w:multiLevelType w:val="hybridMultilevel"/>
    <w:tmpl w:val="10BC7790"/>
    <w:lvl w:ilvl="0" w:tplc="AF7A87D2">
      <w:start w:val="1"/>
      <w:numFmt w:val="decimal"/>
      <w:lvlText w:val="%1."/>
      <w:lvlJc w:val="left"/>
      <w:pPr>
        <w:ind w:left="284" w:hanging="284"/>
      </w:pPr>
      <w:rPr>
        <w:rFonts w:ascii="Arial" w:hAnsi="Arial" w:cs="Arial" w:hint="default"/>
        <w:color w:val="404040"/>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0C70575B"/>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CA009CA"/>
    <w:multiLevelType w:val="hybridMultilevel"/>
    <w:tmpl w:val="94085DEE"/>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0CE137A4"/>
    <w:multiLevelType w:val="hybridMultilevel"/>
    <w:tmpl w:val="FEF829F6"/>
    <w:lvl w:ilvl="0" w:tplc="E30AA186">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0D150C25"/>
    <w:multiLevelType w:val="hybridMultilevel"/>
    <w:tmpl w:val="CF86DB16"/>
    <w:lvl w:ilvl="0" w:tplc="0D4C898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0EC954FC"/>
    <w:multiLevelType w:val="hybridMultilevel"/>
    <w:tmpl w:val="33A2537A"/>
    <w:lvl w:ilvl="0" w:tplc="5CA0D14E">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0ECC61B3"/>
    <w:multiLevelType w:val="hybridMultilevel"/>
    <w:tmpl w:val="AD46C5A0"/>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0F06194F"/>
    <w:multiLevelType w:val="hybridMultilevel"/>
    <w:tmpl w:val="3678252A"/>
    <w:lvl w:ilvl="0" w:tplc="FFCCD846">
      <w:start w:val="1"/>
      <w:numFmt w:val="decimal"/>
      <w:lvlText w:val="%1."/>
      <w:lvlJc w:val="left"/>
      <w:pPr>
        <w:ind w:left="284" w:hanging="284"/>
      </w:pPr>
      <w:rPr>
        <w:rFonts w:ascii="Arial" w:hAnsi="Arial" w:cs="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103F6C01"/>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109147B0"/>
    <w:multiLevelType w:val="hybridMultilevel"/>
    <w:tmpl w:val="9BEC37B2"/>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10EB2854"/>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12AE4C22"/>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12F90281"/>
    <w:multiLevelType w:val="hybridMultilevel"/>
    <w:tmpl w:val="7C28AF6C"/>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130140AA"/>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13264EA9"/>
    <w:multiLevelType w:val="multilevel"/>
    <w:tmpl w:val="E2DE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37532C6"/>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139911FA"/>
    <w:multiLevelType w:val="hybridMultilevel"/>
    <w:tmpl w:val="2B08473C"/>
    <w:lvl w:ilvl="0" w:tplc="4D9E33A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13DF0AEE"/>
    <w:multiLevelType w:val="hybridMultilevel"/>
    <w:tmpl w:val="AEE8A028"/>
    <w:lvl w:ilvl="0" w:tplc="0BB8CE4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13F265A7"/>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14856491"/>
    <w:multiLevelType w:val="hybridMultilevel"/>
    <w:tmpl w:val="33A2537A"/>
    <w:lvl w:ilvl="0" w:tplc="5CA0D14E">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14C62BD2"/>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14DF6EF2"/>
    <w:multiLevelType w:val="hybridMultilevel"/>
    <w:tmpl w:val="639482E2"/>
    <w:lvl w:ilvl="0" w:tplc="746CB29A">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154F213D"/>
    <w:multiLevelType w:val="hybridMultilevel"/>
    <w:tmpl w:val="AD46C5A0"/>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156E649D"/>
    <w:multiLevelType w:val="hybridMultilevel"/>
    <w:tmpl w:val="FEF829F6"/>
    <w:lvl w:ilvl="0" w:tplc="E30AA186">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15B73F85"/>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15D36701"/>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161F61FC"/>
    <w:multiLevelType w:val="hybridMultilevel"/>
    <w:tmpl w:val="98E04FA2"/>
    <w:lvl w:ilvl="0" w:tplc="A6A21D70">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16F142C3"/>
    <w:multiLevelType w:val="hybridMultilevel"/>
    <w:tmpl w:val="ECB2192C"/>
    <w:lvl w:ilvl="0" w:tplc="FD26277A">
      <w:start w:val="1"/>
      <w:numFmt w:val="decimal"/>
      <w:lvlText w:val="%1."/>
      <w:lvlJc w:val="left"/>
      <w:pPr>
        <w:ind w:left="284" w:hanging="284"/>
      </w:pPr>
      <w:rPr>
        <w:rFonts w:ascii="Arial" w:eastAsia="仿宋_GB2312" w:hAnsi="Arial" w:cs="Arial" w:hint="default"/>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1753723D"/>
    <w:multiLevelType w:val="hybridMultilevel"/>
    <w:tmpl w:val="33A2537A"/>
    <w:lvl w:ilvl="0" w:tplc="5CA0D14E">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17792451"/>
    <w:multiLevelType w:val="hybridMultilevel"/>
    <w:tmpl w:val="10BC7790"/>
    <w:lvl w:ilvl="0" w:tplc="AF7A87D2">
      <w:start w:val="1"/>
      <w:numFmt w:val="decimal"/>
      <w:lvlText w:val="%1."/>
      <w:lvlJc w:val="left"/>
      <w:pPr>
        <w:ind w:left="284" w:hanging="284"/>
      </w:pPr>
      <w:rPr>
        <w:rFonts w:ascii="Arial" w:hAnsi="Arial" w:cs="Arial" w:hint="default"/>
        <w:color w:val="404040"/>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17F24B37"/>
    <w:multiLevelType w:val="hybridMultilevel"/>
    <w:tmpl w:val="7C28AF6C"/>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18CD1694"/>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18E12333"/>
    <w:multiLevelType w:val="hybridMultilevel"/>
    <w:tmpl w:val="A89C03E0"/>
    <w:lvl w:ilvl="0" w:tplc="84E02814">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18EE1A1B"/>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1973772C"/>
    <w:multiLevelType w:val="multilevel"/>
    <w:tmpl w:val="324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98F45D0"/>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19E47FB3"/>
    <w:multiLevelType w:val="hybridMultilevel"/>
    <w:tmpl w:val="D2CEC626"/>
    <w:lvl w:ilvl="0" w:tplc="663ECA64">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19FA51ED"/>
    <w:multiLevelType w:val="hybridMultilevel"/>
    <w:tmpl w:val="713C734C"/>
    <w:lvl w:ilvl="0" w:tplc="914CB8F0">
      <w:start w:val="1"/>
      <w:numFmt w:val="decimal"/>
      <w:lvlText w:val="%1."/>
      <w:lvlJc w:val="left"/>
      <w:pPr>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1A100B82"/>
    <w:multiLevelType w:val="hybridMultilevel"/>
    <w:tmpl w:val="65D4DF9C"/>
    <w:lvl w:ilvl="0" w:tplc="F20A1C84">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1ACB14B3"/>
    <w:multiLevelType w:val="hybridMultilevel"/>
    <w:tmpl w:val="74D0E3D4"/>
    <w:lvl w:ilvl="0" w:tplc="186C5C32">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1B512C70"/>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1BEC60B2"/>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1C9C48ED"/>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1CAE6694"/>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1DDA64AD"/>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1DDD5903"/>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1E84678E"/>
    <w:multiLevelType w:val="hybridMultilevel"/>
    <w:tmpl w:val="07ACC824"/>
    <w:lvl w:ilvl="0" w:tplc="160C1B62">
      <w:start w:val="1"/>
      <w:numFmt w:val="decimal"/>
      <w:lvlText w:val="%1."/>
      <w:lvlJc w:val="left"/>
      <w:pPr>
        <w:ind w:left="284" w:hanging="284"/>
      </w:pPr>
      <w:rPr>
        <w:rFonts w:hint="default"/>
        <w:color w:val="40404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1E8C17CC"/>
    <w:multiLevelType w:val="hybridMultilevel"/>
    <w:tmpl w:val="9BEC37B2"/>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1EF856C8"/>
    <w:multiLevelType w:val="hybridMultilevel"/>
    <w:tmpl w:val="D2CEC626"/>
    <w:lvl w:ilvl="0" w:tplc="663ECA64">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1F291364"/>
    <w:multiLevelType w:val="hybridMultilevel"/>
    <w:tmpl w:val="19BA5C38"/>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1FD90428"/>
    <w:multiLevelType w:val="hybridMultilevel"/>
    <w:tmpl w:val="AD46C5A0"/>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20C73640"/>
    <w:multiLevelType w:val="hybridMultilevel"/>
    <w:tmpl w:val="236A0824"/>
    <w:lvl w:ilvl="0" w:tplc="6E70375C">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218E6FB6"/>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22AB2543"/>
    <w:multiLevelType w:val="hybridMultilevel"/>
    <w:tmpl w:val="CF86DB16"/>
    <w:lvl w:ilvl="0" w:tplc="0D4C898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22BD6487"/>
    <w:multiLevelType w:val="hybridMultilevel"/>
    <w:tmpl w:val="33A2537A"/>
    <w:lvl w:ilvl="0" w:tplc="5CA0D14E">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15:restartNumberingAfterBreak="0">
    <w:nsid w:val="232464B5"/>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23BD40FE"/>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24755EFE"/>
    <w:multiLevelType w:val="hybridMultilevel"/>
    <w:tmpl w:val="98E04FA2"/>
    <w:lvl w:ilvl="0" w:tplc="A6A21D70">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24C2562C"/>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24CA200D"/>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24FF0D9E"/>
    <w:multiLevelType w:val="multilevel"/>
    <w:tmpl w:val="506A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5E21ACE"/>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25EF7392"/>
    <w:multiLevelType w:val="hybridMultilevel"/>
    <w:tmpl w:val="6C30EC0A"/>
    <w:lvl w:ilvl="0" w:tplc="0078531A">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25FF5304"/>
    <w:multiLevelType w:val="hybridMultilevel"/>
    <w:tmpl w:val="CF4E854A"/>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15:restartNumberingAfterBreak="0">
    <w:nsid w:val="2641353D"/>
    <w:multiLevelType w:val="hybridMultilevel"/>
    <w:tmpl w:val="74D0E3D4"/>
    <w:lvl w:ilvl="0" w:tplc="186C5C32">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15:restartNumberingAfterBreak="0">
    <w:nsid w:val="277A3766"/>
    <w:multiLevelType w:val="hybridMultilevel"/>
    <w:tmpl w:val="CF86DB16"/>
    <w:lvl w:ilvl="0" w:tplc="0D4C898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 w15:restartNumberingAfterBreak="0">
    <w:nsid w:val="287848DD"/>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287C5277"/>
    <w:multiLevelType w:val="hybridMultilevel"/>
    <w:tmpl w:val="CF86DB16"/>
    <w:lvl w:ilvl="0" w:tplc="0D4C898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 w15:restartNumberingAfterBreak="0">
    <w:nsid w:val="28F50617"/>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15:restartNumberingAfterBreak="0">
    <w:nsid w:val="28F56C1C"/>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29C6443D"/>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2A4A013E"/>
    <w:multiLevelType w:val="hybridMultilevel"/>
    <w:tmpl w:val="AD46C5A0"/>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2AFF21A3"/>
    <w:multiLevelType w:val="hybridMultilevel"/>
    <w:tmpl w:val="CF4E854A"/>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15:restartNumberingAfterBreak="0">
    <w:nsid w:val="2B690E9F"/>
    <w:multiLevelType w:val="multilevel"/>
    <w:tmpl w:val="26A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BB61D0B"/>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15:restartNumberingAfterBreak="0">
    <w:nsid w:val="2C753FF0"/>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15:restartNumberingAfterBreak="0">
    <w:nsid w:val="2C7E2821"/>
    <w:multiLevelType w:val="hybridMultilevel"/>
    <w:tmpl w:val="FE7441D6"/>
    <w:lvl w:ilvl="0" w:tplc="85104AD4">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 w15:restartNumberingAfterBreak="0">
    <w:nsid w:val="2D0D7DA2"/>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2D443629"/>
    <w:multiLevelType w:val="hybridMultilevel"/>
    <w:tmpl w:val="9B8AA25E"/>
    <w:lvl w:ilvl="0" w:tplc="A02EAC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 w15:restartNumberingAfterBreak="0">
    <w:nsid w:val="2D4B5F43"/>
    <w:multiLevelType w:val="hybridMultilevel"/>
    <w:tmpl w:val="CF86DB16"/>
    <w:lvl w:ilvl="0" w:tplc="0D4C898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2DCB051A"/>
    <w:multiLevelType w:val="hybridMultilevel"/>
    <w:tmpl w:val="CF86DB16"/>
    <w:lvl w:ilvl="0" w:tplc="0D4C898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 w15:restartNumberingAfterBreak="0">
    <w:nsid w:val="2E064D72"/>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15:restartNumberingAfterBreak="0">
    <w:nsid w:val="2ED43BFF"/>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15:restartNumberingAfterBreak="0">
    <w:nsid w:val="2FE06240"/>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 w15:restartNumberingAfterBreak="0">
    <w:nsid w:val="3020666B"/>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 w15:restartNumberingAfterBreak="0">
    <w:nsid w:val="306A1DB0"/>
    <w:multiLevelType w:val="hybridMultilevel"/>
    <w:tmpl w:val="AEE8A028"/>
    <w:lvl w:ilvl="0" w:tplc="0BB8CE4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30F850AA"/>
    <w:multiLevelType w:val="hybridMultilevel"/>
    <w:tmpl w:val="19BA5C38"/>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 w15:restartNumberingAfterBreak="0">
    <w:nsid w:val="316770C7"/>
    <w:multiLevelType w:val="hybridMultilevel"/>
    <w:tmpl w:val="33A2537A"/>
    <w:lvl w:ilvl="0" w:tplc="5CA0D14E">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 w15:restartNumberingAfterBreak="0">
    <w:nsid w:val="31890D64"/>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 w15:restartNumberingAfterBreak="0">
    <w:nsid w:val="31973A61"/>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15:restartNumberingAfterBreak="0">
    <w:nsid w:val="31BF1747"/>
    <w:multiLevelType w:val="hybridMultilevel"/>
    <w:tmpl w:val="03844ACA"/>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 w15:restartNumberingAfterBreak="0">
    <w:nsid w:val="31F127E2"/>
    <w:multiLevelType w:val="hybridMultilevel"/>
    <w:tmpl w:val="6FD2505C"/>
    <w:lvl w:ilvl="0" w:tplc="F99202AA">
      <w:start w:val="1"/>
      <w:numFmt w:val="decimal"/>
      <w:lvlText w:val="%1."/>
      <w:lvlJc w:val="left"/>
      <w:pPr>
        <w:ind w:left="284" w:hanging="284"/>
      </w:pPr>
      <w:rPr>
        <w:rFonts w:ascii="Arial" w:hAnsi="Arial" w:cs="Arial" w:hint="default"/>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15:restartNumberingAfterBreak="0">
    <w:nsid w:val="32854481"/>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 w15:restartNumberingAfterBreak="0">
    <w:nsid w:val="32966697"/>
    <w:multiLevelType w:val="hybridMultilevel"/>
    <w:tmpl w:val="FE7441D6"/>
    <w:lvl w:ilvl="0" w:tplc="85104AD4">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 w15:restartNumberingAfterBreak="0">
    <w:nsid w:val="3329613A"/>
    <w:multiLevelType w:val="hybridMultilevel"/>
    <w:tmpl w:val="98E04FA2"/>
    <w:lvl w:ilvl="0" w:tplc="A6A21D70">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15:restartNumberingAfterBreak="0">
    <w:nsid w:val="332E2E56"/>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15:restartNumberingAfterBreak="0">
    <w:nsid w:val="33877FF3"/>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 w15:restartNumberingAfterBreak="0">
    <w:nsid w:val="33D95338"/>
    <w:multiLevelType w:val="hybridMultilevel"/>
    <w:tmpl w:val="5E2AE552"/>
    <w:lvl w:ilvl="0" w:tplc="658E8DA4">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15:restartNumberingAfterBreak="0">
    <w:nsid w:val="340149EB"/>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 w15:restartNumberingAfterBreak="0">
    <w:nsid w:val="349C09D1"/>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15:restartNumberingAfterBreak="0">
    <w:nsid w:val="34DD4240"/>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 w15:restartNumberingAfterBreak="0">
    <w:nsid w:val="3535788E"/>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15:restartNumberingAfterBreak="0">
    <w:nsid w:val="355944D6"/>
    <w:multiLevelType w:val="hybridMultilevel"/>
    <w:tmpl w:val="8A08BE9C"/>
    <w:lvl w:ilvl="0" w:tplc="41F83F52">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361E568B"/>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 w15:restartNumberingAfterBreak="0">
    <w:nsid w:val="36AB6EC0"/>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 w15:restartNumberingAfterBreak="0">
    <w:nsid w:val="38456B36"/>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 w15:restartNumberingAfterBreak="0">
    <w:nsid w:val="38A41D79"/>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38A964BD"/>
    <w:multiLevelType w:val="hybridMultilevel"/>
    <w:tmpl w:val="94085DEE"/>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 w15:restartNumberingAfterBreak="0">
    <w:nsid w:val="38CF2997"/>
    <w:multiLevelType w:val="hybridMultilevel"/>
    <w:tmpl w:val="0994B0A0"/>
    <w:lvl w:ilvl="0" w:tplc="1BC01BE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 w15:restartNumberingAfterBreak="0">
    <w:nsid w:val="38D507DA"/>
    <w:multiLevelType w:val="hybridMultilevel"/>
    <w:tmpl w:val="024A1BDE"/>
    <w:lvl w:ilvl="0" w:tplc="8E806C32">
      <w:start w:val="1"/>
      <w:numFmt w:val="decimal"/>
      <w:lvlText w:val="%1."/>
      <w:lvlJc w:val="left"/>
      <w:pPr>
        <w:ind w:left="284" w:hanging="284"/>
      </w:pPr>
      <w:rPr>
        <w:rFonts w:asciiTheme="minorHAnsi" w:hAnsiTheme="minorHAnsi" w:cstheme="minorBidi"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 w15:restartNumberingAfterBreak="0">
    <w:nsid w:val="398552FF"/>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 w15:restartNumberingAfterBreak="0">
    <w:nsid w:val="399F4419"/>
    <w:multiLevelType w:val="hybridMultilevel"/>
    <w:tmpl w:val="AFDAAB58"/>
    <w:lvl w:ilvl="0" w:tplc="41F83F52">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 w15:restartNumberingAfterBreak="0">
    <w:nsid w:val="3A5F0037"/>
    <w:multiLevelType w:val="hybridMultilevel"/>
    <w:tmpl w:val="94085DEE"/>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 w15:restartNumberingAfterBreak="0">
    <w:nsid w:val="3AB2085F"/>
    <w:multiLevelType w:val="hybridMultilevel"/>
    <w:tmpl w:val="D2CEC626"/>
    <w:lvl w:ilvl="0" w:tplc="663ECA64">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 w15:restartNumberingAfterBreak="0">
    <w:nsid w:val="3AE46F6F"/>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 w15:restartNumberingAfterBreak="0">
    <w:nsid w:val="3AFD37B8"/>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 w15:restartNumberingAfterBreak="0">
    <w:nsid w:val="3C2B76C6"/>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 w15:restartNumberingAfterBreak="0">
    <w:nsid w:val="3C4265A1"/>
    <w:multiLevelType w:val="hybridMultilevel"/>
    <w:tmpl w:val="33442BA2"/>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 w15:restartNumberingAfterBreak="0">
    <w:nsid w:val="3C4E43EB"/>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 w15:restartNumberingAfterBreak="0">
    <w:nsid w:val="3D104008"/>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 w15:restartNumberingAfterBreak="0">
    <w:nsid w:val="3E660DB9"/>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15:restartNumberingAfterBreak="0">
    <w:nsid w:val="3E7417A2"/>
    <w:multiLevelType w:val="hybridMultilevel"/>
    <w:tmpl w:val="639482E2"/>
    <w:lvl w:ilvl="0" w:tplc="746CB29A">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 w15:restartNumberingAfterBreak="0">
    <w:nsid w:val="3EFB7368"/>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15:restartNumberingAfterBreak="0">
    <w:nsid w:val="3F392FD3"/>
    <w:multiLevelType w:val="hybridMultilevel"/>
    <w:tmpl w:val="639482E2"/>
    <w:lvl w:ilvl="0" w:tplc="746CB29A">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 w15:restartNumberingAfterBreak="0">
    <w:nsid w:val="3F89263E"/>
    <w:multiLevelType w:val="hybridMultilevel"/>
    <w:tmpl w:val="74D0E3D4"/>
    <w:lvl w:ilvl="0" w:tplc="186C5C32">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 w15:restartNumberingAfterBreak="0">
    <w:nsid w:val="3FB257DC"/>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 w15:restartNumberingAfterBreak="0">
    <w:nsid w:val="3FFF4D7E"/>
    <w:multiLevelType w:val="hybridMultilevel"/>
    <w:tmpl w:val="33A2537A"/>
    <w:lvl w:ilvl="0" w:tplc="5CA0D14E">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 w15:restartNumberingAfterBreak="0">
    <w:nsid w:val="400A7C9B"/>
    <w:multiLevelType w:val="hybridMultilevel"/>
    <w:tmpl w:val="08E20B00"/>
    <w:lvl w:ilvl="0" w:tplc="003E933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 w15:restartNumberingAfterBreak="0">
    <w:nsid w:val="400D71F5"/>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15:restartNumberingAfterBreak="0">
    <w:nsid w:val="401524C8"/>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 w15:restartNumberingAfterBreak="0">
    <w:nsid w:val="40194123"/>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 w15:restartNumberingAfterBreak="0">
    <w:nsid w:val="40565604"/>
    <w:multiLevelType w:val="hybridMultilevel"/>
    <w:tmpl w:val="639482E2"/>
    <w:lvl w:ilvl="0" w:tplc="746CB29A">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 w15:restartNumberingAfterBreak="0">
    <w:nsid w:val="40901198"/>
    <w:multiLevelType w:val="hybridMultilevel"/>
    <w:tmpl w:val="CF86DB16"/>
    <w:lvl w:ilvl="0" w:tplc="0D4C898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15:restartNumberingAfterBreak="0">
    <w:nsid w:val="413142BA"/>
    <w:multiLevelType w:val="hybridMultilevel"/>
    <w:tmpl w:val="03844ACA"/>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 w15:restartNumberingAfterBreak="0">
    <w:nsid w:val="420628FC"/>
    <w:multiLevelType w:val="hybridMultilevel"/>
    <w:tmpl w:val="08E20B00"/>
    <w:lvl w:ilvl="0" w:tplc="003E933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 w15:restartNumberingAfterBreak="0">
    <w:nsid w:val="427E2834"/>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 w15:restartNumberingAfterBreak="0">
    <w:nsid w:val="42DC4415"/>
    <w:multiLevelType w:val="hybridMultilevel"/>
    <w:tmpl w:val="C6400C36"/>
    <w:lvl w:ilvl="0" w:tplc="DAE88878">
      <w:start w:val="1"/>
      <w:numFmt w:val="decimal"/>
      <w:lvlText w:val="%1."/>
      <w:lvlJc w:val="left"/>
      <w:pPr>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15:restartNumberingAfterBreak="0">
    <w:nsid w:val="439A311C"/>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 w15:restartNumberingAfterBreak="0">
    <w:nsid w:val="44372DD4"/>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 w15:restartNumberingAfterBreak="0">
    <w:nsid w:val="45616B42"/>
    <w:multiLevelType w:val="hybridMultilevel"/>
    <w:tmpl w:val="AEAC717A"/>
    <w:lvl w:ilvl="0" w:tplc="60F0317C">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 w15:restartNumberingAfterBreak="0">
    <w:nsid w:val="45B14916"/>
    <w:multiLevelType w:val="hybridMultilevel"/>
    <w:tmpl w:val="94085DEE"/>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 w15:restartNumberingAfterBreak="0">
    <w:nsid w:val="46805FDB"/>
    <w:multiLevelType w:val="hybridMultilevel"/>
    <w:tmpl w:val="0994B0A0"/>
    <w:lvl w:ilvl="0" w:tplc="1BC01BE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 w15:restartNumberingAfterBreak="0">
    <w:nsid w:val="46A02C72"/>
    <w:multiLevelType w:val="hybridMultilevel"/>
    <w:tmpl w:val="67E8B02E"/>
    <w:lvl w:ilvl="0" w:tplc="E79AC4CE">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15:restartNumberingAfterBreak="0">
    <w:nsid w:val="47664530"/>
    <w:multiLevelType w:val="hybridMultilevel"/>
    <w:tmpl w:val="6C30EC0A"/>
    <w:lvl w:ilvl="0" w:tplc="0078531A">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 w15:restartNumberingAfterBreak="0">
    <w:nsid w:val="4793111C"/>
    <w:multiLevelType w:val="hybridMultilevel"/>
    <w:tmpl w:val="AD46C5A0"/>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 w15:restartNumberingAfterBreak="0">
    <w:nsid w:val="49946486"/>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 w15:restartNumberingAfterBreak="0">
    <w:nsid w:val="4A59039D"/>
    <w:multiLevelType w:val="hybridMultilevel"/>
    <w:tmpl w:val="FFC865C8"/>
    <w:lvl w:ilvl="0" w:tplc="B478042A">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 w15:restartNumberingAfterBreak="0">
    <w:nsid w:val="4A8060B0"/>
    <w:multiLevelType w:val="hybridMultilevel"/>
    <w:tmpl w:val="D2CEC626"/>
    <w:lvl w:ilvl="0" w:tplc="663ECA64">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 w15:restartNumberingAfterBreak="0">
    <w:nsid w:val="4A9B5060"/>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 w15:restartNumberingAfterBreak="0">
    <w:nsid w:val="4ABC599D"/>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 w15:restartNumberingAfterBreak="0">
    <w:nsid w:val="4B2E5BCA"/>
    <w:multiLevelType w:val="hybridMultilevel"/>
    <w:tmpl w:val="94085DEE"/>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 w15:restartNumberingAfterBreak="0">
    <w:nsid w:val="4B443CD4"/>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 w15:restartNumberingAfterBreak="0">
    <w:nsid w:val="4BA95DF9"/>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 w15:restartNumberingAfterBreak="0">
    <w:nsid w:val="4C6D2931"/>
    <w:multiLevelType w:val="hybridMultilevel"/>
    <w:tmpl w:val="FE7441D6"/>
    <w:lvl w:ilvl="0" w:tplc="85104AD4">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 w15:restartNumberingAfterBreak="0">
    <w:nsid w:val="4D3F3448"/>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 w15:restartNumberingAfterBreak="0">
    <w:nsid w:val="4D4D4478"/>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 w15:restartNumberingAfterBreak="0">
    <w:nsid w:val="4D626B2C"/>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15:restartNumberingAfterBreak="0">
    <w:nsid w:val="4D9A6473"/>
    <w:multiLevelType w:val="hybridMultilevel"/>
    <w:tmpl w:val="94085DEE"/>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 w15:restartNumberingAfterBreak="0">
    <w:nsid w:val="4DD81F9B"/>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 w15:restartNumberingAfterBreak="0">
    <w:nsid w:val="4E2102FA"/>
    <w:multiLevelType w:val="hybridMultilevel"/>
    <w:tmpl w:val="94085DEE"/>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 w15:restartNumberingAfterBreak="0">
    <w:nsid w:val="4E363FB0"/>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15:restartNumberingAfterBreak="0">
    <w:nsid w:val="4F0C33A7"/>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 w15:restartNumberingAfterBreak="0">
    <w:nsid w:val="4F21793E"/>
    <w:multiLevelType w:val="hybridMultilevel"/>
    <w:tmpl w:val="94085DEE"/>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15:restartNumberingAfterBreak="0">
    <w:nsid w:val="4F23364F"/>
    <w:multiLevelType w:val="hybridMultilevel"/>
    <w:tmpl w:val="675A6222"/>
    <w:lvl w:ilvl="0" w:tplc="23802F0C">
      <w:start w:val="1"/>
      <w:numFmt w:val="decimal"/>
      <w:lvlText w:val="%1."/>
      <w:lvlJc w:val="left"/>
      <w:pPr>
        <w:ind w:left="284" w:hanging="284"/>
      </w:pPr>
      <w:rPr>
        <w:rFonts w:ascii="Arial" w:hAnsi="Arial" w:cs="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 w15:restartNumberingAfterBreak="0">
    <w:nsid w:val="4FAB174D"/>
    <w:multiLevelType w:val="hybridMultilevel"/>
    <w:tmpl w:val="FE7441D6"/>
    <w:lvl w:ilvl="0" w:tplc="85104AD4">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15:restartNumberingAfterBreak="0">
    <w:nsid w:val="4FD725C7"/>
    <w:multiLevelType w:val="hybridMultilevel"/>
    <w:tmpl w:val="D2CEC626"/>
    <w:lvl w:ilvl="0" w:tplc="663ECA64">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 w15:restartNumberingAfterBreak="0">
    <w:nsid w:val="509528AE"/>
    <w:multiLevelType w:val="hybridMultilevel"/>
    <w:tmpl w:val="6FD2505C"/>
    <w:lvl w:ilvl="0" w:tplc="F99202AA">
      <w:start w:val="1"/>
      <w:numFmt w:val="decimal"/>
      <w:lvlText w:val="%1."/>
      <w:lvlJc w:val="left"/>
      <w:pPr>
        <w:ind w:left="284" w:hanging="284"/>
      </w:pPr>
      <w:rPr>
        <w:rFonts w:ascii="Arial" w:hAnsi="Arial" w:cs="Arial" w:hint="default"/>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 w15:restartNumberingAfterBreak="0">
    <w:nsid w:val="51545050"/>
    <w:multiLevelType w:val="hybridMultilevel"/>
    <w:tmpl w:val="98E04FA2"/>
    <w:lvl w:ilvl="0" w:tplc="A6A21D70">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 w15:restartNumberingAfterBreak="0">
    <w:nsid w:val="51684DC3"/>
    <w:multiLevelType w:val="hybridMultilevel"/>
    <w:tmpl w:val="D2CEC626"/>
    <w:lvl w:ilvl="0" w:tplc="663ECA64">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 w15:restartNumberingAfterBreak="0">
    <w:nsid w:val="52705988"/>
    <w:multiLevelType w:val="hybridMultilevel"/>
    <w:tmpl w:val="74D0E3D4"/>
    <w:lvl w:ilvl="0" w:tplc="186C5C32">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 w15:restartNumberingAfterBreak="0">
    <w:nsid w:val="52A719B5"/>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 w15:restartNumberingAfterBreak="0">
    <w:nsid w:val="52E61251"/>
    <w:multiLevelType w:val="multilevel"/>
    <w:tmpl w:val="D0E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42973D9"/>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 w15:restartNumberingAfterBreak="0">
    <w:nsid w:val="542C61B6"/>
    <w:multiLevelType w:val="hybridMultilevel"/>
    <w:tmpl w:val="9BF22616"/>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 w15:restartNumberingAfterBreak="0">
    <w:nsid w:val="549A643C"/>
    <w:multiLevelType w:val="hybridMultilevel"/>
    <w:tmpl w:val="1E805B56"/>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 w15:restartNumberingAfterBreak="0">
    <w:nsid w:val="54DA0773"/>
    <w:multiLevelType w:val="multilevel"/>
    <w:tmpl w:val="D69C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4DB2DCC"/>
    <w:multiLevelType w:val="hybridMultilevel"/>
    <w:tmpl w:val="37C27A78"/>
    <w:lvl w:ilvl="0" w:tplc="5A9EBC5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 w15:restartNumberingAfterBreak="0">
    <w:nsid w:val="550E35DC"/>
    <w:multiLevelType w:val="hybridMultilevel"/>
    <w:tmpl w:val="0994B0A0"/>
    <w:lvl w:ilvl="0" w:tplc="1BC01BE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 w15:restartNumberingAfterBreak="0">
    <w:nsid w:val="561C3296"/>
    <w:multiLevelType w:val="hybridMultilevel"/>
    <w:tmpl w:val="4FDC06E6"/>
    <w:lvl w:ilvl="0" w:tplc="09EAD4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 w15:restartNumberingAfterBreak="0">
    <w:nsid w:val="56331D3A"/>
    <w:multiLevelType w:val="hybridMultilevel"/>
    <w:tmpl w:val="D2CEC626"/>
    <w:lvl w:ilvl="0" w:tplc="663ECA64">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 w15:restartNumberingAfterBreak="0">
    <w:nsid w:val="572624C2"/>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 w15:restartNumberingAfterBreak="0">
    <w:nsid w:val="57E77F1E"/>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 w15:restartNumberingAfterBreak="0">
    <w:nsid w:val="58643931"/>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9" w15:restartNumberingAfterBreak="0">
    <w:nsid w:val="5957160C"/>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0" w15:restartNumberingAfterBreak="0">
    <w:nsid w:val="59832DD6"/>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1" w15:restartNumberingAfterBreak="0">
    <w:nsid w:val="5A2B7B8B"/>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2" w15:restartNumberingAfterBreak="0">
    <w:nsid w:val="5A787316"/>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3" w15:restartNumberingAfterBreak="0">
    <w:nsid w:val="5AEF54CF"/>
    <w:multiLevelType w:val="hybridMultilevel"/>
    <w:tmpl w:val="AEE8A028"/>
    <w:lvl w:ilvl="0" w:tplc="0BB8CE4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4" w15:restartNumberingAfterBreak="0">
    <w:nsid w:val="5B4F1E5B"/>
    <w:multiLevelType w:val="hybridMultilevel"/>
    <w:tmpl w:val="D2CEC626"/>
    <w:lvl w:ilvl="0" w:tplc="663ECA64">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5" w15:restartNumberingAfterBreak="0">
    <w:nsid w:val="5B8C523D"/>
    <w:multiLevelType w:val="hybridMultilevel"/>
    <w:tmpl w:val="CF86DB16"/>
    <w:lvl w:ilvl="0" w:tplc="0D4C898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6" w15:restartNumberingAfterBreak="0">
    <w:nsid w:val="5CA577EE"/>
    <w:multiLevelType w:val="hybridMultilevel"/>
    <w:tmpl w:val="CF86DB16"/>
    <w:lvl w:ilvl="0" w:tplc="0D4C898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7" w15:restartNumberingAfterBreak="0">
    <w:nsid w:val="5CEC13CE"/>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8" w15:restartNumberingAfterBreak="0">
    <w:nsid w:val="5CED4AD2"/>
    <w:multiLevelType w:val="hybridMultilevel"/>
    <w:tmpl w:val="D2CEC626"/>
    <w:lvl w:ilvl="0" w:tplc="663ECA64">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9" w15:restartNumberingAfterBreak="0">
    <w:nsid w:val="5D067B1D"/>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0" w15:restartNumberingAfterBreak="0">
    <w:nsid w:val="5D665D4C"/>
    <w:multiLevelType w:val="hybridMultilevel"/>
    <w:tmpl w:val="37C27A78"/>
    <w:lvl w:ilvl="0" w:tplc="5A9EBC5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1" w15:restartNumberingAfterBreak="0">
    <w:nsid w:val="5DC1701D"/>
    <w:multiLevelType w:val="hybridMultilevel"/>
    <w:tmpl w:val="7778AD32"/>
    <w:lvl w:ilvl="0" w:tplc="AF7A87D2">
      <w:start w:val="1"/>
      <w:numFmt w:val="decimal"/>
      <w:lvlText w:val="%1."/>
      <w:lvlJc w:val="left"/>
      <w:pPr>
        <w:ind w:left="284" w:hanging="284"/>
      </w:pPr>
      <w:rPr>
        <w:rFonts w:ascii="Arial" w:hAnsi="Arial" w:cs="Arial" w:hint="default"/>
        <w:color w:val="404040"/>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2" w15:restartNumberingAfterBreak="0">
    <w:nsid w:val="5DC35B3E"/>
    <w:multiLevelType w:val="hybridMultilevel"/>
    <w:tmpl w:val="639482E2"/>
    <w:lvl w:ilvl="0" w:tplc="746CB29A">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3" w15:restartNumberingAfterBreak="0">
    <w:nsid w:val="5DDB67AB"/>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4" w15:restartNumberingAfterBreak="0">
    <w:nsid w:val="5E163441"/>
    <w:multiLevelType w:val="hybridMultilevel"/>
    <w:tmpl w:val="19BA5C38"/>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5" w15:restartNumberingAfterBreak="0">
    <w:nsid w:val="5E6C1928"/>
    <w:multiLevelType w:val="hybridMultilevel"/>
    <w:tmpl w:val="33A2537A"/>
    <w:lvl w:ilvl="0" w:tplc="5CA0D14E">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6" w15:restartNumberingAfterBreak="0">
    <w:nsid w:val="60207200"/>
    <w:multiLevelType w:val="hybridMultilevel"/>
    <w:tmpl w:val="AEE8A028"/>
    <w:lvl w:ilvl="0" w:tplc="0BB8CE4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7" w15:restartNumberingAfterBreak="0">
    <w:nsid w:val="60A26EB1"/>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8" w15:restartNumberingAfterBreak="0">
    <w:nsid w:val="61360F38"/>
    <w:multiLevelType w:val="hybridMultilevel"/>
    <w:tmpl w:val="38765B86"/>
    <w:lvl w:ilvl="0" w:tplc="1BCA6E2E">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9" w15:restartNumberingAfterBreak="0">
    <w:nsid w:val="61C921C8"/>
    <w:multiLevelType w:val="hybridMultilevel"/>
    <w:tmpl w:val="98E04FA2"/>
    <w:lvl w:ilvl="0" w:tplc="A6A21D70">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0" w15:restartNumberingAfterBreak="0">
    <w:nsid w:val="61F96684"/>
    <w:multiLevelType w:val="hybridMultilevel"/>
    <w:tmpl w:val="5C9C51CE"/>
    <w:lvl w:ilvl="0" w:tplc="4620AEB2">
      <w:start w:val="1"/>
      <w:numFmt w:val="decimal"/>
      <w:lvlText w:val="%1."/>
      <w:lvlJc w:val="left"/>
      <w:pPr>
        <w:ind w:left="284" w:hanging="284"/>
      </w:pPr>
      <w:rPr>
        <w:rFonts w:eastAsia="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1" w15:restartNumberingAfterBreak="0">
    <w:nsid w:val="62331879"/>
    <w:multiLevelType w:val="hybridMultilevel"/>
    <w:tmpl w:val="94085DEE"/>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2" w15:restartNumberingAfterBreak="0">
    <w:nsid w:val="62D84150"/>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3" w15:restartNumberingAfterBreak="0">
    <w:nsid w:val="64F711E2"/>
    <w:multiLevelType w:val="hybridMultilevel"/>
    <w:tmpl w:val="94085DEE"/>
    <w:lvl w:ilvl="0" w:tplc="664AC02A">
      <w:start w:val="1"/>
      <w:numFmt w:val="decimal"/>
      <w:lvlText w:val="%1."/>
      <w:lvlJc w:val="left"/>
      <w:pPr>
        <w:ind w:left="284" w:hanging="284"/>
      </w:pPr>
      <w:rPr>
        <w:rFonts w:asciiTheme="minorHAnsi" w:hAnsiTheme="minorHAnsi" w:cstheme="minorBidi"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4" w15:restartNumberingAfterBreak="0">
    <w:nsid w:val="650778FE"/>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5" w15:restartNumberingAfterBreak="0">
    <w:nsid w:val="656B09D3"/>
    <w:multiLevelType w:val="hybridMultilevel"/>
    <w:tmpl w:val="AD46C5A0"/>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6" w15:restartNumberingAfterBreak="0">
    <w:nsid w:val="6625587E"/>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7" w15:restartNumberingAfterBreak="0">
    <w:nsid w:val="66AB0161"/>
    <w:multiLevelType w:val="hybridMultilevel"/>
    <w:tmpl w:val="CF86DB16"/>
    <w:lvl w:ilvl="0" w:tplc="0D4C898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8" w15:restartNumberingAfterBreak="0">
    <w:nsid w:val="66EA7B6D"/>
    <w:multiLevelType w:val="hybridMultilevel"/>
    <w:tmpl w:val="AD46C5A0"/>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9" w15:restartNumberingAfterBreak="0">
    <w:nsid w:val="67074D7C"/>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0" w15:restartNumberingAfterBreak="0">
    <w:nsid w:val="67D47606"/>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1" w15:restartNumberingAfterBreak="0">
    <w:nsid w:val="68196015"/>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2" w15:restartNumberingAfterBreak="0">
    <w:nsid w:val="68461F31"/>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3" w15:restartNumberingAfterBreak="0">
    <w:nsid w:val="685A043F"/>
    <w:multiLevelType w:val="hybridMultilevel"/>
    <w:tmpl w:val="23A6D9C4"/>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4" w15:restartNumberingAfterBreak="0">
    <w:nsid w:val="68735F18"/>
    <w:multiLevelType w:val="hybridMultilevel"/>
    <w:tmpl w:val="9BF22616"/>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5" w15:restartNumberingAfterBreak="0">
    <w:nsid w:val="68930EB1"/>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6" w15:restartNumberingAfterBreak="0">
    <w:nsid w:val="68C65455"/>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7" w15:restartNumberingAfterBreak="0">
    <w:nsid w:val="69011D2E"/>
    <w:multiLevelType w:val="hybridMultilevel"/>
    <w:tmpl w:val="12BC23E4"/>
    <w:lvl w:ilvl="0" w:tplc="679C411C">
      <w:start w:val="1"/>
      <w:numFmt w:val="decimal"/>
      <w:lvlText w:val="%1."/>
      <w:lvlJc w:val="left"/>
      <w:pPr>
        <w:ind w:left="284" w:hanging="284"/>
      </w:pPr>
      <w:rPr>
        <w:rFonts w:ascii="Arial" w:hAnsi="Arial" w:cs="Arial" w:hint="default"/>
        <w:sz w:val="20"/>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8" w15:restartNumberingAfterBreak="0">
    <w:nsid w:val="693433D3"/>
    <w:multiLevelType w:val="hybridMultilevel"/>
    <w:tmpl w:val="639482E2"/>
    <w:lvl w:ilvl="0" w:tplc="746CB29A">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9" w15:restartNumberingAfterBreak="0">
    <w:nsid w:val="6B653D34"/>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0" w15:restartNumberingAfterBreak="0">
    <w:nsid w:val="6B9E5A62"/>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1" w15:restartNumberingAfterBreak="0">
    <w:nsid w:val="6C1D762C"/>
    <w:multiLevelType w:val="hybridMultilevel"/>
    <w:tmpl w:val="AD46C5A0"/>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2" w15:restartNumberingAfterBreak="0">
    <w:nsid w:val="6C2629E4"/>
    <w:multiLevelType w:val="hybridMultilevel"/>
    <w:tmpl w:val="08E20B00"/>
    <w:lvl w:ilvl="0" w:tplc="003E933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3" w15:restartNumberingAfterBreak="0">
    <w:nsid w:val="6C79246E"/>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4" w15:restartNumberingAfterBreak="0">
    <w:nsid w:val="6D4B18FD"/>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5" w15:restartNumberingAfterBreak="0">
    <w:nsid w:val="6DF05F1F"/>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6" w15:restartNumberingAfterBreak="0">
    <w:nsid w:val="6E0C17B8"/>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7" w15:restartNumberingAfterBreak="0">
    <w:nsid w:val="6F0C5EF1"/>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8" w15:restartNumberingAfterBreak="0">
    <w:nsid w:val="6F4B4E3D"/>
    <w:multiLevelType w:val="hybridMultilevel"/>
    <w:tmpl w:val="7778AD32"/>
    <w:lvl w:ilvl="0" w:tplc="AF7A87D2">
      <w:start w:val="1"/>
      <w:numFmt w:val="decimal"/>
      <w:lvlText w:val="%1."/>
      <w:lvlJc w:val="left"/>
      <w:pPr>
        <w:ind w:left="284" w:hanging="284"/>
      </w:pPr>
      <w:rPr>
        <w:rFonts w:ascii="Arial" w:hAnsi="Arial" w:cs="Arial" w:hint="default"/>
        <w:color w:val="404040"/>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9" w15:restartNumberingAfterBreak="0">
    <w:nsid w:val="71594244"/>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0" w15:restartNumberingAfterBreak="0">
    <w:nsid w:val="71686414"/>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1" w15:restartNumberingAfterBreak="0">
    <w:nsid w:val="7260126F"/>
    <w:multiLevelType w:val="hybridMultilevel"/>
    <w:tmpl w:val="3DFA2A3C"/>
    <w:lvl w:ilvl="0" w:tplc="FBF80E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2" w15:restartNumberingAfterBreak="0">
    <w:nsid w:val="742B67F8"/>
    <w:multiLevelType w:val="hybridMultilevel"/>
    <w:tmpl w:val="236A0824"/>
    <w:lvl w:ilvl="0" w:tplc="6E70375C">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3" w15:restartNumberingAfterBreak="0">
    <w:nsid w:val="74397BEC"/>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4" w15:restartNumberingAfterBreak="0">
    <w:nsid w:val="74496DC7"/>
    <w:multiLevelType w:val="hybridMultilevel"/>
    <w:tmpl w:val="0994B0A0"/>
    <w:lvl w:ilvl="0" w:tplc="1BC01BE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5" w15:restartNumberingAfterBreak="0">
    <w:nsid w:val="7457743D"/>
    <w:multiLevelType w:val="hybridMultilevel"/>
    <w:tmpl w:val="33A2537A"/>
    <w:lvl w:ilvl="0" w:tplc="5CA0D14E">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6" w15:restartNumberingAfterBreak="0">
    <w:nsid w:val="74AF3FEF"/>
    <w:multiLevelType w:val="multilevel"/>
    <w:tmpl w:val="C58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5076CD4"/>
    <w:multiLevelType w:val="hybridMultilevel"/>
    <w:tmpl w:val="AEE8A028"/>
    <w:lvl w:ilvl="0" w:tplc="0BB8CE4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8" w15:restartNumberingAfterBreak="0">
    <w:nsid w:val="758B2659"/>
    <w:multiLevelType w:val="hybridMultilevel"/>
    <w:tmpl w:val="FE7441D6"/>
    <w:lvl w:ilvl="0" w:tplc="85104AD4">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9" w15:restartNumberingAfterBreak="0">
    <w:nsid w:val="75BA1F03"/>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0" w15:restartNumberingAfterBreak="0">
    <w:nsid w:val="75EE04F5"/>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1" w15:restartNumberingAfterBreak="0">
    <w:nsid w:val="76560F4D"/>
    <w:multiLevelType w:val="hybridMultilevel"/>
    <w:tmpl w:val="9BEC37B2"/>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2" w15:restartNumberingAfterBreak="0">
    <w:nsid w:val="76B304E7"/>
    <w:multiLevelType w:val="hybridMultilevel"/>
    <w:tmpl w:val="639482E2"/>
    <w:lvl w:ilvl="0" w:tplc="746CB29A">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3" w15:restartNumberingAfterBreak="0">
    <w:nsid w:val="77067963"/>
    <w:multiLevelType w:val="hybridMultilevel"/>
    <w:tmpl w:val="43569DB0"/>
    <w:lvl w:ilvl="0" w:tplc="4ECC4400">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4" w15:restartNumberingAfterBreak="0">
    <w:nsid w:val="77846065"/>
    <w:multiLevelType w:val="hybridMultilevel"/>
    <w:tmpl w:val="0000617A"/>
    <w:lvl w:ilvl="0" w:tplc="AF7A87D2">
      <w:start w:val="1"/>
      <w:numFmt w:val="decimal"/>
      <w:lvlText w:val="%1."/>
      <w:lvlJc w:val="left"/>
      <w:pPr>
        <w:ind w:left="284" w:hanging="284"/>
      </w:pPr>
      <w:rPr>
        <w:rFonts w:ascii="Arial" w:hAnsi="Arial" w:cs="Arial" w:hint="default"/>
        <w:color w:val="404040"/>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5" w15:restartNumberingAfterBreak="0">
    <w:nsid w:val="782E3F93"/>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6" w15:restartNumberingAfterBreak="0">
    <w:nsid w:val="78A36666"/>
    <w:multiLevelType w:val="hybridMultilevel"/>
    <w:tmpl w:val="CF86DB16"/>
    <w:lvl w:ilvl="0" w:tplc="0D4C898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7" w15:restartNumberingAfterBreak="0">
    <w:nsid w:val="79187133"/>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8" w15:restartNumberingAfterBreak="0">
    <w:nsid w:val="793D7A1F"/>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9" w15:restartNumberingAfterBreak="0">
    <w:nsid w:val="795A4FE3"/>
    <w:multiLevelType w:val="hybridMultilevel"/>
    <w:tmpl w:val="BB4AA04E"/>
    <w:lvl w:ilvl="0" w:tplc="CFA0BA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0" w15:restartNumberingAfterBreak="0">
    <w:nsid w:val="79923565"/>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1" w15:restartNumberingAfterBreak="0">
    <w:nsid w:val="7A295377"/>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2" w15:restartNumberingAfterBreak="0">
    <w:nsid w:val="7A5307D9"/>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3" w15:restartNumberingAfterBreak="0">
    <w:nsid w:val="7ABD7874"/>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4" w15:restartNumberingAfterBreak="0">
    <w:nsid w:val="7B152B84"/>
    <w:multiLevelType w:val="hybridMultilevel"/>
    <w:tmpl w:val="639482E2"/>
    <w:lvl w:ilvl="0" w:tplc="746CB29A">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5" w15:restartNumberingAfterBreak="0">
    <w:nsid w:val="7B7047A8"/>
    <w:multiLevelType w:val="hybridMultilevel"/>
    <w:tmpl w:val="A97EDF46"/>
    <w:lvl w:ilvl="0" w:tplc="A98E226E">
      <w:start w:val="1"/>
      <w:numFmt w:val="decimal"/>
      <w:lvlText w:val="%1."/>
      <w:lvlJc w:val="left"/>
      <w:pPr>
        <w:ind w:left="360" w:hanging="360"/>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6" w15:restartNumberingAfterBreak="0">
    <w:nsid w:val="7BFA010D"/>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7" w15:restartNumberingAfterBreak="0">
    <w:nsid w:val="7C300448"/>
    <w:multiLevelType w:val="hybridMultilevel"/>
    <w:tmpl w:val="8A08BE9C"/>
    <w:lvl w:ilvl="0" w:tplc="41F83F52">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8" w15:restartNumberingAfterBreak="0">
    <w:nsid w:val="7C731324"/>
    <w:multiLevelType w:val="hybridMultilevel"/>
    <w:tmpl w:val="1E805B56"/>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9" w15:restartNumberingAfterBreak="0">
    <w:nsid w:val="7C941C3A"/>
    <w:multiLevelType w:val="hybridMultilevel"/>
    <w:tmpl w:val="08E20B00"/>
    <w:lvl w:ilvl="0" w:tplc="003E933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0" w15:restartNumberingAfterBreak="0">
    <w:nsid w:val="7D0862DD"/>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1" w15:restartNumberingAfterBreak="0">
    <w:nsid w:val="7D4C1FCC"/>
    <w:multiLevelType w:val="hybridMultilevel"/>
    <w:tmpl w:val="350A1E4C"/>
    <w:lvl w:ilvl="0" w:tplc="9E2698D8">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2" w15:restartNumberingAfterBreak="0">
    <w:nsid w:val="7D5A49B6"/>
    <w:multiLevelType w:val="hybridMultilevel"/>
    <w:tmpl w:val="1E805B56"/>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3" w15:restartNumberingAfterBreak="0">
    <w:nsid w:val="7D632050"/>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4" w15:restartNumberingAfterBreak="0">
    <w:nsid w:val="7D7A7469"/>
    <w:multiLevelType w:val="hybridMultilevel"/>
    <w:tmpl w:val="D172C128"/>
    <w:lvl w:ilvl="0" w:tplc="33747A22">
      <w:start w:val="1"/>
      <w:numFmt w:val="decimal"/>
      <w:lvlText w:val="%1."/>
      <w:lvlJc w:val="left"/>
      <w:pPr>
        <w:ind w:left="284" w:hanging="284"/>
      </w:pPr>
      <w:rPr>
        <w:rFonts w:ascii="Arial" w:hAnsi="Arial" w:cs="Arial" w:hint="default"/>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5" w15:restartNumberingAfterBreak="0">
    <w:nsid w:val="7DB00BBD"/>
    <w:multiLevelType w:val="hybridMultilevel"/>
    <w:tmpl w:val="639482E2"/>
    <w:lvl w:ilvl="0" w:tplc="746CB29A">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6" w15:restartNumberingAfterBreak="0">
    <w:nsid w:val="7DE057E1"/>
    <w:multiLevelType w:val="hybridMultilevel"/>
    <w:tmpl w:val="19BA5C38"/>
    <w:lvl w:ilvl="0" w:tplc="7008586E">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7" w15:restartNumberingAfterBreak="0">
    <w:nsid w:val="7DEE78D5"/>
    <w:multiLevelType w:val="hybridMultilevel"/>
    <w:tmpl w:val="E9C4A4AC"/>
    <w:lvl w:ilvl="0" w:tplc="5C00D0F6">
      <w:start w:val="1"/>
      <w:numFmt w:val="decimal"/>
      <w:lvlText w:val="%1."/>
      <w:lvlJc w:val="left"/>
      <w:pPr>
        <w:ind w:left="284" w:hanging="284"/>
      </w:pPr>
      <w:rPr>
        <w:rFonts w:hint="eastAsia"/>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8" w15:restartNumberingAfterBreak="0">
    <w:nsid w:val="7E2A6A58"/>
    <w:multiLevelType w:val="hybridMultilevel"/>
    <w:tmpl w:val="AFDAAB58"/>
    <w:lvl w:ilvl="0" w:tplc="41F83F52">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9" w15:restartNumberingAfterBreak="0">
    <w:nsid w:val="7EC75E85"/>
    <w:multiLevelType w:val="hybridMultilevel"/>
    <w:tmpl w:val="FE7441D6"/>
    <w:lvl w:ilvl="0" w:tplc="85104AD4">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0" w15:restartNumberingAfterBreak="0">
    <w:nsid w:val="7FDA1605"/>
    <w:multiLevelType w:val="hybridMultilevel"/>
    <w:tmpl w:val="7778AD32"/>
    <w:lvl w:ilvl="0" w:tplc="AF7A87D2">
      <w:start w:val="1"/>
      <w:numFmt w:val="decimal"/>
      <w:lvlText w:val="%1."/>
      <w:lvlJc w:val="left"/>
      <w:pPr>
        <w:ind w:left="284" w:hanging="284"/>
      </w:pPr>
      <w:rPr>
        <w:rFonts w:ascii="Arial" w:hAnsi="Arial" w:cs="Arial" w:hint="default"/>
        <w:color w:val="404040"/>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1" w15:restartNumberingAfterBreak="0">
    <w:nsid w:val="7FE0785E"/>
    <w:multiLevelType w:val="hybridMultilevel"/>
    <w:tmpl w:val="07ACC824"/>
    <w:lvl w:ilvl="0" w:tplc="160C1B62">
      <w:start w:val="1"/>
      <w:numFmt w:val="decimal"/>
      <w:lvlText w:val="%1."/>
      <w:lvlJc w:val="left"/>
      <w:pPr>
        <w:ind w:left="284" w:hanging="284"/>
      </w:pPr>
      <w:rPr>
        <w:rFonts w:hint="default"/>
        <w:color w:val="40404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2" w15:restartNumberingAfterBreak="0">
    <w:nsid w:val="7FE95EE4"/>
    <w:multiLevelType w:val="hybridMultilevel"/>
    <w:tmpl w:val="AD46C5A0"/>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3" w15:restartNumberingAfterBreak="0">
    <w:nsid w:val="7FF833AC"/>
    <w:multiLevelType w:val="hybridMultilevel"/>
    <w:tmpl w:val="1C426746"/>
    <w:lvl w:ilvl="0" w:tplc="27D6AC1C">
      <w:start w:val="1"/>
      <w:numFmt w:val="decimal"/>
      <w:lvlText w:val="%1."/>
      <w:lvlJc w:val="left"/>
      <w:pPr>
        <w:ind w:left="284" w:hanging="2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01"/>
  </w:num>
  <w:num w:numId="2">
    <w:abstractNumId w:val="60"/>
  </w:num>
  <w:num w:numId="3">
    <w:abstractNumId w:val="86"/>
  </w:num>
  <w:num w:numId="4">
    <w:abstractNumId w:val="99"/>
  </w:num>
  <w:num w:numId="5">
    <w:abstractNumId w:val="40"/>
  </w:num>
  <w:num w:numId="6">
    <w:abstractNumId w:val="197"/>
  </w:num>
  <w:num w:numId="7">
    <w:abstractNumId w:val="198"/>
  </w:num>
  <w:num w:numId="8">
    <w:abstractNumId w:val="123"/>
  </w:num>
  <w:num w:numId="9">
    <w:abstractNumId w:val="273"/>
  </w:num>
  <w:num w:numId="10">
    <w:abstractNumId w:val="169"/>
  </w:num>
  <w:num w:numId="11">
    <w:abstractNumId w:val="252"/>
  </w:num>
  <w:num w:numId="12">
    <w:abstractNumId w:val="50"/>
  </w:num>
  <w:num w:numId="13">
    <w:abstractNumId w:val="228"/>
  </w:num>
  <w:num w:numId="14">
    <w:abstractNumId w:val="4"/>
  </w:num>
  <w:num w:numId="15">
    <w:abstractNumId w:val="72"/>
  </w:num>
  <w:num w:numId="16">
    <w:abstractNumId w:val="42"/>
  </w:num>
  <w:num w:numId="17">
    <w:abstractNumId w:val="8"/>
  </w:num>
  <w:num w:numId="18">
    <w:abstractNumId w:val="81"/>
  </w:num>
  <w:num w:numId="19">
    <w:abstractNumId w:val="258"/>
  </w:num>
  <w:num w:numId="20">
    <w:abstractNumId w:val="80"/>
  </w:num>
  <w:num w:numId="21">
    <w:abstractNumId w:val="93"/>
  </w:num>
  <w:num w:numId="22">
    <w:abstractNumId w:val="128"/>
  </w:num>
  <w:num w:numId="23">
    <w:abstractNumId w:val="134"/>
  </w:num>
  <w:num w:numId="24">
    <w:abstractNumId w:val="193"/>
  </w:num>
  <w:num w:numId="25">
    <w:abstractNumId w:val="190"/>
  </w:num>
  <w:num w:numId="26">
    <w:abstractNumId w:val="13"/>
  </w:num>
  <w:num w:numId="27">
    <w:abstractNumId w:val="205"/>
  </w:num>
  <w:num w:numId="28">
    <w:abstractNumId w:val="19"/>
  </w:num>
  <w:num w:numId="29">
    <w:abstractNumId w:val="172"/>
  </w:num>
  <w:num w:numId="30">
    <w:abstractNumId w:val="150"/>
  </w:num>
  <w:num w:numId="31">
    <w:abstractNumId w:val="165"/>
  </w:num>
  <w:num w:numId="32">
    <w:abstractNumId w:val="285"/>
  </w:num>
  <w:num w:numId="33">
    <w:abstractNumId w:val="14"/>
  </w:num>
  <w:num w:numId="34">
    <w:abstractNumId w:val="53"/>
  </w:num>
  <w:num w:numId="35">
    <w:abstractNumId w:val="226"/>
  </w:num>
  <w:num w:numId="36">
    <w:abstractNumId w:val="64"/>
  </w:num>
  <w:num w:numId="37">
    <w:abstractNumId w:val="157"/>
  </w:num>
  <w:num w:numId="38">
    <w:abstractNumId w:val="85"/>
  </w:num>
  <w:num w:numId="39">
    <w:abstractNumId w:val="129"/>
  </w:num>
  <w:num w:numId="40">
    <w:abstractNumId w:val="272"/>
  </w:num>
  <w:num w:numId="41">
    <w:abstractNumId w:val="149"/>
  </w:num>
  <w:num w:numId="42">
    <w:abstractNumId w:val="114"/>
  </w:num>
  <w:num w:numId="43">
    <w:abstractNumId w:val="51"/>
  </w:num>
  <w:num w:numId="44">
    <w:abstractNumId w:val="220"/>
  </w:num>
  <w:num w:numId="45">
    <w:abstractNumId w:val="96"/>
  </w:num>
  <w:num w:numId="46">
    <w:abstractNumId w:val="1"/>
  </w:num>
  <w:num w:numId="47">
    <w:abstractNumId w:val="156"/>
  </w:num>
  <w:num w:numId="48">
    <w:abstractNumId w:val="57"/>
  </w:num>
  <w:num w:numId="49">
    <w:abstractNumId w:val="274"/>
  </w:num>
  <w:num w:numId="50">
    <w:abstractNumId w:val="231"/>
  </w:num>
  <w:num w:numId="51">
    <w:abstractNumId w:val="29"/>
  </w:num>
  <w:num w:numId="52">
    <w:abstractNumId w:val="77"/>
  </w:num>
  <w:num w:numId="53">
    <w:abstractNumId w:val="289"/>
  </w:num>
  <w:num w:numId="54">
    <w:abstractNumId w:val="254"/>
  </w:num>
  <w:num w:numId="55">
    <w:abstractNumId w:val="184"/>
  </w:num>
  <w:num w:numId="56">
    <w:abstractNumId w:val="142"/>
  </w:num>
  <w:num w:numId="57">
    <w:abstractNumId w:val="0"/>
  </w:num>
  <w:num w:numId="58">
    <w:abstractNumId w:val="145"/>
  </w:num>
  <w:num w:numId="59">
    <w:abstractNumId w:val="221"/>
  </w:num>
  <w:num w:numId="60">
    <w:abstractNumId w:val="26"/>
  </w:num>
  <w:num w:numId="61">
    <w:abstractNumId w:val="183"/>
  </w:num>
  <w:num w:numId="62">
    <w:abstractNumId w:val="242"/>
  </w:num>
  <w:num w:numId="63">
    <w:abstractNumId w:val="76"/>
  </w:num>
  <w:num w:numId="64">
    <w:abstractNumId w:val="299"/>
  </w:num>
  <w:num w:numId="65">
    <w:abstractNumId w:val="144"/>
  </w:num>
  <w:num w:numId="66">
    <w:abstractNumId w:val="217"/>
  </w:num>
  <w:num w:numId="67">
    <w:abstractNumId w:val="65"/>
  </w:num>
  <w:num w:numId="68">
    <w:abstractNumId w:val="146"/>
  </w:num>
  <w:num w:numId="69">
    <w:abstractNumId w:val="212"/>
  </w:num>
  <w:num w:numId="70">
    <w:abstractNumId w:val="223"/>
  </w:num>
  <w:num w:numId="71">
    <w:abstractNumId w:val="66"/>
  </w:num>
  <w:num w:numId="72">
    <w:abstractNumId w:val="88"/>
  </w:num>
  <w:num w:numId="73">
    <w:abstractNumId w:val="94"/>
  </w:num>
  <w:num w:numId="74">
    <w:abstractNumId w:val="122"/>
  </w:num>
  <w:num w:numId="75">
    <w:abstractNumId w:val="131"/>
  </w:num>
  <w:num w:numId="76">
    <w:abstractNumId w:val="225"/>
  </w:num>
  <w:num w:numId="77">
    <w:abstractNumId w:val="91"/>
  </w:num>
  <w:num w:numId="78">
    <w:abstractNumId w:val="118"/>
  </w:num>
  <w:num w:numId="79">
    <w:abstractNumId w:val="41"/>
  </w:num>
  <w:num w:numId="80">
    <w:abstractNumId w:val="167"/>
  </w:num>
  <w:num w:numId="81">
    <w:abstractNumId w:val="135"/>
  </w:num>
  <w:num w:numId="82">
    <w:abstractNumId w:val="62"/>
  </w:num>
  <w:num w:numId="83">
    <w:abstractNumId w:val="121"/>
  </w:num>
  <w:num w:numId="84">
    <w:abstractNumId w:val="158"/>
  </w:num>
  <w:num w:numId="85">
    <w:abstractNumId w:val="210"/>
  </w:num>
  <w:num w:numId="86">
    <w:abstractNumId w:val="265"/>
  </w:num>
  <w:num w:numId="87">
    <w:abstractNumId w:val="100"/>
  </w:num>
  <w:num w:numId="88">
    <w:abstractNumId w:val="79"/>
  </w:num>
  <w:num w:numId="89">
    <w:abstractNumId w:val="87"/>
  </w:num>
  <w:num w:numId="90">
    <w:abstractNumId w:val="191"/>
  </w:num>
  <w:num w:numId="91">
    <w:abstractNumId w:val="222"/>
  </w:num>
  <w:num w:numId="92">
    <w:abstractNumId w:val="137"/>
  </w:num>
  <w:num w:numId="93">
    <w:abstractNumId w:val="11"/>
  </w:num>
  <w:num w:numId="94">
    <w:abstractNumId w:val="211"/>
  </w:num>
  <w:num w:numId="95">
    <w:abstractNumId w:val="236"/>
  </w:num>
  <w:num w:numId="96">
    <w:abstractNumId w:val="213"/>
  </w:num>
  <w:num w:numId="97">
    <w:abstractNumId w:val="113"/>
  </w:num>
  <w:num w:numId="98">
    <w:abstractNumId w:val="103"/>
  </w:num>
  <w:num w:numId="99">
    <w:abstractNumId w:val="215"/>
  </w:num>
  <w:num w:numId="100">
    <w:abstractNumId w:val="97"/>
  </w:num>
  <w:num w:numId="101">
    <w:abstractNumId w:val="52"/>
  </w:num>
  <w:num w:numId="102">
    <w:abstractNumId w:val="117"/>
  </w:num>
  <w:num w:numId="103">
    <w:abstractNumId w:val="259"/>
  </w:num>
  <w:num w:numId="104">
    <w:abstractNumId w:val="192"/>
  </w:num>
  <w:num w:numId="105">
    <w:abstractNumId w:val="120"/>
  </w:num>
  <w:num w:numId="106">
    <w:abstractNumId w:val="219"/>
  </w:num>
  <w:num w:numId="107">
    <w:abstractNumId w:val="301"/>
  </w:num>
  <w:num w:numId="108">
    <w:abstractNumId w:val="297"/>
  </w:num>
  <w:num w:numId="109">
    <w:abstractNumId w:val="168"/>
  </w:num>
  <w:num w:numId="110">
    <w:abstractNumId w:val="74"/>
  </w:num>
  <w:num w:numId="111">
    <w:abstractNumId w:val="119"/>
  </w:num>
  <w:num w:numId="112">
    <w:abstractNumId w:val="10"/>
  </w:num>
  <w:num w:numId="113">
    <w:abstractNumId w:val="31"/>
  </w:num>
  <w:num w:numId="114">
    <w:abstractNumId w:val="291"/>
  </w:num>
  <w:num w:numId="115">
    <w:abstractNumId w:val="287"/>
  </w:num>
  <w:num w:numId="116">
    <w:abstractNumId w:val="216"/>
  </w:num>
  <w:num w:numId="117">
    <w:abstractNumId w:val="105"/>
  </w:num>
  <w:num w:numId="118">
    <w:abstractNumId w:val="237"/>
  </w:num>
  <w:num w:numId="119">
    <w:abstractNumId w:val="111"/>
  </w:num>
  <w:num w:numId="120">
    <w:abstractNumId w:val="20"/>
  </w:num>
  <w:num w:numId="121">
    <w:abstractNumId w:val="240"/>
  </w:num>
  <w:num w:numId="122">
    <w:abstractNumId w:val="163"/>
  </w:num>
  <w:num w:numId="123">
    <w:abstractNumId w:val="7"/>
  </w:num>
  <w:num w:numId="124">
    <w:abstractNumId w:val="152"/>
  </w:num>
  <w:num w:numId="125">
    <w:abstractNumId w:val="180"/>
  </w:num>
  <w:num w:numId="126">
    <w:abstractNumId w:val="251"/>
  </w:num>
  <w:num w:numId="127">
    <w:abstractNumId w:val="58"/>
  </w:num>
  <w:num w:numId="128">
    <w:abstractNumId w:val="177"/>
  </w:num>
  <w:num w:numId="129">
    <w:abstractNumId w:val="45"/>
  </w:num>
  <w:num w:numId="130">
    <w:abstractNumId w:val="67"/>
  </w:num>
  <w:num w:numId="131">
    <w:abstractNumId w:val="30"/>
  </w:num>
  <w:num w:numId="132">
    <w:abstractNumId w:val="303"/>
  </w:num>
  <w:num w:numId="133">
    <w:abstractNumId w:val="28"/>
  </w:num>
  <w:num w:numId="134">
    <w:abstractNumId w:val="203"/>
  </w:num>
  <w:num w:numId="135">
    <w:abstractNumId w:val="22"/>
  </w:num>
  <w:num w:numId="136">
    <w:abstractNumId w:val="2"/>
  </w:num>
  <w:num w:numId="137">
    <w:abstractNumId w:val="263"/>
  </w:num>
  <w:num w:numId="138">
    <w:abstractNumId w:val="218"/>
  </w:num>
  <w:num w:numId="139">
    <w:abstractNumId w:val="21"/>
  </w:num>
  <w:num w:numId="140">
    <w:abstractNumId w:val="15"/>
  </w:num>
  <w:num w:numId="141">
    <w:abstractNumId w:val="148"/>
  </w:num>
  <w:num w:numId="142">
    <w:abstractNumId w:val="295"/>
  </w:num>
  <w:num w:numId="143">
    <w:abstractNumId w:val="173"/>
  </w:num>
  <w:num w:numId="144">
    <w:abstractNumId w:val="3"/>
  </w:num>
  <w:num w:numId="145">
    <w:abstractNumId w:val="107"/>
  </w:num>
  <w:num w:numId="146">
    <w:abstractNumId w:val="59"/>
  </w:num>
  <w:num w:numId="147">
    <w:abstractNumId w:val="68"/>
  </w:num>
  <w:num w:numId="148">
    <w:abstractNumId w:val="141"/>
  </w:num>
  <w:num w:numId="149">
    <w:abstractNumId w:val="248"/>
  </w:num>
  <w:num w:numId="150">
    <w:abstractNumId w:val="174"/>
  </w:num>
  <w:num w:numId="151">
    <w:abstractNumId w:val="110"/>
  </w:num>
  <w:num w:numId="152">
    <w:abstractNumId w:val="153"/>
  </w:num>
  <w:num w:numId="153">
    <w:abstractNumId w:val="36"/>
  </w:num>
  <w:num w:numId="154">
    <w:abstractNumId w:val="101"/>
  </w:num>
  <w:num w:numId="155">
    <w:abstractNumId w:val="233"/>
  </w:num>
  <w:num w:numId="156">
    <w:abstractNumId w:val="154"/>
  </w:num>
  <w:num w:numId="157">
    <w:abstractNumId w:val="250"/>
  </w:num>
  <w:num w:numId="158">
    <w:abstractNumId w:val="46"/>
  </w:num>
  <w:num w:numId="159">
    <w:abstractNumId w:val="127"/>
  </w:num>
  <w:num w:numId="160">
    <w:abstractNumId w:val="269"/>
  </w:num>
  <w:num w:numId="161">
    <w:abstractNumId w:val="294"/>
  </w:num>
  <w:num w:numId="162">
    <w:abstractNumId w:val="188"/>
  </w:num>
  <w:num w:numId="163">
    <w:abstractNumId w:val="238"/>
  </w:num>
  <w:num w:numId="164">
    <w:abstractNumId w:val="83"/>
  </w:num>
  <w:num w:numId="165">
    <w:abstractNumId w:val="179"/>
  </w:num>
  <w:num w:numId="166">
    <w:abstractNumId w:val="281"/>
  </w:num>
  <w:num w:numId="167">
    <w:abstractNumId w:val="249"/>
  </w:num>
  <w:num w:numId="168">
    <w:abstractNumId w:val="92"/>
  </w:num>
  <w:num w:numId="169">
    <w:abstractNumId w:val="78"/>
  </w:num>
  <w:num w:numId="170">
    <w:abstractNumId w:val="95"/>
  </w:num>
  <w:num w:numId="171">
    <w:abstractNumId w:val="255"/>
  </w:num>
  <w:num w:numId="172">
    <w:abstractNumId w:val="196"/>
  </w:num>
  <w:num w:numId="173">
    <w:abstractNumId w:val="187"/>
  </w:num>
  <w:num w:numId="174">
    <w:abstractNumId w:val="130"/>
  </w:num>
  <w:num w:numId="175">
    <w:abstractNumId w:val="268"/>
  </w:num>
  <w:num w:numId="176">
    <w:abstractNumId w:val="171"/>
  </w:num>
  <w:num w:numId="177">
    <w:abstractNumId w:val="275"/>
  </w:num>
  <w:num w:numId="178">
    <w:abstractNumId w:val="276"/>
  </w:num>
  <w:num w:numId="179">
    <w:abstractNumId w:val="38"/>
  </w:num>
  <w:num w:numId="180">
    <w:abstractNumId w:val="23"/>
  </w:num>
  <w:num w:numId="181">
    <w:abstractNumId w:val="143"/>
  </w:num>
  <w:num w:numId="182">
    <w:abstractNumId w:val="56"/>
  </w:num>
  <w:num w:numId="183">
    <w:abstractNumId w:val="84"/>
  </w:num>
  <w:num w:numId="184">
    <w:abstractNumId w:val="243"/>
  </w:num>
  <w:num w:numId="185">
    <w:abstractNumId w:val="271"/>
  </w:num>
  <w:num w:numId="186">
    <w:abstractNumId w:val="32"/>
  </w:num>
  <w:num w:numId="187">
    <w:abstractNumId w:val="106"/>
  </w:num>
  <w:num w:numId="188">
    <w:abstractNumId w:val="162"/>
  </w:num>
  <w:num w:numId="189">
    <w:abstractNumId w:val="256"/>
  </w:num>
  <w:num w:numId="190">
    <w:abstractNumId w:val="266"/>
  </w:num>
  <w:num w:numId="191">
    <w:abstractNumId w:val="24"/>
  </w:num>
  <w:num w:numId="192">
    <w:abstractNumId w:val="75"/>
  </w:num>
  <w:num w:numId="193">
    <w:abstractNumId w:val="73"/>
  </w:num>
  <w:num w:numId="194">
    <w:abstractNumId w:val="112"/>
  </w:num>
  <w:num w:numId="195">
    <w:abstractNumId w:val="207"/>
  </w:num>
  <w:num w:numId="196">
    <w:abstractNumId w:val="35"/>
  </w:num>
  <w:num w:numId="197">
    <w:abstractNumId w:val="224"/>
  </w:num>
  <w:num w:numId="198">
    <w:abstractNumId w:val="124"/>
  </w:num>
  <w:num w:numId="199">
    <w:abstractNumId w:val="189"/>
  </w:num>
  <w:num w:numId="200">
    <w:abstractNumId w:val="279"/>
  </w:num>
  <w:num w:numId="201">
    <w:abstractNumId w:val="17"/>
  </w:num>
  <w:num w:numId="202">
    <w:abstractNumId w:val="261"/>
  </w:num>
  <w:num w:numId="203">
    <w:abstractNumId w:val="70"/>
  </w:num>
  <w:num w:numId="204">
    <w:abstractNumId w:val="108"/>
  </w:num>
  <w:num w:numId="205">
    <w:abstractNumId w:val="43"/>
  </w:num>
  <w:num w:numId="206">
    <w:abstractNumId w:val="267"/>
  </w:num>
  <w:num w:numId="207">
    <w:abstractNumId w:val="12"/>
  </w:num>
  <w:num w:numId="208">
    <w:abstractNumId w:val="204"/>
  </w:num>
  <w:num w:numId="209">
    <w:abstractNumId w:val="230"/>
  </w:num>
  <w:num w:numId="210">
    <w:abstractNumId w:val="33"/>
  </w:num>
  <w:num w:numId="211">
    <w:abstractNumId w:val="166"/>
  </w:num>
  <w:num w:numId="212">
    <w:abstractNumId w:val="264"/>
  </w:num>
  <w:num w:numId="213">
    <w:abstractNumId w:val="199"/>
  </w:num>
  <w:num w:numId="214">
    <w:abstractNumId w:val="244"/>
  </w:num>
  <w:num w:numId="215">
    <w:abstractNumId w:val="54"/>
  </w:num>
  <w:num w:numId="216">
    <w:abstractNumId w:val="82"/>
  </w:num>
  <w:num w:numId="217">
    <w:abstractNumId w:val="298"/>
  </w:num>
  <w:num w:numId="218">
    <w:abstractNumId w:val="25"/>
  </w:num>
  <w:num w:numId="219">
    <w:abstractNumId w:val="206"/>
  </w:num>
  <w:num w:numId="220">
    <w:abstractNumId w:val="48"/>
  </w:num>
  <w:num w:numId="221">
    <w:abstractNumId w:val="161"/>
  </w:num>
  <w:num w:numId="222">
    <w:abstractNumId w:val="125"/>
  </w:num>
  <w:num w:numId="223">
    <w:abstractNumId w:val="61"/>
  </w:num>
  <w:num w:numId="224">
    <w:abstractNumId w:val="139"/>
  </w:num>
  <w:num w:numId="225">
    <w:abstractNumId w:val="63"/>
  </w:num>
  <w:num w:numId="226">
    <w:abstractNumId w:val="194"/>
  </w:num>
  <w:num w:numId="227">
    <w:abstractNumId w:val="290"/>
  </w:num>
  <w:num w:numId="228">
    <w:abstractNumId w:val="214"/>
  </w:num>
  <w:num w:numId="229">
    <w:abstractNumId w:val="209"/>
  </w:num>
  <w:num w:numId="230">
    <w:abstractNumId w:val="288"/>
  </w:num>
  <w:num w:numId="231">
    <w:abstractNumId w:val="27"/>
  </w:num>
  <w:num w:numId="232">
    <w:abstractNumId w:val="34"/>
  </w:num>
  <w:num w:numId="233">
    <w:abstractNumId w:val="239"/>
  </w:num>
  <w:num w:numId="234">
    <w:abstractNumId w:val="247"/>
  </w:num>
  <w:num w:numId="235">
    <w:abstractNumId w:val="140"/>
  </w:num>
  <w:num w:numId="236">
    <w:abstractNumId w:val="232"/>
  </w:num>
  <w:num w:numId="237">
    <w:abstractNumId w:val="284"/>
  </w:num>
  <w:num w:numId="238">
    <w:abstractNumId w:val="47"/>
  </w:num>
  <w:num w:numId="239">
    <w:abstractNumId w:val="39"/>
  </w:num>
  <w:num w:numId="240">
    <w:abstractNumId w:val="175"/>
  </w:num>
  <w:num w:numId="241">
    <w:abstractNumId w:val="160"/>
  </w:num>
  <w:num w:numId="242">
    <w:abstractNumId w:val="253"/>
  </w:num>
  <w:num w:numId="243">
    <w:abstractNumId w:val="246"/>
  </w:num>
  <w:num w:numId="244">
    <w:abstractNumId w:val="37"/>
  </w:num>
  <w:num w:numId="245">
    <w:abstractNumId w:val="115"/>
  </w:num>
  <w:num w:numId="246">
    <w:abstractNumId w:val="241"/>
  </w:num>
  <w:num w:numId="247">
    <w:abstractNumId w:val="109"/>
  </w:num>
  <w:num w:numId="248">
    <w:abstractNumId w:val="202"/>
  </w:num>
  <w:num w:numId="249">
    <w:abstractNumId w:val="260"/>
  </w:num>
  <w:num w:numId="250">
    <w:abstractNumId w:val="132"/>
  </w:num>
  <w:num w:numId="251">
    <w:abstractNumId w:val="182"/>
  </w:num>
  <w:num w:numId="252">
    <w:abstractNumId w:val="89"/>
  </w:num>
  <w:num w:numId="253">
    <w:abstractNumId w:val="138"/>
  </w:num>
  <w:num w:numId="254">
    <w:abstractNumId w:val="98"/>
  </w:num>
  <w:num w:numId="255">
    <w:abstractNumId w:val="176"/>
  </w:num>
  <w:num w:numId="256">
    <w:abstractNumId w:val="133"/>
  </w:num>
  <w:num w:numId="257">
    <w:abstractNumId w:val="235"/>
  </w:num>
  <w:num w:numId="258">
    <w:abstractNumId w:val="229"/>
  </w:num>
  <w:num w:numId="259">
    <w:abstractNumId w:val="185"/>
  </w:num>
  <w:num w:numId="260">
    <w:abstractNumId w:val="200"/>
  </w:num>
  <w:num w:numId="261">
    <w:abstractNumId w:val="102"/>
  </w:num>
  <w:num w:numId="262">
    <w:abstractNumId w:val="151"/>
  </w:num>
  <w:num w:numId="263">
    <w:abstractNumId w:val="292"/>
  </w:num>
  <w:num w:numId="264">
    <w:abstractNumId w:val="155"/>
  </w:num>
  <w:num w:numId="265">
    <w:abstractNumId w:val="286"/>
  </w:num>
  <w:num w:numId="266">
    <w:abstractNumId w:val="71"/>
  </w:num>
  <w:num w:numId="267">
    <w:abstractNumId w:val="302"/>
  </w:num>
  <w:num w:numId="268">
    <w:abstractNumId w:val="170"/>
  </w:num>
  <w:num w:numId="269">
    <w:abstractNumId w:val="227"/>
  </w:num>
  <w:num w:numId="270">
    <w:abstractNumId w:val="136"/>
  </w:num>
  <w:num w:numId="271">
    <w:abstractNumId w:val="300"/>
  </w:num>
  <w:num w:numId="272">
    <w:abstractNumId w:val="55"/>
  </w:num>
  <w:num w:numId="273">
    <w:abstractNumId w:val="296"/>
  </w:num>
  <w:num w:numId="274">
    <w:abstractNumId w:val="181"/>
  </w:num>
  <w:num w:numId="275">
    <w:abstractNumId w:val="280"/>
  </w:num>
  <w:num w:numId="276">
    <w:abstractNumId w:val="16"/>
  </w:num>
  <w:num w:numId="277">
    <w:abstractNumId w:val="186"/>
  </w:num>
  <w:num w:numId="278">
    <w:abstractNumId w:val="245"/>
  </w:num>
  <w:num w:numId="279">
    <w:abstractNumId w:val="178"/>
  </w:num>
  <w:num w:numId="280">
    <w:abstractNumId w:val="257"/>
  </w:num>
  <w:num w:numId="281">
    <w:abstractNumId w:val="159"/>
  </w:num>
  <w:num w:numId="282">
    <w:abstractNumId w:val="116"/>
  </w:num>
  <w:num w:numId="283">
    <w:abstractNumId w:val="234"/>
  </w:num>
  <w:num w:numId="284">
    <w:abstractNumId w:val="270"/>
  </w:num>
  <w:num w:numId="285">
    <w:abstractNumId w:val="164"/>
  </w:num>
  <w:num w:numId="286">
    <w:abstractNumId w:val="147"/>
  </w:num>
  <w:num w:numId="287">
    <w:abstractNumId w:val="283"/>
  </w:num>
  <w:num w:numId="288">
    <w:abstractNumId w:val="69"/>
  </w:num>
  <w:num w:numId="289">
    <w:abstractNumId w:val="208"/>
  </w:num>
  <w:num w:numId="290">
    <w:abstractNumId w:val="282"/>
  </w:num>
  <w:num w:numId="291">
    <w:abstractNumId w:val="278"/>
  </w:num>
  <w:num w:numId="292">
    <w:abstractNumId w:val="126"/>
  </w:num>
  <w:num w:numId="293">
    <w:abstractNumId w:val="293"/>
  </w:num>
  <w:num w:numId="294">
    <w:abstractNumId w:val="6"/>
  </w:num>
  <w:num w:numId="295">
    <w:abstractNumId w:val="277"/>
  </w:num>
  <w:num w:numId="296">
    <w:abstractNumId w:val="49"/>
  </w:num>
  <w:num w:numId="297">
    <w:abstractNumId w:val="262"/>
  </w:num>
  <w:num w:numId="298">
    <w:abstractNumId w:val="5"/>
  </w:num>
  <w:num w:numId="299">
    <w:abstractNumId w:val="90"/>
  </w:num>
  <w:num w:numId="300">
    <w:abstractNumId w:val="195"/>
  </w:num>
  <w:num w:numId="301">
    <w:abstractNumId w:val="9"/>
  </w:num>
  <w:num w:numId="302">
    <w:abstractNumId w:val="104"/>
  </w:num>
  <w:num w:numId="303">
    <w:abstractNumId w:val="18"/>
  </w:num>
  <w:num w:numId="304">
    <w:abstractNumId w:val="44"/>
  </w:num>
  <w:numIdMacAtCleanup w:val="29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uzhonghua">
    <w15:presenceInfo w15:providerId="None" w15:userId="fuzhonghua"/>
  </w15:person>
  <w15:person w15:author="Johan Granander">
    <w15:presenceInfo w15:providerId="AD" w15:userId="S::johan.granander@lilly.com::92e8887c-f4fd-4a17-8a83-5b73eed69705"/>
  </w15:person>
  <w15:person w15:author="Novie Atakiwe">
    <w15:presenceInfo w15:providerId="AD" w15:userId="S::novie.atakiwe@lilly.com::60327241-e94a-4438-a880-d9aed3012b7e"/>
  </w15:person>
  <w15:person w15:author="Diedra Shorty-Duffie">
    <w15:presenceInfo w15:providerId="AD" w15:userId="S::diedra.shortyduffie@lilly.com::760ef011-51bc-4ec0-a89d-4f1f7e6a09d0"/>
  </w15:person>
  <w15:person w15:author="Yu Lin Zhao">
    <w15:presenceInfo w15:providerId="AD" w15:userId="S::zhao_yu_lin1@lilly.com::1cea8b75-2b19-4283-92aa-d75504ef57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activeWritingStyle w:appName="MSWord" w:lang="en-US" w:vendorID="64" w:dllVersion="0" w:nlCheck="1" w:checkStyle="0"/>
  <w:activeWritingStyle w:appName="MSWord" w:lang="en-IE" w:vendorID="64" w:dllVersion="0" w:nlCheck="1" w:checkStyle="0"/>
  <w:activeWritingStyle w:appName="MSWord" w:lang="en-IE" w:vendorID="64" w:dllVersion="6" w:nlCheck="1" w:checkStyle="0"/>
  <w:activeWritingStyle w:appName="MSWord" w:lang="en-US" w:vendorID="64" w:dllVersion="6" w:nlCheck="1" w:checkStyle="0"/>
  <w:activeWritingStyle w:appName="MSWord" w:lang="zh-CN" w:vendorID="64" w:dllVersion="5" w:nlCheck="1" w:checkStyle="1"/>
  <w:activeWritingStyle w:appName="MSWord" w:lang="en-US" w:vendorID="64" w:dllVersion="131078" w:nlCheck="1" w:checkStyle="0"/>
  <w:activeWritingStyle w:appName="MSWord" w:lang="en-IE" w:vendorID="64" w:dllVersion="131078" w:nlCheck="1" w:checkStyle="0"/>
  <w:activeWritingStyle w:appName="MSWord" w:lang="zh-CN" w:vendorID="64" w:dllVersion="131077" w:nlCheck="1" w:checkStyle="1"/>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0D4"/>
    <w:rsid w:val="0000111D"/>
    <w:rsid w:val="000025ED"/>
    <w:rsid w:val="00004284"/>
    <w:rsid w:val="00004457"/>
    <w:rsid w:val="00005464"/>
    <w:rsid w:val="00011023"/>
    <w:rsid w:val="00011245"/>
    <w:rsid w:val="00011967"/>
    <w:rsid w:val="00011E67"/>
    <w:rsid w:val="0001202A"/>
    <w:rsid w:val="00012069"/>
    <w:rsid w:val="000135E3"/>
    <w:rsid w:val="0001384F"/>
    <w:rsid w:val="000154F0"/>
    <w:rsid w:val="0001686D"/>
    <w:rsid w:val="00022358"/>
    <w:rsid w:val="00022536"/>
    <w:rsid w:val="0002571A"/>
    <w:rsid w:val="00025CAC"/>
    <w:rsid w:val="0003234C"/>
    <w:rsid w:val="0003273A"/>
    <w:rsid w:val="00033ACB"/>
    <w:rsid w:val="00033BAF"/>
    <w:rsid w:val="000344AE"/>
    <w:rsid w:val="000345BA"/>
    <w:rsid w:val="000416C0"/>
    <w:rsid w:val="00043D51"/>
    <w:rsid w:val="000442F6"/>
    <w:rsid w:val="00044DAC"/>
    <w:rsid w:val="00044E44"/>
    <w:rsid w:val="000458B2"/>
    <w:rsid w:val="00045B54"/>
    <w:rsid w:val="00046C23"/>
    <w:rsid w:val="00047556"/>
    <w:rsid w:val="00047918"/>
    <w:rsid w:val="000528AB"/>
    <w:rsid w:val="00052A93"/>
    <w:rsid w:val="00053DBB"/>
    <w:rsid w:val="000563B6"/>
    <w:rsid w:val="000570D4"/>
    <w:rsid w:val="00060798"/>
    <w:rsid w:val="00062F8B"/>
    <w:rsid w:val="00064A1D"/>
    <w:rsid w:val="00065746"/>
    <w:rsid w:val="00065C2F"/>
    <w:rsid w:val="000675EE"/>
    <w:rsid w:val="000704F5"/>
    <w:rsid w:val="00072837"/>
    <w:rsid w:val="00073680"/>
    <w:rsid w:val="0007405F"/>
    <w:rsid w:val="000743AE"/>
    <w:rsid w:val="00074677"/>
    <w:rsid w:val="0007492C"/>
    <w:rsid w:val="00076137"/>
    <w:rsid w:val="00076D43"/>
    <w:rsid w:val="00077E31"/>
    <w:rsid w:val="00077F60"/>
    <w:rsid w:val="00080D05"/>
    <w:rsid w:val="000817EC"/>
    <w:rsid w:val="00081865"/>
    <w:rsid w:val="00082D68"/>
    <w:rsid w:val="00083680"/>
    <w:rsid w:val="00084643"/>
    <w:rsid w:val="00084DD5"/>
    <w:rsid w:val="00085798"/>
    <w:rsid w:val="00085B5E"/>
    <w:rsid w:val="00085C8B"/>
    <w:rsid w:val="0008676A"/>
    <w:rsid w:val="00087186"/>
    <w:rsid w:val="0009111B"/>
    <w:rsid w:val="000927DC"/>
    <w:rsid w:val="00092D86"/>
    <w:rsid w:val="00093231"/>
    <w:rsid w:val="0009358A"/>
    <w:rsid w:val="000942DA"/>
    <w:rsid w:val="0009663D"/>
    <w:rsid w:val="000A08B5"/>
    <w:rsid w:val="000A3CFA"/>
    <w:rsid w:val="000A4374"/>
    <w:rsid w:val="000A5680"/>
    <w:rsid w:val="000A6EFE"/>
    <w:rsid w:val="000A7521"/>
    <w:rsid w:val="000A7B18"/>
    <w:rsid w:val="000A7CEE"/>
    <w:rsid w:val="000B1EA2"/>
    <w:rsid w:val="000B2F9C"/>
    <w:rsid w:val="000B3D1F"/>
    <w:rsid w:val="000B3F95"/>
    <w:rsid w:val="000B450B"/>
    <w:rsid w:val="000B75F0"/>
    <w:rsid w:val="000C1CAF"/>
    <w:rsid w:val="000C50D2"/>
    <w:rsid w:val="000C5B79"/>
    <w:rsid w:val="000C6B09"/>
    <w:rsid w:val="000C740C"/>
    <w:rsid w:val="000D4995"/>
    <w:rsid w:val="000D6A70"/>
    <w:rsid w:val="000D73BA"/>
    <w:rsid w:val="000D7FBD"/>
    <w:rsid w:val="000E110F"/>
    <w:rsid w:val="000E292D"/>
    <w:rsid w:val="000E38B5"/>
    <w:rsid w:val="000E3C44"/>
    <w:rsid w:val="000E6A4A"/>
    <w:rsid w:val="000E6B7E"/>
    <w:rsid w:val="000F051D"/>
    <w:rsid w:val="000F1D04"/>
    <w:rsid w:val="000F2458"/>
    <w:rsid w:val="000F254B"/>
    <w:rsid w:val="000F7C25"/>
    <w:rsid w:val="000F7C4C"/>
    <w:rsid w:val="00100385"/>
    <w:rsid w:val="00100F08"/>
    <w:rsid w:val="00101F0E"/>
    <w:rsid w:val="00102A11"/>
    <w:rsid w:val="001045BE"/>
    <w:rsid w:val="00105313"/>
    <w:rsid w:val="001057B8"/>
    <w:rsid w:val="00106194"/>
    <w:rsid w:val="00106BA5"/>
    <w:rsid w:val="00106CFB"/>
    <w:rsid w:val="00110374"/>
    <w:rsid w:val="00110605"/>
    <w:rsid w:val="00110973"/>
    <w:rsid w:val="00110ABF"/>
    <w:rsid w:val="00111907"/>
    <w:rsid w:val="0011275F"/>
    <w:rsid w:val="00112FA0"/>
    <w:rsid w:val="00113567"/>
    <w:rsid w:val="00114AD9"/>
    <w:rsid w:val="00116864"/>
    <w:rsid w:val="00117774"/>
    <w:rsid w:val="001200BE"/>
    <w:rsid w:val="0012107C"/>
    <w:rsid w:val="001210F0"/>
    <w:rsid w:val="00123A5C"/>
    <w:rsid w:val="0012456B"/>
    <w:rsid w:val="00125000"/>
    <w:rsid w:val="001255B2"/>
    <w:rsid w:val="001302F4"/>
    <w:rsid w:val="001312B8"/>
    <w:rsid w:val="00132510"/>
    <w:rsid w:val="0013300C"/>
    <w:rsid w:val="00134EE2"/>
    <w:rsid w:val="00134F81"/>
    <w:rsid w:val="0013558C"/>
    <w:rsid w:val="00135BC6"/>
    <w:rsid w:val="001371D4"/>
    <w:rsid w:val="00137707"/>
    <w:rsid w:val="00141E73"/>
    <w:rsid w:val="00143AB4"/>
    <w:rsid w:val="00145824"/>
    <w:rsid w:val="00147F82"/>
    <w:rsid w:val="00151097"/>
    <w:rsid w:val="00151268"/>
    <w:rsid w:val="00151C72"/>
    <w:rsid w:val="001533C7"/>
    <w:rsid w:val="00155906"/>
    <w:rsid w:val="00155A18"/>
    <w:rsid w:val="00155C95"/>
    <w:rsid w:val="00155D3B"/>
    <w:rsid w:val="00155EFC"/>
    <w:rsid w:val="00155FE6"/>
    <w:rsid w:val="00156C15"/>
    <w:rsid w:val="00157D90"/>
    <w:rsid w:val="001619D4"/>
    <w:rsid w:val="00162A92"/>
    <w:rsid w:val="00163B8D"/>
    <w:rsid w:val="00163DFE"/>
    <w:rsid w:val="00163F77"/>
    <w:rsid w:val="00164432"/>
    <w:rsid w:val="00164AC2"/>
    <w:rsid w:val="00167585"/>
    <w:rsid w:val="001702A8"/>
    <w:rsid w:val="00171451"/>
    <w:rsid w:val="00171ABE"/>
    <w:rsid w:val="00171CCA"/>
    <w:rsid w:val="00173813"/>
    <w:rsid w:val="00173A50"/>
    <w:rsid w:val="00176401"/>
    <w:rsid w:val="00177821"/>
    <w:rsid w:val="0017785F"/>
    <w:rsid w:val="00177FE3"/>
    <w:rsid w:val="00180F0A"/>
    <w:rsid w:val="00182F26"/>
    <w:rsid w:val="0018357F"/>
    <w:rsid w:val="001841DB"/>
    <w:rsid w:val="00184470"/>
    <w:rsid w:val="00184B7C"/>
    <w:rsid w:val="001860D1"/>
    <w:rsid w:val="00186A30"/>
    <w:rsid w:val="00186BCB"/>
    <w:rsid w:val="00187037"/>
    <w:rsid w:val="00187CD9"/>
    <w:rsid w:val="00190693"/>
    <w:rsid w:val="0019426A"/>
    <w:rsid w:val="00196871"/>
    <w:rsid w:val="001A2A62"/>
    <w:rsid w:val="001A4123"/>
    <w:rsid w:val="001A46FA"/>
    <w:rsid w:val="001A4883"/>
    <w:rsid w:val="001A4DC7"/>
    <w:rsid w:val="001A6ABF"/>
    <w:rsid w:val="001A6CB9"/>
    <w:rsid w:val="001A70CC"/>
    <w:rsid w:val="001A7584"/>
    <w:rsid w:val="001B0140"/>
    <w:rsid w:val="001B0203"/>
    <w:rsid w:val="001B05E4"/>
    <w:rsid w:val="001B092D"/>
    <w:rsid w:val="001B0F27"/>
    <w:rsid w:val="001B1F3F"/>
    <w:rsid w:val="001B4526"/>
    <w:rsid w:val="001B45E8"/>
    <w:rsid w:val="001B4ED9"/>
    <w:rsid w:val="001B5645"/>
    <w:rsid w:val="001B7F7E"/>
    <w:rsid w:val="001C0E91"/>
    <w:rsid w:val="001C2290"/>
    <w:rsid w:val="001C33BD"/>
    <w:rsid w:val="001C67BD"/>
    <w:rsid w:val="001C783F"/>
    <w:rsid w:val="001C7F4F"/>
    <w:rsid w:val="001D096D"/>
    <w:rsid w:val="001D2BE5"/>
    <w:rsid w:val="001D3493"/>
    <w:rsid w:val="001D78B2"/>
    <w:rsid w:val="001D78CC"/>
    <w:rsid w:val="001E0D47"/>
    <w:rsid w:val="001E36C6"/>
    <w:rsid w:val="001E3F17"/>
    <w:rsid w:val="001E4976"/>
    <w:rsid w:val="001E4C9F"/>
    <w:rsid w:val="001F04A4"/>
    <w:rsid w:val="001F054C"/>
    <w:rsid w:val="001F5212"/>
    <w:rsid w:val="001F59AB"/>
    <w:rsid w:val="001F6150"/>
    <w:rsid w:val="001F7E49"/>
    <w:rsid w:val="0020064E"/>
    <w:rsid w:val="0020417E"/>
    <w:rsid w:val="002051B3"/>
    <w:rsid w:val="002059F7"/>
    <w:rsid w:val="00205C78"/>
    <w:rsid w:val="00206B91"/>
    <w:rsid w:val="00210169"/>
    <w:rsid w:val="00210731"/>
    <w:rsid w:val="00210975"/>
    <w:rsid w:val="002137FE"/>
    <w:rsid w:val="00221264"/>
    <w:rsid w:val="00221579"/>
    <w:rsid w:val="0022258D"/>
    <w:rsid w:val="00223DBB"/>
    <w:rsid w:val="0022456A"/>
    <w:rsid w:val="002252B0"/>
    <w:rsid w:val="00225378"/>
    <w:rsid w:val="00225A10"/>
    <w:rsid w:val="0022684D"/>
    <w:rsid w:val="0022751F"/>
    <w:rsid w:val="00230BCF"/>
    <w:rsid w:val="00231B2A"/>
    <w:rsid w:val="00233F83"/>
    <w:rsid w:val="002360AD"/>
    <w:rsid w:val="00236664"/>
    <w:rsid w:val="002375A6"/>
    <w:rsid w:val="00240498"/>
    <w:rsid w:val="00242D2B"/>
    <w:rsid w:val="0024475B"/>
    <w:rsid w:val="0024485F"/>
    <w:rsid w:val="0024659C"/>
    <w:rsid w:val="00251524"/>
    <w:rsid w:val="00251FDE"/>
    <w:rsid w:val="002539D4"/>
    <w:rsid w:val="00257A50"/>
    <w:rsid w:val="00260538"/>
    <w:rsid w:val="00260773"/>
    <w:rsid w:val="00260D6C"/>
    <w:rsid w:val="00261192"/>
    <w:rsid w:val="002613AA"/>
    <w:rsid w:val="00261873"/>
    <w:rsid w:val="002619FE"/>
    <w:rsid w:val="00262C03"/>
    <w:rsid w:val="00264FAA"/>
    <w:rsid w:val="002670B2"/>
    <w:rsid w:val="0027089F"/>
    <w:rsid w:val="00273869"/>
    <w:rsid w:val="00274C92"/>
    <w:rsid w:val="002758F8"/>
    <w:rsid w:val="00277B23"/>
    <w:rsid w:val="00277F71"/>
    <w:rsid w:val="002817FA"/>
    <w:rsid w:val="00282038"/>
    <w:rsid w:val="00284298"/>
    <w:rsid w:val="00285615"/>
    <w:rsid w:val="0028664B"/>
    <w:rsid w:val="0028728E"/>
    <w:rsid w:val="00287BE5"/>
    <w:rsid w:val="0029065F"/>
    <w:rsid w:val="00290842"/>
    <w:rsid w:val="00291392"/>
    <w:rsid w:val="002918BD"/>
    <w:rsid w:val="00292130"/>
    <w:rsid w:val="00292427"/>
    <w:rsid w:val="002933BA"/>
    <w:rsid w:val="00294100"/>
    <w:rsid w:val="002955D3"/>
    <w:rsid w:val="00296531"/>
    <w:rsid w:val="002A0A93"/>
    <w:rsid w:val="002A2301"/>
    <w:rsid w:val="002A2998"/>
    <w:rsid w:val="002A5393"/>
    <w:rsid w:val="002B08AC"/>
    <w:rsid w:val="002B1D59"/>
    <w:rsid w:val="002B5671"/>
    <w:rsid w:val="002B5F8C"/>
    <w:rsid w:val="002B6F25"/>
    <w:rsid w:val="002B7293"/>
    <w:rsid w:val="002B7434"/>
    <w:rsid w:val="002B7EF1"/>
    <w:rsid w:val="002C2106"/>
    <w:rsid w:val="002C2884"/>
    <w:rsid w:val="002C3CD1"/>
    <w:rsid w:val="002C4666"/>
    <w:rsid w:val="002C5B08"/>
    <w:rsid w:val="002C64DF"/>
    <w:rsid w:val="002D02E7"/>
    <w:rsid w:val="002D0F84"/>
    <w:rsid w:val="002D125E"/>
    <w:rsid w:val="002D176E"/>
    <w:rsid w:val="002D188A"/>
    <w:rsid w:val="002D1A2A"/>
    <w:rsid w:val="002D2E91"/>
    <w:rsid w:val="002D4564"/>
    <w:rsid w:val="002D5C50"/>
    <w:rsid w:val="002D7166"/>
    <w:rsid w:val="002D7E9A"/>
    <w:rsid w:val="002E10AB"/>
    <w:rsid w:val="002E407D"/>
    <w:rsid w:val="002E5CF1"/>
    <w:rsid w:val="002E6FC2"/>
    <w:rsid w:val="002E78CB"/>
    <w:rsid w:val="002E7EA4"/>
    <w:rsid w:val="002F2E6C"/>
    <w:rsid w:val="002F300C"/>
    <w:rsid w:val="002F3A6E"/>
    <w:rsid w:val="002F4D18"/>
    <w:rsid w:val="002F58E4"/>
    <w:rsid w:val="002F5A7C"/>
    <w:rsid w:val="002F5F82"/>
    <w:rsid w:val="002F6770"/>
    <w:rsid w:val="002F6B59"/>
    <w:rsid w:val="00300788"/>
    <w:rsid w:val="00300C89"/>
    <w:rsid w:val="00302A92"/>
    <w:rsid w:val="00305B2A"/>
    <w:rsid w:val="00305E53"/>
    <w:rsid w:val="00307443"/>
    <w:rsid w:val="0030791D"/>
    <w:rsid w:val="00307C36"/>
    <w:rsid w:val="003123EA"/>
    <w:rsid w:val="00312F1A"/>
    <w:rsid w:val="003131F7"/>
    <w:rsid w:val="00313363"/>
    <w:rsid w:val="00313785"/>
    <w:rsid w:val="00315337"/>
    <w:rsid w:val="00315CC2"/>
    <w:rsid w:val="0031770A"/>
    <w:rsid w:val="00317842"/>
    <w:rsid w:val="003218D3"/>
    <w:rsid w:val="003221FE"/>
    <w:rsid w:val="0032437E"/>
    <w:rsid w:val="00325749"/>
    <w:rsid w:val="00327BD8"/>
    <w:rsid w:val="0033093D"/>
    <w:rsid w:val="00333238"/>
    <w:rsid w:val="00335BDD"/>
    <w:rsid w:val="00337C0E"/>
    <w:rsid w:val="003407EE"/>
    <w:rsid w:val="00342495"/>
    <w:rsid w:val="003429D7"/>
    <w:rsid w:val="00344C00"/>
    <w:rsid w:val="00344C44"/>
    <w:rsid w:val="00345790"/>
    <w:rsid w:val="00346A9D"/>
    <w:rsid w:val="0034708F"/>
    <w:rsid w:val="00347789"/>
    <w:rsid w:val="00350341"/>
    <w:rsid w:val="0035059F"/>
    <w:rsid w:val="00350BB5"/>
    <w:rsid w:val="00351320"/>
    <w:rsid w:val="00351AB9"/>
    <w:rsid w:val="00352462"/>
    <w:rsid w:val="003538D4"/>
    <w:rsid w:val="003548EE"/>
    <w:rsid w:val="00355736"/>
    <w:rsid w:val="00355D94"/>
    <w:rsid w:val="00356793"/>
    <w:rsid w:val="00356F8E"/>
    <w:rsid w:val="0036206B"/>
    <w:rsid w:val="00362398"/>
    <w:rsid w:val="00362462"/>
    <w:rsid w:val="00362BBD"/>
    <w:rsid w:val="00362F12"/>
    <w:rsid w:val="00363493"/>
    <w:rsid w:val="003648E2"/>
    <w:rsid w:val="00365122"/>
    <w:rsid w:val="00365335"/>
    <w:rsid w:val="00365490"/>
    <w:rsid w:val="00365D6E"/>
    <w:rsid w:val="00367B5D"/>
    <w:rsid w:val="0037035D"/>
    <w:rsid w:val="00370AB2"/>
    <w:rsid w:val="00370C1D"/>
    <w:rsid w:val="00370DD8"/>
    <w:rsid w:val="0037120E"/>
    <w:rsid w:val="00371842"/>
    <w:rsid w:val="00372D71"/>
    <w:rsid w:val="00373032"/>
    <w:rsid w:val="003770CB"/>
    <w:rsid w:val="003826FA"/>
    <w:rsid w:val="00384D65"/>
    <w:rsid w:val="0038652C"/>
    <w:rsid w:val="00386EC2"/>
    <w:rsid w:val="00390806"/>
    <w:rsid w:val="003914D9"/>
    <w:rsid w:val="00391661"/>
    <w:rsid w:val="0039336E"/>
    <w:rsid w:val="00393DE1"/>
    <w:rsid w:val="003955E1"/>
    <w:rsid w:val="0039641B"/>
    <w:rsid w:val="00397DC2"/>
    <w:rsid w:val="003A0538"/>
    <w:rsid w:val="003A108D"/>
    <w:rsid w:val="003A2609"/>
    <w:rsid w:val="003A4651"/>
    <w:rsid w:val="003A46AD"/>
    <w:rsid w:val="003A56B2"/>
    <w:rsid w:val="003A5DA5"/>
    <w:rsid w:val="003A7590"/>
    <w:rsid w:val="003B2FBC"/>
    <w:rsid w:val="003B443B"/>
    <w:rsid w:val="003B63DB"/>
    <w:rsid w:val="003B6DC0"/>
    <w:rsid w:val="003B722D"/>
    <w:rsid w:val="003C127D"/>
    <w:rsid w:val="003C1344"/>
    <w:rsid w:val="003C1937"/>
    <w:rsid w:val="003C29F5"/>
    <w:rsid w:val="003C362A"/>
    <w:rsid w:val="003C5AD3"/>
    <w:rsid w:val="003C690F"/>
    <w:rsid w:val="003D1E44"/>
    <w:rsid w:val="003D550E"/>
    <w:rsid w:val="003D5A57"/>
    <w:rsid w:val="003D6CDB"/>
    <w:rsid w:val="003E4C71"/>
    <w:rsid w:val="003E51A8"/>
    <w:rsid w:val="003E59D2"/>
    <w:rsid w:val="003F02AF"/>
    <w:rsid w:val="003F0788"/>
    <w:rsid w:val="003F0A98"/>
    <w:rsid w:val="003F0F04"/>
    <w:rsid w:val="003F14F4"/>
    <w:rsid w:val="003F22DA"/>
    <w:rsid w:val="003F2300"/>
    <w:rsid w:val="003F2344"/>
    <w:rsid w:val="003F39D9"/>
    <w:rsid w:val="003F429B"/>
    <w:rsid w:val="003F4313"/>
    <w:rsid w:val="003F446A"/>
    <w:rsid w:val="003F5975"/>
    <w:rsid w:val="003F5FC2"/>
    <w:rsid w:val="003F767B"/>
    <w:rsid w:val="004023AC"/>
    <w:rsid w:val="004026F8"/>
    <w:rsid w:val="004039B1"/>
    <w:rsid w:val="004049E8"/>
    <w:rsid w:val="00404ED1"/>
    <w:rsid w:val="00406248"/>
    <w:rsid w:val="004069D0"/>
    <w:rsid w:val="00406A33"/>
    <w:rsid w:val="00407B1F"/>
    <w:rsid w:val="004106B6"/>
    <w:rsid w:val="0041221B"/>
    <w:rsid w:val="004127A4"/>
    <w:rsid w:val="00412EA4"/>
    <w:rsid w:val="00415685"/>
    <w:rsid w:val="00415A51"/>
    <w:rsid w:val="00415A5A"/>
    <w:rsid w:val="00415C48"/>
    <w:rsid w:val="00416936"/>
    <w:rsid w:val="004209B6"/>
    <w:rsid w:val="00423B9A"/>
    <w:rsid w:val="00425FE4"/>
    <w:rsid w:val="00427E39"/>
    <w:rsid w:val="00427E9B"/>
    <w:rsid w:val="004307B4"/>
    <w:rsid w:val="00430A3E"/>
    <w:rsid w:val="004326DD"/>
    <w:rsid w:val="00433769"/>
    <w:rsid w:val="00434902"/>
    <w:rsid w:val="00435C8F"/>
    <w:rsid w:val="004405CE"/>
    <w:rsid w:val="00441DFE"/>
    <w:rsid w:val="004420BA"/>
    <w:rsid w:val="004420FD"/>
    <w:rsid w:val="004434E0"/>
    <w:rsid w:val="004439E9"/>
    <w:rsid w:val="00446174"/>
    <w:rsid w:val="00446C4E"/>
    <w:rsid w:val="00446E44"/>
    <w:rsid w:val="00447E6B"/>
    <w:rsid w:val="0045157C"/>
    <w:rsid w:val="00451DBE"/>
    <w:rsid w:val="0045231A"/>
    <w:rsid w:val="00455716"/>
    <w:rsid w:val="00462142"/>
    <w:rsid w:val="004623DE"/>
    <w:rsid w:val="0046331F"/>
    <w:rsid w:val="00463CCF"/>
    <w:rsid w:val="00464B53"/>
    <w:rsid w:val="004677CC"/>
    <w:rsid w:val="00467E8B"/>
    <w:rsid w:val="00470AF1"/>
    <w:rsid w:val="00471B9C"/>
    <w:rsid w:val="004738B5"/>
    <w:rsid w:val="004747B0"/>
    <w:rsid w:val="00474804"/>
    <w:rsid w:val="00474F72"/>
    <w:rsid w:val="00475B7A"/>
    <w:rsid w:val="004767BF"/>
    <w:rsid w:val="0047683C"/>
    <w:rsid w:val="00477368"/>
    <w:rsid w:val="0047779E"/>
    <w:rsid w:val="00480057"/>
    <w:rsid w:val="00480A46"/>
    <w:rsid w:val="00482E5C"/>
    <w:rsid w:val="00486402"/>
    <w:rsid w:val="004875AA"/>
    <w:rsid w:val="00487747"/>
    <w:rsid w:val="00490A7F"/>
    <w:rsid w:val="00491328"/>
    <w:rsid w:val="00491F48"/>
    <w:rsid w:val="00492D11"/>
    <w:rsid w:val="004931E2"/>
    <w:rsid w:val="0049666D"/>
    <w:rsid w:val="00497357"/>
    <w:rsid w:val="004A0EE7"/>
    <w:rsid w:val="004A20F9"/>
    <w:rsid w:val="004A39DE"/>
    <w:rsid w:val="004A47CC"/>
    <w:rsid w:val="004A4989"/>
    <w:rsid w:val="004A7BC2"/>
    <w:rsid w:val="004B6288"/>
    <w:rsid w:val="004B788D"/>
    <w:rsid w:val="004B7D08"/>
    <w:rsid w:val="004C02F4"/>
    <w:rsid w:val="004C0657"/>
    <w:rsid w:val="004C081C"/>
    <w:rsid w:val="004C5095"/>
    <w:rsid w:val="004D0308"/>
    <w:rsid w:val="004D1321"/>
    <w:rsid w:val="004D3170"/>
    <w:rsid w:val="004D5C08"/>
    <w:rsid w:val="004D7758"/>
    <w:rsid w:val="004D7BA4"/>
    <w:rsid w:val="004D7EF8"/>
    <w:rsid w:val="004E1B44"/>
    <w:rsid w:val="004E23A4"/>
    <w:rsid w:val="004E32D1"/>
    <w:rsid w:val="004E37B5"/>
    <w:rsid w:val="004E58B1"/>
    <w:rsid w:val="004E709B"/>
    <w:rsid w:val="004F1B88"/>
    <w:rsid w:val="004F1BAA"/>
    <w:rsid w:val="004F210A"/>
    <w:rsid w:val="004F2B44"/>
    <w:rsid w:val="004F3CA1"/>
    <w:rsid w:val="004F4AEE"/>
    <w:rsid w:val="00501535"/>
    <w:rsid w:val="005022CB"/>
    <w:rsid w:val="00502A61"/>
    <w:rsid w:val="00503DE0"/>
    <w:rsid w:val="00505EEF"/>
    <w:rsid w:val="00506468"/>
    <w:rsid w:val="00510EA2"/>
    <w:rsid w:val="00512022"/>
    <w:rsid w:val="0051226D"/>
    <w:rsid w:val="00513E1F"/>
    <w:rsid w:val="00514157"/>
    <w:rsid w:val="005213D9"/>
    <w:rsid w:val="0052226B"/>
    <w:rsid w:val="005240CF"/>
    <w:rsid w:val="00524440"/>
    <w:rsid w:val="00524BD8"/>
    <w:rsid w:val="0052524B"/>
    <w:rsid w:val="005259A1"/>
    <w:rsid w:val="00530AE5"/>
    <w:rsid w:val="005321EF"/>
    <w:rsid w:val="00533743"/>
    <w:rsid w:val="0053430F"/>
    <w:rsid w:val="0053464B"/>
    <w:rsid w:val="005355C3"/>
    <w:rsid w:val="00540BD2"/>
    <w:rsid w:val="005455F6"/>
    <w:rsid w:val="0054664D"/>
    <w:rsid w:val="0054668B"/>
    <w:rsid w:val="00546F33"/>
    <w:rsid w:val="005477D1"/>
    <w:rsid w:val="00550D5F"/>
    <w:rsid w:val="005515FC"/>
    <w:rsid w:val="0055200B"/>
    <w:rsid w:val="005527DB"/>
    <w:rsid w:val="005557D9"/>
    <w:rsid w:val="00555B67"/>
    <w:rsid w:val="00556B1C"/>
    <w:rsid w:val="0055784E"/>
    <w:rsid w:val="00561B25"/>
    <w:rsid w:val="005648A4"/>
    <w:rsid w:val="00565867"/>
    <w:rsid w:val="00565E30"/>
    <w:rsid w:val="005666F4"/>
    <w:rsid w:val="00567EC3"/>
    <w:rsid w:val="005704FF"/>
    <w:rsid w:val="00572FBE"/>
    <w:rsid w:val="00576E2F"/>
    <w:rsid w:val="005772F9"/>
    <w:rsid w:val="00580C6B"/>
    <w:rsid w:val="00582CB6"/>
    <w:rsid w:val="00582E61"/>
    <w:rsid w:val="00583BD5"/>
    <w:rsid w:val="00584C16"/>
    <w:rsid w:val="0058552D"/>
    <w:rsid w:val="00585E28"/>
    <w:rsid w:val="00586241"/>
    <w:rsid w:val="0058676C"/>
    <w:rsid w:val="00586DCC"/>
    <w:rsid w:val="00587396"/>
    <w:rsid w:val="00587A1B"/>
    <w:rsid w:val="00587D71"/>
    <w:rsid w:val="005901D7"/>
    <w:rsid w:val="00592DC7"/>
    <w:rsid w:val="00593965"/>
    <w:rsid w:val="00593E3C"/>
    <w:rsid w:val="00593EF4"/>
    <w:rsid w:val="005945A2"/>
    <w:rsid w:val="00594A10"/>
    <w:rsid w:val="00594EA6"/>
    <w:rsid w:val="00595943"/>
    <w:rsid w:val="00596213"/>
    <w:rsid w:val="005979D3"/>
    <w:rsid w:val="005A0632"/>
    <w:rsid w:val="005A1248"/>
    <w:rsid w:val="005A1777"/>
    <w:rsid w:val="005A47F9"/>
    <w:rsid w:val="005A5358"/>
    <w:rsid w:val="005A5EB0"/>
    <w:rsid w:val="005A742F"/>
    <w:rsid w:val="005B16BC"/>
    <w:rsid w:val="005B173C"/>
    <w:rsid w:val="005B1E93"/>
    <w:rsid w:val="005B25B7"/>
    <w:rsid w:val="005B338C"/>
    <w:rsid w:val="005B3E78"/>
    <w:rsid w:val="005B46CB"/>
    <w:rsid w:val="005B4B03"/>
    <w:rsid w:val="005B699C"/>
    <w:rsid w:val="005B7AAB"/>
    <w:rsid w:val="005C0FAA"/>
    <w:rsid w:val="005C1A7E"/>
    <w:rsid w:val="005C3B88"/>
    <w:rsid w:val="005C41BB"/>
    <w:rsid w:val="005C44EC"/>
    <w:rsid w:val="005C654E"/>
    <w:rsid w:val="005C787A"/>
    <w:rsid w:val="005C7D9D"/>
    <w:rsid w:val="005D0932"/>
    <w:rsid w:val="005D2B3F"/>
    <w:rsid w:val="005D2E45"/>
    <w:rsid w:val="005E1F6F"/>
    <w:rsid w:val="005E30E1"/>
    <w:rsid w:val="005E6E12"/>
    <w:rsid w:val="005E725E"/>
    <w:rsid w:val="005F18BF"/>
    <w:rsid w:val="005F23FA"/>
    <w:rsid w:val="005F261E"/>
    <w:rsid w:val="005F2B31"/>
    <w:rsid w:val="005F37C7"/>
    <w:rsid w:val="005F59E7"/>
    <w:rsid w:val="005F5B69"/>
    <w:rsid w:val="005F6B70"/>
    <w:rsid w:val="005F6C65"/>
    <w:rsid w:val="005F6DD3"/>
    <w:rsid w:val="005F708F"/>
    <w:rsid w:val="005F7C22"/>
    <w:rsid w:val="005F7CA1"/>
    <w:rsid w:val="006022A3"/>
    <w:rsid w:val="0060235B"/>
    <w:rsid w:val="00602663"/>
    <w:rsid w:val="00604CBE"/>
    <w:rsid w:val="006066E7"/>
    <w:rsid w:val="00606F8B"/>
    <w:rsid w:val="006073E5"/>
    <w:rsid w:val="006074DE"/>
    <w:rsid w:val="00607C63"/>
    <w:rsid w:val="00610A36"/>
    <w:rsid w:val="00611B1F"/>
    <w:rsid w:val="00613015"/>
    <w:rsid w:val="006137B6"/>
    <w:rsid w:val="00617666"/>
    <w:rsid w:val="00617BEC"/>
    <w:rsid w:val="00622037"/>
    <w:rsid w:val="006225A7"/>
    <w:rsid w:val="006225CA"/>
    <w:rsid w:val="00623D7A"/>
    <w:rsid w:val="00623DDF"/>
    <w:rsid w:val="00626794"/>
    <w:rsid w:val="006278ED"/>
    <w:rsid w:val="00631D37"/>
    <w:rsid w:val="00633E14"/>
    <w:rsid w:val="00633E5B"/>
    <w:rsid w:val="006344AA"/>
    <w:rsid w:val="00635068"/>
    <w:rsid w:val="0063601A"/>
    <w:rsid w:val="006377A5"/>
    <w:rsid w:val="00640420"/>
    <w:rsid w:val="00641C03"/>
    <w:rsid w:val="006424E0"/>
    <w:rsid w:val="006433C3"/>
    <w:rsid w:val="0064354B"/>
    <w:rsid w:val="00644837"/>
    <w:rsid w:val="006542EA"/>
    <w:rsid w:val="0065488F"/>
    <w:rsid w:val="00654A99"/>
    <w:rsid w:val="00656754"/>
    <w:rsid w:val="00663892"/>
    <w:rsid w:val="00663EB4"/>
    <w:rsid w:val="00664B8B"/>
    <w:rsid w:val="00667FE4"/>
    <w:rsid w:val="00670047"/>
    <w:rsid w:val="0067079C"/>
    <w:rsid w:val="00672401"/>
    <w:rsid w:val="00676DE0"/>
    <w:rsid w:val="00677545"/>
    <w:rsid w:val="0068157C"/>
    <w:rsid w:val="00681A16"/>
    <w:rsid w:val="00683F01"/>
    <w:rsid w:val="00685823"/>
    <w:rsid w:val="006871DA"/>
    <w:rsid w:val="006879FE"/>
    <w:rsid w:val="00690345"/>
    <w:rsid w:val="006909FA"/>
    <w:rsid w:val="006910D1"/>
    <w:rsid w:val="00691E16"/>
    <w:rsid w:val="00692423"/>
    <w:rsid w:val="0069294E"/>
    <w:rsid w:val="00695415"/>
    <w:rsid w:val="006957CB"/>
    <w:rsid w:val="006976BD"/>
    <w:rsid w:val="00697E7B"/>
    <w:rsid w:val="006A0738"/>
    <w:rsid w:val="006A1810"/>
    <w:rsid w:val="006A442B"/>
    <w:rsid w:val="006A4B4C"/>
    <w:rsid w:val="006A4DD7"/>
    <w:rsid w:val="006A5899"/>
    <w:rsid w:val="006B0BBD"/>
    <w:rsid w:val="006B234F"/>
    <w:rsid w:val="006B2872"/>
    <w:rsid w:val="006B484D"/>
    <w:rsid w:val="006B4A5F"/>
    <w:rsid w:val="006B4DCE"/>
    <w:rsid w:val="006B62B3"/>
    <w:rsid w:val="006B64EF"/>
    <w:rsid w:val="006C1A50"/>
    <w:rsid w:val="006C330E"/>
    <w:rsid w:val="006C72F2"/>
    <w:rsid w:val="006D29D3"/>
    <w:rsid w:val="006D3D96"/>
    <w:rsid w:val="006D72AC"/>
    <w:rsid w:val="006D7373"/>
    <w:rsid w:val="006D7E80"/>
    <w:rsid w:val="006E172B"/>
    <w:rsid w:val="006E4E63"/>
    <w:rsid w:val="006F1BAE"/>
    <w:rsid w:val="006F20D3"/>
    <w:rsid w:val="006F3F92"/>
    <w:rsid w:val="006F3FC9"/>
    <w:rsid w:val="006F44BB"/>
    <w:rsid w:val="006F60FA"/>
    <w:rsid w:val="006F639B"/>
    <w:rsid w:val="006F63F4"/>
    <w:rsid w:val="006F79B5"/>
    <w:rsid w:val="007017EC"/>
    <w:rsid w:val="007022B1"/>
    <w:rsid w:val="00703DE3"/>
    <w:rsid w:val="0070409B"/>
    <w:rsid w:val="00706EAC"/>
    <w:rsid w:val="00712446"/>
    <w:rsid w:val="00712A2F"/>
    <w:rsid w:val="00712D30"/>
    <w:rsid w:val="00714390"/>
    <w:rsid w:val="0071488A"/>
    <w:rsid w:val="007150B8"/>
    <w:rsid w:val="00720396"/>
    <w:rsid w:val="00721072"/>
    <w:rsid w:val="007219B7"/>
    <w:rsid w:val="007233C7"/>
    <w:rsid w:val="00727FD2"/>
    <w:rsid w:val="007319B6"/>
    <w:rsid w:val="007330D2"/>
    <w:rsid w:val="007341C5"/>
    <w:rsid w:val="00735147"/>
    <w:rsid w:val="00736888"/>
    <w:rsid w:val="00736B41"/>
    <w:rsid w:val="007445A6"/>
    <w:rsid w:val="007445B4"/>
    <w:rsid w:val="00744DD5"/>
    <w:rsid w:val="00745648"/>
    <w:rsid w:val="00746705"/>
    <w:rsid w:val="0074713E"/>
    <w:rsid w:val="00747B7D"/>
    <w:rsid w:val="00750A6A"/>
    <w:rsid w:val="00751819"/>
    <w:rsid w:val="0075236E"/>
    <w:rsid w:val="00752A3A"/>
    <w:rsid w:val="00755BD5"/>
    <w:rsid w:val="00755ECF"/>
    <w:rsid w:val="00756510"/>
    <w:rsid w:val="00756720"/>
    <w:rsid w:val="00757F78"/>
    <w:rsid w:val="00762261"/>
    <w:rsid w:val="00762712"/>
    <w:rsid w:val="00764346"/>
    <w:rsid w:val="00764C35"/>
    <w:rsid w:val="0076790F"/>
    <w:rsid w:val="00767C92"/>
    <w:rsid w:val="00767CA3"/>
    <w:rsid w:val="007718F1"/>
    <w:rsid w:val="00771DE6"/>
    <w:rsid w:val="0077216A"/>
    <w:rsid w:val="0077270E"/>
    <w:rsid w:val="00775168"/>
    <w:rsid w:val="0077589B"/>
    <w:rsid w:val="00780352"/>
    <w:rsid w:val="00780733"/>
    <w:rsid w:val="0078085C"/>
    <w:rsid w:val="00782B19"/>
    <w:rsid w:val="00782FF3"/>
    <w:rsid w:val="00786747"/>
    <w:rsid w:val="0078789C"/>
    <w:rsid w:val="00787C7C"/>
    <w:rsid w:val="007932EB"/>
    <w:rsid w:val="00793937"/>
    <w:rsid w:val="00793C4C"/>
    <w:rsid w:val="00795856"/>
    <w:rsid w:val="00797544"/>
    <w:rsid w:val="00797A3D"/>
    <w:rsid w:val="00797D23"/>
    <w:rsid w:val="007A170E"/>
    <w:rsid w:val="007A1890"/>
    <w:rsid w:val="007A1B7B"/>
    <w:rsid w:val="007A2D15"/>
    <w:rsid w:val="007A45F3"/>
    <w:rsid w:val="007A6AE3"/>
    <w:rsid w:val="007A7D16"/>
    <w:rsid w:val="007B00A6"/>
    <w:rsid w:val="007B111B"/>
    <w:rsid w:val="007B1903"/>
    <w:rsid w:val="007B3BD7"/>
    <w:rsid w:val="007B3C4A"/>
    <w:rsid w:val="007B40F6"/>
    <w:rsid w:val="007B647C"/>
    <w:rsid w:val="007C0558"/>
    <w:rsid w:val="007C45B8"/>
    <w:rsid w:val="007C4838"/>
    <w:rsid w:val="007C5FBA"/>
    <w:rsid w:val="007C6888"/>
    <w:rsid w:val="007C7838"/>
    <w:rsid w:val="007D2AFB"/>
    <w:rsid w:val="007D5DA1"/>
    <w:rsid w:val="007E2C47"/>
    <w:rsid w:val="007E3019"/>
    <w:rsid w:val="007E4530"/>
    <w:rsid w:val="007E54FE"/>
    <w:rsid w:val="007E5832"/>
    <w:rsid w:val="007E66FC"/>
    <w:rsid w:val="007E69CA"/>
    <w:rsid w:val="007E787A"/>
    <w:rsid w:val="007F25E3"/>
    <w:rsid w:val="007F44D7"/>
    <w:rsid w:val="007F6A20"/>
    <w:rsid w:val="007F6BC9"/>
    <w:rsid w:val="007F7028"/>
    <w:rsid w:val="007F703B"/>
    <w:rsid w:val="007F71D1"/>
    <w:rsid w:val="007F78A4"/>
    <w:rsid w:val="007F78D8"/>
    <w:rsid w:val="00802323"/>
    <w:rsid w:val="00802F93"/>
    <w:rsid w:val="0080581E"/>
    <w:rsid w:val="008106FF"/>
    <w:rsid w:val="00811499"/>
    <w:rsid w:val="00813173"/>
    <w:rsid w:val="008134E1"/>
    <w:rsid w:val="0081542C"/>
    <w:rsid w:val="008156C8"/>
    <w:rsid w:val="00821776"/>
    <w:rsid w:val="0082248C"/>
    <w:rsid w:val="0082602E"/>
    <w:rsid w:val="0082778D"/>
    <w:rsid w:val="00830AE4"/>
    <w:rsid w:val="00831AFC"/>
    <w:rsid w:val="00832EEA"/>
    <w:rsid w:val="00833174"/>
    <w:rsid w:val="00834051"/>
    <w:rsid w:val="00836D50"/>
    <w:rsid w:val="00837A95"/>
    <w:rsid w:val="00837B73"/>
    <w:rsid w:val="00840E0D"/>
    <w:rsid w:val="008418AB"/>
    <w:rsid w:val="00842410"/>
    <w:rsid w:val="00842A9A"/>
    <w:rsid w:val="00845CB6"/>
    <w:rsid w:val="0085188B"/>
    <w:rsid w:val="00852099"/>
    <w:rsid w:val="00853B2F"/>
    <w:rsid w:val="00854296"/>
    <w:rsid w:val="008601B5"/>
    <w:rsid w:val="0087067B"/>
    <w:rsid w:val="00871937"/>
    <w:rsid w:val="00872251"/>
    <w:rsid w:val="0087325E"/>
    <w:rsid w:val="00873B29"/>
    <w:rsid w:val="0087783C"/>
    <w:rsid w:val="008801AC"/>
    <w:rsid w:val="008805AD"/>
    <w:rsid w:val="00880E10"/>
    <w:rsid w:val="00880FD2"/>
    <w:rsid w:val="008820D2"/>
    <w:rsid w:val="00882301"/>
    <w:rsid w:val="008833D5"/>
    <w:rsid w:val="008839A6"/>
    <w:rsid w:val="00885A62"/>
    <w:rsid w:val="00887C09"/>
    <w:rsid w:val="00891C0A"/>
    <w:rsid w:val="0089209D"/>
    <w:rsid w:val="00892A51"/>
    <w:rsid w:val="00893B08"/>
    <w:rsid w:val="00893EEC"/>
    <w:rsid w:val="00894071"/>
    <w:rsid w:val="008945C7"/>
    <w:rsid w:val="00894C62"/>
    <w:rsid w:val="00895272"/>
    <w:rsid w:val="008A1DB6"/>
    <w:rsid w:val="008A2135"/>
    <w:rsid w:val="008A518A"/>
    <w:rsid w:val="008A6490"/>
    <w:rsid w:val="008B1415"/>
    <w:rsid w:val="008B177E"/>
    <w:rsid w:val="008B5013"/>
    <w:rsid w:val="008B5B71"/>
    <w:rsid w:val="008B603C"/>
    <w:rsid w:val="008C024D"/>
    <w:rsid w:val="008C04CE"/>
    <w:rsid w:val="008C0865"/>
    <w:rsid w:val="008C191D"/>
    <w:rsid w:val="008C2AA6"/>
    <w:rsid w:val="008C502C"/>
    <w:rsid w:val="008C506B"/>
    <w:rsid w:val="008C5D1B"/>
    <w:rsid w:val="008C604D"/>
    <w:rsid w:val="008C6071"/>
    <w:rsid w:val="008C62A0"/>
    <w:rsid w:val="008C6A06"/>
    <w:rsid w:val="008C7A36"/>
    <w:rsid w:val="008C7C00"/>
    <w:rsid w:val="008D038A"/>
    <w:rsid w:val="008D05BE"/>
    <w:rsid w:val="008D0FAA"/>
    <w:rsid w:val="008D1F47"/>
    <w:rsid w:val="008D2536"/>
    <w:rsid w:val="008D37FC"/>
    <w:rsid w:val="008D4FDE"/>
    <w:rsid w:val="008D770F"/>
    <w:rsid w:val="008E240F"/>
    <w:rsid w:val="008E2709"/>
    <w:rsid w:val="008E2725"/>
    <w:rsid w:val="008E5F12"/>
    <w:rsid w:val="008E6242"/>
    <w:rsid w:val="008E69D5"/>
    <w:rsid w:val="008E6A3F"/>
    <w:rsid w:val="008F0BC4"/>
    <w:rsid w:val="008F0C6E"/>
    <w:rsid w:val="008F23AD"/>
    <w:rsid w:val="008F4B66"/>
    <w:rsid w:val="008F6DE7"/>
    <w:rsid w:val="008F7C6D"/>
    <w:rsid w:val="009019E0"/>
    <w:rsid w:val="00902ECE"/>
    <w:rsid w:val="00903C46"/>
    <w:rsid w:val="00904633"/>
    <w:rsid w:val="009051E7"/>
    <w:rsid w:val="00907CF4"/>
    <w:rsid w:val="009119DA"/>
    <w:rsid w:val="009121D1"/>
    <w:rsid w:val="009138C4"/>
    <w:rsid w:val="0091584F"/>
    <w:rsid w:val="009165FC"/>
    <w:rsid w:val="009232EA"/>
    <w:rsid w:val="009238DF"/>
    <w:rsid w:val="00923E4D"/>
    <w:rsid w:val="00923E60"/>
    <w:rsid w:val="00924F0D"/>
    <w:rsid w:val="00925855"/>
    <w:rsid w:val="00926E79"/>
    <w:rsid w:val="00927219"/>
    <w:rsid w:val="009356CC"/>
    <w:rsid w:val="00935A2B"/>
    <w:rsid w:val="009372CD"/>
    <w:rsid w:val="00937837"/>
    <w:rsid w:val="0094015D"/>
    <w:rsid w:val="00940DF3"/>
    <w:rsid w:val="00941293"/>
    <w:rsid w:val="0094164A"/>
    <w:rsid w:val="009420C2"/>
    <w:rsid w:val="00942C46"/>
    <w:rsid w:val="00945921"/>
    <w:rsid w:val="00945B37"/>
    <w:rsid w:val="009467F8"/>
    <w:rsid w:val="00947234"/>
    <w:rsid w:val="00947841"/>
    <w:rsid w:val="009504E4"/>
    <w:rsid w:val="00950A50"/>
    <w:rsid w:val="0095355D"/>
    <w:rsid w:val="009562A7"/>
    <w:rsid w:val="009614A7"/>
    <w:rsid w:val="009618D3"/>
    <w:rsid w:val="00963008"/>
    <w:rsid w:val="00963142"/>
    <w:rsid w:val="00963254"/>
    <w:rsid w:val="0096407F"/>
    <w:rsid w:val="009641DC"/>
    <w:rsid w:val="009649E8"/>
    <w:rsid w:val="00965CCB"/>
    <w:rsid w:val="0096614E"/>
    <w:rsid w:val="0097063F"/>
    <w:rsid w:val="00974CE4"/>
    <w:rsid w:val="00976E20"/>
    <w:rsid w:val="009777F6"/>
    <w:rsid w:val="00980B9F"/>
    <w:rsid w:val="0098251B"/>
    <w:rsid w:val="00982D36"/>
    <w:rsid w:val="009857D0"/>
    <w:rsid w:val="00985B9A"/>
    <w:rsid w:val="00985EC4"/>
    <w:rsid w:val="0098680E"/>
    <w:rsid w:val="00986B40"/>
    <w:rsid w:val="00987BF0"/>
    <w:rsid w:val="009900C8"/>
    <w:rsid w:val="009908A6"/>
    <w:rsid w:val="0099094D"/>
    <w:rsid w:val="00992A4D"/>
    <w:rsid w:val="00995A7A"/>
    <w:rsid w:val="00996DF5"/>
    <w:rsid w:val="00996E7E"/>
    <w:rsid w:val="00997D1C"/>
    <w:rsid w:val="009A558D"/>
    <w:rsid w:val="009A5E13"/>
    <w:rsid w:val="009A6359"/>
    <w:rsid w:val="009A7450"/>
    <w:rsid w:val="009B0303"/>
    <w:rsid w:val="009B03F0"/>
    <w:rsid w:val="009B0D49"/>
    <w:rsid w:val="009B218C"/>
    <w:rsid w:val="009B39D0"/>
    <w:rsid w:val="009B4DC4"/>
    <w:rsid w:val="009B52CD"/>
    <w:rsid w:val="009C33D7"/>
    <w:rsid w:val="009C39EA"/>
    <w:rsid w:val="009C4F59"/>
    <w:rsid w:val="009C5BAF"/>
    <w:rsid w:val="009C6E14"/>
    <w:rsid w:val="009D0B25"/>
    <w:rsid w:val="009D3EED"/>
    <w:rsid w:val="009D5CAB"/>
    <w:rsid w:val="009D5EF7"/>
    <w:rsid w:val="009D6DAD"/>
    <w:rsid w:val="009E1C49"/>
    <w:rsid w:val="009E460B"/>
    <w:rsid w:val="009E5EFD"/>
    <w:rsid w:val="009E63D0"/>
    <w:rsid w:val="009F25A8"/>
    <w:rsid w:val="009F37AB"/>
    <w:rsid w:val="009F4382"/>
    <w:rsid w:val="009F6407"/>
    <w:rsid w:val="009F72DE"/>
    <w:rsid w:val="00A015AD"/>
    <w:rsid w:val="00A02385"/>
    <w:rsid w:val="00A03483"/>
    <w:rsid w:val="00A03734"/>
    <w:rsid w:val="00A04668"/>
    <w:rsid w:val="00A048CD"/>
    <w:rsid w:val="00A061DD"/>
    <w:rsid w:val="00A1622E"/>
    <w:rsid w:val="00A162CC"/>
    <w:rsid w:val="00A20807"/>
    <w:rsid w:val="00A23871"/>
    <w:rsid w:val="00A2496E"/>
    <w:rsid w:val="00A24A05"/>
    <w:rsid w:val="00A2605C"/>
    <w:rsid w:val="00A307AC"/>
    <w:rsid w:val="00A31C69"/>
    <w:rsid w:val="00A33661"/>
    <w:rsid w:val="00A336FB"/>
    <w:rsid w:val="00A33B70"/>
    <w:rsid w:val="00A37293"/>
    <w:rsid w:val="00A375F8"/>
    <w:rsid w:val="00A37783"/>
    <w:rsid w:val="00A377F0"/>
    <w:rsid w:val="00A41921"/>
    <w:rsid w:val="00A41E3A"/>
    <w:rsid w:val="00A41F9E"/>
    <w:rsid w:val="00A43ABE"/>
    <w:rsid w:val="00A44779"/>
    <w:rsid w:val="00A45028"/>
    <w:rsid w:val="00A45E0B"/>
    <w:rsid w:val="00A47B10"/>
    <w:rsid w:val="00A50523"/>
    <w:rsid w:val="00A52EAD"/>
    <w:rsid w:val="00A55598"/>
    <w:rsid w:val="00A6059D"/>
    <w:rsid w:val="00A62F07"/>
    <w:rsid w:val="00A70000"/>
    <w:rsid w:val="00A74400"/>
    <w:rsid w:val="00A7533A"/>
    <w:rsid w:val="00A76EBF"/>
    <w:rsid w:val="00A77D3B"/>
    <w:rsid w:val="00A80551"/>
    <w:rsid w:val="00A8420E"/>
    <w:rsid w:val="00A842C3"/>
    <w:rsid w:val="00A84FB6"/>
    <w:rsid w:val="00A8582D"/>
    <w:rsid w:val="00A8697B"/>
    <w:rsid w:val="00A872FC"/>
    <w:rsid w:val="00A924B3"/>
    <w:rsid w:val="00A94265"/>
    <w:rsid w:val="00A94FE3"/>
    <w:rsid w:val="00A9769F"/>
    <w:rsid w:val="00AA2A97"/>
    <w:rsid w:val="00AA3E17"/>
    <w:rsid w:val="00AA44A0"/>
    <w:rsid w:val="00AA494A"/>
    <w:rsid w:val="00AA63D6"/>
    <w:rsid w:val="00AA6785"/>
    <w:rsid w:val="00AB18F1"/>
    <w:rsid w:val="00AB2163"/>
    <w:rsid w:val="00AB3314"/>
    <w:rsid w:val="00AB3801"/>
    <w:rsid w:val="00AB3869"/>
    <w:rsid w:val="00AB5762"/>
    <w:rsid w:val="00AB589B"/>
    <w:rsid w:val="00AB5B4A"/>
    <w:rsid w:val="00AB7323"/>
    <w:rsid w:val="00AB7A09"/>
    <w:rsid w:val="00AC1804"/>
    <w:rsid w:val="00AC4AF8"/>
    <w:rsid w:val="00AC6CB8"/>
    <w:rsid w:val="00AC7533"/>
    <w:rsid w:val="00AD080E"/>
    <w:rsid w:val="00AD1CDA"/>
    <w:rsid w:val="00AD1D02"/>
    <w:rsid w:val="00AD5CC9"/>
    <w:rsid w:val="00AD66CE"/>
    <w:rsid w:val="00AD6CB0"/>
    <w:rsid w:val="00AE0BB7"/>
    <w:rsid w:val="00AE1DBC"/>
    <w:rsid w:val="00AE2587"/>
    <w:rsid w:val="00AE2876"/>
    <w:rsid w:val="00AE3156"/>
    <w:rsid w:val="00AE3EF3"/>
    <w:rsid w:val="00AE42E4"/>
    <w:rsid w:val="00AE7B28"/>
    <w:rsid w:val="00AE7C3C"/>
    <w:rsid w:val="00AF1014"/>
    <w:rsid w:val="00AF10D4"/>
    <w:rsid w:val="00AF1D85"/>
    <w:rsid w:val="00AF1E3E"/>
    <w:rsid w:val="00AF5D70"/>
    <w:rsid w:val="00AF6C8C"/>
    <w:rsid w:val="00AF7055"/>
    <w:rsid w:val="00AF7287"/>
    <w:rsid w:val="00AF7875"/>
    <w:rsid w:val="00B0074B"/>
    <w:rsid w:val="00B03033"/>
    <w:rsid w:val="00B03C28"/>
    <w:rsid w:val="00B05879"/>
    <w:rsid w:val="00B1047A"/>
    <w:rsid w:val="00B10E58"/>
    <w:rsid w:val="00B11113"/>
    <w:rsid w:val="00B112C3"/>
    <w:rsid w:val="00B14C1C"/>
    <w:rsid w:val="00B1512C"/>
    <w:rsid w:val="00B15D3C"/>
    <w:rsid w:val="00B171CA"/>
    <w:rsid w:val="00B20832"/>
    <w:rsid w:val="00B23ACD"/>
    <w:rsid w:val="00B23F76"/>
    <w:rsid w:val="00B25334"/>
    <w:rsid w:val="00B26B80"/>
    <w:rsid w:val="00B316CD"/>
    <w:rsid w:val="00B32AB9"/>
    <w:rsid w:val="00B32BBA"/>
    <w:rsid w:val="00B364B3"/>
    <w:rsid w:val="00B37534"/>
    <w:rsid w:val="00B37C12"/>
    <w:rsid w:val="00B37C25"/>
    <w:rsid w:val="00B40F00"/>
    <w:rsid w:val="00B43153"/>
    <w:rsid w:val="00B45952"/>
    <w:rsid w:val="00B4597B"/>
    <w:rsid w:val="00B45E46"/>
    <w:rsid w:val="00B517F1"/>
    <w:rsid w:val="00B53EF9"/>
    <w:rsid w:val="00B54364"/>
    <w:rsid w:val="00B54CEE"/>
    <w:rsid w:val="00B55611"/>
    <w:rsid w:val="00B5631E"/>
    <w:rsid w:val="00B56B3A"/>
    <w:rsid w:val="00B57A0C"/>
    <w:rsid w:val="00B57D6B"/>
    <w:rsid w:val="00B60FF4"/>
    <w:rsid w:val="00B65940"/>
    <w:rsid w:val="00B678BB"/>
    <w:rsid w:val="00B705D7"/>
    <w:rsid w:val="00B70C65"/>
    <w:rsid w:val="00B7117A"/>
    <w:rsid w:val="00B7650D"/>
    <w:rsid w:val="00B8075E"/>
    <w:rsid w:val="00B81468"/>
    <w:rsid w:val="00B81D55"/>
    <w:rsid w:val="00B82E01"/>
    <w:rsid w:val="00B84557"/>
    <w:rsid w:val="00B86F7D"/>
    <w:rsid w:val="00B905DD"/>
    <w:rsid w:val="00B92968"/>
    <w:rsid w:val="00B958D5"/>
    <w:rsid w:val="00B96FB9"/>
    <w:rsid w:val="00BA032B"/>
    <w:rsid w:val="00BA23A0"/>
    <w:rsid w:val="00BA2D53"/>
    <w:rsid w:val="00BA308B"/>
    <w:rsid w:val="00BA6786"/>
    <w:rsid w:val="00BA6DA0"/>
    <w:rsid w:val="00BA727C"/>
    <w:rsid w:val="00BB1175"/>
    <w:rsid w:val="00BB35B1"/>
    <w:rsid w:val="00BB36B4"/>
    <w:rsid w:val="00BB48E4"/>
    <w:rsid w:val="00BB5939"/>
    <w:rsid w:val="00BB5CCF"/>
    <w:rsid w:val="00BB6668"/>
    <w:rsid w:val="00BC0C23"/>
    <w:rsid w:val="00BC0CA1"/>
    <w:rsid w:val="00BC134A"/>
    <w:rsid w:val="00BC4A6D"/>
    <w:rsid w:val="00BC58A5"/>
    <w:rsid w:val="00BC6144"/>
    <w:rsid w:val="00BD0482"/>
    <w:rsid w:val="00BD13C3"/>
    <w:rsid w:val="00BD268E"/>
    <w:rsid w:val="00BD3465"/>
    <w:rsid w:val="00BD481E"/>
    <w:rsid w:val="00BD4B44"/>
    <w:rsid w:val="00BD529A"/>
    <w:rsid w:val="00BD5CA2"/>
    <w:rsid w:val="00BE2930"/>
    <w:rsid w:val="00BE3DC9"/>
    <w:rsid w:val="00BE4BDB"/>
    <w:rsid w:val="00BE6FAA"/>
    <w:rsid w:val="00BE730B"/>
    <w:rsid w:val="00BE77EE"/>
    <w:rsid w:val="00BF03A4"/>
    <w:rsid w:val="00BF0C4C"/>
    <w:rsid w:val="00BF0C9C"/>
    <w:rsid w:val="00BF1285"/>
    <w:rsid w:val="00BF2886"/>
    <w:rsid w:val="00BF29A5"/>
    <w:rsid w:val="00BF4B83"/>
    <w:rsid w:val="00BF4BF0"/>
    <w:rsid w:val="00BF552B"/>
    <w:rsid w:val="00BF55FB"/>
    <w:rsid w:val="00BF7427"/>
    <w:rsid w:val="00BF7CFF"/>
    <w:rsid w:val="00C00EB0"/>
    <w:rsid w:val="00C00EFA"/>
    <w:rsid w:val="00C017BA"/>
    <w:rsid w:val="00C01D4C"/>
    <w:rsid w:val="00C033A8"/>
    <w:rsid w:val="00C03EB5"/>
    <w:rsid w:val="00C05F70"/>
    <w:rsid w:val="00C064CA"/>
    <w:rsid w:val="00C07F47"/>
    <w:rsid w:val="00C10BA7"/>
    <w:rsid w:val="00C129FF"/>
    <w:rsid w:val="00C12CD3"/>
    <w:rsid w:val="00C12DE2"/>
    <w:rsid w:val="00C16BBA"/>
    <w:rsid w:val="00C17C38"/>
    <w:rsid w:val="00C21674"/>
    <w:rsid w:val="00C2586E"/>
    <w:rsid w:val="00C2633E"/>
    <w:rsid w:val="00C330F9"/>
    <w:rsid w:val="00C3413B"/>
    <w:rsid w:val="00C34AB6"/>
    <w:rsid w:val="00C3547D"/>
    <w:rsid w:val="00C40E61"/>
    <w:rsid w:val="00C4138D"/>
    <w:rsid w:val="00C41CC9"/>
    <w:rsid w:val="00C41F91"/>
    <w:rsid w:val="00C43912"/>
    <w:rsid w:val="00C439BC"/>
    <w:rsid w:val="00C43FD5"/>
    <w:rsid w:val="00C444AD"/>
    <w:rsid w:val="00C44DB2"/>
    <w:rsid w:val="00C45509"/>
    <w:rsid w:val="00C45C11"/>
    <w:rsid w:val="00C4741D"/>
    <w:rsid w:val="00C47676"/>
    <w:rsid w:val="00C47CCA"/>
    <w:rsid w:val="00C47F26"/>
    <w:rsid w:val="00C51ED9"/>
    <w:rsid w:val="00C5227A"/>
    <w:rsid w:val="00C531FB"/>
    <w:rsid w:val="00C538EC"/>
    <w:rsid w:val="00C562A2"/>
    <w:rsid w:val="00C60DDE"/>
    <w:rsid w:val="00C6114A"/>
    <w:rsid w:val="00C632F3"/>
    <w:rsid w:val="00C65BC4"/>
    <w:rsid w:val="00C66E70"/>
    <w:rsid w:val="00C729FD"/>
    <w:rsid w:val="00C72A4C"/>
    <w:rsid w:val="00C740EE"/>
    <w:rsid w:val="00C74AE2"/>
    <w:rsid w:val="00C74D47"/>
    <w:rsid w:val="00C75447"/>
    <w:rsid w:val="00C768F9"/>
    <w:rsid w:val="00C77762"/>
    <w:rsid w:val="00C77D94"/>
    <w:rsid w:val="00C77ED1"/>
    <w:rsid w:val="00C805BC"/>
    <w:rsid w:val="00C84FE5"/>
    <w:rsid w:val="00C86333"/>
    <w:rsid w:val="00C86D58"/>
    <w:rsid w:val="00C8762A"/>
    <w:rsid w:val="00C90FB3"/>
    <w:rsid w:val="00C943F7"/>
    <w:rsid w:val="00C94AB1"/>
    <w:rsid w:val="00C9510D"/>
    <w:rsid w:val="00CA4030"/>
    <w:rsid w:val="00CB1797"/>
    <w:rsid w:val="00CB1FE5"/>
    <w:rsid w:val="00CB2BF6"/>
    <w:rsid w:val="00CB4113"/>
    <w:rsid w:val="00CB455A"/>
    <w:rsid w:val="00CB6D46"/>
    <w:rsid w:val="00CC03F4"/>
    <w:rsid w:val="00CC09D3"/>
    <w:rsid w:val="00CC1175"/>
    <w:rsid w:val="00CC1399"/>
    <w:rsid w:val="00CC1417"/>
    <w:rsid w:val="00CC1702"/>
    <w:rsid w:val="00CC2B71"/>
    <w:rsid w:val="00CC3178"/>
    <w:rsid w:val="00CC5E29"/>
    <w:rsid w:val="00CC6B8C"/>
    <w:rsid w:val="00CC6C46"/>
    <w:rsid w:val="00CC6FA6"/>
    <w:rsid w:val="00CC705A"/>
    <w:rsid w:val="00CD05E8"/>
    <w:rsid w:val="00CD0A68"/>
    <w:rsid w:val="00CD15D0"/>
    <w:rsid w:val="00CD17CA"/>
    <w:rsid w:val="00CD1A4A"/>
    <w:rsid w:val="00CD2071"/>
    <w:rsid w:val="00CD2449"/>
    <w:rsid w:val="00CD2DD0"/>
    <w:rsid w:val="00CD3C16"/>
    <w:rsid w:val="00CD45A0"/>
    <w:rsid w:val="00CD5CF2"/>
    <w:rsid w:val="00CD6847"/>
    <w:rsid w:val="00CD69DD"/>
    <w:rsid w:val="00CD77AD"/>
    <w:rsid w:val="00CE32AF"/>
    <w:rsid w:val="00CE496C"/>
    <w:rsid w:val="00CE6F39"/>
    <w:rsid w:val="00CF0C7E"/>
    <w:rsid w:val="00CF1530"/>
    <w:rsid w:val="00CF1CBF"/>
    <w:rsid w:val="00CF40D2"/>
    <w:rsid w:val="00CF431C"/>
    <w:rsid w:val="00CF561F"/>
    <w:rsid w:val="00CF59B0"/>
    <w:rsid w:val="00CF6038"/>
    <w:rsid w:val="00CF6265"/>
    <w:rsid w:val="00CF7FEE"/>
    <w:rsid w:val="00D00768"/>
    <w:rsid w:val="00D00B94"/>
    <w:rsid w:val="00D042A8"/>
    <w:rsid w:val="00D04D49"/>
    <w:rsid w:val="00D05A06"/>
    <w:rsid w:val="00D07B28"/>
    <w:rsid w:val="00D10251"/>
    <w:rsid w:val="00D11F26"/>
    <w:rsid w:val="00D139CC"/>
    <w:rsid w:val="00D14DF8"/>
    <w:rsid w:val="00D14F9A"/>
    <w:rsid w:val="00D16E4A"/>
    <w:rsid w:val="00D1761F"/>
    <w:rsid w:val="00D21E7C"/>
    <w:rsid w:val="00D22D9F"/>
    <w:rsid w:val="00D23DA3"/>
    <w:rsid w:val="00D24361"/>
    <w:rsid w:val="00D25BA4"/>
    <w:rsid w:val="00D269B8"/>
    <w:rsid w:val="00D270DE"/>
    <w:rsid w:val="00D2782A"/>
    <w:rsid w:val="00D3118A"/>
    <w:rsid w:val="00D31937"/>
    <w:rsid w:val="00D34A42"/>
    <w:rsid w:val="00D3550E"/>
    <w:rsid w:val="00D35DFE"/>
    <w:rsid w:val="00D36263"/>
    <w:rsid w:val="00D37295"/>
    <w:rsid w:val="00D37FE9"/>
    <w:rsid w:val="00D4021F"/>
    <w:rsid w:val="00D41211"/>
    <w:rsid w:val="00D42288"/>
    <w:rsid w:val="00D43136"/>
    <w:rsid w:val="00D43EC7"/>
    <w:rsid w:val="00D475E6"/>
    <w:rsid w:val="00D47ACE"/>
    <w:rsid w:val="00D50053"/>
    <w:rsid w:val="00D51242"/>
    <w:rsid w:val="00D51FB9"/>
    <w:rsid w:val="00D52747"/>
    <w:rsid w:val="00D5289E"/>
    <w:rsid w:val="00D56F3D"/>
    <w:rsid w:val="00D60E3E"/>
    <w:rsid w:val="00D60E80"/>
    <w:rsid w:val="00D61F05"/>
    <w:rsid w:val="00D6201B"/>
    <w:rsid w:val="00D65AB3"/>
    <w:rsid w:val="00D65E6D"/>
    <w:rsid w:val="00D7262A"/>
    <w:rsid w:val="00D74747"/>
    <w:rsid w:val="00D751D8"/>
    <w:rsid w:val="00D76692"/>
    <w:rsid w:val="00D771DD"/>
    <w:rsid w:val="00D80777"/>
    <w:rsid w:val="00D818E5"/>
    <w:rsid w:val="00D81C12"/>
    <w:rsid w:val="00D81CB0"/>
    <w:rsid w:val="00D82A5C"/>
    <w:rsid w:val="00D85163"/>
    <w:rsid w:val="00D85EEA"/>
    <w:rsid w:val="00D8652A"/>
    <w:rsid w:val="00D87BB9"/>
    <w:rsid w:val="00D906B3"/>
    <w:rsid w:val="00D90AAE"/>
    <w:rsid w:val="00D932B6"/>
    <w:rsid w:val="00D96DD4"/>
    <w:rsid w:val="00D9744B"/>
    <w:rsid w:val="00D97E3B"/>
    <w:rsid w:val="00DA2F31"/>
    <w:rsid w:val="00DA341F"/>
    <w:rsid w:val="00DA3C3F"/>
    <w:rsid w:val="00DA4885"/>
    <w:rsid w:val="00DA518D"/>
    <w:rsid w:val="00DA67BE"/>
    <w:rsid w:val="00DA6E4A"/>
    <w:rsid w:val="00DA7819"/>
    <w:rsid w:val="00DB2EE8"/>
    <w:rsid w:val="00DB4F04"/>
    <w:rsid w:val="00DB582F"/>
    <w:rsid w:val="00DB5BEA"/>
    <w:rsid w:val="00DB6F1C"/>
    <w:rsid w:val="00DB7A00"/>
    <w:rsid w:val="00DC1536"/>
    <w:rsid w:val="00DC19A8"/>
    <w:rsid w:val="00DC1F63"/>
    <w:rsid w:val="00DC26D2"/>
    <w:rsid w:val="00DC4EFC"/>
    <w:rsid w:val="00DC5664"/>
    <w:rsid w:val="00DC639A"/>
    <w:rsid w:val="00DC7C06"/>
    <w:rsid w:val="00DD0548"/>
    <w:rsid w:val="00DD0A35"/>
    <w:rsid w:val="00DD24E1"/>
    <w:rsid w:val="00DD33E2"/>
    <w:rsid w:val="00DD7A7B"/>
    <w:rsid w:val="00DE0DA5"/>
    <w:rsid w:val="00DE11ED"/>
    <w:rsid w:val="00DE1DDD"/>
    <w:rsid w:val="00DE2F46"/>
    <w:rsid w:val="00DE2FBB"/>
    <w:rsid w:val="00DE5767"/>
    <w:rsid w:val="00DE690B"/>
    <w:rsid w:val="00DE69DC"/>
    <w:rsid w:val="00DE72AC"/>
    <w:rsid w:val="00DF1270"/>
    <w:rsid w:val="00DF1A93"/>
    <w:rsid w:val="00DF31E0"/>
    <w:rsid w:val="00DF48D9"/>
    <w:rsid w:val="00DF6162"/>
    <w:rsid w:val="00DF6184"/>
    <w:rsid w:val="00DF64CD"/>
    <w:rsid w:val="00DF6A2D"/>
    <w:rsid w:val="00E003E9"/>
    <w:rsid w:val="00E01E3C"/>
    <w:rsid w:val="00E035F5"/>
    <w:rsid w:val="00E048EA"/>
    <w:rsid w:val="00E074B5"/>
    <w:rsid w:val="00E1180A"/>
    <w:rsid w:val="00E127D2"/>
    <w:rsid w:val="00E150F9"/>
    <w:rsid w:val="00E15269"/>
    <w:rsid w:val="00E15C39"/>
    <w:rsid w:val="00E15DCC"/>
    <w:rsid w:val="00E16182"/>
    <w:rsid w:val="00E166E7"/>
    <w:rsid w:val="00E2283F"/>
    <w:rsid w:val="00E22EB8"/>
    <w:rsid w:val="00E251E6"/>
    <w:rsid w:val="00E25646"/>
    <w:rsid w:val="00E25A07"/>
    <w:rsid w:val="00E3091F"/>
    <w:rsid w:val="00E321E3"/>
    <w:rsid w:val="00E32D7C"/>
    <w:rsid w:val="00E33164"/>
    <w:rsid w:val="00E34F14"/>
    <w:rsid w:val="00E35FC8"/>
    <w:rsid w:val="00E362EA"/>
    <w:rsid w:val="00E36D1C"/>
    <w:rsid w:val="00E3744B"/>
    <w:rsid w:val="00E4016A"/>
    <w:rsid w:val="00E42C9E"/>
    <w:rsid w:val="00E4345F"/>
    <w:rsid w:val="00E459D9"/>
    <w:rsid w:val="00E45E3B"/>
    <w:rsid w:val="00E461EA"/>
    <w:rsid w:val="00E46A3D"/>
    <w:rsid w:val="00E46D17"/>
    <w:rsid w:val="00E5203F"/>
    <w:rsid w:val="00E52902"/>
    <w:rsid w:val="00E54919"/>
    <w:rsid w:val="00E55346"/>
    <w:rsid w:val="00E55CAE"/>
    <w:rsid w:val="00E562D6"/>
    <w:rsid w:val="00E5682B"/>
    <w:rsid w:val="00E57BE9"/>
    <w:rsid w:val="00E61F40"/>
    <w:rsid w:val="00E62018"/>
    <w:rsid w:val="00E625A4"/>
    <w:rsid w:val="00E63F15"/>
    <w:rsid w:val="00E640AC"/>
    <w:rsid w:val="00E64509"/>
    <w:rsid w:val="00E671B9"/>
    <w:rsid w:val="00E67618"/>
    <w:rsid w:val="00E70041"/>
    <w:rsid w:val="00E717EE"/>
    <w:rsid w:val="00E7386B"/>
    <w:rsid w:val="00E73C21"/>
    <w:rsid w:val="00E74523"/>
    <w:rsid w:val="00E75282"/>
    <w:rsid w:val="00E75528"/>
    <w:rsid w:val="00E766D6"/>
    <w:rsid w:val="00E812E2"/>
    <w:rsid w:val="00E81D26"/>
    <w:rsid w:val="00E82AD1"/>
    <w:rsid w:val="00E82F97"/>
    <w:rsid w:val="00E86269"/>
    <w:rsid w:val="00E907F0"/>
    <w:rsid w:val="00E91FD9"/>
    <w:rsid w:val="00E92617"/>
    <w:rsid w:val="00E938C2"/>
    <w:rsid w:val="00E94E4E"/>
    <w:rsid w:val="00E956F9"/>
    <w:rsid w:val="00E9751B"/>
    <w:rsid w:val="00E97E16"/>
    <w:rsid w:val="00EA00BB"/>
    <w:rsid w:val="00EA04AF"/>
    <w:rsid w:val="00EA064B"/>
    <w:rsid w:val="00EA18D6"/>
    <w:rsid w:val="00EA1CA4"/>
    <w:rsid w:val="00EA3F0A"/>
    <w:rsid w:val="00EA41C4"/>
    <w:rsid w:val="00EA598F"/>
    <w:rsid w:val="00EA5FAD"/>
    <w:rsid w:val="00EA621D"/>
    <w:rsid w:val="00EA6BC3"/>
    <w:rsid w:val="00EA7719"/>
    <w:rsid w:val="00EA790B"/>
    <w:rsid w:val="00EB122E"/>
    <w:rsid w:val="00EB168E"/>
    <w:rsid w:val="00EB1871"/>
    <w:rsid w:val="00EB328E"/>
    <w:rsid w:val="00EB3E6A"/>
    <w:rsid w:val="00EB589C"/>
    <w:rsid w:val="00EC0BF9"/>
    <w:rsid w:val="00EC22A5"/>
    <w:rsid w:val="00EC28A2"/>
    <w:rsid w:val="00EC2EC3"/>
    <w:rsid w:val="00EC57E4"/>
    <w:rsid w:val="00EC5D12"/>
    <w:rsid w:val="00EC6785"/>
    <w:rsid w:val="00ED0707"/>
    <w:rsid w:val="00ED0FD2"/>
    <w:rsid w:val="00ED1145"/>
    <w:rsid w:val="00ED1883"/>
    <w:rsid w:val="00ED18D3"/>
    <w:rsid w:val="00ED1EA8"/>
    <w:rsid w:val="00ED24E2"/>
    <w:rsid w:val="00ED2DED"/>
    <w:rsid w:val="00ED41C0"/>
    <w:rsid w:val="00ED619F"/>
    <w:rsid w:val="00ED6E69"/>
    <w:rsid w:val="00EE0207"/>
    <w:rsid w:val="00EE3847"/>
    <w:rsid w:val="00EE3E42"/>
    <w:rsid w:val="00EE3E9A"/>
    <w:rsid w:val="00EE65DF"/>
    <w:rsid w:val="00EE66E5"/>
    <w:rsid w:val="00EE77FE"/>
    <w:rsid w:val="00EF14A6"/>
    <w:rsid w:val="00EF2669"/>
    <w:rsid w:val="00EF27F5"/>
    <w:rsid w:val="00EF2B49"/>
    <w:rsid w:val="00EF2EAE"/>
    <w:rsid w:val="00EF3D7D"/>
    <w:rsid w:val="00EF4526"/>
    <w:rsid w:val="00EF6EFB"/>
    <w:rsid w:val="00EF76FD"/>
    <w:rsid w:val="00F00CE6"/>
    <w:rsid w:val="00F00E44"/>
    <w:rsid w:val="00F00F3B"/>
    <w:rsid w:val="00F01A5B"/>
    <w:rsid w:val="00F04B73"/>
    <w:rsid w:val="00F057AD"/>
    <w:rsid w:val="00F05D28"/>
    <w:rsid w:val="00F072A5"/>
    <w:rsid w:val="00F124E6"/>
    <w:rsid w:val="00F13AFD"/>
    <w:rsid w:val="00F16885"/>
    <w:rsid w:val="00F21316"/>
    <w:rsid w:val="00F24563"/>
    <w:rsid w:val="00F24D71"/>
    <w:rsid w:val="00F253BC"/>
    <w:rsid w:val="00F30D28"/>
    <w:rsid w:val="00F3244F"/>
    <w:rsid w:val="00F32B97"/>
    <w:rsid w:val="00F338AD"/>
    <w:rsid w:val="00F3560E"/>
    <w:rsid w:val="00F37811"/>
    <w:rsid w:val="00F40BB2"/>
    <w:rsid w:val="00F417DA"/>
    <w:rsid w:val="00F42A48"/>
    <w:rsid w:val="00F42D54"/>
    <w:rsid w:val="00F44AF7"/>
    <w:rsid w:val="00F44EC6"/>
    <w:rsid w:val="00F45D57"/>
    <w:rsid w:val="00F46179"/>
    <w:rsid w:val="00F518B0"/>
    <w:rsid w:val="00F5215D"/>
    <w:rsid w:val="00F54B83"/>
    <w:rsid w:val="00F55787"/>
    <w:rsid w:val="00F55DDE"/>
    <w:rsid w:val="00F61886"/>
    <w:rsid w:val="00F61DE4"/>
    <w:rsid w:val="00F62EAC"/>
    <w:rsid w:val="00F71443"/>
    <w:rsid w:val="00F723E5"/>
    <w:rsid w:val="00F75035"/>
    <w:rsid w:val="00F76BA1"/>
    <w:rsid w:val="00F77E67"/>
    <w:rsid w:val="00F77EA9"/>
    <w:rsid w:val="00F81497"/>
    <w:rsid w:val="00F831F2"/>
    <w:rsid w:val="00F84C57"/>
    <w:rsid w:val="00F87BF1"/>
    <w:rsid w:val="00F909D3"/>
    <w:rsid w:val="00F90FD3"/>
    <w:rsid w:val="00F922ED"/>
    <w:rsid w:val="00F93388"/>
    <w:rsid w:val="00F94F9E"/>
    <w:rsid w:val="00F97BB1"/>
    <w:rsid w:val="00F97DAE"/>
    <w:rsid w:val="00FA0FBB"/>
    <w:rsid w:val="00FA1378"/>
    <w:rsid w:val="00FA18E0"/>
    <w:rsid w:val="00FA255A"/>
    <w:rsid w:val="00FA3DDD"/>
    <w:rsid w:val="00FA40A0"/>
    <w:rsid w:val="00FA4CCB"/>
    <w:rsid w:val="00FA6F0D"/>
    <w:rsid w:val="00FA7B47"/>
    <w:rsid w:val="00FA7F44"/>
    <w:rsid w:val="00FB0291"/>
    <w:rsid w:val="00FB2EE8"/>
    <w:rsid w:val="00FB4CF5"/>
    <w:rsid w:val="00FB566E"/>
    <w:rsid w:val="00FB779D"/>
    <w:rsid w:val="00FC1FD2"/>
    <w:rsid w:val="00FC48F9"/>
    <w:rsid w:val="00FC6B2A"/>
    <w:rsid w:val="00FC6E7D"/>
    <w:rsid w:val="00FD092D"/>
    <w:rsid w:val="00FD1201"/>
    <w:rsid w:val="00FD2398"/>
    <w:rsid w:val="00FD25A1"/>
    <w:rsid w:val="00FD2A40"/>
    <w:rsid w:val="00FD37E4"/>
    <w:rsid w:val="00FD3E3B"/>
    <w:rsid w:val="00FD625D"/>
    <w:rsid w:val="00FD6E77"/>
    <w:rsid w:val="00FD78E1"/>
    <w:rsid w:val="00FD7B40"/>
    <w:rsid w:val="00FE1791"/>
    <w:rsid w:val="00FE19A5"/>
    <w:rsid w:val="00FE4452"/>
    <w:rsid w:val="00FE49AF"/>
    <w:rsid w:val="00FE5589"/>
    <w:rsid w:val="00FE55F0"/>
    <w:rsid w:val="00FE57FA"/>
    <w:rsid w:val="00FE5805"/>
    <w:rsid w:val="00FE60C3"/>
    <w:rsid w:val="00FE6E06"/>
    <w:rsid w:val="00FE70E3"/>
    <w:rsid w:val="00FF0E7C"/>
    <w:rsid w:val="00FF1E63"/>
    <w:rsid w:val="00FF22E4"/>
    <w:rsid w:val="00FF22EB"/>
    <w:rsid w:val="00FF2D2A"/>
    <w:rsid w:val="00FF3A88"/>
    <w:rsid w:val="00FF5E97"/>
    <w:rsid w:val="00FF7091"/>
    <w:rsid w:val="00FF7392"/>
    <w:rsid w:val="00FF759F"/>
    <w:rsid w:val="00FF76F7"/>
    <w:rsid w:val="03DC096E"/>
    <w:rsid w:val="09FEC6B6"/>
    <w:rsid w:val="168E8C29"/>
    <w:rsid w:val="1B5F6A95"/>
    <w:rsid w:val="319BD404"/>
    <w:rsid w:val="58F9CA6F"/>
    <w:rsid w:val="7F781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4518DE"/>
  <w15:chartTrackingRefBased/>
  <w15:docId w15:val="{BD91ACD7-5B83-431E-87A0-693C2017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052A93"/>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052A9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A4DD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0570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a0"/>
    <w:rsid w:val="000570D4"/>
  </w:style>
  <w:style w:type="character" w:customStyle="1" w:styleId="eop">
    <w:name w:val="eop"/>
    <w:basedOn w:val="a0"/>
    <w:rsid w:val="000570D4"/>
  </w:style>
  <w:style w:type="paragraph" w:customStyle="1" w:styleId="msonormal0">
    <w:name w:val="msonormal"/>
    <w:basedOn w:val="a"/>
    <w:rsid w:val="000570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a0"/>
    <w:rsid w:val="000570D4"/>
  </w:style>
  <w:style w:type="paragraph" w:styleId="a3">
    <w:name w:val="header"/>
    <w:basedOn w:val="a"/>
    <w:link w:val="a4"/>
    <w:uiPriority w:val="99"/>
    <w:unhideWhenUsed/>
    <w:qFormat/>
    <w:rsid w:val="00E362EA"/>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E362EA"/>
    <w:rPr>
      <w:sz w:val="18"/>
      <w:szCs w:val="18"/>
    </w:rPr>
  </w:style>
  <w:style w:type="paragraph" w:styleId="a5">
    <w:name w:val="footer"/>
    <w:basedOn w:val="a"/>
    <w:link w:val="a6"/>
    <w:uiPriority w:val="99"/>
    <w:unhideWhenUsed/>
    <w:rsid w:val="00E362EA"/>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E362EA"/>
    <w:rPr>
      <w:sz w:val="18"/>
      <w:szCs w:val="18"/>
    </w:rPr>
  </w:style>
  <w:style w:type="paragraph" w:styleId="a7">
    <w:name w:val="List Paragraph"/>
    <w:basedOn w:val="a"/>
    <w:link w:val="a8"/>
    <w:uiPriority w:val="34"/>
    <w:qFormat/>
    <w:rsid w:val="00062F8B"/>
    <w:pPr>
      <w:spacing w:after="0" w:line="240" w:lineRule="auto"/>
      <w:ind w:firstLineChars="200" w:firstLine="420"/>
    </w:pPr>
    <w:rPr>
      <w:rFonts w:ascii="Arial" w:eastAsia="Arial" w:hAnsi="Arial" w:cs="Arial"/>
      <w:bCs/>
      <w:color w:val="000000"/>
      <w:kern w:val="32"/>
      <w:sz w:val="21"/>
      <w:szCs w:val="32"/>
      <w:lang w:eastAsia="en-US"/>
    </w:rPr>
  </w:style>
  <w:style w:type="character" w:customStyle="1" w:styleId="CommentReference1">
    <w:name w:val="Comment Reference1"/>
    <w:basedOn w:val="a0"/>
    <w:unhideWhenUsed/>
    <w:qFormat/>
    <w:rsid w:val="00C05F70"/>
    <w:rPr>
      <w:sz w:val="21"/>
      <w:szCs w:val="21"/>
    </w:rPr>
  </w:style>
  <w:style w:type="paragraph" w:customStyle="1" w:styleId="CommentText1">
    <w:name w:val="Comment Text1"/>
    <w:basedOn w:val="a"/>
    <w:link w:val="CommentTextChar1"/>
    <w:uiPriority w:val="99"/>
    <w:unhideWhenUsed/>
    <w:rsid w:val="00C05F70"/>
  </w:style>
  <w:style w:type="character" w:customStyle="1" w:styleId="CommentTextChar1">
    <w:name w:val="Comment Text Char1"/>
    <w:basedOn w:val="a0"/>
    <w:link w:val="CommentText1"/>
    <w:uiPriority w:val="99"/>
    <w:rsid w:val="00C05F70"/>
  </w:style>
  <w:style w:type="paragraph" w:customStyle="1" w:styleId="CommentSubject1">
    <w:name w:val="Comment Subject1"/>
    <w:basedOn w:val="CommentText1"/>
    <w:next w:val="CommentText1"/>
    <w:link w:val="CommentSubjectChar"/>
    <w:uiPriority w:val="99"/>
    <w:semiHidden/>
    <w:unhideWhenUsed/>
    <w:rsid w:val="00C05F70"/>
    <w:rPr>
      <w:b/>
      <w:bCs/>
    </w:rPr>
  </w:style>
  <w:style w:type="character" w:customStyle="1" w:styleId="CommentSubjectChar">
    <w:name w:val="Comment Subject Char"/>
    <w:basedOn w:val="CommentTextChar1"/>
    <w:link w:val="CommentSubject1"/>
    <w:uiPriority w:val="99"/>
    <w:semiHidden/>
    <w:rsid w:val="00C05F70"/>
    <w:rPr>
      <w:b/>
      <w:bCs/>
    </w:rPr>
  </w:style>
  <w:style w:type="paragraph" w:styleId="a9">
    <w:name w:val="Balloon Text"/>
    <w:basedOn w:val="a"/>
    <w:link w:val="aa"/>
    <w:uiPriority w:val="99"/>
    <w:semiHidden/>
    <w:unhideWhenUsed/>
    <w:rsid w:val="00C05F70"/>
    <w:pPr>
      <w:spacing w:after="0" w:line="240" w:lineRule="auto"/>
    </w:pPr>
    <w:rPr>
      <w:sz w:val="18"/>
      <w:szCs w:val="18"/>
    </w:rPr>
  </w:style>
  <w:style w:type="character" w:customStyle="1" w:styleId="aa">
    <w:name w:val="批注框文本 字符"/>
    <w:basedOn w:val="a0"/>
    <w:link w:val="a9"/>
    <w:uiPriority w:val="99"/>
    <w:semiHidden/>
    <w:rsid w:val="00C05F70"/>
    <w:rPr>
      <w:sz w:val="18"/>
      <w:szCs w:val="18"/>
    </w:rPr>
  </w:style>
  <w:style w:type="table" w:styleId="ab">
    <w:name w:val="Table Grid"/>
    <w:basedOn w:val="a1"/>
    <w:uiPriority w:val="59"/>
    <w:qFormat/>
    <w:rsid w:val="00DF64CD"/>
    <w:pPr>
      <w:spacing w:after="0" w:line="240" w:lineRule="auto"/>
    </w:pPr>
    <w:rPr>
      <w:rFonts w:ascii="Arial" w:eastAsia="宋体" w:hAnsi="Arial" w:cs="Arial"/>
      <w:color w:val="404040"/>
      <w:sz w:val="20"/>
      <w:szCs w:val="20"/>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eading10">
    <w:name w:val="heading 10"/>
    <w:qFormat/>
    <w:rsid w:val="00DF64CD"/>
    <w:pPr>
      <w:spacing w:before="360" w:after="120" w:line="240" w:lineRule="auto"/>
      <w:outlineLvl w:val="0"/>
    </w:pPr>
    <w:rPr>
      <w:rFonts w:ascii="Arial" w:eastAsia="宋体" w:hAnsi="Arial" w:cs="Arial"/>
      <w:b/>
      <w:bCs/>
      <w:color w:val="1F4E79"/>
      <w:sz w:val="28"/>
      <w:szCs w:val="28"/>
      <w:lang w:eastAsia="ja-JP"/>
    </w:rPr>
  </w:style>
  <w:style w:type="paragraph" w:styleId="ac">
    <w:name w:val="endnote text"/>
    <w:basedOn w:val="a"/>
    <w:link w:val="ad"/>
    <w:uiPriority w:val="99"/>
    <w:semiHidden/>
    <w:unhideWhenUsed/>
    <w:rsid w:val="00052A93"/>
    <w:pPr>
      <w:snapToGrid w:val="0"/>
    </w:pPr>
  </w:style>
  <w:style w:type="character" w:customStyle="1" w:styleId="ad">
    <w:name w:val="尾注文本 字符"/>
    <w:basedOn w:val="a0"/>
    <w:link w:val="ac"/>
    <w:uiPriority w:val="99"/>
    <w:semiHidden/>
    <w:rsid w:val="00052A93"/>
  </w:style>
  <w:style w:type="character" w:styleId="ae">
    <w:name w:val="endnote reference"/>
    <w:basedOn w:val="a0"/>
    <w:uiPriority w:val="99"/>
    <w:semiHidden/>
    <w:unhideWhenUsed/>
    <w:rsid w:val="00052A93"/>
    <w:rPr>
      <w:vertAlign w:val="superscript"/>
    </w:rPr>
  </w:style>
  <w:style w:type="character" w:styleId="af">
    <w:name w:val="Hyperlink"/>
    <w:uiPriority w:val="99"/>
    <w:rsid w:val="00052A93"/>
    <w:rPr>
      <w:color w:val="0000FF"/>
      <w:u w:val="single"/>
    </w:rPr>
  </w:style>
  <w:style w:type="paragraph" w:styleId="11">
    <w:name w:val="toc 1"/>
    <w:basedOn w:val="a"/>
    <w:next w:val="a"/>
    <w:autoRedefine/>
    <w:uiPriority w:val="39"/>
    <w:rsid w:val="00064A1D"/>
    <w:pPr>
      <w:tabs>
        <w:tab w:val="left" w:pos="480"/>
        <w:tab w:val="right" w:leader="dot" w:pos="9737"/>
      </w:tabs>
      <w:spacing w:after="0" w:line="360" w:lineRule="auto"/>
      <w:contextualSpacing/>
      <w:jc w:val="right"/>
    </w:pPr>
    <w:rPr>
      <w:rFonts w:ascii="Times New Roman" w:eastAsia="Arial" w:hAnsi="Times New Roman" w:cs="Times New Roman"/>
      <w:b/>
      <w:bCs/>
      <w:kern w:val="32"/>
      <w:sz w:val="20"/>
      <w:szCs w:val="15"/>
      <w:lang w:eastAsia="en-US"/>
    </w:rPr>
  </w:style>
  <w:style w:type="paragraph" w:styleId="21">
    <w:name w:val="toc 2"/>
    <w:basedOn w:val="a"/>
    <w:next w:val="a"/>
    <w:autoRedefine/>
    <w:uiPriority w:val="39"/>
    <w:rsid w:val="004F3CA1"/>
    <w:pPr>
      <w:tabs>
        <w:tab w:val="right" w:leader="dot" w:pos="9350"/>
      </w:tabs>
      <w:spacing w:after="0" w:line="360" w:lineRule="auto"/>
      <w:jc w:val="right"/>
    </w:pPr>
    <w:rPr>
      <w:rFonts w:ascii="Arial" w:eastAsia="Arial" w:hAnsi="Arial" w:cs="Arial"/>
      <w:bCs/>
      <w:color w:val="000000"/>
      <w:kern w:val="32"/>
      <w:sz w:val="20"/>
      <w:szCs w:val="32"/>
      <w:lang w:eastAsia="en-US"/>
    </w:rPr>
  </w:style>
  <w:style w:type="character" w:customStyle="1" w:styleId="10">
    <w:name w:val="标题 1 字符"/>
    <w:basedOn w:val="a0"/>
    <w:link w:val="1"/>
    <w:uiPriority w:val="9"/>
    <w:rsid w:val="00052A93"/>
    <w:rPr>
      <w:b/>
      <w:bCs/>
      <w:kern w:val="44"/>
      <w:sz w:val="44"/>
      <w:szCs w:val="44"/>
    </w:rPr>
  </w:style>
  <w:style w:type="paragraph" w:styleId="TOC">
    <w:name w:val="TOC Heading"/>
    <w:basedOn w:val="1"/>
    <w:next w:val="a"/>
    <w:uiPriority w:val="39"/>
    <w:unhideWhenUsed/>
    <w:qFormat/>
    <w:rsid w:val="00052A93"/>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31">
    <w:name w:val="toc 3"/>
    <w:basedOn w:val="a"/>
    <w:next w:val="a"/>
    <w:autoRedefine/>
    <w:uiPriority w:val="39"/>
    <w:unhideWhenUsed/>
    <w:rsid w:val="00052A93"/>
    <w:pPr>
      <w:spacing w:after="100"/>
      <w:ind w:left="440"/>
    </w:pPr>
    <w:rPr>
      <w:rFonts w:cs="Times New Roman"/>
    </w:rPr>
  </w:style>
  <w:style w:type="character" w:customStyle="1" w:styleId="20">
    <w:name w:val="标题 2 字符"/>
    <w:basedOn w:val="a0"/>
    <w:link w:val="2"/>
    <w:rsid w:val="00052A93"/>
    <w:rPr>
      <w:rFonts w:asciiTheme="majorHAnsi" w:eastAsiaTheme="majorEastAsia" w:hAnsiTheme="majorHAnsi" w:cstheme="majorBidi"/>
      <w:b/>
      <w:bCs/>
      <w:sz w:val="32"/>
      <w:szCs w:val="32"/>
    </w:rPr>
  </w:style>
  <w:style w:type="paragraph" w:styleId="af0">
    <w:name w:val="Revision"/>
    <w:hidden/>
    <w:uiPriority w:val="99"/>
    <w:rsid w:val="00B84557"/>
    <w:pPr>
      <w:spacing w:after="0" w:line="240" w:lineRule="auto"/>
    </w:pPr>
  </w:style>
  <w:style w:type="character" w:customStyle="1" w:styleId="CommentReference10">
    <w:name w:val="Comment Reference10"/>
    <w:basedOn w:val="a0"/>
    <w:uiPriority w:val="99"/>
    <w:unhideWhenUsed/>
    <w:qFormat/>
    <w:rsid w:val="0002571A"/>
    <w:rPr>
      <w:sz w:val="21"/>
      <w:szCs w:val="21"/>
    </w:rPr>
  </w:style>
  <w:style w:type="paragraph" w:customStyle="1" w:styleId="CommentText10">
    <w:name w:val="Comment Text10"/>
    <w:basedOn w:val="a"/>
    <w:link w:val="CommentTextChar"/>
    <w:uiPriority w:val="99"/>
    <w:unhideWhenUsed/>
    <w:rsid w:val="0002571A"/>
  </w:style>
  <w:style w:type="character" w:customStyle="1" w:styleId="CommentTextChar">
    <w:name w:val="Comment Text Char"/>
    <w:basedOn w:val="a0"/>
    <w:link w:val="CommentText10"/>
    <w:uiPriority w:val="99"/>
    <w:rsid w:val="0002571A"/>
  </w:style>
  <w:style w:type="character" w:customStyle="1" w:styleId="hyphens-auto">
    <w:name w:val="hyphens-auto"/>
    <w:basedOn w:val="a0"/>
    <w:rsid w:val="00721072"/>
  </w:style>
  <w:style w:type="character" w:customStyle="1" w:styleId="Mention1">
    <w:name w:val="Mention1"/>
    <w:basedOn w:val="a0"/>
    <w:uiPriority w:val="99"/>
    <w:unhideWhenUsed/>
    <w:rsid w:val="00125000"/>
    <w:rPr>
      <w:color w:val="2B579A"/>
      <w:shd w:val="clear" w:color="auto" w:fill="E1DFDD"/>
    </w:rPr>
  </w:style>
  <w:style w:type="character" w:styleId="af1">
    <w:name w:val="Strong"/>
    <w:basedOn w:val="a0"/>
    <w:uiPriority w:val="22"/>
    <w:qFormat/>
    <w:rsid w:val="00CD77AD"/>
    <w:rPr>
      <w:b/>
      <w:bCs/>
    </w:rPr>
  </w:style>
  <w:style w:type="paragraph" w:styleId="af2">
    <w:name w:val="annotation text"/>
    <w:basedOn w:val="a"/>
    <w:link w:val="af3"/>
    <w:uiPriority w:val="99"/>
    <w:unhideWhenUsed/>
    <w:qFormat/>
  </w:style>
  <w:style w:type="character" w:customStyle="1" w:styleId="af3">
    <w:name w:val="批注文字 字符"/>
    <w:basedOn w:val="a0"/>
    <w:link w:val="af2"/>
    <w:uiPriority w:val="99"/>
  </w:style>
  <w:style w:type="character" w:styleId="af4">
    <w:name w:val="annotation reference"/>
    <w:basedOn w:val="a0"/>
    <w:uiPriority w:val="99"/>
    <w:semiHidden/>
    <w:unhideWhenUsed/>
    <w:qFormat/>
    <w:rPr>
      <w:sz w:val="21"/>
      <w:szCs w:val="21"/>
    </w:rPr>
  </w:style>
  <w:style w:type="paragraph" w:styleId="af5">
    <w:name w:val="annotation subject"/>
    <w:basedOn w:val="af2"/>
    <w:next w:val="af2"/>
    <w:link w:val="af6"/>
    <w:uiPriority w:val="99"/>
    <w:semiHidden/>
    <w:unhideWhenUsed/>
    <w:rsid w:val="007A2D15"/>
    <w:rPr>
      <w:b/>
      <w:bCs/>
    </w:rPr>
  </w:style>
  <w:style w:type="character" w:customStyle="1" w:styleId="af6">
    <w:name w:val="批注主题 字符"/>
    <w:basedOn w:val="af3"/>
    <w:link w:val="af5"/>
    <w:uiPriority w:val="99"/>
    <w:semiHidden/>
    <w:rsid w:val="007A2D15"/>
    <w:rPr>
      <w:b/>
      <w:bCs/>
    </w:rPr>
  </w:style>
  <w:style w:type="character" w:customStyle="1" w:styleId="textmiw8t">
    <w:name w:val="text_miw8t"/>
    <w:basedOn w:val="a0"/>
    <w:rsid w:val="00205C78"/>
  </w:style>
  <w:style w:type="character" w:customStyle="1" w:styleId="30">
    <w:name w:val="标题 3 字符"/>
    <w:basedOn w:val="a0"/>
    <w:link w:val="3"/>
    <w:uiPriority w:val="9"/>
    <w:semiHidden/>
    <w:rsid w:val="006A4DD7"/>
    <w:rPr>
      <w:b/>
      <w:bCs/>
      <w:sz w:val="32"/>
      <w:szCs w:val="32"/>
    </w:rPr>
  </w:style>
  <w:style w:type="paragraph" w:styleId="af7">
    <w:name w:val="Normal (Web)"/>
    <w:basedOn w:val="a"/>
    <w:link w:val="af8"/>
    <w:uiPriority w:val="99"/>
    <w:unhideWhenUsed/>
    <w:rsid w:val="00113567"/>
    <w:pPr>
      <w:spacing w:before="100" w:beforeAutospacing="1" w:after="100" w:afterAutospacing="1" w:line="240" w:lineRule="auto"/>
    </w:pPr>
    <w:rPr>
      <w:rFonts w:ascii="宋体" w:eastAsia="宋体" w:hAnsi="宋体" w:cs="宋体"/>
      <w:sz w:val="24"/>
      <w:szCs w:val="24"/>
    </w:rPr>
  </w:style>
  <w:style w:type="character" w:customStyle="1" w:styleId="CommentReference2">
    <w:name w:val="Comment Reference2"/>
    <w:qFormat/>
    <w:rsid w:val="007341C5"/>
    <w:rPr>
      <w:sz w:val="16"/>
      <w:szCs w:val="16"/>
    </w:rPr>
  </w:style>
  <w:style w:type="paragraph" w:customStyle="1" w:styleId="CommentText2">
    <w:name w:val="Comment Text2"/>
    <w:basedOn w:val="a"/>
    <w:link w:val="CommentTextChar6"/>
    <w:uiPriority w:val="99"/>
    <w:qFormat/>
    <w:rsid w:val="007341C5"/>
    <w:pPr>
      <w:spacing w:after="0" w:line="240" w:lineRule="auto"/>
    </w:pPr>
    <w:rPr>
      <w:rFonts w:ascii="Arial" w:eastAsia="Arial" w:hAnsi="Arial" w:cs="Arial"/>
      <w:bCs/>
      <w:color w:val="000000"/>
      <w:kern w:val="32"/>
      <w:sz w:val="20"/>
      <w:szCs w:val="20"/>
      <w:lang w:eastAsia="en-US"/>
    </w:rPr>
  </w:style>
  <w:style w:type="character" w:customStyle="1" w:styleId="CommentTextChar6">
    <w:name w:val="Comment Text Char6"/>
    <w:basedOn w:val="a0"/>
    <w:link w:val="CommentText2"/>
    <w:uiPriority w:val="99"/>
    <w:rsid w:val="007341C5"/>
    <w:rPr>
      <w:rFonts w:ascii="Arial" w:eastAsia="Arial" w:hAnsi="Arial" w:cs="Arial"/>
      <w:bCs/>
      <w:color w:val="000000"/>
      <w:kern w:val="32"/>
      <w:sz w:val="20"/>
      <w:szCs w:val="20"/>
      <w:lang w:eastAsia="en-US"/>
    </w:rPr>
  </w:style>
  <w:style w:type="paragraph" w:customStyle="1" w:styleId="22">
    <w:name w:val="标题2"/>
    <w:basedOn w:val="1"/>
    <w:link w:val="23"/>
    <w:autoRedefine/>
    <w:rsid w:val="008156C8"/>
    <w:pPr>
      <w:keepLines w:val="0"/>
      <w:snapToGrid w:val="0"/>
      <w:spacing w:beforeLines="50" w:before="120" w:afterLines="50" w:after="120" w:line="360" w:lineRule="auto"/>
      <w:outlineLvl w:val="1"/>
    </w:pPr>
    <w:rPr>
      <w:rFonts w:ascii="Arial" w:eastAsia="仿宋_GB2312" w:hAnsi="Arial" w:cs="Arial"/>
      <w:color w:val="000000"/>
      <w:kern w:val="32"/>
      <w:sz w:val="24"/>
      <w:szCs w:val="21"/>
      <w:lang w:val="en-IE" w:eastAsia="en-US"/>
    </w:rPr>
  </w:style>
  <w:style w:type="character" w:customStyle="1" w:styleId="23">
    <w:name w:val="标题2 字符"/>
    <w:basedOn w:val="10"/>
    <w:link w:val="22"/>
    <w:rsid w:val="008156C8"/>
    <w:rPr>
      <w:rFonts w:ascii="Arial" w:eastAsia="仿宋_GB2312" w:hAnsi="Arial" w:cs="Arial"/>
      <w:b/>
      <w:bCs/>
      <w:color w:val="000000"/>
      <w:kern w:val="32"/>
      <w:sz w:val="24"/>
      <w:szCs w:val="21"/>
      <w:lang w:val="en-IE" w:eastAsia="en-US"/>
    </w:rPr>
  </w:style>
  <w:style w:type="character" w:customStyle="1" w:styleId="af8">
    <w:name w:val="普通(网站) 字符"/>
    <w:basedOn w:val="a0"/>
    <w:link w:val="af7"/>
    <w:uiPriority w:val="99"/>
    <w:qFormat/>
    <w:rsid w:val="00412EA4"/>
    <w:rPr>
      <w:rFonts w:ascii="宋体" w:eastAsia="宋体" w:hAnsi="宋体" w:cs="宋体"/>
      <w:sz w:val="24"/>
      <w:szCs w:val="24"/>
    </w:rPr>
  </w:style>
  <w:style w:type="character" w:customStyle="1" w:styleId="a8">
    <w:name w:val="列出段落 字符"/>
    <w:link w:val="a7"/>
    <w:uiPriority w:val="34"/>
    <w:locked/>
    <w:rsid w:val="00412EA4"/>
    <w:rPr>
      <w:rFonts w:ascii="Arial" w:eastAsia="Arial" w:hAnsi="Arial" w:cs="Arial"/>
      <w:bCs/>
      <w:color w:val="000000"/>
      <w:kern w:val="32"/>
      <w:sz w:val="21"/>
      <w:szCs w:val="32"/>
      <w:lang w:eastAsia="en-US"/>
    </w:rPr>
  </w:style>
  <w:style w:type="table" w:customStyle="1" w:styleId="12">
    <w:name w:val="网格型1"/>
    <w:basedOn w:val="a1"/>
    <w:next w:val="ab"/>
    <w:uiPriority w:val="39"/>
    <w:qFormat/>
    <w:rsid w:val="00077F60"/>
    <w:pPr>
      <w:spacing w:after="0" w:line="240" w:lineRule="auto"/>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1"/>
    <w:next w:val="ab"/>
    <w:uiPriority w:val="59"/>
    <w:qFormat/>
    <w:rsid w:val="00186BCB"/>
    <w:pPr>
      <w:spacing w:after="0" w:line="240" w:lineRule="auto"/>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8182">
      <w:bodyDiv w:val="1"/>
      <w:marLeft w:val="0"/>
      <w:marRight w:val="0"/>
      <w:marTop w:val="0"/>
      <w:marBottom w:val="0"/>
      <w:divBdr>
        <w:top w:val="none" w:sz="0" w:space="0" w:color="auto"/>
        <w:left w:val="none" w:sz="0" w:space="0" w:color="auto"/>
        <w:bottom w:val="none" w:sz="0" w:space="0" w:color="auto"/>
        <w:right w:val="none" w:sz="0" w:space="0" w:color="auto"/>
      </w:divBdr>
    </w:div>
    <w:div w:id="78867726">
      <w:bodyDiv w:val="1"/>
      <w:marLeft w:val="0"/>
      <w:marRight w:val="0"/>
      <w:marTop w:val="0"/>
      <w:marBottom w:val="0"/>
      <w:divBdr>
        <w:top w:val="none" w:sz="0" w:space="0" w:color="auto"/>
        <w:left w:val="none" w:sz="0" w:space="0" w:color="auto"/>
        <w:bottom w:val="none" w:sz="0" w:space="0" w:color="auto"/>
        <w:right w:val="none" w:sz="0" w:space="0" w:color="auto"/>
      </w:divBdr>
      <w:divsChild>
        <w:div w:id="580603860">
          <w:marLeft w:val="0"/>
          <w:marRight w:val="0"/>
          <w:marTop w:val="0"/>
          <w:marBottom w:val="0"/>
          <w:divBdr>
            <w:top w:val="none" w:sz="0" w:space="0" w:color="auto"/>
            <w:left w:val="none" w:sz="0" w:space="0" w:color="auto"/>
            <w:bottom w:val="none" w:sz="0" w:space="0" w:color="auto"/>
            <w:right w:val="none" w:sz="0" w:space="0" w:color="auto"/>
          </w:divBdr>
          <w:divsChild>
            <w:div w:id="1062099999">
              <w:marLeft w:val="0"/>
              <w:marRight w:val="0"/>
              <w:marTop w:val="0"/>
              <w:marBottom w:val="0"/>
              <w:divBdr>
                <w:top w:val="none" w:sz="0" w:space="0" w:color="auto"/>
                <w:left w:val="none" w:sz="0" w:space="0" w:color="auto"/>
                <w:bottom w:val="none" w:sz="0" w:space="0" w:color="auto"/>
                <w:right w:val="none" w:sz="0" w:space="0" w:color="auto"/>
              </w:divBdr>
              <w:divsChild>
                <w:div w:id="1022701890">
                  <w:marLeft w:val="0"/>
                  <w:marRight w:val="0"/>
                  <w:marTop w:val="0"/>
                  <w:marBottom w:val="0"/>
                  <w:divBdr>
                    <w:top w:val="none" w:sz="0" w:space="0" w:color="auto"/>
                    <w:left w:val="none" w:sz="0" w:space="0" w:color="auto"/>
                    <w:bottom w:val="none" w:sz="0" w:space="0" w:color="auto"/>
                    <w:right w:val="none" w:sz="0" w:space="0" w:color="auto"/>
                  </w:divBdr>
                  <w:divsChild>
                    <w:div w:id="1297686912">
                      <w:marLeft w:val="0"/>
                      <w:marRight w:val="0"/>
                      <w:marTop w:val="0"/>
                      <w:marBottom w:val="0"/>
                      <w:divBdr>
                        <w:top w:val="none" w:sz="0" w:space="0" w:color="auto"/>
                        <w:left w:val="none" w:sz="0" w:space="0" w:color="auto"/>
                        <w:bottom w:val="none" w:sz="0" w:space="0" w:color="auto"/>
                        <w:right w:val="none" w:sz="0" w:space="0" w:color="auto"/>
                      </w:divBdr>
                      <w:divsChild>
                        <w:div w:id="86654769">
                          <w:marLeft w:val="0"/>
                          <w:marRight w:val="0"/>
                          <w:marTop w:val="0"/>
                          <w:marBottom w:val="0"/>
                          <w:divBdr>
                            <w:top w:val="none" w:sz="0" w:space="0" w:color="auto"/>
                            <w:left w:val="none" w:sz="0" w:space="0" w:color="auto"/>
                            <w:bottom w:val="none" w:sz="0" w:space="0" w:color="auto"/>
                            <w:right w:val="none" w:sz="0" w:space="0" w:color="auto"/>
                          </w:divBdr>
                          <w:divsChild>
                            <w:div w:id="1248886423">
                              <w:marLeft w:val="0"/>
                              <w:marRight w:val="0"/>
                              <w:marTop w:val="0"/>
                              <w:marBottom w:val="0"/>
                              <w:divBdr>
                                <w:top w:val="none" w:sz="0" w:space="0" w:color="auto"/>
                                <w:left w:val="none" w:sz="0" w:space="0" w:color="auto"/>
                                <w:bottom w:val="none" w:sz="0" w:space="0" w:color="auto"/>
                                <w:right w:val="none" w:sz="0" w:space="0" w:color="auto"/>
                              </w:divBdr>
                              <w:divsChild>
                                <w:div w:id="964241136">
                                  <w:marLeft w:val="0"/>
                                  <w:marRight w:val="0"/>
                                  <w:marTop w:val="0"/>
                                  <w:marBottom w:val="0"/>
                                  <w:divBdr>
                                    <w:top w:val="none" w:sz="0" w:space="0" w:color="auto"/>
                                    <w:left w:val="none" w:sz="0" w:space="0" w:color="auto"/>
                                    <w:bottom w:val="none" w:sz="0" w:space="0" w:color="auto"/>
                                    <w:right w:val="none" w:sz="0" w:space="0" w:color="auto"/>
                                  </w:divBdr>
                                  <w:divsChild>
                                    <w:div w:id="741877367">
                                      <w:marLeft w:val="0"/>
                                      <w:marRight w:val="0"/>
                                      <w:marTop w:val="0"/>
                                      <w:marBottom w:val="0"/>
                                      <w:divBdr>
                                        <w:top w:val="none" w:sz="0" w:space="0" w:color="auto"/>
                                        <w:left w:val="none" w:sz="0" w:space="0" w:color="auto"/>
                                        <w:bottom w:val="none" w:sz="0" w:space="0" w:color="auto"/>
                                        <w:right w:val="none" w:sz="0" w:space="0" w:color="auto"/>
                                      </w:divBdr>
                                      <w:divsChild>
                                        <w:div w:id="1791975895">
                                          <w:marLeft w:val="0"/>
                                          <w:marRight w:val="0"/>
                                          <w:marTop w:val="0"/>
                                          <w:marBottom w:val="0"/>
                                          <w:divBdr>
                                            <w:top w:val="none" w:sz="0" w:space="0" w:color="auto"/>
                                            <w:left w:val="none" w:sz="0" w:space="0" w:color="auto"/>
                                            <w:bottom w:val="none" w:sz="0" w:space="0" w:color="auto"/>
                                            <w:right w:val="none" w:sz="0" w:space="0" w:color="auto"/>
                                          </w:divBdr>
                                          <w:divsChild>
                                            <w:div w:id="714432381">
                                              <w:marLeft w:val="0"/>
                                              <w:marRight w:val="0"/>
                                              <w:marTop w:val="0"/>
                                              <w:marBottom w:val="0"/>
                                              <w:divBdr>
                                                <w:top w:val="none" w:sz="0" w:space="0" w:color="auto"/>
                                                <w:left w:val="none" w:sz="0" w:space="0" w:color="auto"/>
                                                <w:bottom w:val="none" w:sz="0" w:space="0" w:color="auto"/>
                                                <w:right w:val="none" w:sz="0" w:space="0" w:color="auto"/>
                                              </w:divBdr>
                                              <w:divsChild>
                                                <w:div w:id="1000961280">
                                                  <w:marLeft w:val="0"/>
                                                  <w:marRight w:val="0"/>
                                                  <w:marTop w:val="0"/>
                                                  <w:marBottom w:val="0"/>
                                                  <w:divBdr>
                                                    <w:top w:val="none" w:sz="0" w:space="0" w:color="auto"/>
                                                    <w:left w:val="none" w:sz="0" w:space="0" w:color="auto"/>
                                                    <w:bottom w:val="none" w:sz="0" w:space="0" w:color="auto"/>
                                                    <w:right w:val="none" w:sz="0" w:space="0" w:color="auto"/>
                                                  </w:divBdr>
                                                  <w:divsChild>
                                                    <w:div w:id="110326063">
                                                      <w:marLeft w:val="0"/>
                                                      <w:marRight w:val="0"/>
                                                      <w:marTop w:val="0"/>
                                                      <w:marBottom w:val="0"/>
                                                      <w:divBdr>
                                                        <w:top w:val="none" w:sz="0" w:space="0" w:color="auto"/>
                                                        <w:left w:val="none" w:sz="0" w:space="0" w:color="auto"/>
                                                        <w:bottom w:val="none" w:sz="0" w:space="0" w:color="auto"/>
                                                        <w:right w:val="none" w:sz="0" w:space="0" w:color="auto"/>
                                                      </w:divBdr>
                                                      <w:divsChild>
                                                        <w:div w:id="864249326">
                                                          <w:marLeft w:val="0"/>
                                                          <w:marRight w:val="0"/>
                                                          <w:marTop w:val="0"/>
                                                          <w:marBottom w:val="0"/>
                                                          <w:divBdr>
                                                            <w:top w:val="none" w:sz="0" w:space="0" w:color="auto"/>
                                                            <w:left w:val="none" w:sz="0" w:space="0" w:color="auto"/>
                                                            <w:bottom w:val="none" w:sz="0" w:space="0" w:color="auto"/>
                                                            <w:right w:val="none" w:sz="0" w:space="0" w:color="auto"/>
                                                          </w:divBdr>
                                                          <w:divsChild>
                                                            <w:div w:id="341398508">
                                                              <w:marLeft w:val="0"/>
                                                              <w:marRight w:val="0"/>
                                                              <w:marTop w:val="0"/>
                                                              <w:marBottom w:val="0"/>
                                                              <w:divBdr>
                                                                <w:top w:val="none" w:sz="0" w:space="0" w:color="auto"/>
                                                                <w:left w:val="none" w:sz="0" w:space="0" w:color="auto"/>
                                                                <w:bottom w:val="none" w:sz="0" w:space="0" w:color="auto"/>
                                                                <w:right w:val="none" w:sz="0" w:space="0" w:color="auto"/>
                                                              </w:divBdr>
                                                              <w:divsChild>
                                                                <w:div w:id="1269314991">
                                                                  <w:marLeft w:val="0"/>
                                                                  <w:marRight w:val="0"/>
                                                                  <w:marTop w:val="0"/>
                                                                  <w:marBottom w:val="0"/>
                                                                  <w:divBdr>
                                                                    <w:top w:val="none" w:sz="0" w:space="0" w:color="auto"/>
                                                                    <w:left w:val="none" w:sz="0" w:space="0" w:color="auto"/>
                                                                    <w:bottom w:val="none" w:sz="0" w:space="0" w:color="auto"/>
                                                                    <w:right w:val="none" w:sz="0" w:space="0" w:color="auto"/>
                                                                  </w:divBdr>
                                                                  <w:divsChild>
                                                                    <w:div w:id="102559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1726047">
      <w:bodyDiv w:val="1"/>
      <w:marLeft w:val="0"/>
      <w:marRight w:val="0"/>
      <w:marTop w:val="0"/>
      <w:marBottom w:val="0"/>
      <w:divBdr>
        <w:top w:val="none" w:sz="0" w:space="0" w:color="auto"/>
        <w:left w:val="none" w:sz="0" w:space="0" w:color="auto"/>
        <w:bottom w:val="none" w:sz="0" w:space="0" w:color="auto"/>
        <w:right w:val="none" w:sz="0" w:space="0" w:color="auto"/>
      </w:divBdr>
      <w:divsChild>
        <w:div w:id="1810707543">
          <w:marLeft w:val="0"/>
          <w:marRight w:val="0"/>
          <w:marTop w:val="0"/>
          <w:marBottom w:val="0"/>
          <w:divBdr>
            <w:top w:val="none" w:sz="0" w:space="0" w:color="auto"/>
            <w:left w:val="none" w:sz="0" w:space="0" w:color="auto"/>
            <w:bottom w:val="none" w:sz="0" w:space="0" w:color="auto"/>
            <w:right w:val="none" w:sz="0" w:space="0" w:color="auto"/>
          </w:divBdr>
          <w:divsChild>
            <w:div w:id="318849972">
              <w:marLeft w:val="0"/>
              <w:marRight w:val="0"/>
              <w:marTop w:val="0"/>
              <w:marBottom w:val="0"/>
              <w:divBdr>
                <w:top w:val="none" w:sz="0" w:space="0" w:color="auto"/>
                <w:left w:val="none" w:sz="0" w:space="0" w:color="auto"/>
                <w:bottom w:val="none" w:sz="0" w:space="0" w:color="auto"/>
                <w:right w:val="none" w:sz="0" w:space="0" w:color="auto"/>
              </w:divBdr>
              <w:divsChild>
                <w:div w:id="1672223820">
                  <w:marLeft w:val="0"/>
                  <w:marRight w:val="0"/>
                  <w:marTop w:val="0"/>
                  <w:marBottom w:val="0"/>
                  <w:divBdr>
                    <w:top w:val="none" w:sz="0" w:space="0" w:color="auto"/>
                    <w:left w:val="none" w:sz="0" w:space="0" w:color="auto"/>
                    <w:bottom w:val="none" w:sz="0" w:space="0" w:color="auto"/>
                    <w:right w:val="none" w:sz="0" w:space="0" w:color="auto"/>
                  </w:divBdr>
                  <w:divsChild>
                    <w:div w:id="964386795">
                      <w:marLeft w:val="0"/>
                      <w:marRight w:val="0"/>
                      <w:marTop w:val="0"/>
                      <w:marBottom w:val="0"/>
                      <w:divBdr>
                        <w:top w:val="none" w:sz="0" w:space="0" w:color="auto"/>
                        <w:left w:val="none" w:sz="0" w:space="0" w:color="auto"/>
                        <w:bottom w:val="none" w:sz="0" w:space="0" w:color="auto"/>
                        <w:right w:val="none" w:sz="0" w:space="0" w:color="auto"/>
                      </w:divBdr>
                      <w:divsChild>
                        <w:div w:id="1962222970">
                          <w:marLeft w:val="0"/>
                          <w:marRight w:val="0"/>
                          <w:marTop w:val="0"/>
                          <w:marBottom w:val="0"/>
                          <w:divBdr>
                            <w:top w:val="none" w:sz="0" w:space="0" w:color="auto"/>
                            <w:left w:val="none" w:sz="0" w:space="0" w:color="auto"/>
                            <w:bottom w:val="none" w:sz="0" w:space="0" w:color="auto"/>
                            <w:right w:val="none" w:sz="0" w:space="0" w:color="auto"/>
                          </w:divBdr>
                          <w:divsChild>
                            <w:div w:id="629213591">
                              <w:marLeft w:val="0"/>
                              <w:marRight w:val="0"/>
                              <w:marTop w:val="0"/>
                              <w:marBottom w:val="0"/>
                              <w:divBdr>
                                <w:top w:val="none" w:sz="0" w:space="0" w:color="auto"/>
                                <w:left w:val="none" w:sz="0" w:space="0" w:color="auto"/>
                                <w:bottom w:val="none" w:sz="0" w:space="0" w:color="auto"/>
                                <w:right w:val="none" w:sz="0" w:space="0" w:color="auto"/>
                              </w:divBdr>
                              <w:divsChild>
                                <w:div w:id="1592086127">
                                  <w:marLeft w:val="0"/>
                                  <w:marRight w:val="0"/>
                                  <w:marTop w:val="0"/>
                                  <w:marBottom w:val="0"/>
                                  <w:divBdr>
                                    <w:top w:val="none" w:sz="0" w:space="0" w:color="auto"/>
                                    <w:left w:val="none" w:sz="0" w:space="0" w:color="auto"/>
                                    <w:bottom w:val="none" w:sz="0" w:space="0" w:color="auto"/>
                                    <w:right w:val="none" w:sz="0" w:space="0" w:color="auto"/>
                                  </w:divBdr>
                                  <w:divsChild>
                                    <w:div w:id="2136019364">
                                      <w:marLeft w:val="0"/>
                                      <w:marRight w:val="0"/>
                                      <w:marTop w:val="0"/>
                                      <w:marBottom w:val="0"/>
                                      <w:divBdr>
                                        <w:top w:val="none" w:sz="0" w:space="0" w:color="auto"/>
                                        <w:left w:val="none" w:sz="0" w:space="0" w:color="auto"/>
                                        <w:bottom w:val="none" w:sz="0" w:space="0" w:color="auto"/>
                                        <w:right w:val="none" w:sz="0" w:space="0" w:color="auto"/>
                                      </w:divBdr>
                                      <w:divsChild>
                                        <w:div w:id="147015752">
                                          <w:marLeft w:val="0"/>
                                          <w:marRight w:val="0"/>
                                          <w:marTop w:val="0"/>
                                          <w:marBottom w:val="0"/>
                                          <w:divBdr>
                                            <w:top w:val="none" w:sz="0" w:space="0" w:color="auto"/>
                                            <w:left w:val="none" w:sz="0" w:space="0" w:color="auto"/>
                                            <w:bottom w:val="none" w:sz="0" w:space="0" w:color="auto"/>
                                            <w:right w:val="none" w:sz="0" w:space="0" w:color="auto"/>
                                          </w:divBdr>
                                          <w:divsChild>
                                            <w:div w:id="539052207">
                                              <w:marLeft w:val="0"/>
                                              <w:marRight w:val="0"/>
                                              <w:marTop w:val="0"/>
                                              <w:marBottom w:val="0"/>
                                              <w:divBdr>
                                                <w:top w:val="none" w:sz="0" w:space="0" w:color="auto"/>
                                                <w:left w:val="none" w:sz="0" w:space="0" w:color="auto"/>
                                                <w:bottom w:val="none" w:sz="0" w:space="0" w:color="auto"/>
                                                <w:right w:val="none" w:sz="0" w:space="0" w:color="auto"/>
                                              </w:divBdr>
                                              <w:divsChild>
                                                <w:div w:id="357241645">
                                                  <w:marLeft w:val="0"/>
                                                  <w:marRight w:val="0"/>
                                                  <w:marTop w:val="0"/>
                                                  <w:marBottom w:val="0"/>
                                                  <w:divBdr>
                                                    <w:top w:val="none" w:sz="0" w:space="0" w:color="auto"/>
                                                    <w:left w:val="none" w:sz="0" w:space="0" w:color="auto"/>
                                                    <w:bottom w:val="none" w:sz="0" w:space="0" w:color="auto"/>
                                                    <w:right w:val="none" w:sz="0" w:space="0" w:color="auto"/>
                                                  </w:divBdr>
                                                  <w:divsChild>
                                                    <w:div w:id="1955281211">
                                                      <w:marLeft w:val="0"/>
                                                      <w:marRight w:val="0"/>
                                                      <w:marTop w:val="0"/>
                                                      <w:marBottom w:val="0"/>
                                                      <w:divBdr>
                                                        <w:top w:val="none" w:sz="0" w:space="0" w:color="auto"/>
                                                        <w:left w:val="none" w:sz="0" w:space="0" w:color="auto"/>
                                                        <w:bottom w:val="none" w:sz="0" w:space="0" w:color="auto"/>
                                                        <w:right w:val="none" w:sz="0" w:space="0" w:color="auto"/>
                                                      </w:divBdr>
                                                      <w:divsChild>
                                                        <w:div w:id="1366294781">
                                                          <w:marLeft w:val="0"/>
                                                          <w:marRight w:val="0"/>
                                                          <w:marTop w:val="0"/>
                                                          <w:marBottom w:val="0"/>
                                                          <w:divBdr>
                                                            <w:top w:val="none" w:sz="0" w:space="0" w:color="auto"/>
                                                            <w:left w:val="none" w:sz="0" w:space="0" w:color="auto"/>
                                                            <w:bottom w:val="none" w:sz="0" w:space="0" w:color="auto"/>
                                                            <w:right w:val="none" w:sz="0" w:space="0" w:color="auto"/>
                                                          </w:divBdr>
                                                          <w:divsChild>
                                                            <w:div w:id="1370253882">
                                                              <w:marLeft w:val="0"/>
                                                              <w:marRight w:val="0"/>
                                                              <w:marTop w:val="0"/>
                                                              <w:marBottom w:val="0"/>
                                                              <w:divBdr>
                                                                <w:top w:val="none" w:sz="0" w:space="0" w:color="auto"/>
                                                                <w:left w:val="none" w:sz="0" w:space="0" w:color="auto"/>
                                                                <w:bottom w:val="none" w:sz="0" w:space="0" w:color="auto"/>
                                                                <w:right w:val="none" w:sz="0" w:space="0" w:color="auto"/>
                                                              </w:divBdr>
                                                              <w:divsChild>
                                                                <w:div w:id="1246575248">
                                                                  <w:marLeft w:val="0"/>
                                                                  <w:marRight w:val="0"/>
                                                                  <w:marTop w:val="0"/>
                                                                  <w:marBottom w:val="0"/>
                                                                  <w:divBdr>
                                                                    <w:top w:val="none" w:sz="0" w:space="0" w:color="auto"/>
                                                                    <w:left w:val="none" w:sz="0" w:space="0" w:color="auto"/>
                                                                    <w:bottom w:val="none" w:sz="0" w:space="0" w:color="auto"/>
                                                                    <w:right w:val="none" w:sz="0" w:space="0" w:color="auto"/>
                                                                  </w:divBdr>
                                                                  <w:divsChild>
                                                                    <w:div w:id="185572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2033384">
      <w:bodyDiv w:val="1"/>
      <w:marLeft w:val="0"/>
      <w:marRight w:val="0"/>
      <w:marTop w:val="0"/>
      <w:marBottom w:val="0"/>
      <w:divBdr>
        <w:top w:val="none" w:sz="0" w:space="0" w:color="auto"/>
        <w:left w:val="none" w:sz="0" w:space="0" w:color="auto"/>
        <w:bottom w:val="none" w:sz="0" w:space="0" w:color="auto"/>
        <w:right w:val="none" w:sz="0" w:space="0" w:color="auto"/>
      </w:divBdr>
      <w:divsChild>
        <w:div w:id="1568151994">
          <w:marLeft w:val="0"/>
          <w:marRight w:val="0"/>
          <w:marTop w:val="0"/>
          <w:marBottom w:val="0"/>
          <w:divBdr>
            <w:top w:val="none" w:sz="0" w:space="0" w:color="auto"/>
            <w:left w:val="none" w:sz="0" w:space="0" w:color="auto"/>
            <w:bottom w:val="none" w:sz="0" w:space="0" w:color="auto"/>
            <w:right w:val="none" w:sz="0" w:space="0" w:color="auto"/>
          </w:divBdr>
          <w:divsChild>
            <w:div w:id="1050425387">
              <w:marLeft w:val="0"/>
              <w:marRight w:val="0"/>
              <w:marTop w:val="0"/>
              <w:marBottom w:val="0"/>
              <w:divBdr>
                <w:top w:val="none" w:sz="0" w:space="0" w:color="auto"/>
                <w:left w:val="none" w:sz="0" w:space="0" w:color="auto"/>
                <w:bottom w:val="none" w:sz="0" w:space="0" w:color="auto"/>
                <w:right w:val="none" w:sz="0" w:space="0" w:color="auto"/>
              </w:divBdr>
              <w:divsChild>
                <w:div w:id="1190802217">
                  <w:marLeft w:val="0"/>
                  <w:marRight w:val="0"/>
                  <w:marTop w:val="0"/>
                  <w:marBottom w:val="0"/>
                  <w:divBdr>
                    <w:top w:val="none" w:sz="0" w:space="0" w:color="auto"/>
                    <w:left w:val="none" w:sz="0" w:space="0" w:color="auto"/>
                    <w:bottom w:val="none" w:sz="0" w:space="0" w:color="auto"/>
                    <w:right w:val="none" w:sz="0" w:space="0" w:color="auto"/>
                  </w:divBdr>
                  <w:divsChild>
                    <w:div w:id="1215313448">
                      <w:marLeft w:val="0"/>
                      <w:marRight w:val="0"/>
                      <w:marTop w:val="0"/>
                      <w:marBottom w:val="0"/>
                      <w:divBdr>
                        <w:top w:val="none" w:sz="0" w:space="0" w:color="auto"/>
                        <w:left w:val="none" w:sz="0" w:space="0" w:color="auto"/>
                        <w:bottom w:val="none" w:sz="0" w:space="0" w:color="auto"/>
                        <w:right w:val="none" w:sz="0" w:space="0" w:color="auto"/>
                      </w:divBdr>
                      <w:divsChild>
                        <w:div w:id="227232992">
                          <w:marLeft w:val="0"/>
                          <w:marRight w:val="0"/>
                          <w:marTop w:val="0"/>
                          <w:marBottom w:val="0"/>
                          <w:divBdr>
                            <w:top w:val="none" w:sz="0" w:space="0" w:color="auto"/>
                            <w:left w:val="none" w:sz="0" w:space="0" w:color="auto"/>
                            <w:bottom w:val="none" w:sz="0" w:space="0" w:color="auto"/>
                            <w:right w:val="none" w:sz="0" w:space="0" w:color="auto"/>
                          </w:divBdr>
                          <w:divsChild>
                            <w:div w:id="1259368963">
                              <w:marLeft w:val="0"/>
                              <w:marRight w:val="0"/>
                              <w:marTop w:val="0"/>
                              <w:marBottom w:val="0"/>
                              <w:divBdr>
                                <w:top w:val="none" w:sz="0" w:space="0" w:color="auto"/>
                                <w:left w:val="none" w:sz="0" w:space="0" w:color="auto"/>
                                <w:bottom w:val="none" w:sz="0" w:space="0" w:color="auto"/>
                                <w:right w:val="none" w:sz="0" w:space="0" w:color="auto"/>
                              </w:divBdr>
                              <w:divsChild>
                                <w:div w:id="1649627887">
                                  <w:marLeft w:val="0"/>
                                  <w:marRight w:val="0"/>
                                  <w:marTop w:val="0"/>
                                  <w:marBottom w:val="0"/>
                                  <w:divBdr>
                                    <w:top w:val="none" w:sz="0" w:space="0" w:color="auto"/>
                                    <w:left w:val="none" w:sz="0" w:space="0" w:color="auto"/>
                                    <w:bottom w:val="none" w:sz="0" w:space="0" w:color="auto"/>
                                    <w:right w:val="none" w:sz="0" w:space="0" w:color="auto"/>
                                  </w:divBdr>
                                  <w:divsChild>
                                    <w:div w:id="196554264">
                                      <w:marLeft w:val="0"/>
                                      <w:marRight w:val="0"/>
                                      <w:marTop w:val="0"/>
                                      <w:marBottom w:val="0"/>
                                      <w:divBdr>
                                        <w:top w:val="none" w:sz="0" w:space="0" w:color="auto"/>
                                        <w:left w:val="none" w:sz="0" w:space="0" w:color="auto"/>
                                        <w:bottom w:val="none" w:sz="0" w:space="0" w:color="auto"/>
                                        <w:right w:val="none" w:sz="0" w:space="0" w:color="auto"/>
                                      </w:divBdr>
                                      <w:divsChild>
                                        <w:div w:id="1982423277">
                                          <w:marLeft w:val="0"/>
                                          <w:marRight w:val="0"/>
                                          <w:marTop w:val="0"/>
                                          <w:marBottom w:val="0"/>
                                          <w:divBdr>
                                            <w:top w:val="none" w:sz="0" w:space="0" w:color="auto"/>
                                            <w:left w:val="none" w:sz="0" w:space="0" w:color="auto"/>
                                            <w:bottom w:val="none" w:sz="0" w:space="0" w:color="auto"/>
                                            <w:right w:val="none" w:sz="0" w:space="0" w:color="auto"/>
                                          </w:divBdr>
                                          <w:divsChild>
                                            <w:div w:id="1232347898">
                                              <w:marLeft w:val="0"/>
                                              <w:marRight w:val="0"/>
                                              <w:marTop w:val="0"/>
                                              <w:marBottom w:val="0"/>
                                              <w:divBdr>
                                                <w:top w:val="none" w:sz="0" w:space="0" w:color="auto"/>
                                                <w:left w:val="none" w:sz="0" w:space="0" w:color="auto"/>
                                                <w:bottom w:val="none" w:sz="0" w:space="0" w:color="auto"/>
                                                <w:right w:val="none" w:sz="0" w:space="0" w:color="auto"/>
                                              </w:divBdr>
                                              <w:divsChild>
                                                <w:div w:id="431053165">
                                                  <w:marLeft w:val="0"/>
                                                  <w:marRight w:val="0"/>
                                                  <w:marTop w:val="0"/>
                                                  <w:marBottom w:val="0"/>
                                                  <w:divBdr>
                                                    <w:top w:val="none" w:sz="0" w:space="0" w:color="auto"/>
                                                    <w:left w:val="none" w:sz="0" w:space="0" w:color="auto"/>
                                                    <w:bottom w:val="none" w:sz="0" w:space="0" w:color="auto"/>
                                                    <w:right w:val="none" w:sz="0" w:space="0" w:color="auto"/>
                                                  </w:divBdr>
                                                  <w:divsChild>
                                                    <w:div w:id="131868148">
                                                      <w:marLeft w:val="0"/>
                                                      <w:marRight w:val="0"/>
                                                      <w:marTop w:val="0"/>
                                                      <w:marBottom w:val="0"/>
                                                      <w:divBdr>
                                                        <w:top w:val="none" w:sz="0" w:space="0" w:color="auto"/>
                                                        <w:left w:val="none" w:sz="0" w:space="0" w:color="auto"/>
                                                        <w:bottom w:val="none" w:sz="0" w:space="0" w:color="auto"/>
                                                        <w:right w:val="none" w:sz="0" w:space="0" w:color="auto"/>
                                                      </w:divBdr>
                                                      <w:divsChild>
                                                        <w:div w:id="1467428133">
                                                          <w:marLeft w:val="0"/>
                                                          <w:marRight w:val="0"/>
                                                          <w:marTop w:val="0"/>
                                                          <w:marBottom w:val="0"/>
                                                          <w:divBdr>
                                                            <w:top w:val="none" w:sz="0" w:space="0" w:color="auto"/>
                                                            <w:left w:val="none" w:sz="0" w:space="0" w:color="auto"/>
                                                            <w:bottom w:val="none" w:sz="0" w:space="0" w:color="auto"/>
                                                            <w:right w:val="none" w:sz="0" w:space="0" w:color="auto"/>
                                                          </w:divBdr>
                                                          <w:divsChild>
                                                            <w:div w:id="2002191953">
                                                              <w:marLeft w:val="0"/>
                                                              <w:marRight w:val="0"/>
                                                              <w:marTop w:val="0"/>
                                                              <w:marBottom w:val="0"/>
                                                              <w:divBdr>
                                                                <w:top w:val="none" w:sz="0" w:space="0" w:color="auto"/>
                                                                <w:left w:val="none" w:sz="0" w:space="0" w:color="auto"/>
                                                                <w:bottom w:val="none" w:sz="0" w:space="0" w:color="auto"/>
                                                                <w:right w:val="none" w:sz="0" w:space="0" w:color="auto"/>
                                                              </w:divBdr>
                                                              <w:divsChild>
                                                                <w:div w:id="33846593">
                                                                  <w:marLeft w:val="0"/>
                                                                  <w:marRight w:val="0"/>
                                                                  <w:marTop w:val="0"/>
                                                                  <w:marBottom w:val="0"/>
                                                                  <w:divBdr>
                                                                    <w:top w:val="none" w:sz="0" w:space="0" w:color="auto"/>
                                                                    <w:left w:val="none" w:sz="0" w:space="0" w:color="auto"/>
                                                                    <w:bottom w:val="none" w:sz="0" w:space="0" w:color="auto"/>
                                                                    <w:right w:val="none" w:sz="0" w:space="0" w:color="auto"/>
                                                                  </w:divBdr>
                                                                  <w:divsChild>
                                                                    <w:div w:id="15936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4682952">
      <w:bodyDiv w:val="1"/>
      <w:marLeft w:val="0"/>
      <w:marRight w:val="0"/>
      <w:marTop w:val="0"/>
      <w:marBottom w:val="0"/>
      <w:divBdr>
        <w:top w:val="none" w:sz="0" w:space="0" w:color="auto"/>
        <w:left w:val="none" w:sz="0" w:space="0" w:color="auto"/>
        <w:bottom w:val="none" w:sz="0" w:space="0" w:color="auto"/>
        <w:right w:val="none" w:sz="0" w:space="0" w:color="auto"/>
      </w:divBdr>
    </w:div>
    <w:div w:id="295526553">
      <w:bodyDiv w:val="1"/>
      <w:marLeft w:val="0"/>
      <w:marRight w:val="0"/>
      <w:marTop w:val="0"/>
      <w:marBottom w:val="0"/>
      <w:divBdr>
        <w:top w:val="none" w:sz="0" w:space="0" w:color="auto"/>
        <w:left w:val="none" w:sz="0" w:space="0" w:color="auto"/>
        <w:bottom w:val="none" w:sz="0" w:space="0" w:color="auto"/>
        <w:right w:val="none" w:sz="0" w:space="0" w:color="auto"/>
      </w:divBdr>
      <w:divsChild>
        <w:div w:id="2033874339">
          <w:marLeft w:val="0"/>
          <w:marRight w:val="0"/>
          <w:marTop w:val="0"/>
          <w:marBottom w:val="0"/>
          <w:divBdr>
            <w:top w:val="none" w:sz="0" w:space="0" w:color="auto"/>
            <w:left w:val="none" w:sz="0" w:space="0" w:color="auto"/>
            <w:bottom w:val="none" w:sz="0" w:space="0" w:color="auto"/>
            <w:right w:val="none" w:sz="0" w:space="0" w:color="auto"/>
          </w:divBdr>
          <w:divsChild>
            <w:div w:id="1657225330">
              <w:marLeft w:val="0"/>
              <w:marRight w:val="0"/>
              <w:marTop w:val="0"/>
              <w:marBottom w:val="0"/>
              <w:divBdr>
                <w:top w:val="none" w:sz="0" w:space="0" w:color="auto"/>
                <w:left w:val="none" w:sz="0" w:space="0" w:color="auto"/>
                <w:bottom w:val="none" w:sz="0" w:space="0" w:color="auto"/>
                <w:right w:val="none" w:sz="0" w:space="0" w:color="auto"/>
              </w:divBdr>
              <w:divsChild>
                <w:div w:id="1439989104">
                  <w:marLeft w:val="0"/>
                  <w:marRight w:val="0"/>
                  <w:marTop w:val="0"/>
                  <w:marBottom w:val="0"/>
                  <w:divBdr>
                    <w:top w:val="none" w:sz="0" w:space="0" w:color="auto"/>
                    <w:left w:val="none" w:sz="0" w:space="0" w:color="auto"/>
                    <w:bottom w:val="none" w:sz="0" w:space="0" w:color="auto"/>
                    <w:right w:val="none" w:sz="0" w:space="0" w:color="auto"/>
                  </w:divBdr>
                  <w:divsChild>
                    <w:div w:id="1433623801">
                      <w:marLeft w:val="0"/>
                      <w:marRight w:val="0"/>
                      <w:marTop w:val="0"/>
                      <w:marBottom w:val="0"/>
                      <w:divBdr>
                        <w:top w:val="none" w:sz="0" w:space="0" w:color="auto"/>
                        <w:left w:val="none" w:sz="0" w:space="0" w:color="auto"/>
                        <w:bottom w:val="none" w:sz="0" w:space="0" w:color="auto"/>
                        <w:right w:val="none" w:sz="0" w:space="0" w:color="auto"/>
                      </w:divBdr>
                      <w:divsChild>
                        <w:div w:id="587083371">
                          <w:marLeft w:val="0"/>
                          <w:marRight w:val="0"/>
                          <w:marTop w:val="0"/>
                          <w:marBottom w:val="0"/>
                          <w:divBdr>
                            <w:top w:val="none" w:sz="0" w:space="0" w:color="auto"/>
                            <w:left w:val="none" w:sz="0" w:space="0" w:color="auto"/>
                            <w:bottom w:val="none" w:sz="0" w:space="0" w:color="auto"/>
                            <w:right w:val="none" w:sz="0" w:space="0" w:color="auto"/>
                          </w:divBdr>
                          <w:divsChild>
                            <w:div w:id="1915508850">
                              <w:marLeft w:val="0"/>
                              <w:marRight w:val="0"/>
                              <w:marTop w:val="0"/>
                              <w:marBottom w:val="0"/>
                              <w:divBdr>
                                <w:top w:val="none" w:sz="0" w:space="0" w:color="auto"/>
                                <w:left w:val="none" w:sz="0" w:space="0" w:color="auto"/>
                                <w:bottom w:val="none" w:sz="0" w:space="0" w:color="auto"/>
                                <w:right w:val="none" w:sz="0" w:space="0" w:color="auto"/>
                              </w:divBdr>
                              <w:divsChild>
                                <w:div w:id="1428692767">
                                  <w:marLeft w:val="0"/>
                                  <w:marRight w:val="0"/>
                                  <w:marTop w:val="0"/>
                                  <w:marBottom w:val="0"/>
                                  <w:divBdr>
                                    <w:top w:val="none" w:sz="0" w:space="0" w:color="auto"/>
                                    <w:left w:val="none" w:sz="0" w:space="0" w:color="auto"/>
                                    <w:bottom w:val="none" w:sz="0" w:space="0" w:color="auto"/>
                                    <w:right w:val="none" w:sz="0" w:space="0" w:color="auto"/>
                                  </w:divBdr>
                                  <w:divsChild>
                                    <w:div w:id="2060585657">
                                      <w:marLeft w:val="0"/>
                                      <w:marRight w:val="0"/>
                                      <w:marTop w:val="0"/>
                                      <w:marBottom w:val="0"/>
                                      <w:divBdr>
                                        <w:top w:val="none" w:sz="0" w:space="0" w:color="auto"/>
                                        <w:left w:val="none" w:sz="0" w:space="0" w:color="auto"/>
                                        <w:bottom w:val="none" w:sz="0" w:space="0" w:color="auto"/>
                                        <w:right w:val="none" w:sz="0" w:space="0" w:color="auto"/>
                                      </w:divBdr>
                                      <w:divsChild>
                                        <w:div w:id="126047645">
                                          <w:marLeft w:val="0"/>
                                          <w:marRight w:val="0"/>
                                          <w:marTop w:val="0"/>
                                          <w:marBottom w:val="0"/>
                                          <w:divBdr>
                                            <w:top w:val="none" w:sz="0" w:space="0" w:color="auto"/>
                                            <w:left w:val="none" w:sz="0" w:space="0" w:color="auto"/>
                                            <w:bottom w:val="none" w:sz="0" w:space="0" w:color="auto"/>
                                            <w:right w:val="none" w:sz="0" w:space="0" w:color="auto"/>
                                          </w:divBdr>
                                          <w:divsChild>
                                            <w:div w:id="1042748277">
                                              <w:marLeft w:val="0"/>
                                              <w:marRight w:val="0"/>
                                              <w:marTop w:val="0"/>
                                              <w:marBottom w:val="0"/>
                                              <w:divBdr>
                                                <w:top w:val="none" w:sz="0" w:space="0" w:color="auto"/>
                                                <w:left w:val="none" w:sz="0" w:space="0" w:color="auto"/>
                                                <w:bottom w:val="none" w:sz="0" w:space="0" w:color="auto"/>
                                                <w:right w:val="none" w:sz="0" w:space="0" w:color="auto"/>
                                              </w:divBdr>
                                              <w:divsChild>
                                                <w:div w:id="1520654654">
                                                  <w:marLeft w:val="0"/>
                                                  <w:marRight w:val="0"/>
                                                  <w:marTop w:val="0"/>
                                                  <w:marBottom w:val="0"/>
                                                  <w:divBdr>
                                                    <w:top w:val="none" w:sz="0" w:space="0" w:color="auto"/>
                                                    <w:left w:val="none" w:sz="0" w:space="0" w:color="auto"/>
                                                    <w:bottom w:val="none" w:sz="0" w:space="0" w:color="auto"/>
                                                    <w:right w:val="none" w:sz="0" w:space="0" w:color="auto"/>
                                                  </w:divBdr>
                                                  <w:divsChild>
                                                    <w:div w:id="1288856559">
                                                      <w:marLeft w:val="0"/>
                                                      <w:marRight w:val="0"/>
                                                      <w:marTop w:val="0"/>
                                                      <w:marBottom w:val="0"/>
                                                      <w:divBdr>
                                                        <w:top w:val="none" w:sz="0" w:space="0" w:color="auto"/>
                                                        <w:left w:val="none" w:sz="0" w:space="0" w:color="auto"/>
                                                        <w:bottom w:val="none" w:sz="0" w:space="0" w:color="auto"/>
                                                        <w:right w:val="none" w:sz="0" w:space="0" w:color="auto"/>
                                                      </w:divBdr>
                                                      <w:divsChild>
                                                        <w:div w:id="1974408946">
                                                          <w:marLeft w:val="0"/>
                                                          <w:marRight w:val="0"/>
                                                          <w:marTop w:val="0"/>
                                                          <w:marBottom w:val="0"/>
                                                          <w:divBdr>
                                                            <w:top w:val="none" w:sz="0" w:space="0" w:color="auto"/>
                                                            <w:left w:val="none" w:sz="0" w:space="0" w:color="auto"/>
                                                            <w:bottom w:val="none" w:sz="0" w:space="0" w:color="auto"/>
                                                            <w:right w:val="none" w:sz="0" w:space="0" w:color="auto"/>
                                                          </w:divBdr>
                                                          <w:divsChild>
                                                            <w:div w:id="1930311513">
                                                              <w:marLeft w:val="0"/>
                                                              <w:marRight w:val="0"/>
                                                              <w:marTop w:val="0"/>
                                                              <w:marBottom w:val="0"/>
                                                              <w:divBdr>
                                                                <w:top w:val="none" w:sz="0" w:space="0" w:color="auto"/>
                                                                <w:left w:val="none" w:sz="0" w:space="0" w:color="auto"/>
                                                                <w:bottom w:val="none" w:sz="0" w:space="0" w:color="auto"/>
                                                                <w:right w:val="none" w:sz="0" w:space="0" w:color="auto"/>
                                                              </w:divBdr>
                                                              <w:divsChild>
                                                                <w:div w:id="848251612">
                                                                  <w:marLeft w:val="0"/>
                                                                  <w:marRight w:val="0"/>
                                                                  <w:marTop w:val="0"/>
                                                                  <w:marBottom w:val="0"/>
                                                                  <w:divBdr>
                                                                    <w:top w:val="none" w:sz="0" w:space="0" w:color="auto"/>
                                                                    <w:left w:val="none" w:sz="0" w:space="0" w:color="auto"/>
                                                                    <w:bottom w:val="none" w:sz="0" w:space="0" w:color="auto"/>
                                                                    <w:right w:val="none" w:sz="0" w:space="0" w:color="auto"/>
                                                                  </w:divBdr>
                                                                  <w:divsChild>
                                                                    <w:div w:id="43976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14456378">
      <w:bodyDiv w:val="1"/>
      <w:marLeft w:val="0"/>
      <w:marRight w:val="0"/>
      <w:marTop w:val="0"/>
      <w:marBottom w:val="0"/>
      <w:divBdr>
        <w:top w:val="none" w:sz="0" w:space="0" w:color="auto"/>
        <w:left w:val="none" w:sz="0" w:space="0" w:color="auto"/>
        <w:bottom w:val="none" w:sz="0" w:space="0" w:color="auto"/>
        <w:right w:val="none" w:sz="0" w:space="0" w:color="auto"/>
      </w:divBdr>
      <w:divsChild>
        <w:div w:id="1496065838">
          <w:marLeft w:val="0"/>
          <w:marRight w:val="0"/>
          <w:marTop w:val="0"/>
          <w:marBottom w:val="0"/>
          <w:divBdr>
            <w:top w:val="none" w:sz="0" w:space="0" w:color="auto"/>
            <w:left w:val="none" w:sz="0" w:space="0" w:color="auto"/>
            <w:bottom w:val="none" w:sz="0" w:space="0" w:color="auto"/>
            <w:right w:val="none" w:sz="0" w:space="0" w:color="auto"/>
          </w:divBdr>
          <w:divsChild>
            <w:div w:id="38981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5800">
      <w:bodyDiv w:val="1"/>
      <w:marLeft w:val="0"/>
      <w:marRight w:val="0"/>
      <w:marTop w:val="0"/>
      <w:marBottom w:val="0"/>
      <w:divBdr>
        <w:top w:val="none" w:sz="0" w:space="0" w:color="auto"/>
        <w:left w:val="none" w:sz="0" w:space="0" w:color="auto"/>
        <w:bottom w:val="none" w:sz="0" w:space="0" w:color="auto"/>
        <w:right w:val="none" w:sz="0" w:space="0" w:color="auto"/>
      </w:divBdr>
      <w:divsChild>
        <w:div w:id="721251506">
          <w:marLeft w:val="0"/>
          <w:marRight w:val="0"/>
          <w:marTop w:val="0"/>
          <w:marBottom w:val="0"/>
          <w:divBdr>
            <w:top w:val="none" w:sz="0" w:space="0" w:color="auto"/>
            <w:left w:val="none" w:sz="0" w:space="0" w:color="auto"/>
            <w:bottom w:val="none" w:sz="0" w:space="0" w:color="auto"/>
            <w:right w:val="none" w:sz="0" w:space="0" w:color="auto"/>
          </w:divBdr>
          <w:divsChild>
            <w:div w:id="177936200">
              <w:marLeft w:val="0"/>
              <w:marRight w:val="0"/>
              <w:marTop w:val="0"/>
              <w:marBottom w:val="0"/>
              <w:divBdr>
                <w:top w:val="none" w:sz="0" w:space="0" w:color="auto"/>
                <w:left w:val="none" w:sz="0" w:space="0" w:color="auto"/>
                <w:bottom w:val="none" w:sz="0" w:space="0" w:color="auto"/>
                <w:right w:val="none" w:sz="0" w:space="0" w:color="auto"/>
              </w:divBdr>
              <w:divsChild>
                <w:div w:id="945651187">
                  <w:marLeft w:val="0"/>
                  <w:marRight w:val="0"/>
                  <w:marTop w:val="0"/>
                  <w:marBottom w:val="0"/>
                  <w:divBdr>
                    <w:top w:val="none" w:sz="0" w:space="0" w:color="auto"/>
                    <w:left w:val="none" w:sz="0" w:space="0" w:color="auto"/>
                    <w:bottom w:val="none" w:sz="0" w:space="0" w:color="auto"/>
                    <w:right w:val="none" w:sz="0" w:space="0" w:color="auto"/>
                  </w:divBdr>
                  <w:divsChild>
                    <w:div w:id="1920287246">
                      <w:marLeft w:val="0"/>
                      <w:marRight w:val="0"/>
                      <w:marTop w:val="0"/>
                      <w:marBottom w:val="0"/>
                      <w:divBdr>
                        <w:top w:val="none" w:sz="0" w:space="0" w:color="auto"/>
                        <w:left w:val="none" w:sz="0" w:space="0" w:color="auto"/>
                        <w:bottom w:val="none" w:sz="0" w:space="0" w:color="auto"/>
                        <w:right w:val="none" w:sz="0" w:space="0" w:color="auto"/>
                      </w:divBdr>
                      <w:divsChild>
                        <w:div w:id="171376726">
                          <w:marLeft w:val="0"/>
                          <w:marRight w:val="0"/>
                          <w:marTop w:val="0"/>
                          <w:marBottom w:val="0"/>
                          <w:divBdr>
                            <w:top w:val="none" w:sz="0" w:space="0" w:color="auto"/>
                            <w:left w:val="none" w:sz="0" w:space="0" w:color="auto"/>
                            <w:bottom w:val="none" w:sz="0" w:space="0" w:color="auto"/>
                            <w:right w:val="none" w:sz="0" w:space="0" w:color="auto"/>
                          </w:divBdr>
                          <w:divsChild>
                            <w:div w:id="1900938554">
                              <w:marLeft w:val="0"/>
                              <w:marRight w:val="0"/>
                              <w:marTop w:val="0"/>
                              <w:marBottom w:val="0"/>
                              <w:divBdr>
                                <w:top w:val="none" w:sz="0" w:space="0" w:color="auto"/>
                                <w:left w:val="none" w:sz="0" w:space="0" w:color="auto"/>
                                <w:bottom w:val="none" w:sz="0" w:space="0" w:color="auto"/>
                                <w:right w:val="none" w:sz="0" w:space="0" w:color="auto"/>
                              </w:divBdr>
                              <w:divsChild>
                                <w:div w:id="639192863">
                                  <w:marLeft w:val="0"/>
                                  <w:marRight w:val="0"/>
                                  <w:marTop w:val="0"/>
                                  <w:marBottom w:val="0"/>
                                  <w:divBdr>
                                    <w:top w:val="none" w:sz="0" w:space="0" w:color="auto"/>
                                    <w:left w:val="none" w:sz="0" w:space="0" w:color="auto"/>
                                    <w:bottom w:val="none" w:sz="0" w:space="0" w:color="auto"/>
                                    <w:right w:val="none" w:sz="0" w:space="0" w:color="auto"/>
                                  </w:divBdr>
                                  <w:divsChild>
                                    <w:div w:id="994912954">
                                      <w:marLeft w:val="0"/>
                                      <w:marRight w:val="0"/>
                                      <w:marTop w:val="0"/>
                                      <w:marBottom w:val="0"/>
                                      <w:divBdr>
                                        <w:top w:val="none" w:sz="0" w:space="0" w:color="auto"/>
                                        <w:left w:val="none" w:sz="0" w:space="0" w:color="auto"/>
                                        <w:bottom w:val="none" w:sz="0" w:space="0" w:color="auto"/>
                                        <w:right w:val="none" w:sz="0" w:space="0" w:color="auto"/>
                                      </w:divBdr>
                                      <w:divsChild>
                                        <w:div w:id="627197998">
                                          <w:marLeft w:val="0"/>
                                          <w:marRight w:val="0"/>
                                          <w:marTop w:val="0"/>
                                          <w:marBottom w:val="0"/>
                                          <w:divBdr>
                                            <w:top w:val="none" w:sz="0" w:space="0" w:color="auto"/>
                                            <w:left w:val="none" w:sz="0" w:space="0" w:color="auto"/>
                                            <w:bottom w:val="none" w:sz="0" w:space="0" w:color="auto"/>
                                            <w:right w:val="none" w:sz="0" w:space="0" w:color="auto"/>
                                          </w:divBdr>
                                          <w:divsChild>
                                            <w:div w:id="927881433">
                                              <w:marLeft w:val="0"/>
                                              <w:marRight w:val="0"/>
                                              <w:marTop w:val="0"/>
                                              <w:marBottom w:val="0"/>
                                              <w:divBdr>
                                                <w:top w:val="none" w:sz="0" w:space="0" w:color="auto"/>
                                                <w:left w:val="none" w:sz="0" w:space="0" w:color="auto"/>
                                                <w:bottom w:val="none" w:sz="0" w:space="0" w:color="auto"/>
                                                <w:right w:val="none" w:sz="0" w:space="0" w:color="auto"/>
                                              </w:divBdr>
                                              <w:divsChild>
                                                <w:div w:id="1479758498">
                                                  <w:marLeft w:val="0"/>
                                                  <w:marRight w:val="0"/>
                                                  <w:marTop w:val="0"/>
                                                  <w:marBottom w:val="0"/>
                                                  <w:divBdr>
                                                    <w:top w:val="none" w:sz="0" w:space="0" w:color="auto"/>
                                                    <w:left w:val="none" w:sz="0" w:space="0" w:color="auto"/>
                                                    <w:bottom w:val="none" w:sz="0" w:space="0" w:color="auto"/>
                                                    <w:right w:val="none" w:sz="0" w:space="0" w:color="auto"/>
                                                  </w:divBdr>
                                                  <w:divsChild>
                                                    <w:div w:id="67306845">
                                                      <w:marLeft w:val="0"/>
                                                      <w:marRight w:val="0"/>
                                                      <w:marTop w:val="0"/>
                                                      <w:marBottom w:val="0"/>
                                                      <w:divBdr>
                                                        <w:top w:val="none" w:sz="0" w:space="0" w:color="auto"/>
                                                        <w:left w:val="none" w:sz="0" w:space="0" w:color="auto"/>
                                                        <w:bottom w:val="none" w:sz="0" w:space="0" w:color="auto"/>
                                                        <w:right w:val="none" w:sz="0" w:space="0" w:color="auto"/>
                                                      </w:divBdr>
                                                      <w:divsChild>
                                                        <w:div w:id="442967046">
                                                          <w:marLeft w:val="0"/>
                                                          <w:marRight w:val="0"/>
                                                          <w:marTop w:val="0"/>
                                                          <w:marBottom w:val="0"/>
                                                          <w:divBdr>
                                                            <w:top w:val="none" w:sz="0" w:space="0" w:color="auto"/>
                                                            <w:left w:val="none" w:sz="0" w:space="0" w:color="auto"/>
                                                            <w:bottom w:val="none" w:sz="0" w:space="0" w:color="auto"/>
                                                            <w:right w:val="none" w:sz="0" w:space="0" w:color="auto"/>
                                                          </w:divBdr>
                                                          <w:divsChild>
                                                            <w:div w:id="2042898739">
                                                              <w:marLeft w:val="0"/>
                                                              <w:marRight w:val="0"/>
                                                              <w:marTop w:val="0"/>
                                                              <w:marBottom w:val="0"/>
                                                              <w:divBdr>
                                                                <w:top w:val="none" w:sz="0" w:space="0" w:color="auto"/>
                                                                <w:left w:val="none" w:sz="0" w:space="0" w:color="auto"/>
                                                                <w:bottom w:val="none" w:sz="0" w:space="0" w:color="auto"/>
                                                                <w:right w:val="none" w:sz="0" w:space="0" w:color="auto"/>
                                                              </w:divBdr>
                                                              <w:divsChild>
                                                                <w:div w:id="163782788">
                                                                  <w:marLeft w:val="0"/>
                                                                  <w:marRight w:val="0"/>
                                                                  <w:marTop w:val="0"/>
                                                                  <w:marBottom w:val="0"/>
                                                                  <w:divBdr>
                                                                    <w:top w:val="none" w:sz="0" w:space="0" w:color="auto"/>
                                                                    <w:left w:val="none" w:sz="0" w:space="0" w:color="auto"/>
                                                                    <w:bottom w:val="none" w:sz="0" w:space="0" w:color="auto"/>
                                                                    <w:right w:val="none" w:sz="0" w:space="0" w:color="auto"/>
                                                                  </w:divBdr>
                                                                  <w:divsChild>
                                                                    <w:div w:id="53014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33143854">
      <w:bodyDiv w:val="1"/>
      <w:marLeft w:val="0"/>
      <w:marRight w:val="0"/>
      <w:marTop w:val="0"/>
      <w:marBottom w:val="0"/>
      <w:divBdr>
        <w:top w:val="none" w:sz="0" w:space="0" w:color="auto"/>
        <w:left w:val="none" w:sz="0" w:space="0" w:color="auto"/>
        <w:bottom w:val="none" w:sz="0" w:space="0" w:color="auto"/>
        <w:right w:val="none" w:sz="0" w:space="0" w:color="auto"/>
      </w:divBdr>
      <w:divsChild>
        <w:div w:id="1896430270">
          <w:marLeft w:val="0"/>
          <w:marRight w:val="0"/>
          <w:marTop w:val="0"/>
          <w:marBottom w:val="0"/>
          <w:divBdr>
            <w:top w:val="none" w:sz="0" w:space="0" w:color="auto"/>
            <w:left w:val="none" w:sz="0" w:space="0" w:color="auto"/>
            <w:bottom w:val="none" w:sz="0" w:space="0" w:color="auto"/>
            <w:right w:val="none" w:sz="0" w:space="0" w:color="auto"/>
          </w:divBdr>
          <w:divsChild>
            <w:div w:id="27541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42760">
      <w:bodyDiv w:val="1"/>
      <w:marLeft w:val="0"/>
      <w:marRight w:val="0"/>
      <w:marTop w:val="0"/>
      <w:marBottom w:val="0"/>
      <w:divBdr>
        <w:top w:val="none" w:sz="0" w:space="0" w:color="auto"/>
        <w:left w:val="none" w:sz="0" w:space="0" w:color="auto"/>
        <w:bottom w:val="none" w:sz="0" w:space="0" w:color="auto"/>
        <w:right w:val="none" w:sz="0" w:space="0" w:color="auto"/>
      </w:divBdr>
      <w:divsChild>
        <w:div w:id="1799298749">
          <w:marLeft w:val="0"/>
          <w:marRight w:val="0"/>
          <w:marTop w:val="0"/>
          <w:marBottom w:val="0"/>
          <w:divBdr>
            <w:top w:val="none" w:sz="0" w:space="0" w:color="auto"/>
            <w:left w:val="none" w:sz="0" w:space="0" w:color="auto"/>
            <w:bottom w:val="none" w:sz="0" w:space="0" w:color="auto"/>
            <w:right w:val="none" w:sz="0" w:space="0" w:color="auto"/>
          </w:divBdr>
        </w:div>
        <w:div w:id="998310292">
          <w:marLeft w:val="0"/>
          <w:marRight w:val="0"/>
          <w:marTop w:val="0"/>
          <w:marBottom w:val="0"/>
          <w:divBdr>
            <w:top w:val="none" w:sz="0" w:space="0" w:color="auto"/>
            <w:left w:val="none" w:sz="0" w:space="0" w:color="auto"/>
            <w:bottom w:val="none" w:sz="0" w:space="0" w:color="auto"/>
            <w:right w:val="none" w:sz="0" w:space="0" w:color="auto"/>
          </w:divBdr>
        </w:div>
      </w:divsChild>
    </w:div>
    <w:div w:id="360978950">
      <w:bodyDiv w:val="1"/>
      <w:marLeft w:val="0"/>
      <w:marRight w:val="0"/>
      <w:marTop w:val="0"/>
      <w:marBottom w:val="0"/>
      <w:divBdr>
        <w:top w:val="none" w:sz="0" w:space="0" w:color="auto"/>
        <w:left w:val="none" w:sz="0" w:space="0" w:color="auto"/>
        <w:bottom w:val="none" w:sz="0" w:space="0" w:color="auto"/>
        <w:right w:val="none" w:sz="0" w:space="0" w:color="auto"/>
      </w:divBdr>
    </w:div>
    <w:div w:id="408619202">
      <w:bodyDiv w:val="1"/>
      <w:marLeft w:val="0"/>
      <w:marRight w:val="0"/>
      <w:marTop w:val="0"/>
      <w:marBottom w:val="0"/>
      <w:divBdr>
        <w:top w:val="none" w:sz="0" w:space="0" w:color="auto"/>
        <w:left w:val="none" w:sz="0" w:space="0" w:color="auto"/>
        <w:bottom w:val="none" w:sz="0" w:space="0" w:color="auto"/>
        <w:right w:val="none" w:sz="0" w:space="0" w:color="auto"/>
      </w:divBdr>
      <w:divsChild>
        <w:div w:id="538586589">
          <w:marLeft w:val="0"/>
          <w:marRight w:val="0"/>
          <w:marTop w:val="0"/>
          <w:marBottom w:val="0"/>
          <w:divBdr>
            <w:top w:val="none" w:sz="0" w:space="0" w:color="auto"/>
            <w:left w:val="none" w:sz="0" w:space="0" w:color="auto"/>
            <w:bottom w:val="none" w:sz="0" w:space="0" w:color="auto"/>
            <w:right w:val="none" w:sz="0" w:space="0" w:color="auto"/>
          </w:divBdr>
          <w:divsChild>
            <w:div w:id="612135094">
              <w:marLeft w:val="0"/>
              <w:marRight w:val="0"/>
              <w:marTop w:val="0"/>
              <w:marBottom w:val="0"/>
              <w:divBdr>
                <w:top w:val="none" w:sz="0" w:space="0" w:color="auto"/>
                <w:left w:val="none" w:sz="0" w:space="0" w:color="auto"/>
                <w:bottom w:val="none" w:sz="0" w:space="0" w:color="auto"/>
                <w:right w:val="none" w:sz="0" w:space="0" w:color="auto"/>
              </w:divBdr>
              <w:divsChild>
                <w:div w:id="2104455734">
                  <w:marLeft w:val="0"/>
                  <w:marRight w:val="0"/>
                  <w:marTop w:val="0"/>
                  <w:marBottom w:val="0"/>
                  <w:divBdr>
                    <w:top w:val="none" w:sz="0" w:space="0" w:color="auto"/>
                    <w:left w:val="none" w:sz="0" w:space="0" w:color="auto"/>
                    <w:bottom w:val="none" w:sz="0" w:space="0" w:color="auto"/>
                    <w:right w:val="none" w:sz="0" w:space="0" w:color="auto"/>
                  </w:divBdr>
                  <w:divsChild>
                    <w:div w:id="67383840">
                      <w:marLeft w:val="0"/>
                      <w:marRight w:val="0"/>
                      <w:marTop w:val="0"/>
                      <w:marBottom w:val="0"/>
                      <w:divBdr>
                        <w:top w:val="none" w:sz="0" w:space="0" w:color="auto"/>
                        <w:left w:val="none" w:sz="0" w:space="0" w:color="auto"/>
                        <w:bottom w:val="none" w:sz="0" w:space="0" w:color="auto"/>
                        <w:right w:val="none" w:sz="0" w:space="0" w:color="auto"/>
                      </w:divBdr>
                      <w:divsChild>
                        <w:div w:id="1827165113">
                          <w:marLeft w:val="0"/>
                          <w:marRight w:val="0"/>
                          <w:marTop w:val="0"/>
                          <w:marBottom w:val="0"/>
                          <w:divBdr>
                            <w:top w:val="none" w:sz="0" w:space="0" w:color="auto"/>
                            <w:left w:val="none" w:sz="0" w:space="0" w:color="auto"/>
                            <w:bottom w:val="none" w:sz="0" w:space="0" w:color="auto"/>
                            <w:right w:val="none" w:sz="0" w:space="0" w:color="auto"/>
                          </w:divBdr>
                          <w:divsChild>
                            <w:div w:id="1063068280">
                              <w:marLeft w:val="0"/>
                              <w:marRight w:val="0"/>
                              <w:marTop w:val="0"/>
                              <w:marBottom w:val="0"/>
                              <w:divBdr>
                                <w:top w:val="none" w:sz="0" w:space="0" w:color="auto"/>
                                <w:left w:val="none" w:sz="0" w:space="0" w:color="auto"/>
                                <w:bottom w:val="none" w:sz="0" w:space="0" w:color="auto"/>
                                <w:right w:val="none" w:sz="0" w:space="0" w:color="auto"/>
                              </w:divBdr>
                              <w:divsChild>
                                <w:div w:id="772360492">
                                  <w:marLeft w:val="0"/>
                                  <w:marRight w:val="0"/>
                                  <w:marTop w:val="0"/>
                                  <w:marBottom w:val="0"/>
                                  <w:divBdr>
                                    <w:top w:val="none" w:sz="0" w:space="0" w:color="auto"/>
                                    <w:left w:val="none" w:sz="0" w:space="0" w:color="auto"/>
                                    <w:bottom w:val="none" w:sz="0" w:space="0" w:color="auto"/>
                                    <w:right w:val="none" w:sz="0" w:space="0" w:color="auto"/>
                                  </w:divBdr>
                                  <w:divsChild>
                                    <w:div w:id="489713439">
                                      <w:marLeft w:val="0"/>
                                      <w:marRight w:val="0"/>
                                      <w:marTop w:val="0"/>
                                      <w:marBottom w:val="0"/>
                                      <w:divBdr>
                                        <w:top w:val="none" w:sz="0" w:space="0" w:color="auto"/>
                                        <w:left w:val="none" w:sz="0" w:space="0" w:color="auto"/>
                                        <w:bottom w:val="none" w:sz="0" w:space="0" w:color="auto"/>
                                        <w:right w:val="none" w:sz="0" w:space="0" w:color="auto"/>
                                      </w:divBdr>
                                      <w:divsChild>
                                        <w:div w:id="904150234">
                                          <w:marLeft w:val="0"/>
                                          <w:marRight w:val="0"/>
                                          <w:marTop w:val="0"/>
                                          <w:marBottom w:val="0"/>
                                          <w:divBdr>
                                            <w:top w:val="none" w:sz="0" w:space="0" w:color="auto"/>
                                            <w:left w:val="none" w:sz="0" w:space="0" w:color="auto"/>
                                            <w:bottom w:val="none" w:sz="0" w:space="0" w:color="auto"/>
                                            <w:right w:val="none" w:sz="0" w:space="0" w:color="auto"/>
                                          </w:divBdr>
                                          <w:divsChild>
                                            <w:div w:id="1729111794">
                                              <w:marLeft w:val="0"/>
                                              <w:marRight w:val="0"/>
                                              <w:marTop w:val="0"/>
                                              <w:marBottom w:val="0"/>
                                              <w:divBdr>
                                                <w:top w:val="none" w:sz="0" w:space="0" w:color="auto"/>
                                                <w:left w:val="none" w:sz="0" w:space="0" w:color="auto"/>
                                                <w:bottom w:val="none" w:sz="0" w:space="0" w:color="auto"/>
                                                <w:right w:val="none" w:sz="0" w:space="0" w:color="auto"/>
                                              </w:divBdr>
                                              <w:divsChild>
                                                <w:div w:id="44178710">
                                                  <w:marLeft w:val="0"/>
                                                  <w:marRight w:val="0"/>
                                                  <w:marTop w:val="0"/>
                                                  <w:marBottom w:val="0"/>
                                                  <w:divBdr>
                                                    <w:top w:val="none" w:sz="0" w:space="0" w:color="auto"/>
                                                    <w:left w:val="none" w:sz="0" w:space="0" w:color="auto"/>
                                                    <w:bottom w:val="none" w:sz="0" w:space="0" w:color="auto"/>
                                                    <w:right w:val="none" w:sz="0" w:space="0" w:color="auto"/>
                                                  </w:divBdr>
                                                  <w:divsChild>
                                                    <w:div w:id="694893182">
                                                      <w:marLeft w:val="0"/>
                                                      <w:marRight w:val="0"/>
                                                      <w:marTop w:val="0"/>
                                                      <w:marBottom w:val="0"/>
                                                      <w:divBdr>
                                                        <w:top w:val="none" w:sz="0" w:space="0" w:color="auto"/>
                                                        <w:left w:val="none" w:sz="0" w:space="0" w:color="auto"/>
                                                        <w:bottom w:val="none" w:sz="0" w:space="0" w:color="auto"/>
                                                        <w:right w:val="none" w:sz="0" w:space="0" w:color="auto"/>
                                                      </w:divBdr>
                                                      <w:divsChild>
                                                        <w:div w:id="1565216444">
                                                          <w:marLeft w:val="0"/>
                                                          <w:marRight w:val="0"/>
                                                          <w:marTop w:val="0"/>
                                                          <w:marBottom w:val="0"/>
                                                          <w:divBdr>
                                                            <w:top w:val="none" w:sz="0" w:space="0" w:color="auto"/>
                                                            <w:left w:val="none" w:sz="0" w:space="0" w:color="auto"/>
                                                            <w:bottom w:val="none" w:sz="0" w:space="0" w:color="auto"/>
                                                            <w:right w:val="none" w:sz="0" w:space="0" w:color="auto"/>
                                                          </w:divBdr>
                                                          <w:divsChild>
                                                            <w:div w:id="927887390">
                                                              <w:marLeft w:val="0"/>
                                                              <w:marRight w:val="0"/>
                                                              <w:marTop w:val="0"/>
                                                              <w:marBottom w:val="0"/>
                                                              <w:divBdr>
                                                                <w:top w:val="none" w:sz="0" w:space="0" w:color="auto"/>
                                                                <w:left w:val="none" w:sz="0" w:space="0" w:color="auto"/>
                                                                <w:bottom w:val="none" w:sz="0" w:space="0" w:color="auto"/>
                                                                <w:right w:val="none" w:sz="0" w:space="0" w:color="auto"/>
                                                              </w:divBdr>
                                                              <w:divsChild>
                                                                <w:div w:id="115579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7017680">
      <w:bodyDiv w:val="1"/>
      <w:marLeft w:val="0"/>
      <w:marRight w:val="0"/>
      <w:marTop w:val="0"/>
      <w:marBottom w:val="0"/>
      <w:divBdr>
        <w:top w:val="none" w:sz="0" w:space="0" w:color="auto"/>
        <w:left w:val="none" w:sz="0" w:space="0" w:color="auto"/>
        <w:bottom w:val="none" w:sz="0" w:space="0" w:color="auto"/>
        <w:right w:val="none" w:sz="0" w:space="0" w:color="auto"/>
      </w:divBdr>
    </w:div>
    <w:div w:id="440030381">
      <w:bodyDiv w:val="1"/>
      <w:marLeft w:val="0"/>
      <w:marRight w:val="0"/>
      <w:marTop w:val="0"/>
      <w:marBottom w:val="0"/>
      <w:divBdr>
        <w:top w:val="none" w:sz="0" w:space="0" w:color="auto"/>
        <w:left w:val="none" w:sz="0" w:space="0" w:color="auto"/>
        <w:bottom w:val="none" w:sz="0" w:space="0" w:color="auto"/>
        <w:right w:val="none" w:sz="0" w:space="0" w:color="auto"/>
      </w:divBdr>
    </w:div>
    <w:div w:id="601956267">
      <w:bodyDiv w:val="1"/>
      <w:marLeft w:val="0"/>
      <w:marRight w:val="0"/>
      <w:marTop w:val="0"/>
      <w:marBottom w:val="0"/>
      <w:divBdr>
        <w:top w:val="none" w:sz="0" w:space="0" w:color="auto"/>
        <w:left w:val="none" w:sz="0" w:space="0" w:color="auto"/>
        <w:bottom w:val="none" w:sz="0" w:space="0" w:color="auto"/>
        <w:right w:val="none" w:sz="0" w:space="0" w:color="auto"/>
      </w:divBdr>
      <w:divsChild>
        <w:div w:id="17200074">
          <w:marLeft w:val="0"/>
          <w:marRight w:val="0"/>
          <w:marTop w:val="0"/>
          <w:marBottom w:val="0"/>
          <w:divBdr>
            <w:top w:val="none" w:sz="0" w:space="0" w:color="auto"/>
            <w:left w:val="none" w:sz="0" w:space="0" w:color="auto"/>
            <w:bottom w:val="none" w:sz="0" w:space="0" w:color="auto"/>
            <w:right w:val="none" w:sz="0" w:space="0" w:color="auto"/>
          </w:divBdr>
        </w:div>
        <w:div w:id="127093527">
          <w:marLeft w:val="0"/>
          <w:marRight w:val="0"/>
          <w:marTop w:val="0"/>
          <w:marBottom w:val="0"/>
          <w:divBdr>
            <w:top w:val="none" w:sz="0" w:space="0" w:color="auto"/>
            <w:left w:val="none" w:sz="0" w:space="0" w:color="auto"/>
            <w:bottom w:val="none" w:sz="0" w:space="0" w:color="auto"/>
            <w:right w:val="none" w:sz="0" w:space="0" w:color="auto"/>
          </w:divBdr>
        </w:div>
        <w:div w:id="233128335">
          <w:marLeft w:val="0"/>
          <w:marRight w:val="0"/>
          <w:marTop w:val="0"/>
          <w:marBottom w:val="0"/>
          <w:divBdr>
            <w:top w:val="none" w:sz="0" w:space="0" w:color="auto"/>
            <w:left w:val="none" w:sz="0" w:space="0" w:color="auto"/>
            <w:bottom w:val="none" w:sz="0" w:space="0" w:color="auto"/>
            <w:right w:val="none" w:sz="0" w:space="0" w:color="auto"/>
          </w:divBdr>
        </w:div>
        <w:div w:id="269435556">
          <w:marLeft w:val="0"/>
          <w:marRight w:val="0"/>
          <w:marTop w:val="0"/>
          <w:marBottom w:val="0"/>
          <w:divBdr>
            <w:top w:val="none" w:sz="0" w:space="0" w:color="auto"/>
            <w:left w:val="none" w:sz="0" w:space="0" w:color="auto"/>
            <w:bottom w:val="none" w:sz="0" w:space="0" w:color="auto"/>
            <w:right w:val="none" w:sz="0" w:space="0" w:color="auto"/>
          </w:divBdr>
        </w:div>
        <w:div w:id="322128057">
          <w:marLeft w:val="0"/>
          <w:marRight w:val="0"/>
          <w:marTop w:val="0"/>
          <w:marBottom w:val="0"/>
          <w:divBdr>
            <w:top w:val="none" w:sz="0" w:space="0" w:color="auto"/>
            <w:left w:val="none" w:sz="0" w:space="0" w:color="auto"/>
            <w:bottom w:val="none" w:sz="0" w:space="0" w:color="auto"/>
            <w:right w:val="none" w:sz="0" w:space="0" w:color="auto"/>
          </w:divBdr>
        </w:div>
        <w:div w:id="448160197">
          <w:marLeft w:val="0"/>
          <w:marRight w:val="0"/>
          <w:marTop w:val="0"/>
          <w:marBottom w:val="0"/>
          <w:divBdr>
            <w:top w:val="none" w:sz="0" w:space="0" w:color="auto"/>
            <w:left w:val="none" w:sz="0" w:space="0" w:color="auto"/>
            <w:bottom w:val="none" w:sz="0" w:space="0" w:color="auto"/>
            <w:right w:val="none" w:sz="0" w:space="0" w:color="auto"/>
          </w:divBdr>
        </w:div>
        <w:div w:id="660734487">
          <w:marLeft w:val="0"/>
          <w:marRight w:val="0"/>
          <w:marTop w:val="0"/>
          <w:marBottom w:val="0"/>
          <w:divBdr>
            <w:top w:val="none" w:sz="0" w:space="0" w:color="auto"/>
            <w:left w:val="none" w:sz="0" w:space="0" w:color="auto"/>
            <w:bottom w:val="none" w:sz="0" w:space="0" w:color="auto"/>
            <w:right w:val="none" w:sz="0" w:space="0" w:color="auto"/>
          </w:divBdr>
          <w:divsChild>
            <w:div w:id="1821846739">
              <w:marLeft w:val="-75"/>
              <w:marRight w:val="0"/>
              <w:marTop w:val="30"/>
              <w:marBottom w:val="30"/>
              <w:divBdr>
                <w:top w:val="none" w:sz="0" w:space="0" w:color="auto"/>
                <w:left w:val="none" w:sz="0" w:space="0" w:color="auto"/>
                <w:bottom w:val="none" w:sz="0" w:space="0" w:color="auto"/>
                <w:right w:val="none" w:sz="0" w:space="0" w:color="auto"/>
              </w:divBdr>
              <w:divsChild>
                <w:div w:id="107772873">
                  <w:marLeft w:val="0"/>
                  <w:marRight w:val="0"/>
                  <w:marTop w:val="0"/>
                  <w:marBottom w:val="0"/>
                  <w:divBdr>
                    <w:top w:val="none" w:sz="0" w:space="0" w:color="auto"/>
                    <w:left w:val="none" w:sz="0" w:space="0" w:color="auto"/>
                    <w:bottom w:val="none" w:sz="0" w:space="0" w:color="auto"/>
                    <w:right w:val="none" w:sz="0" w:space="0" w:color="auto"/>
                  </w:divBdr>
                  <w:divsChild>
                    <w:div w:id="945381469">
                      <w:marLeft w:val="0"/>
                      <w:marRight w:val="0"/>
                      <w:marTop w:val="0"/>
                      <w:marBottom w:val="0"/>
                      <w:divBdr>
                        <w:top w:val="none" w:sz="0" w:space="0" w:color="auto"/>
                        <w:left w:val="none" w:sz="0" w:space="0" w:color="auto"/>
                        <w:bottom w:val="none" w:sz="0" w:space="0" w:color="auto"/>
                        <w:right w:val="none" w:sz="0" w:space="0" w:color="auto"/>
                      </w:divBdr>
                    </w:div>
                  </w:divsChild>
                </w:div>
                <w:div w:id="202447135">
                  <w:marLeft w:val="0"/>
                  <w:marRight w:val="0"/>
                  <w:marTop w:val="0"/>
                  <w:marBottom w:val="0"/>
                  <w:divBdr>
                    <w:top w:val="none" w:sz="0" w:space="0" w:color="auto"/>
                    <w:left w:val="none" w:sz="0" w:space="0" w:color="auto"/>
                    <w:bottom w:val="none" w:sz="0" w:space="0" w:color="auto"/>
                    <w:right w:val="none" w:sz="0" w:space="0" w:color="auto"/>
                  </w:divBdr>
                  <w:divsChild>
                    <w:div w:id="1950774654">
                      <w:marLeft w:val="0"/>
                      <w:marRight w:val="0"/>
                      <w:marTop w:val="0"/>
                      <w:marBottom w:val="0"/>
                      <w:divBdr>
                        <w:top w:val="none" w:sz="0" w:space="0" w:color="auto"/>
                        <w:left w:val="none" w:sz="0" w:space="0" w:color="auto"/>
                        <w:bottom w:val="none" w:sz="0" w:space="0" w:color="auto"/>
                        <w:right w:val="none" w:sz="0" w:space="0" w:color="auto"/>
                      </w:divBdr>
                    </w:div>
                  </w:divsChild>
                </w:div>
                <w:div w:id="534269591">
                  <w:marLeft w:val="0"/>
                  <w:marRight w:val="0"/>
                  <w:marTop w:val="0"/>
                  <w:marBottom w:val="0"/>
                  <w:divBdr>
                    <w:top w:val="none" w:sz="0" w:space="0" w:color="auto"/>
                    <w:left w:val="none" w:sz="0" w:space="0" w:color="auto"/>
                    <w:bottom w:val="none" w:sz="0" w:space="0" w:color="auto"/>
                    <w:right w:val="none" w:sz="0" w:space="0" w:color="auto"/>
                  </w:divBdr>
                  <w:divsChild>
                    <w:div w:id="932320498">
                      <w:marLeft w:val="0"/>
                      <w:marRight w:val="0"/>
                      <w:marTop w:val="0"/>
                      <w:marBottom w:val="0"/>
                      <w:divBdr>
                        <w:top w:val="none" w:sz="0" w:space="0" w:color="auto"/>
                        <w:left w:val="none" w:sz="0" w:space="0" w:color="auto"/>
                        <w:bottom w:val="none" w:sz="0" w:space="0" w:color="auto"/>
                        <w:right w:val="none" w:sz="0" w:space="0" w:color="auto"/>
                      </w:divBdr>
                    </w:div>
                  </w:divsChild>
                </w:div>
                <w:div w:id="607277685">
                  <w:marLeft w:val="0"/>
                  <w:marRight w:val="0"/>
                  <w:marTop w:val="0"/>
                  <w:marBottom w:val="0"/>
                  <w:divBdr>
                    <w:top w:val="none" w:sz="0" w:space="0" w:color="auto"/>
                    <w:left w:val="none" w:sz="0" w:space="0" w:color="auto"/>
                    <w:bottom w:val="none" w:sz="0" w:space="0" w:color="auto"/>
                    <w:right w:val="none" w:sz="0" w:space="0" w:color="auto"/>
                  </w:divBdr>
                  <w:divsChild>
                    <w:div w:id="76288472">
                      <w:marLeft w:val="0"/>
                      <w:marRight w:val="0"/>
                      <w:marTop w:val="0"/>
                      <w:marBottom w:val="0"/>
                      <w:divBdr>
                        <w:top w:val="none" w:sz="0" w:space="0" w:color="auto"/>
                        <w:left w:val="none" w:sz="0" w:space="0" w:color="auto"/>
                        <w:bottom w:val="none" w:sz="0" w:space="0" w:color="auto"/>
                        <w:right w:val="none" w:sz="0" w:space="0" w:color="auto"/>
                      </w:divBdr>
                    </w:div>
                  </w:divsChild>
                </w:div>
                <w:div w:id="703335420">
                  <w:marLeft w:val="0"/>
                  <w:marRight w:val="0"/>
                  <w:marTop w:val="0"/>
                  <w:marBottom w:val="0"/>
                  <w:divBdr>
                    <w:top w:val="none" w:sz="0" w:space="0" w:color="auto"/>
                    <w:left w:val="none" w:sz="0" w:space="0" w:color="auto"/>
                    <w:bottom w:val="none" w:sz="0" w:space="0" w:color="auto"/>
                    <w:right w:val="none" w:sz="0" w:space="0" w:color="auto"/>
                  </w:divBdr>
                  <w:divsChild>
                    <w:div w:id="2017875585">
                      <w:marLeft w:val="0"/>
                      <w:marRight w:val="0"/>
                      <w:marTop w:val="0"/>
                      <w:marBottom w:val="0"/>
                      <w:divBdr>
                        <w:top w:val="none" w:sz="0" w:space="0" w:color="auto"/>
                        <w:left w:val="none" w:sz="0" w:space="0" w:color="auto"/>
                        <w:bottom w:val="none" w:sz="0" w:space="0" w:color="auto"/>
                        <w:right w:val="none" w:sz="0" w:space="0" w:color="auto"/>
                      </w:divBdr>
                    </w:div>
                  </w:divsChild>
                </w:div>
                <w:div w:id="726756265">
                  <w:marLeft w:val="0"/>
                  <w:marRight w:val="0"/>
                  <w:marTop w:val="0"/>
                  <w:marBottom w:val="0"/>
                  <w:divBdr>
                    <w:top w:val="none" w:sz="0" w:space="0" w:color="auto"/>
                    <w:left w:val="none" w:sz="0" w:space="0" w:color="auto"/>
                    <w:bottom w:val="none" w:sz="0" w:space="0" w:color="auto"/>
                    <w:right w:val="none" w:sz="0" w:space="0" w:color="auto"/>
                  </w:divBdr>
                  <w:divsChild>
                    <w:div w:id="528884049">
                      <w:marLeft w:val="0"/>
                      <w:marRight w:val="0"/>
                      <w:marTop w:val="0"/>
                      <w:marBottom w:val="0"/>
                      <w:divBdr>
                        <w:top w:val="none" w:sz="0" w:space="0" w:color="auto"/>
                        <w:left w:val="none" w:sz="0" w:space="0" w:color="auto"/>
                        <w:bottom w:val="none" w:sz="0" w:space="0" w:color="auto"/>
                        <w:right w:val="none" w:sz="0" w:space="0" w:color="auto"/>
                      </w:divBdr>
                    </w:div>
                  </w:divsChild>
                </w:div>
                <w:div w:id="749735178">
                  <w:marLeft w:val="0"/>
                  <w:marRight w:val="0"/>
                  <w:marTop w:val="0"/>
                  <w:marBottom w:val="0"/>
                  <w:divBdr>
                    <w:top w:val="none" w:sz="0" w:space="0" w:color="auto"/>
                    <w:left w:val="none" w:sz="0" w:space="0" w:color="auto"/>
                    <w:bottom w:val="none" w:sz="0" w:space="0" w:color="auto"/>
                    <w:right w:val="none" w:sz="0" w:space="0" w:color="auto"/>
                  </w:divBdr>
                  <w:divsChild>
                    <w:div w:id="1205488473">
                      <w:marLeft w:val="0"/>
                      <w:marRight w:val="0"/>
                      <w:marTop w:val="0"/>
                      <w:marBottom w:val="0"/>
                      <w:divBdr>
                        <w:top w:val="none" w:sz="0" w:space="0" w:color="auto"/>
                        <w:left w:val="none" w:sz="0" w:space="0" w:color="auto"/>
                        <w:bottom w:val="none" w:sz="0" w:space="0" w:color="auto"/>
                        <w:right w:val="none" w:sz="0" w:space="0" w:color="auto"/>
                      </w:divBdr>
                    </w:div>
                  </w:divsChild>
                </w:div>
                <w:div w:id="848839101">
                  <w:marLeft w:val="0"/>
                  <w:marRight w:val="0"/>
                  <w:marTop w:val="0"/>
                  <w:marBottom w:val="0"/>
                  <w:divBdr>
                    <w:top w:val="none" w:sz="0" w:space="0" w:color="auto"/>
                    <w:left w:val="none" w:sz="0" w:space="0" w:color="auto"/>
                    <w:bottom w:val="none" w:sz="0" w:space="0" w:color="auto"/>
                    <w:right w:val="none" w:sz="0" w:space="0" w:color="auto"/>
                  </w:divBdr>
                  <w:divsChild>
                    <w:div w:id="1487431472">
                      <w:marLeft w:val="0"/>
                      <w:marRight w:val="0"/>
                      <w:marTop w:val="0"/>
                      <w:marBottom w:val="0"/>
                      <w:divBdr>
                        <w:top w:val="none" w:sz="0" w:space="0" w:color="auto"/>
                        <w:left w:val="none" w:sz="0" w:space="0" w:color="auto"/>
                        <w:bottom w:val="none" w:sz="0" w:space="0" w:color="auto"/>
                        <w:right w:val="none" w:sz="0" w:space="0" w:color="auto"/>
                      </w:divBdr>
                    </w:div>
                  </w:divsChild>
                </w:div>
                <w:div w:id="958729809">
                  <w:marLeft w:val="0"/>
                  <w:marRight w:val="0"/>
                  <w:marTop w:val="0"/>
                  <w:marBottom w:val="0"/>
                  <w:divBdr>
                    <w:top w:val="none" w:sz="0" w:space="0" w:color="auto"/>
                    <w:left w:val="none" w:sz="0" w:space="0" w:color="auto"/>
                    <w:bottom w:val="none" w:sz="0" w:space="0" w:color="auto"/>
                    <w:right w:val="none" w:sz="0" w:space="0" w:color="auto"/>
                  </w:divBdr>
                  <w:divsChild>
                    <w:div w:id="297298659">
                      <w:marLeft w:val="0"/>
                      <w:marRight w:val="0"/>
                      <w:marTop w:val="0"/>
                      <w:marBottom w:val="0"/>
                      <w:divBdr>
                        <w:top w:val="none" w:sz="0" w:space="0" w:color="auto"/>
                        <w:left w:val="none" w:sz="0" w:space="0" w:color="auto"/>
                        <w:bottom w:val="none" w:sz="0" w:space="0" w:color="auto"/>
                        <w:right w:val="none" w:sz="0" w:space="0" w:color="auto"/>
                      </w:divBdr>
                    </w:div>
                  </w:divsChild>
                </w:div>
                <w:div w:id="1038121635">
                  <w:marLeft w:val="0"/>
                  <w:marRight w:val="0"/>
                  <w:marTop w:val="0"/>
                  <w:marBottom w:val="0"/>
                  <w:divBdr>
                    <w:top w:val="none" w:sz="0" w:space="0" w:color="auto"/>
                    <w:left w:val="none" w:sz="0" w:space="0" w:color="auto"/>
                    <w:bottom w:val="none" w:sz="0" w:space="0" w:color="auto"/>
                    <w:right w:val="none" w:sz="0" w:space="0" w:color="auto"/>
                  </w:divBdr>
                  <w:divsChild>
                    <w:div w:id="1413546873">
                      <w:marLeft w:val="0"/>
                      <w:marRight w:val="0"/>
                      <w:marTop w:val="0"/>
                      <w:marBottom w:val="0"/>
                      <w:divBdr>
                        <w:top w:val="none" w:sz="0" w:space="0" w:color="auto"/>
                        <w:left w:val="none" w:sz="0" w:space="0" w:color="auto"/>
                        <w:bottom w:val="none" w:sz="0" w:space="0" w:color="auto"/>
                        <w:right w:val="none" w:sz="0" w:space="0" w:color="auto"/>
                      </w:divBdr>
                    </w:div>
                  </w:divsChild>
                </w:div>
                <w:div w:id="1124271689">
                  <w:marLeft w:val="0"/>
                  <w:marRight w:val="0"/>
                  <w:marTop w:val="0"/>
                  <w:marBottom w:val="0"/>
                  <w:divBdr>
                    <w:top w:val="none" w:sz="0" w:space="0" w:color="auto"/>
                    <w:left w:val="none" w:sz="0" w:space="0" w:color="auto"/>
                    <w:bottom w:val="none" w:sz="0" w:space="0" w:color="auto"/>
                    <w:right w:val="none" w:sz="0" w:space="0" w:color="auto"/>
                  </w:divBdr>
                  <w:divsChild>
                    <w:div w:id="163277773">
                      <w:marLeft w:val="0"/>
                      <w:marRight w:val="0"/>
                      <w:marTop w:val="0"/>
                      <w:marBottom w:val="0"/>
                      <w:divBdr>
                        <w:top w:val="none" w:sz="0" w:space="0" w:color="auto"/>
                        <w:left w:val="none" w:sz="0" w:space="0" w:color="auto"/>
                        <w:bottom w:val="none" w:sz="0" w:space="0" w:color="auto"/>
                        <w:right w:val="none" w:sz="0" w:space="0" w:color="auto"/>
                      </w:divBdr>
                    </w:div>
                  </w:divsChild>
                </w:div>
                <w:div w:id="1315380593">
                  <w:marLeft w:val="0"/>
                  <w:marRight w:val="0"/>
                  <w:marTop w:val="0"/>
                  <w:marBottom w:val="0"/>
                  <w:divBdr>
                    <w:top w:val="none" w:sz="0" w:space="0" w:color="auto"/>
                    <w:left w:val="none" w:sz="0" w:space="0" w:color="auto"/>
                    <w:bottom w:val="none" w:sz="0" w:space="0" w:color="auto"/>
                    <w:right w:val="none" w:sz="0" w:space="0" w:color="auto"/>
                  </w:divBdr>
                  <w:divsChild>
                    <w:div w:id="1035083580">
                      <w:marLeft w:val="0"/>
                      <w:marRight w:val="0"/>
                      <w:marTop w:val="0"/>
                      <w:marBottom w:val="0"/>
                      <w:divBdr>
                        <w:top w:val="none" w:sz="0" w:space="0" w:color="auto"/>
                        <w:left w:val="none" w:sz="0" w:space="0" w:color="auto"/>
                        <w:bottom w:val="none" w:sz="0" w:space="0" w:color="auto"/>
                        <w:right w:val="none" w:sz="0" w:space="0" w:color="auto"/>
                      </w:divBdr>
                    </w:div>
                  </w:divsChild>
                </w:div>
                <w:div w:id="1668481828">
                  <w:marLeft w:val="0"/>
                  <w:marRight w:val="0"/>
                  <w:marTop w:val="0"/>
                  <w:marBottom w:val="0"/>
                  <w:divBdr>
                    <w:top w:val="none" w:sz="0" w:space="0" w:color="auto"/>
                    <w:left w:val="none" w:sz="0" w:space="0" w:color="auto"/>
                    <w:bottom w:val="none" w:sz="0" w:space="0" w:color="auto"/>
                    <w:right w:val="none" w:sz="0" w:space="0" w:color="auto"/>
                  </w:divBdr>
                  <w:divsChild>
                    <w:div w:id="182519127">
                      <w:marLeft w:val="0"/>
                      <w:marRight w:val="0"/>
                      <w:marTop w:val="0"/>
                      <w:marBottom w:val="0"/>
                      <w:divBdr>
                        <w:top w:val="none" w:sz="0" w:space="0" w:color="auto"/>
                        <w:left w:val="none" w:sz="0" w:space="0" w:color="auto"/>
                        <w:bottom w:val="none" w:sz="0" w:space="0" w:color="auto"/>
                        <w:right w:val="none" w:sz="0" w:space="0" w:color="auto"/>
                      </w:divBdr>
                    </w:div>
                  </w:divsChild>
                </w:div>
                <w:div w:id="2037153622">
                  <w:marLeft w:val="0"/>
                  <w:marRight w:val="0"/>
                  <w:marTop w:val="0"/>
                  <w:marBottom w:val="0"/>
                  <w:divBdr>
                    <w:top w:val="none" w:sz="0" w:space="0" w:color="auto"/>
                    <w:left w:val="none" w:sz="0" w:space="0" w:color="auto"/>
                    <w:bottom w:val="none" w:sz="0" w:space="0" w:color="auto"/>
                    <w:right w:val="none" w:sz="0" w:space="0" w:color="auto"/>
                  </w:divBdr>
                  <w:divsChild>
                    <w:div w:id="1972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50127">
          <w:marLeft w:val="0"/>
          <w:marRight w:val="0"/>
          <w:marTop w:val="0"/>
          <w:marBottom w:val="0"/>
          <w:divBdr>
            <w:top w:val="none" w:sz="0" w:space="0" w:color="auto"/>
            <w:left w:val="none" w:sz="0" w:space="0" w:color="auto"/>
            <w:bottom w:val="none" w:sz="0" w:space="0" w:color="auto"/>
            <w:right w:val="none" w:sz="0" w:space="0" w:color="auto"/>
          </w:divBdr>
          <w:divsChild>
            <w:div w:id="1423799872">
              <w:marLeft w:val="-75"/>
              <w:marRight w:val="0"/>
              <w:marTop w:val="30"/>
              <w:marBottom w:val="30"/>
              <w:divBdr>
                <w:top w:val="none" w:sz="0" w:space="0" w:color="auto"/>
                <w:left w:val="none" w:sz="0" w:space="0" w:color="auto"/>
                <w:bottom w:val="none" w:sz="0" w:space="0" w:color="auto"/>
                <w:right w:val="none" w:sz="0" w:space="0" w:color="auto"/>
              </w:divBdr>
              <w:divsChild>
                <w:div w:id="362370104">
                  <w:marLeft w:val="0"/>
                  <w:marRight w:val="0"/>
                  <w:marTop w:val="0"/>
                  <w:marBottom w:val="0"/>
                  <w:divBdr>
                    <w:top w:val="none" w:sz="0" w:space="0" w:color="auto"/>
                    <w:left w:val="none" w:sz="0" w:space="0" w:color="auto"/>
                    <w:bottom w:val="none" w:sz="0" w:space="0" w:color="auto"/>
                    <w:right w:val="none" w:sz="0" w:space="0" w:color="auto"/>
                  </w:divBdr>
                  <w:divsChild>
                    <w:div w:id="1862160497">
                      <w:marLeft w:val="0"/>
                      <w:marRight w:val="0"/>
                      <w:marTop w:val="0"/>
                      <w:marBottom w:val="0"/>
                      <w:divBdr>
                        <w:top w:val="none" w:sz="0" w:space="0" w:color="auto"/>
                        <w:left w:val="none" w:sz="0" w:space="0" w:color="auto"/>
                        <w:bottom w:val="none" w:sz="0" w:space="0" w:color="auto"/>
                        <w:right w:val="none" w:sz="0" w:space="0" w:color="auto"/>
                      </w:divBdr>
                    </w:div>
                  </w:divsChild>
                </w:div>
                <w:div w:id="639307360">
                  <w:marLeft w:val="0"/>
                  <w:marRight w:val="0"/>
                  <w:marTop w:val="0"/>
                  <w:marBottom w:val="0"/>
                  <w:divBdr>
                    <w:top w:val="none" w:sz="0" w:space="0" w:color="auto"/>
                    <w:left w:val="none" w:sz="0" w:space="0" w:color="auto"/>
                    <w:bottom w:val="none" w:sz="0" w:space="0" w:color="auto"/>
                    <w:right w:val="none" w:sz="0" w:space="0" w:color="auto"/>
                  </w:divBdr>
                  <w:divsChild>
                    <w:div w:id="391269115">
                      <w:marLeft w:val="0"/>
                      <w:marRight w:val="0"/>
                      <w:marTop w:val="0"/>
                      <w:marBottom w:val="0"/>
                      <w:divBdr>
                        <w:top w:val="none" w:sz="0" w:space="0" w:color="auto"/>
                        <w:left w:val="none" w:sz="0" w:space="0" w:color="auto"/>
                        <w:bottom w:val="none" w:sz="0" w:space="0" w:color="auto"/>
                        <w:right w:val="none" w:sz="0" w:space="0" w:color="auto"/>
                      </w:divBdr>
                    </w:div>
                  </w:divsChild>
                </w:div>
                <w:div w:id="748311821">
                  <w:marLeft w:val="0"/>
                  <w:marRight w:val="0"/>
                  <w:marTop w:val="0"/>
                  <w:marBottom w:val="0"/>
                  <w:divBdr>
                    <w:top w:val="none" w:sz="0" w:space="0" w:color="auto"/>
                    <w:left w:val="none" w:sz="0" w:space="0" w:color="auto"/>
                    <w:bottom w:val="none" w:sz="0" w:space="0" w:color="auto"/>
                    <w:right w:val="none" w:sz="0" w:space="0" w:color="auto"/>
                  </w:divBdr>
                  <w:divsChild>
                    <w:div w:id="2105372971">
                      <w:marLeft w:val="0"/>
                      <w:marRight w:val="0"/>
                      <w:marTop w:val="0"/>
                      <w:marBottom w:val="0"/>
                      <w:divBdr>
                        <w:top w:val="none" w:sz="0" w:space="0" w:color="auto"/>
                        <w:left w:val="none" w:sz="0" w:space="0" w:color="auto"/>
                        <w:bottom w:val="none" w:sz="0" w:space="0" w:color="auto"/>
                        <w:right w:val="none" w:sz="0" w:space="0" w:color="auto"/>
                      </w:divBdr>
                    </w:div>
                  </w:divsChild>
                </w:div>
                <w:div w:id="1025329293">
                  <w:marLeft w:val="0"/>
                  <w:marRight w:val="0"/>
                  <w:marTop w:val="0"/>
                  <w:marBottom w:val="0"/>
                  <w:divBdr>
                    <w:top w:val="none" w:sz="0" w:space="0" w:color="auto"/>
                    <w:left w:val="none" w:sz="0" w:space="0" w:color="auto"/>
                    <w:bottom w:val="none" w:sz="0" w:space="0" w:color="auto"/>
                    <w:right w:val="none" w:sz="0" w:space="0" w:color="auto"/>
                  </w:divBdr>
                  <w:divsChild>
                    <w:div w:id="1137333546">
                      <w:marLeft w:val="0"/>
                      <w:marRight w:val="0"/>
                      <w:marTop w:val="0"/>
                      <w:marBottom w:val="0"/>
                      <w:divBdr>
                        <w:top w:val="none" w:sz="0" w:space="0" w:color="auto"/>
                        <w:left w:val="none" w:sz="0" w:space="0" w:color="auto"/>
                        <w:bottom w:val="none" w:sz="0" w:space="0" w:color="auto"/>
                        <w:right w:val="none" w:sz="0" w:space="0" w:color="auto"/>
                      </w:divBdr>
                    </w:div>
                  </w:divsChild>
                </w:div>
                <w:div w:id="1269895654">
                  <w:marLeft w:val="0"/>
                  <w:marRight w:val="0"/>
                  <w:marTop w:val="0"/>
                  <w:marBottom w:val="0"/>
                  <w:divBdr>
                    <w:top w:val="none" w:sz="0" w:space="0" w:color="auto"/>
                    <w:left w:val="none" w:sz="0" w:space="0" w:color="auto"/>
                    <w:bottom w:val="none" w:sz="0" w:space="0" w:color="auto"/>
                    <w:right w:val="none" w:sz="0" w:space="0" w:color="auto"/>
                  </w:divBdr>
                  <w:divsChild>
                    <w:div w:id="1889146673">
                      <w:marLeft w:val="0"/>
                      <w:marRight w:val="0"/>
                      <w:marTop w:val="0"/>
                      <w:marBottom w:val="0"/>
                      <w:divBdr>
                        <w:top w:val="none" w:sz="0" w:space="0" w:color="auto"/>
                        <w:left w:val="none" w:sz="0" w:space="0" w:color="auto"/>
                        <w:bottom w:val="none" w:sz="0" w:space="0" w:color="auto"/>
                        <w:right w:val="none" w:sz="0" w:space="0" w:color="auto"/>
                      </w:divBdr>
                    </w:div>
                  </w:divsChild>
                </w:div>
                <w:div w:id="1304769233">
                  <w:marLeft w:val="0"/>
                  <w:marRight w:val="0"/>
                  <w:marTop w:val="0"/>
                  <w:marBottom w:val="0"/>
                  <w:divBdr>
                    <w:top w:val="none" w:sz="0" w:space="0" w:color="auto"/>
                    <w:left w:val="none" w:sz="0" w:space="0" w:color="auto"/>
                    <w:bottom w:val="none" w:sz="0" w:space="0" w:color="auto"/>
                    <w:right w:val="none" w:sz="0" w:space="0" w:color="auto"/>
                  </w:divBdr>
                  <w:divsChild>
                    <w:div w:id="1831945663">
                      <w:marLeft w:val="0"/>
                      <w:marRight w:val="0"/>
                      <w:marTop w:val="0"/>
                      <w:marBottom w:val="0"/>
                      <w:divBdr>
                        <w:top w:val="none" w:sz="0" w:space="0" w:color="auto"/>
                        <w:left w:val="none" w:sz="0" w:space="0" w:color="auto"/>
                        <w:bottom w:val="none" w:sz="0" w:space="0" w:color="auto"/>
                        <w:right w:val="none" w:sz="0" w:space="0" w:color="auto"/>
                      </w:divBdr>
                    </w:div>
                  </w:divsChild>
                </w:div>
                <w:div w:id="1343824278">
                  <w:marLeft w:val="0"/>
                  <w:marRight w:val="0"/>
                  <w:marTop w:val="0"/>
                  <w:marBottom w:val="0"/>
                  <w:divBdr>
                    <w:top w:val="none" w:sz="0" w:space="0" w:color="auto"/>
                    <w:left w:val="none" w:sz="0" w:space="0" w:color="auto"/>
                    <w:bottom w:val="none" w:sz="0" w:space="0" w:color="auto"/>
                    <w:right w:val="none" w:sz="0" w:space="0" w:color="auto"/>
                  </w:divBdr>
                  <w:divsChild>
                    <w:div w:id="1277786873">
                      <w:marLeft w:val="0"/>
                      <w:marRight w:val="0"/>
                      <w:marTop w:val="0"/>
                      <w:marBottom w:val="0"/>
                      <w:divBdr>
                        <w:top w:val="none" w:sz="0" w:space="0" w:color="auto"/>
                        <w:left w:val="none" w:sz="0" w:space="0" w:color="auto"/>
                        <w:bottom w:val="none" w:sz="0" w:space="0" w:color="auto"/>
                        <w:right w:val="none" w:sz="0" w:space="0" w:color="auto"/>
                      </w:divBdr>
                    </w:div>
                  </w:divsChild>
                </w:div>
                <w:div w:id="1565725777">
                  <w:marLeft w:val="0"/>
                  <w:marRight w:val="0"/>
                  <w:marTop w:val="0"/>
                  <w:marBottom w:val="0"/>
                  <w:divBdr>
                    <w:top w:val="none" w:sz="0" w:space="0" w:color="auto"/>
                    <w:left w:val="none" w:sz="0" w:space="0" w:color="auto"/>
                    <w:bottom w:val="none" w:sz="0" w:space="0" w:color="auto"/>
                    <w:right w:val="none" w:sz="0" w:space="0" w:color="auto"/>
                  </w:divBdr>
                  <w:divsChild>
                    <w:div w:id="299071142">
                      <w:marLeft w:val="0"/>
                      <w:marRight w:val="0"/>
                      <w:marTop w:val="0"/>
                      <w:marBottom w:val="0"/>
                      <w:divBdr>
                        <w:top w:val="none" w:sz="0" w:space="0" w:color="auto"/>
                        <w:left w:val="none" w:sz="0" w:space="0" w:color="auto"/>
                        <w:bottom w:val="none" w:sz="0" w:space="0" w:color="auto"/>
                        <w:right w:val="none" w:sz="0" w:space="0" w:color="auto"/>
                      </w:divBdr>
                    </w:div>
                  </w:divsChild>
                </w:div>
                <w:div w:id="2042627698">
                  <w:marLeft w:val="0"/>
                  <w:marRight w:val="0"/>
                  <w:marTop w:val="0"/>
                  <w:marBottom w:val="0"/>
                  <w:divBdr>
                    <w:top w:val="none" w:sz="0" w:space="0" w:color="auto"/>
                    <w:left w:val="none" w:sz="0" w:space="0" w:color="auto"/>
                    <w:bottom w:val="none" w:sz="0" w:space="0" w:color="auto"/>
                    <w:right w:val="none" w:sz="0" w:space="0" w:color="auto"/>
                  </w:divBdr>
                  <w:divsChild>
                    <w:div w:id="42403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150290">
          <w:marLeft w:val="0"/>
          <w:marRight w:val="0"/>
          <w:marTop w:val="0"/>
          <w:marBottom w:val="0"/>
          <w:divBdr>
            <w:top w:val="none" w:sz="0" w:space="0" w:color="auto"/>
            <w:left w:val="none" w:sz="0" w:space="0" w:color="auto"/>
            <w:bottom w:val="none" w:sz="0" w:space="0" w:color="auto"/>
            <w:right w:val="none" w:sz="0" w:space="0" w:color="auto"/>
          </w:divBdr>
        </w:div>
        <w:div w:id="909802256">
          <w:marLeft w:val="0"/>
          <w:marRight w:val="0"/>
          <w:marTop w:val="0"/>
          <w:marBottom w:val="0"/>
          <w:divBdr>
            <w:top w:val="none" w:sz="0" w:space="0" w:color="auto"/>
            <w:left w:val="none" w:sz="0" w:space="0" w:color="auto"/>
            <w:bottom w:val="none" w:sz="0" w:space="0" w:color="auto"/>
            <w:right w:val="none" w:sz="0" w:space="0" w:color="auto"/>
          </w:divBdr>
        </w:div>
        <w:div w:id="1085878634">
          <w:marLeft w:val="0"/>
          <w:marRight w:val="0"/>
          <w:marTop w:val="0"/>
          <w:marBottom w:val="0"/>
          <w:divBdr>
            <w:top w:val="none" w:sz="0" w:space="0" w:color="auto"/>
            <w:left w:val="none" w:sz="0" w:space="0" w:color="auto"/>
            <w:bottom w:val="none" w:sz="0" w:space="0" w:color="auto"/>
            <w:right w:val="none" w:sz="0" w:space="0" w:color="auto"/>
          </w:divBdr>
          <w:divsChild>
            <w:div w:id="360320870">
              <w:marLeft w:val="-75"/>
              <w:marRight w:val="0"/>
              <w:marTop w:val="30"/>
              <w:marBottom w:val="30"/>
              <w:divBdr>
                <w:top w:val="none" w:sz="0" w:space="0" w:color="auto"/>
                <w:left w:val="none" w:sz="0" w:space="0" w:color="auto"/>
                <w:bottom w:val="none" w:sz="0" w:space="0" w:color="auto"/>
                <w:right w:val="none" w:sz="0" w:space="0" w:color="auto"/>
              </w:divBdr>
              <w:divsChild>
                <w:div w:id="15348341">
                  <w:marLeft w:val="0"/>
                  <w:marRight w:val="0"/>
                  <w:marTop w:val="0"/>
                  <w:marBottom w:val="0"/>
                  <w:divBdr>
                    <w:top w:val="none" w:sz="0" w:space="0" w:color="auto"/>
                    <w:left w:val="none" w:sz="0" w:space="0" w:color="auto"/>
                    <w:bottom w:val="none" w:sz="0" w:space="0" w:color="auto"/>
                    <w:right w:val="none" w:sz="0" w:space="0" w:color="auto"/>
                  </w:divBdr>
                  <w:divsChild>
                    <w:div w:id="1253128753">
                      <w:marLeft w:val="0"/>
                      <w:marRight w:val="0"/>
                      <w:marTop w:val="0"/>
                      <w:marBottom w:val="0"/>
                      <w:divBdr>
                        <w:top w:val="none" w:sz="0" w:space="0" w:color="auto"/>
                        <w:left w:val="none" w:sz="0" w:space="0" w:color="auto"/>
                        <w:bottom w:val="none" w:sz="0" w:space="0" w:color="auto"/>
                        <w:right w:val="none" w:sz="0" w:space="0" w:color="auto"/>
                      </w:divBdr>
                    </w:div>
                  </w:divsChild>
                </w:div>
                <w:div w:id="58596652">
                  <w:marLeft w:val="0"/>
                  <w:marRight w:val="0"/>
                  <w:marTop w:val="0"/>
                  <w:marBottom w:val="0"/>
                  <w:divBdr>
                    <w:top w:val="none" w:sz="0" w:space="0" w:color="auto"/>
                    <w:left w:val="none" w:sz="0" w:space="0" w:color="auto"/>
                    <w:bottom w:val="none" w:sz="0" w:space="0" w:color="auto"/>
                    <w:right w:val="none" w:sz="0" w:space="0" w:color="auto"/>
                  </w:divBdr>
                  <w:divsChild>
                    <w:div w:id="403988273">
                      <w:marLeft w:val="0"/>
                      <w:marRight w:val="0"/>
                      <w:marTop w:val="0"/>
                      <w:marBottom w:val="0"/>
                      <w:divBdr>
                        <w:top w:val="none" w:sz="0" w:space="0" w:color="auto"/>
                        <w:left w:val="none" w:sz="0" w:space="0" w:color="auto"/>
                        <w:bottom w:val="none" w:sz="0" w:space="0" w:color="auto"/>
                        <w:right w:val="none" w:sz="0" w:space="0" w:color="auto"/>
                      </w:divBdr>
                    </w:div>
                  </w:divsChild>
                </w:div>
                <w:div w:id="114638082">
                  <w:marLeft w:val="0"/>
                  <w:marRight w:val="0"/>
                  <w:marTop w:val="0"/>
                  <w:marBottom w:val="0"/>
                  <w:divBdr>
                    <w:top w:val="none" w:sz="0" w:space="0" w:color="auto"/>
                    <w:left w:val="none" w:sz="0" w:space="0" w:color="auto"/>
                    <w:bottom w:val="none" w:sz="0" w:space="0" w:color="auto"/>
                    <w:right w:val="none" w:sz="0" w:space="0" w:color="auto"/>
                  </w:divBdr>
                  <w:divsChild>
                    <w:div w:id="911044029">
                      <w:marLeft w:val="0"/>
                      <w:marRight w:val="0"/>
                      <w:marTop w:val="0"/>
                      <w:marBottom w:val="0"/>
                      <w:divBdr>
                        <w:top w:val="none" w:sz="0" w:space="0" w:color="auto"/>
                        <w:left w:val="none" w:sz="0" w:space="0" w:color="auto"/>
                        <w:bottom w:val="none" w:sz="0" w:space="0" w:color="auto"/>
                        <w:right w:val="none" w:sz="0" w:space="0" w:color="auto"/>
                      </w:divBdr>
                    </w:div>
                  </w:divsChild>
                </w:div>
                <w:div w:id="124083584">
                  <w:marLeft w:val="0"/>
                  <w:marRight w:val="0"/>
                  <w:marTop w:val="0"/>
                  <w:marBottom w:val="0"/>
                  <w:divBdr>
                    <w:top w:val="none" w:sz="0" w:space="0" w:color="auto"/>
                    <w:left w:val="none" w:sz="0" w:space="0" w:color="auto"/>
                    <w:bottom w:val="none" w:sz="0" w:space="0" w:color="auto"/>
                    <w:right w:val="none" w:sz="0" w:space="0" w:color="auto"/>
                  </w:divBdr>
                  <w:divsChild>
                    <w:div w:id="1811706127">
                      <w:marLeft w:val="0"/>
                      <w:marRight w:val="0"/>
                      <w:marTop w:val="0"/>
                      <w:marBottom w:val="0"/>
                      <w:divBdr>
                        <w:top w:val="none" w:sz="0" w:space="0" w:color="auto"/>
                        <w:left w:val="none" w:sz="0" w:space="0" w:color="auto"/>
                        <w:bottom w:val="none" w:sz="0" w:space="0" w:color="auto"/>
                        <w:right w:val="none" w:sz="0" w:space="0" w:color="auto"/>
                      </w:divBdr>
                    </w:div>
                  </w:divsChild>
                </w:div>
                <w:div w:id="165175994">
                  <w:marLeft w:val="0"/>
                  <w:marRight w:val="0"/>
                  <w:marTop w:val="0"/>
                  <w:marBottom w:val="0"/>
                  <w:divBdr>
                    <w:top w:val="none" w:sz="0" w:space="0" w:color="auto"/>
                    <w:left w:val="none" w:sz="0" w:space="0" w:color="auto"/>
                    <w:bottom w:val="none" w:sz="0" w:space="0" w:color="auto"/>
                    <w:right w:val="none" w:sz="0" w:space="0" w:color="auto"/>
                  </w:divBdr>
                  <w:divsChild>
                    <w:div w:id="586308831">
                      <w:marLeft w:val="0"/>
                      <w:marRight w:val="0"/>
                      <w:marTop w:val="0"/>
                      <w:marBottom w:val="0"/>
                      <w:divBdr>
                        <w:top w:val="none" w:sz="0" w:space="0" w:color="auto"/>
                        <w:left w:val="none" w:sz="0" w:space="0" w:color="auto"/>
                        <w:bottom w:val="none" w:sz="0" w:space="0" w:color="auto"/>
                        <w:right w:val="none" w:sz="0" w:space="0" w:color="auto"/>
                      </w:divBdr>
                    </w:div>
                  </w:divsChild>
                </w:div>
                <w:div w:id="182790824">
                  <w:marLeft w:val="0"/>
                  <w:marRight w:val="0"/>
                  <w:marTop w:val="0"/>
                  <w:marBottom w:val="0"/>
                  <w:divBdr>
                    <w:top w:val="none" w:sz="0" w:space="0" w:color="auto"/>
                    <w:left w:val="none" w:sz="0" w:space="0" w:color="auto"/>
                    <w:bottom w:val="none" w:sz="0" w:space="0" w:color="auto"/>
                    <w:right w:val="none" w:sz="0" w:space="0" w:color="auto"/>
                  </w:divBdr>
                  <w:divsChild>
                    <w:div w:id="902519421">
                      <w:marLeft w:val="0"/>
                      <w:marRight w:val="0"/>
                      <w:marTop w:val="0"/>
                      <w:marBottom w:val="0"/>
                      <w:divBdr>
                        <w:top w:val="none" w:sz="0" w:space="0" w:color="auto"/>
                        <w:left w:val="none" w:sz="0" w:space="0" w:color="auto"/>
                        <w:bottom w:val="none" w:sz="0" w:space="0" w:color="auto"/>
                        <w:right w:val="none" w:sz="0" w:space="0" w:color="auto"/>
                      </w:divBdr>
                    </w:div>
                  </w:divsChild>
                </w:div>
                <w:div w:id="196356980">
                  <w:marLeft w:val="0"/>
                  <w:marRight w:val="0"/>
                  <w:marTop w:val="0"/>
                  <w:marBottom w:val="0"/>
                  <w:divBdr>
                    <w:top w:val="none" w:sz="0" w:space="0" w:color="auto"/>
                    <w:left w:val="none" w:sz="0" w:space="0" w:color="auto"/>
                    <w:bottom w:val="none" w:sz="0" w:space="0" w:color="auto"/>
                    <w:right w:val="none" w:sz="0" w:space="0" w:color="auto"/>
                  </w:divBdr>
                  <w:divsChild>
                    <w:div w:id="836849016">
                      <w:marLeft w:val="0"/>
                      <w:marRight w:val="0"/>
                      <w:marTop w:val="0"/>
                      <w:marBottom w:val="0"/>
                      <w:divBdr>
                        <w:top w:val="none" w:sz="0" w:space="0" w:color="auto"/>
                        <w:left w:val="none" w:sz="0" w:space="0" w:color="auto"/>
                        <w:bottom w:val="none" w:sz="0" w:space="0" w:color="auto"/>
                        <w:right w:val="none" w:sz="0" w:space="0" w:color="auto"/>
                      </w:divBdr>
                    </w:div>
                  </w:divsChild>
                </w:div>
                <w:div w:id="217523255">
                  <w:marLeft w:val="0"/>
                  <w:marRight w:val="0"/>
                  <w:marTop w:val="0"/>
                  <w:marBottom w:val="0"/>
                  <w:divBdr>
                    <w:top w:val="none" w:sz="0" w:space="0" w:color="auto"/>
                    <w:left w:val="none" w:sz="0" w:space="0" w:color="auto"/>
                    <w:bottom w:val="none" w:sz="0" w:space="0" w:color="auto"/>
                    <w:right w:val="none" w:sz="0" w:space="0" w:color="auto"/>
                  </w:divBdr>
                  <w:divsChild>
                    <w:div w:id="1628005707">
                      <w:marLeft w:val="0"/>
                      <w:marRight w:val="0"/>
                      <w:marTop w:val="0"/>
                      <w:marBottom w:val="0"/>
                      <w:divBdr>
                        <w:top w:val="none" w:sz="0" w:space="0" w:color="auto"/>
                        <w:left w:val="none" w:sz="0" w:space="0" w:color="auto"/>
                        <w:bottom w:val="none" w:sz="0" w:space="0" w:color="auto"/>
                        <w:right w:val="none" w:sz="0" w:space="0" w:color="auto"/>
                      </w:divBdr>
                    </w:div>
                  </w:divsChild>
                </w:div>
                <w:div w:id="220408538">
                  <w:marLeft w:val="0"/>
                  <w:marRight w:val="0"/>
                  <w:marTop w:val="0"/>
                  <w:marBottom w:val="0"/>
                  <w:divBdr>
                    <w:top w:val="none" w:sz="0" w:space="0" w:color="auto"/>
                    <w:left w:val="none" w:sz="0" w:space="0" w:color="auto"/>
                    <w:bottom w:val="none" w:sz="0" w:space="0" w:color="auto"/>
                    <w:right w:val="none" w:sz="0" w:space="0" w:color="auto"/>
                  </w:divBdr>
                  <w:divsChild>
                    <w:div w:id="1439985969">
                      <w:marLeft w:val="0"/>
                      <w:marRight w:val="0"/>
                      <w:marTop w:val="0"/>
                      <w:marBottom w:val="0"/>
                      <w:divBdr>
                        <w:top w:val="none" w:sz="0" w:space="0" w:color="auto"/>
                        <w:left w:val="none" w:sz="0" w:space="0" w:color="auto"/>
                        <w:bottom w:val="none" w:sz="0" w:space="0" w:color="auto"/>
                        <w:right w:val="none" w:sz="0" w:space="0" w:color="auto"/>
                      </w:divBdr>
                    </w:div>
                  </w:divsChild>
                </w:div>
                <w:div w:id="248775003">
                  <w:marLeft w:val="0"/>
                  <w:marRight w:val="0"/>
                  <w:marTop w:val="0"/>
                  <w:marBottom w:val="0"/>
                  <w:divBdr>
                    <w:top w:val="none" w:sz="0" w:space="0" w:color="auto"/>
                    <w:left w:val="none" w:sz="0" w:space="0" w:color="auto"/>
                    <w:bottom w:val="none" w:sz="0" w:space="0" w:color="auto"/>
                    <w:right w:val="none" w:sz="0" w:space="0" w:color="auto"/>
                  </w:divBdr>
                  <w:divsChild>
                    <w:div w:id="1717046900">
                      <w:marLeft w:val="0"/>
                      <w:marRight w:val="0"/>
                      <w:marTop w:val="0"/>
                      <w:marBottom w:val="0"/>
                      <w:divBdr>
                        <w:top w:val="none" w:sz="0" w:space="0" w:color="auto"/>
                        <w:left w:val="none" w:sz="0" w:space="0" w:color="auto"/>
                        <w:bottom w:val="none" w:sz="0" w:space="0" w:color="auto"/>
                        <w:right w:val="none" w:sz="0" w:space="0" w:color="auto"/>
                      </w:divBdr>
                    </w:div>
                  </w:divsChild>
                </w:div>
                <w:div w:id="252133472">
                  <w:marLeft w:val="0"/>
                  <w:marRight w:val="0"/>
                  <w:marTop w:val="0"/>
                  <w:marBottom w:val="0"/>
                  <w:divBdr>
                    <w:top w:val="none" w:sz="0" w:space="0" w:color="auto"/>
                    <w:left w:val="none" w:sz="0" w:space="0" w:color="auto"/>
                    <w:bottom w:val="none" w:sz="0" w:space="0" w:color="auto"/>
                    <w:right w:val="none" w:sz="0" w:space="0" w:color="auto"/>
                  </w:divBdr>
                  <w:divsChild>
                    <w:div w:id="1222789169">
                      <w:marLeft w:val="0"/>
                      <w:marRight w:val="0"/>
                      <w:marTop w:val="0"/>
                      <w:marBottom w:val="0"/>
                      <w:divBdr>
                        <w:top w:val="none" w:sz="0" w:space="0" w:color="auto"/>
                        <w:left w:val="none" w:sz="0" w:space="0" w:color="auto"/>
                        <w:bottom w:val="none" w:sz="0" w:space="0" w:color="auto"/>
                        <w:right w:val="none" w:sz="0" w:space="0" w:color="auto"/>
                      </w:divBdr>
                    </w:div>
                  </w:divsChild>
                </w:div>
                <w:div w:id="273293903">
                  <w:marLeft w:val="0"/>
                  <w:marRight w:val="0"/>
                  <w:marTop w:val="0"/>
                  <w:marBottom w:val="0"/>
                  <w:divBdr>
                    <w:top w:val="none" w:sz="0" w:space="0" w:color="auto"/>
                    <w:left w:val="none" w:sz="0" w:space="0" w:color="auto"/>
                    <w:bottom w:val="none" w:sz="0" w:space="0" w:color="auto"/>
                    <w:right w:val="none" w:sz="0" w:space="0" w:color="auto"/>
                  </w:divBdr>
                  <w:divsChild>
                    <w:div w:id="1933583803">
                      <w:marLeft w:val="0"/>
                      <w:marRight w:val="0"/>
                      <w:marTop w:val="0"/>
                      <w:marBottom w:val="0"/>
                      <w:divBdr>
                        <w:top w:val="none" w:sz="0" w:space="0" w:color="auto"/>
                        <w:left w:val="none" w:sz="0" w:space="0" w:color="auto"/>
                        <w:bottom w:val="none" w:sz="0" w:space="0" w:color="auto"/>
                        <w:right w:val="none" w:sz="0" w:space="0" w:color="auto"/>
                      </w:divBdr>
                    </w:div>
                  </w:divsChild>
                </w:div>
                <w:div w:id="298652182">
                  <w:marLeft w:val="0"/>
                  <w:marRight w:val="0"/>
                  <w:marTop w:val="0"/>
                  <w:marBottom w:val="0"/>
                  <w:divBdr>
                    <w:top w:val="none" w:sz="0" w:space="0" w:color="auto"/>
                    <w:left w:val="none" w:sz="0" w:space="0" w:color="auto"/>
                    <w:bottom w:val="none" w:sz="0" w:space="0" w:color="auto"/>
                    <w:right w:val="none" w:sz="0" w:space="0" w:color="auto"/>
                  </w:divBdr>
                  <w:divsChild>
                    <w:div w:id="1776363216">
                      <w:marLeft w:val="0"/>
                      <w:marRight w:val="0"/>
                      <w:marTop w:val="0"/>
                      <w:marBottom w:val="0"/>
                      <w:divBdr>
                        <w:top w:val="none" w:sz="0" w:space="0" w:color="auto"/>
                        <w:left w:val="none" w:sz="0" w:space="0" w:color="auto"/>
                        <w:bottom w:val="none" w:sz="0" w:space="0" w:color="auto"/>
                        <w:right w:val="none" w:sz="0" w:space="0" w:color="auto"/>
                      </w:divBdr>
                    </w:div>
                  </w:divsChild>
                </w:div>
                <w:div w:id="301006868">
                  <w:marLeft w:val="0"/>
                  <w:marRight w:val="0"/>
                  <w:marTop w:val="0"/>
                  <w:marBottom w:val="0"/>
                  <w:divBdr>
                    <w:top w:val="none" w:sz="0" w:space="0" w:color="auto"/>
                    <w:left w:val="none" w:sz="0" w:space="0" w:color="auto"/>
                    <w:bottom w:val="none" w:sz="0" w:space="0" w:color="auto"/>
                    <w:right w:val="none" w:sz="0" w:space="0" w:color="auto"/>
                  </w:divBdr>
                  <w:divsChild>
                    <w:div w:id="859976878">
                      <w:marLeft w:val="0"/>
                      <w:marRight w:val="0"/>
                      <w:marTop w:val="0"/>
                      <w:marBottom w:val="0"/>
                      <w:divBdr>
                        <w:top w:val="none" w:sz="0" w:space="0" w:color="auto"/>
                        <w:left w:val="none" w:sz="0" w:space="0" w:color="auto"/>
                        <w:bottom w:val="none" w:sz="0" w:space="0" w:color="auto"/>
                        <w:right w:val="none" w:sz="0" w:space="0" w:color="auto"/>
                      </w:divBdr>
                    </w:div>
                  </w:divsChild>
                </w:div>
                <w:div w:id="305625591">
                  <w:marLeft w:val="0"/>
                  <w:marRight w:val="0"/>
                  <w:marTop w:val="0"/>
                  <w:marBottom w:val="0"/>
                  <w:divBdr>
                    <w:top w:val="none" w:sz="0" w:space="0" w:color="auto"/>
                    <w:left w:val="none" w:sz="0" w:space="0" w:color="auto"/>
                    <w:bottom w:val="none" w:sz="0" w:space="0" w:color="auto"/>
                    <w:right w:val="none" w:sz="0" w:space="0" w:color="auto"/>
                  </w:divBdr>
                  <w:divsChild>
                    <w:div w:id="1912157939">
                      <w:marLeft w:val="0"/>
                      <w:marRight w:val="0"/>
                      <w:marTop w:val="0"/>
                      <w:marBottom w:val="0"/>
                      <w:divBdr>
                        <w:top w:val="none" w:sz="0" w:space="0" w:color="auto"/>
                        <w:left w:val="none" w:sz="0" w:space="0" w:color="auto"/>
                        <w:bottom w:val="none" w:sz="0" w:space="0" w:color="auto"/>
                        <w:right w:val="none" w:sz="0" w:space="0" w:color="auto"/>
                      </w:divBdr>
                    </w:div>
                  </w:divsChild>
                </w:div>
                <w:div w:id="310837453">
                  <w:marLeft w:val="0"/>
                  <w:marRight w:val="0"/>
                  <w:marTop w:val="0"/>
                  <w:marBottom w:val="0"/>
                  <w:divBdr>
                    <w:top w:val="none" w:sz="0" w:space="0" w:color="auto"/>
                    <w:left w:val="none" w:sz="0" w:space="0" w:color="auto"/>
                    <w:bottom w:val="none" w:sz="0" w:space="0" w:color="auto"/>
                    <w:right w:val="none" w:sz="0" w:space="0" w:color="auto"/>
                  </w:divBdr>
                  <w:divsChild>
                    <w:div w:id="1086809592">
                      <w:marLeft w:val="0"/>
                      <w:marRight w:val="0"/>
                      <w:marTop w:val="0"/>
                      <w:marBottom w:val="0"/>
                      <w:divBdr>
                        <w:top w:val="none" w:sz="0" w:space="0" w:color="auto"/>
                        <w:left w:val="none" w:sz="0" w:space="0" w:color="auto"/>
                        <w:bottom w:val="none" w:sz="0" w:space="0" w:color="auto"/>
                        <w:right w:val="none" w:sz="0" w:space="0" w:color="auto"/>
                      </w:divBdr>
                    </w:div>
                  </w:divsChild>
                </w:div>
                <w:div w:id="342055461">
                  <w:marLeft w:val="0"/>
                  <w:marRight w:val="0"/>
                  <w:marTop w:val="0"/>
                  <w:marBottom w:val="0"/>
                  <w:divBdr>
                    <w:top w:val="none" w:sz="0" w:space="0" w:color="auto"/>
                    <w:left w:val="none" w:sz="0" w:space="0" w:color="auto"/>
                    <w:bottom w:val="none" w:sz="0" w:space="0" w:color="auto"/>
                    <w:right w:val="none" w:sz="0" w:space="0" w:color="auto"/>
                  </w:divBdr>
                  <w:divsChild>
                    <w:div w:id="31153552">
                      <w:marLeft w:val="0"/>
                      <w:marRight w:val="0"/>
                      <w:marTop w:val="0"/>
                      <w:marBottom w:val="0"/>
                      <w:divBdr>
                        <w:top w:val="none" w:sz="0" w:space="0" w:color="auto"/>
                        <w:left w:val="none" w:sz="0" w:space="0" w:color="auto"/>
                        <w:bottom w:val="none" w:sz="0" w:space="0" w:color="auto"/>
                        <w:right w:val="none" w:sz="0" w:space="0" w:color="auto"/>
                      </w:divBdr>
                    </w:div>
                  </w:divsChild>
                </w:div>
                <w:div w:id="358899873">
                  <w:marLeft w:val="0"/>
                  <w:marRight w:val="0"/>
                  <w:marTop w:val="0"/>
                  <w:marBottom w:val="0"/>
                  <w:divBdr>
                    <w:top w:val="none" w:sz="0" w:space="0" w:color="auto"/>
                    <w:left w:val="none" w:sz="0" w:space="0" w:color="auto"/>
                    <w:bottom w:val="none" w:sz="0" w:space="0" w:color="auto"/>
                    <w:right w:val="none" w:sz="0" w:space="0" w:color="auto"/>
                  </w:divBdr>
                  <w:divsChild>
                    <w:div w:id="1962494905">
                      <w:marLeft w:val="0"/>
                      <w:marRight w:val="0"/>
                      <w:marTop w:val="0"/>
                      <w:marBottom w:val="0"/>
                      <w:divBdr>
                        <w:top w:val="none" w:sz="0" w:space="0" w:color="auto"/>
                        <w:left w:val="none" w:sz="0" w:space="0" w:color="auto"/>
                        <w:bottom w:val="none" w:sz="0" w:space="0" w:color="auto"/>
                        <w:right w:val="none" w:sz="0" w:space="0" w:color="auto"/>
                      </w:divBdr>
                    </w:div>
                  </w:divsChild>
                </w:div>
                <w:div w:id="366488038">
                  <w:marLeft w:val="0"/>
                  <w:marRight w:val="0"/>
                  <w:marTop w:val="0"/>
                  <w:marBottom w:val="0"/>
                  <w:divBdr>
                    <w:top w:val="none" w:sz="0" w:space="0" w:color="auto"/>
                    <w:left w:val="none" w:sz="0" w:space="0" w:color="auto"/>
                    <w:bottom w:val="none" w:sz="0" w:space="0" w:color="auto"/>
                    <w:right w:val="none" w:sz="0" w:space="0" w:color="auto"/>
                  </w:divBdr>
                  <w:divsChild>
                    <w:div w:id="1325279412">
                      <w:marLeft w:val="0"/>
                      <w:marRight w:val="0"/>
                      <w:marTop w:val="0"/>
                      <w:marBottom w:val="0"/>
                      <w:divBdr>
                        <w:top w:val="none" w:sz="0" w:space="0" w:color="auto"/>
                        <w:left w:val="none" w:sz="0" w:space="0" w:color="auto"/>
                        <w:bottom w:val="none" w:sz="0" w:space="0" w:color="auto"/>
                        <w:right w:val="none" w:sz="0" w:space="0" w:color="auto"/>
                      </w:divBdr>
                    </w:div>
                  </w:divsChild>
                </w:div>
                <w:div w:id="380205738">
                  <w:marLeft w:val="0"/>
                  <w:marRight w:val="0"/>
                  <w:marTop w:val="0"/>
                  <w:marBottom w:val="0"/>
                  <w:divBdr>
                    <w:top w:val="none" w:sz="0" w:space="0" w:color="auto"/>
                    <w:left w:val="none" w:sz="0" w:space="0" w:color="auto"/>
                    <w:bottom w:val="none" w:sz="0" w:space="0" w:color="auto"/>
                    <w:right w:val="none" w:sz="0" w:space="0" w:color="auto"/>
                  </w:divBdr>
                  <w:divsChild>
                    <w:div w:id="932781919">
                      <w:marLeft w:val="0"/>
                      <w:marRight w:val="0"/>
                      <w:marTop w:val="0"/>
                      <w:marBottom w:val="0"/>
                      <w:divBdr>
                        <w:top w:val="none" w:sz="0" w:space="0" w:color="auto"/>
                        <w:left w:val="none" w:sz="0" w:space="0" w:color="auto"/>
                        <w:bottom w:val="none" w:sz="0" w:space="0" w:color="auto"/>
                        <w:right w:val="none" w:sz="0" w:space="0" w:color="auto"/>
                      </w:divBdr>
                    </w:div>
                  </w:divsChild>
                </w:div>
                <w:div w:id="415634749">
                  <w:marLeft w:val="0"/>
                  <w:marRight w:val="0"/>
                  <w:marTop w:val="0"/>
                  <w:marBottom w:val="0"/>
                  <w:divBdr>
                    <w:top w:val="none" w:sz="0" w:space="0" w:color="auto"/>
                    <w:left w:val="none" w:sz="0" w:space="0" w:color="auto"/>
                    <w:bottom w:val="none" w:sz="0" w:space="0" w:color="auto"/>
                    <w:right w:val="none" w:sz="0" w:space="0" w:color="auto"/>
                  </w:divBdr>
                  <w:divsChild>
                    <w:div w:id="1519587293">
                      <w:marLeft w:val="0"/>
                      <w:marRight w:val="0"/>
                      <w:marTop w:val="0"/>
                      <w:marBottom w:val="0"/>
                      <w:divBdr>
                        <w:top w:val="none" w:sz="0" w:space="0" w:color="auto"/>
                        <w:left w:val="none" w:sz="0" w:space="0" w:color="auto"/>
                        <w:bottom w:val="none" w:sz="0" w:space="0" w:color="auto"/>
                        <w:right w:val="none" w:sz="0" w:space="0" w:color="auto"/>
                      </w:divBdr>
                    </w:div>
                  </w:divsChild>
                </w:div>
                <w:div w:id="431433295">
                  <w:marLeft w:val="0"/>
                  <w:marRight w:val="0"/>
                  <w:marTop w:val="0"/>
                  <w:marBottom w:val="0"/>
                  <w:divBdr>
                    <w:top w:val="none" w:sz="0" w:space="0" w:color="auto"/>
                    <w:left w:val="none" w:sz="0" w:space="0" w:color="auto"/>
                    <w:bottom w:val="none" w:sz="0" w:space="0" w:color="auto"/>
                    <w:right w:val="none" w:sz="0" w:space="0" w:color="auto"/>
                  </w:divBdr>
                  <w:divsChild>
                    <w:div w:id="1879471613">
                      <w:marLeft w:val="0"/>
                      <w:marRight w:val="0"/>
                      <w:marTop w:val="0"/>
                      <w:marBottom w:val="0"/>
                      <w:divBdr>
                        <w:top w:val="none" w:sz="0" w:space="0" w:color="auto"/>
                        <w:left w:val="none" w:sz="0" w:space="0" w:color="auto"/>
                        <w:bottom w:val="none" w:sz="0" w:space="0" w:color="auto"/>
                        <w:right w:val="none" w:sz="0" w:space="0" w:color="auto"/>
                      </w:divBdr>
                    </w:div>
                  </w:divsChild>
                </w:div>
                <w:div w:id="431702731">
                  <w:marLeft w:val="0"/>
                  <w:marRight w:val="0"/>
                  <w:marTop w:val="0"/>
                  <w:marBottom w:val="0"/>
                  <w:divBdr>
                    <w:top w:val="none" w:sz="0" w:space="0" w:color="auto"/>
                    <w:left w:val="none" w:sz="0" w:space="0" w:color="auto"/>
                    <w:bottom w:val="none" w:sz="0" w:space="0" w:color="auto"/>
                    <w:right w:val="none" w:sz="0" w:space="0" w:color="auto"/>
                  </w:divBdr>
                  <w:divsChild>
                    <w:div w:id="416245234">
                      <w:marLeft w:val="0"/>
                      <w:marRight w:val="0"/>
                      <w:marTop w:val="0"/>
                      <w:marBottom w:val="0"/>
                      <w:divBdr>
                        <w:top w:val="none" w:sz="0" w:space="0" w:color="auto"/>
                        <w:left w:val="none" w:sz="0" w:space="0" w:color="auto"/>
                        <w:bottom w:val="none" w:sz="0" w:space="0" w:color="auto"/>
                        <w:right w:val="none" w:sz="0" w:space="0" w:color="auto"/>
                      </w:divBdr>
                    </w:div>
                  </w:divsChild>
                </w:div>
                <w:div w:id="441002750">
                  <w:marLeft w:val="0"/>
                  <w:marRight w:val="0"/>
                  <w:marTop w:val="0"/>
                  <w:marBottom w:val="0"/>
                  <w:divBdr>
                    <w:top w:val="none" w:sz="0" w:space="0" w:color="auto"/>
                    <w:left w:val="none" w:sz="0" w:space="0" w:color="auto"/>
                    <w:bottom w:val="none" w:sz="0" w:space="0" w:color="auto"/>
                    <w:right w:val="none" w:sz="0" w:space="0" w:color="auto"/>
                  </w:divBdr>
                  <w:divsChild>
                    <w:div w:id="116919141">
                      <w:marLeft w:val="0"/>
                      <w:marRight w:val="0"/>
                      <w:marTop w:val="0"/>
                      <w:marBottom w:val="0"/>
                      <w:divBdr>
                        <w:top w:val="none" w:sz="0" w:space="0" w:color="auto"/>
                        <w:left w:val="none" w:sz="0" w:space="0" w:color="auto"/>
                        <w:bottom w:val="none" w:sz="0" w:space="0" w:color="auto"/>
                        <w:right w:val="none" w:sz="0" w:space="0" w:color="auto"/>
                      </w:divBdr>
                    </w:div>
                  </w:divsChild>
                </w:div>
                <w:div w:id="451242888">
                  <w:marLeft w:val="0"/>
                  <w:marRight w:val="0"/>
                  <w:marTop w:val="0"/>
                  <w:marBottom w:val="0"/>
                  <w:divBdr>
                    <w:top w:val="none" w:sz="0" w:space="0" w:color="auto"/>
                    <w:left w:val="none" w:sz="0" w:space="0" w:color="auto"/>
                    <w:bottom w:val="none" w:sz="0" w:space="0" w:color="auto"/>
                    <w:right w:val="none" w:sz="0" w:space="0" w:color="auto"/>
                  </w:divBdr>
                  <w:divsChild>
                    <w:div w:id="1509249491">
                      <w:marLeft w:val="0"/>
                      <w:marRight w:val="0"/>
                      <w:marTop w:val="0"/>
                      <w:marBottom w:val="0"/>
                      <w:divBdr>
                        <w:top w:val="none" w:sz="0" w:space="0" w:color="auto"/>
                        <w:left w:val="none" w:sz="0" w:space="0" w:color="auto"/>
                        <w:bottom w:val="none" w:sz="0" w:space="0" w:color="auto"/>
                        <w:right w:val="none" w:sz="0" w:space="0" w:color="auto"/>
                      </w:divBdr>
                    </w:div>
                  </w:divsChild>
                </w:div>
                <w:div w:id="485123835">
                  <w:marLeft w:val="0"/>
                  <w:marRight w:val="0"/>
                  <w:marTop w:val="0"/>
                  <w:marBottom w:val="0"/>
                  <w:divBdr>
                    <w:top w:val="none" w:sz="0" w:space="0" w:color="auto"/>
                    <w:left w:val="none" w:sz="0" w:space="0" w:color="auto"/>
                    <w:bottom w:val="none" w:sz="0" w:space="0" w:color="auto"/>
                    <w:right w:val="none" w:sz="0" w:space="0" w:color="auto"/>
                  </w:divBdr>
                  <w:divsChild>
                    <w:div w:id="250551519">
                      <w:marLeft w:val="0"/>
                      <w:marRight w:val="0"/>
                      <w:marTop w:val="0"/>
                      <w:marBottom w:val="0"/>
                      <w:divBdr>
                        <w:top w:val="none" w:sz="0" w:space="0" w:color="auto"/>
                        <w:left w:val="none" w:sz="0" w:space="0" w:color="auto"/>
                        <w:bottom w:val="none" w:sz="0" w:space="0" w:color="auto"/>
                        <w:right w:val="none" w:sz="0" w:space="0" w:color="auto"/>
                      </w:divBdr>
                    </w:div>
                  </w:divsChild>
                </w:div>
                <w:div w:id="509104296">
                  <w:marLeft w:val="0"/>
                  <w:marRight w:val="0"/>
                  <w:marTop w:val="0"/>
                  <w:marBottom w:val="0"/>
                  <w:divBdr>
                    <w:top w:val="none" w:sz="0" w:space="0" w:color="auto"/>
                    <w:left w:val="none" w:sz="0" w:space="0" w:color="auto"/>
                    <w:bottom w:val="none" w:sz="0" w:space="0" w:color="auto"/>
                    <w:right w:val="none" w:sz="0" w:space="0" w:color="auto"/>
                  </w:divBdr>
                  <w:divsChild>
                    <w:div w:id="1710689405">
                      <w:marLeft w:val="0"/>
                      <w:marRight w:val="0"/>
                      <w:marTop w:val="0"/>
                      <w:marBottom w:val="0"/>
                      <w:divBdr>
                        <w:top w:val="none" w:sz="0" w:space="0" w:color="auto"/>
                        <w:left w:val="none" w:sz="0" w:space="0" w:color="auto"/>
                        <w:bottom w:val="none" w:sz="0" w:space="0" w:color="auto"/>
                        <w:right w:val="none" w:sz="0" w:space="0" w:color="auto"/>
                      </w:divBdr>
                    </w:div>
                  </w:divsChild>
                </w:div>
                <w:div w:id="548078723">
                  <w:marLeft w:val="0"/>
                  <w:marRight w:val="0"/>
                  <w:marTop w:val="0"/>
                  <w:marBottom w:val="0"/>
                  <w:divBdr>
                    <w:top w:val="none" w:sz="0" w:space="0" w:color="auto"/>
                    <w:left w:val="none" w:sz="0" w:space="0" w:color="auto"/>
                    <w:bottom w:val="none" w:sz="0" w:space="0" w:color="auto"/>
                    <w:right w:val="none" w:sz="0" w:space="0" w:color="auto"/>
                  </w:divBdr>
                  <w:divsChild>
                    <w:div w:id="1344353942">
                      <w:marLeft w:val="0"/>
                      <w:marRight w:val="0"/>
                      <w:marTop w:val="0"/>
                      <w:marBottom w:val="0"/>
                      <w:divBdr>
                        <w:top w:val="none" w:sz="0" w:space="0" w:color="auto"/>
                        <w:left w:val="none" w:sz="0" w:space="0" w:color="auto"/>
                        <w:bottom w:val="none" w:sz="0" w:space="0" w:color="auto"/>
                        <w:right w:val="none" w:sz="0" w:space="0" w:color="auto"/>
                      </w:divBdr>
                    </w:div>
                  </w:divsChild>
                </w:div>
                <w:div w:id="558132206">
                  <w:marLeft w:val="0"/>
                  <w:marRight w:val="0"/>
                  <w:marTop w:val="0"/>
                  <w:marBottom w:val="0"/>
                  <w:divBdr>
                    <w:top w:val="none" w:sz="0" w:space="0" w:color="auto"/>
                    <w:left w:val="none" w:sz="0" w:space="0" w:color="auto"/>
                    <w:bottom w:val="none" w:sz="0" w:space="0" w:color="auto"/>
                    <w:right w:val="none" w:sz="0" w:space="0" w:color="auto"/>
                  </w:divBdr>
                  <w:divsChild>
                    <w:div w:id="355355367">
                      <w:marLeft w:val="0"/>
                      <w:marRight w:val="0"/>
                      <w:marTop w:val="0"/>
                      <w:marBottom w:val="0"/>
                      <w:divBdr>
                        <w:top w:val="none" w:sz="0" w:space="0" w:color="auto"/>
                        <w:left w:val="none" w:sz="0" w:space="0" w:color="auto"/>
                        <w:bottom w:val="none" w:sz="0" w:space="0" w:color="auto"/>
                        <w:right w:val="none" w:sz="0" w:space="0" w:color="auto"/>
                      </w:divBdr>
                    </w:div>
                  </w:divsChild>
                </w:div>
                <w:div w:id="566959409">
                  <w:marLeft w:val="0"/>
                  <w:marRight w:val="0"/>
                  <w:marTop w:val="0"/>
                  <w:marBottom w:val="0"/>
                  <w:divBdr>
                    <w:top w:val="none" w:sz="0" w:space="0" w:color="auto"/>
                    <w:left w:val="none" w:sz="0" w:space="0" w:color="auto"/>
                    <w:bottom w:val="none" w:sz="0" w:space="0" w:color="auto"/>
                    <w:right w:val="none" w:sz="0" w:space="0" w:color="auto"/>
                  </w:divBdr>
                  <w:divsChild>
                    <w:div w:id="1280797771">
                      <w:marLeft w:val="0"/>
                      <w:marRight w:val="0"/>
                      <w:marTop w:val="0"/>
                      <w:marBottom w:val="0"/>
                      <w:divBdr>
                        <w:top w:val="none" w:sz="0" w:space="0" w:color="auto"/>
                        <w:left w:val="none" w:sz="0" w:space="0" w:color="auto"/>
                        <w:bottom w:val="none" w:sz="0" w:space="0" w:color="auto"/>
                        <w:right w:val="none" w:sz="0" w:space="0" w:color="auto"/>
                      </w:divBdr>
                    </w:div>
                  </w:divsChild>
                </w:div>
                <w:div w:id="575213474">
                  <w:marLeft w:val="0"/>
                  <w:marRight w:val="0"/>
                  <w:marTop w:val="0"/>
                  <w:marBottom w:val="0"/>
                  <w:divBdr>
                    <w:top w:val="none" w:sz="0" w:space="0" w:color="auto"/>
                    <w:left w:val="none" w:sz="0" w:space="0" w:color="auto"/>
                    <w:bottom w:val="none" w:sz="0" w:space="0" w:color="auto"/>
                    <w:right w:val="none" w:sz="0" w:space="0" w:color="auto"/>
                  </w:divBdr>
                  <w:divsChild>
                    <w:div w:id="675158696">
                      <w:marLeft w:val="0"/>
                      <w:marRight w:val="0"/>
                      <w:marTop w:val="0"/>
                      <w:marBottom w:val="0"/>
                      <w:divBdr>
                        <w:top w:val="none" w:sz="0" w:space="0" w:color="auto"/>
                        <w:left w:val="none" w:sz="0" w:space="0" w:color="auto"/>
                        <w:bottom w:val="none" w:sz="0" w:space="0" w:color="auto"/>
                        <w:right w:val="none" w:sz="0" w:space="0" w:color="auto"/>
                      </w:divBdr>
                    </w:div>
                  </w:divsChild>
                </w:div>
                <w:div w:id="618998456">
                  <w:marLeft w:val="0"/>
                  <w:marRight w:val="0"/>
                  <w:marTop w:val="0"/>
                  <w:marBottom w:val="0"/>
                  <w:divBdr>
                    <w:top w:val="none" w:sz="0" w:space="0" w:color="auto"/>
                    <w:left w:val="none" w:sz="0" w:space="0" w:color="auto"/>
                    <w:bottom w:val="none" w:sz="0" w:space="0" w:color="auto"/>
                    <w:right w:val="none" w:sz="0" w:space="0" w:color="auto"/>
                  </w:divBdr>
                  <w:divsChild>
                    <w:div w:id="152961418">
                      <w:marLeft w:val="0"/>
                      <w:marRight w:val="0"/>
                      <w:marTop w:val="0"/>
                      <w:marBottom w:val="0"/>
                      <w:divBdr>
                        <w:top w:val="none" w:sz="0" w:space="0" w:color="auto"/>
                        <w:left w:val="none" w:sz="0" w:space="0" w:color="auto"/>
                        <w:bottom w:val="none" w:sz="0" w:space="0" w:color="auto"/>
                        <w:right w:val="none" w:sz="0" w:space="0" w:color="auto"/>
                      </w:divBdr>
                    </w:div>
                  </w:divsChild>
                </w:div>
                <w:div w:id="691879747">
                  <w:marLeft w:val="0"/>
                  <w:marRight w:val="0"/>
                  <w:marTop w:val="0"/>
                  <w:marBottom w:val="0"/>
                  <w:divBdr>
                    <w:top w:val="none" w:sz="0" w:space="0" w:color="auto"/>
                    <w:left w:val="none" w:sz="0" w:space="0" w:color="auto"/>
                    <w:bottom w:val="none" w:sz="0" w:space="0" w:color="auto"/>
                    <w:right w:val="none" w:sz="0" w:space="0" w:color="auto"/>
                  </w:divBdr>
                  <w:divsChild>
                    <w:div w:id="989283974">
                      <w:marLeft w:val="0"/>
                      <w:marRight w:val="0"/>
                      <w:marTop w:val="0"/>
                      <w:marBottom w:val="0"/>
                      <w:divBdr>
                        <w:top w:val="none" w:sz="0" w:space="0" w:color="auto"/>
                        <w:left w:val="none" w:sz="0" w:space="0" w:color="auto"/>
                        <w:bottom w:val="none" w:sz="0" w:space="0" w:color="auto"/>
                        <w:right w:val="none" w:sz="0" w:space="0" w:color="auto"/>
                      </w:divBdr>
                    </w:div>
                  </w:divsChild>
                </w:div>
                <w:div w:id="735863305">
                  <w:marLeft w:val="0"/>
                  <w:marRight w:val="0"/>
                  <w:marTop w:val="0"/>
                  <w:marBottom w:val="0"/>
                  <w:divBdr>
                    <w:top w:val="none" w:sz="0" w:space="0" w:color="auto"/>
                    <w:left w:val="none" w:sz="0" w:space="0" w:color="auto"/>
                    <w:bottom w:val="none" w:sz="0" w:space="0" w:color="auto"/>
                    <w:right w:val="none" w:sz="0" w:space="0" w:color="auto"/>
                  </w:divBdr>
                  <w:divsChild>
                    <w:div w:id="175652696">
                      <w:marLeft w:val="0"/>
                      <w:marRight w:val="0"/>
                      <w:marTop w:val="0"/>
                      <w:marBottom w:val="0"/>
                      <w:divBdr>
                        <w:top w:val="none" w:sz="0" w:space="0" w:color="auto"/>
                        <w:left w:val="none" w:sz="0" w:space="0" w:color="auto"/>
                        <w:bottom w:val="none" w:sz="0" w:space="0" w:color="auto"/>
                        <w:right w:val="none" w:sz="0" w:space="0" w:color="auto"/>
                      </w:divBdr>
                    </w:div>
                  </w:divsChild>
                </w:div>
                <w:div w:id="748431538">
                  <w:marLeft w:val="0"/>
                  <w:marRight w:val="0"/>
                  <w:marTop w:val="0"/>
                  <w:marBottom w:val="0"/>
                  <w:divBdr>
                    <w:top w:val="none" w:sz="0" w:space="0" w:color="auto"/>
                    <w:left w:val="none" w:sz="0" w:space="0" w:color="auto"/>
                    <w:bottom w:val="none" w:sz="0" w:space="0" w:color="auto"/>
                    <w:right w:val="none" w:sz="0" w:space="0" w:color="auto"/>
                  </w:divBdr>
                  <w:divsChild>
                    <w:div w:id="1934165187">
                      <w:marLeft w:val="0"/>
                      <w:marRight w:val="0"/>
                      <w:marTop w:val="0"/>
                      <w:marBottom w:val="0"/>
                      <w:divBdr>
                        <w:top w:val="none" w:sz="0" w:space="0" w:color="auto"/>
                        <w:left w:val="none" w:sz="0" w:space="0" w:color="auto"/>
                        <w:bottom w:val="none" w:sz="0" w:space="0" w:color="auto"/>
                        <w:right w:val="none" w:sz="0" w:space="0" w:color="auto"/>
                      </w:divBdr>
                    </w:div>
                  </w:divsChild>
                </w:div>
                <w:div w:id="750660446">
                  <w:marLeft w:val="0"/>
                  <w:marRight w:val="0"/>
                  <w:marTop w:val="0"/>
                  <w:marBottom w:val="0"/>
                  <w:divBdr>
                    <w:top w:val="none" w:sz="0" w:space="0" w:color="auto"/>
                    <w:left w:val="none" w:sz="0" w:space="0" w:color="auto"/>
                    <w:bottom w:val="none" w:sz="0" w:space="0" w:color="auto"/>
                    <w:right w:val="none" w:sz="0" w:space="0" w:color="auto"/>
                  </w:divBdr>
                  <w:divsChild>
                    <w:div w:id="1161896957">
                      <w:marLeft w:val="0"/>
                      <w:marRight w:val="0"/>
                      <w:marTop w:val="0"/>
                      <w:marBottom w:val="0"/>
                      <w:divBdr>
                        <w:top w:val="none" w:sz="0" w:space="0" w:color="auto"/>
                        <w:left w:val="none" w:sz="0" w:space="0" w:color="auto"/>
                        <w:bottom w:val="none" w:sz="0" w:space="0" w:color="auto"/>
                        <w:right w:val="none" w:sz="0" w:space="0" w:color="auto"/>
                      </w:divBdr>
                    </w:div>
                  </w:divsChild>
                </w:div>
                <w:div w:id="771171516">
                  <w:marLeft w:val="0"/>
                  <w:marRight w:val="0"/>
                  <w:marTop w:val="0"/>
                  <w:marBottom w:val="0"/>
                  <w:divBdr>
                    <w:top w:val="none" w:sz="0" w:space="0" w:color="auto"/>
                    <w:left w:val="none" w:sz="0" w:space="0" w:color="auto"/>
                    <w:bottom w:val="none" w:sz="0" w:space="0" w:color="auto"/>
                    <w:right w:val="none" w:sz="0" w:space="0" w:color="auto"/>
                  </w:divBdr>
                  <w:divsChild>
                    <w:div w:id="667293789">
                      <w:marLeft w:val="0"/>
                      <w:marRight w:val="0"/>
                      <w:marTop w:val="0"/>
                      <w:marBottom w:val="0"/>
                      <w:divBdr>
                        <w:top w:val="none" w:sz="0" w:space="0" w:color="auto"/>
                        <w:left w:val="none" w:sz="0" w:space="0" w:color="auto"/>
                        <w:bottom w:val="none" w:sz="0" w:space="0" w:color="auto"/>
                        <w:right w:val="none" w:sz="0" w:space="0" w:color="auto"/>
                      </w:divBdr>
                    </w:div>
                  </w:divsChild>
                </w:div>
                <w:div w:id="779566870">
                  <w:marLeft w:val="0"/>
                  <w:marRight w:val="0"/>
                  <w:marTop w:val="0"/>
                  <w:marBottom w:val="0"/>
                  <w:divBdr>
                    <w:top w:val="none" w:sz="0" w:space="0" w:color="auto"/>
                    <w:left w:val="none" w:sz="0" w:space="0" w:color="auto"/>
                    <w:bottom w:val="none" w:sz="0" w:space="0" w:color="auto"/>
                    <w:right w:val="none" w:sz="0" w:space="0" w:color="auto"/>
                  </w:divBdr>
                  <w:divsChild>
                    <w:div w:id="341785068">
                      <w:marLeft w:val="0"/>
                      <w:marRight w:val="0"/>
                      <w:marTop w:val="0"/>
                      <w:marBottom w:val="0"/>
                      <w:divBdr>
                        <w:top w:val="none" w:sz="0" w:space="0" w:color="auto"/>
                        <w:left w:val="none" w:sz="0" w:space="0" w:color="auto"/>
                        <w:bottom w:val="none" w:sz="0" w:space="0" w:color="auto"/>
                        <w:right w:val="none" w:sz="0" w:space="0" w:color="auto"/>
                      </w:divBdr>
                    </w:div>
                  </w:divsChild>
                </w:div>
                <w:div w:id="821432550">
                  <w:marLeft w:val="0"/>
                  <w:marRight w:val="0"/>
                  <w:marTop w:val="0"/>
                  <w:marBottom w:val="0"/>
                  <w:divBdr>
                    <w:top w:val="none" w:sz="0" w:space="0" w:color="auto"/>
                    <w:left w:val="none" w:sz="0" w:space="0" w:color="auto"/>
                    <w:bottom w:val="none" w:sz="0" w:space="0" w:color="auto"/>
                    <w:right w:val="none" w:sz="0" w:space="0" w:color="auto"/>
                  </w:divBdr>
                  <w:divsChild>
                    <w:div w:id="351881029">
                      <w:marLeft w:val="0"/>
                      <w:marRight w:val="0"/>
                      <w:marTop w:val="0"/>
                      <w:marBottom w:val="0"/>
                      <w:divBdr>
                        <w:top w:val="none" w:sz="0" w:space="0" w:color="auto"/>
                        <w:left w:val="none" w:sz="0" w:space="0" w:color="auto"/>
                        <w:bottom w:val="none" w:sz="0" w:space="0" w:color="auto"/>
                        <w:right w:val="none" w:sz="0" w:space="0" w:color="auto"/>
                      </w:divBdr>
                    </w:div>
                  </w:divsChild>
                </w:div>
                <w:div w:id="829827717">
                  <w:marLeft w:val="0"/>
                  <w:marRight w:val="0"/>
                  <w:marTop w:val="0"/>
                  <w:marBottom w:val="0"/>
                  <w:divBdr>
                    <w:top w:val="none" w:sz="0" w:space="0" w:color="auto"/>
                    <w:left w:val="none" w:sz="0" w:space="0" w:color="auto"/>
                    <w:bottom w:val="none" w:sz="0" w:space="0" w:color="auto"/>
                    <w:right w:val="none" w:sz="0" w:space="0" w:color="auto"/>
                  </w:divBdr>
                  <w:divsChild>
                    <w:div w:id="870537387">
                      <w:marLeft w:val="0"/>
                      <w:marRight w:val="0"/>
                      <w:marTop w:val="0"/>
                      <w:marBottom w:val="0"/>
                      <w:divBdr>
                        <w:top w:val="none" w:sz="0" w:space="0" w:color="auto"/>
                        <w:left w:val="none" w:sz="0" w:space="0" w:color="auto"/>
                        <w:bottom w:val="none" w:sz="0" w:space="0" w:color="auto"/>
                        <w:right w:val="none" w:sz="0" w:space="0" w:color="auto"/>
                      </w:divBdr>
                    </w:div>
                  </w:divsChild>
                </w:div>
                <w:div w:id="838734415">
                  <w:marLeft w:val="0"/>
                  <w:marRight w:val="0"/>
                  <w:marTop w:val="0"/>
                  <w:marBottom w:val="0"/>
                  <w:divBdr>
                    <w:top w:val="none" w:sz="0" w:space="0" w:color="auto"/>
                    <w:left w:val="none" w:sz="0" w:space="0" w:color="auto"/>
                    <w:bottom w:val="none" w:sz="0" w:space="0" w:color="auto"/>
                    <w:right w:val="none" w:sz="0" w:space="0" w:color="auto"/>
                  </w:divBdr>
                  <w:divsChild>
                    <w:div w:id="1880818883">
                      <w:marLeft w:val="0"/>
                      <w:marRight w:val="0"/>
                      <w:marTop w:val="0"/>
                      <w:marBottom w:val="0"/>
                      <w:divBdr>
                        <w:top w:val="none" w:sz="0" w:space="0" w:color="auto"/>
                        <w:left w:val="none" w:sz="0" w:space="0" w:color="auto"/>
                        <w:bottom w:val="none" w:sz="0" w:space="0" w:color="auto"/>
                        <w:right w:val="none" w:sz="0" w:space="0" w:color="auto"/>
                      </w:divBdr>
                    </w:div>
                  </w:divsChild>
                </w:div>
                <w:div w:id="892154185">
                  <w:marLeft w:val="0"/>
                  <w:marRight w:val="0"/>
                  <w:marTop w:val="0"/>
                  <w:marBottom w:val="0"/>
                  <w:divBdr>
                    <w:top w:val="none" w:sz="0" w:space="0" w:color="auto"/>
                    <w:left w:val="none" w:sz="0" w:space="0" w:color="auto"/>
                    <w:bottom w:val="none" w:sz="0" w:space="0" w:color="auto"/>
                    <w:right w:val="none" w:sz="0" w:space="0" w:color="auto"/>
                  </w:divBdr>
                  <w:divsChild>
                    <w:div w:id="159928547">
                      <w:marLeft w:val="0"/>
                      <w:marRight w:val="0"/>
                      <w:marTop w:val="0"/>
                      <w:marBottom w:val="0"/>
                      <w:divBdr>
                        <w:top w:val="none" w:sz="0" w:space="0" w:color="auto"/>
                        <w:left w:val="none" w:sz="0" w:space="0" w:color="auto"/>
                        <w:bottom w:val="none" w:sz="0" w:space="0" w:color="auto"/>
                        <w:right w:val="none" w:sz="0" w:space="0" w:color="auto"/>
                      </w:divBdr>
                    </w:div>
                  </w:divsChild>
                </w:div>
                <w:div w:id="908492533">
                  <w:marLeft w:val="0"/>
                  <w:marRight w:val="0"/>
                  <w:marTop w:val="0"/>
                  <w:marBottom w:val="0"/>
                  <w:divBdr>
                    <w:top w:val="none" w:sz="0" w:space="0" w:color="auto"/>
                    <w:left w:val="none" w:sz="0" w:space="0" w:color="auto"/>
                    <w:bottom w:val="none" w:sz="0" w:space="0" w:color="auto"/>
                    <w:right w:val="none" w:sz="0" w:space="0" w:color="auto"/>
                  </w:divBdr>
                  <w:divsChild>
                    <w:div w:id="921645978">
                      <w:marLeft w:val="0"/>
                      <w:marRight w:val="0"/>
                      <w:marTop w:val="0"/>
                      <w:marBottom w:val="0"/>
                      <w:divBdr>
                        <w:top w:val="none" w:sz="0" w:space="0" w:color="auto"/>
                        <w:left w:val="none" w:sz="0" w:space="0" w:color="auto"/>
                        <w:bottom w:val="none" w:sz="0" w:space="0" w:color="auto"/>
                        <w:right w:val="none" w:sz="0" w:space="0" w:color="auto"/>
                      </w:divBdr>
                    </w:div>
                  </w:divsChild>
                </w:div>
                <w:div w:id="945112476">
                  <w:marLeft w:val="0"/>
                  <w:marRight w:val="0"/>
                  <w:marTop w:val="0"/>
                  <w:marBottom w:val="0"/>
                  <w:divBdr>
                    <w:top w:val="none" w:sz="0" w:space="0" w:color="auto"/>
                    <w:left w:val="none" w:sz="0" w:space="0" w:color="auto"/>
                    <w:bottom w:val="none" w:sz="0" w:space="0" w:color="auto"/>
                    <w:right w:val="none" w:sz="0" w:space="0" w:color="auto"/>
                  </w:divBdr>
                  <w:divsChild>
                    <w:div w:id="1380083163">
                      <w:marLeft w:val="0"/>
                      <w:marRight w:val="0"/>
                      <w:marTop w:val="0"/>
                      <w:marBottom w:val="0"/>
                      <w:divBdr>
                        <w:top w:val="none" w:sz="0" w:space="0" w:color="auto"/>
                        <w:left w:val="none" w:sz="0" w:space="0" w:color="auto"/>
                        <w:bottom w:val="none" w:sz="0" w:space="0" w:color="auto"/>
                        <w:right w:val="none" w:sz="0" w:space="0" w:color="auto"/>
                      </w:divBdr>
                    </w:div>
                  </w:divsChild>
                </w:div>
                <w:div w:id="970282314">
                  <w:marLeft w:val="0"/>
                  <w:marRight w:val="0"/>
                  <w:marTop w:val="0"/>
                  <w:marBottom w:val="0"/>
                  <w:divBdr>
                    <w:top w:val="none" w:sz="0" w:space="0" w:color="auto"/>
                    <w:left w:val="none" w:sz="0" w:space="0" w:color="auto"/>
                    <w:bottom w:val="none" w:sz="0" w:space="0" w:color="auto"/>
                    <w:right w:val="none" w:sz="0" w:space="0" w:color="auto"/>
                  </w:divBdr>
                  <w:divsChild>
                    <w:div w:id="1278487206">
                      <w:marLeft w:val="0"/>
                      <w:marRight w:val="0"/>
                      <w:marTop w:val="0"/>
                      <w:marBottom w:val="0"/>
                      <w:divBdr>
                        <w:top w:val="none" w:sz="0" w:space="0" w:color="auto"/>
                        <w:left w:val="none" w:sz="0" w:space="0" w:color="auto"/>
                        <w:bottom w:val="none" w:sz="0" w:space="0" w:color="auto"/>
                        <w:right w:val="none" w:sz="0" w:space="0" w:color="auto"/>
                      </w:divBdr>
                    </w:div>
                  </w:divsChild>
                </w:div>
                <w:div w:id="975914707">
                  <w:marLeft w:val="0"/>
                  <w:marRight w:val="0"/>
                  <w:marTop w:val="0"/>
                  <w:marBottom w:val="0"/>
                  <w:divBdr>
                    <w:top w:val="none" w:sz="0" w:space="0" w:color="auto"/>
                    <w:left w:val="none" w:sz="0" w:space="0" w:color="auto"/>
                    <w:bottom w:val="none" w:sz="0" w:space="0" w:color="auto"/>
                    <w:right w:val="none" w:sz="0" w:space="0" w:color="auto"/>
                  </w:divBdr>
                  <w:divsChild>
                    <w:div w:id="2119987042">
                      <w:marLeft w:val="0"/>
                      <w:marRight w:val="0"/>
                      <w:marTop w:val="0"/>
                      <w:marBottom w:val="0"/>
                      <w:divBdr>
                        <w:top w:val="none" w:sz="0" w:space="0" w:color="auto"/>
                        <w:left w:val="none" w:sz="0" w:space="0" w:color="auto"/>
                        <w:bottom w:val="none" w:sz="0" w:space="0" w:color="auto"/>
                        <w:right w:val="none" w:sz="0" w:space="0" w:color="auto"/>
                      </w:divBdr>
                    </w:div>
                  </w:divsChild>
                </w:div>
                <w:div w:id="1011643077">
                  <w:marLeft w:val="0"/>
                  <w:marRight w:val="0"/>
                  <w:marTop w:val="0"/>
                  <w:marBottom w:val="0"/>
                  <w:divBdr>
                    <w:top w:val="none" w:sz="0" w:space="0" w:color="auto"/>
                    <w:left w:val="none" w:sz="0" w:space="0" w:color="auto"/>
                    <w:bottom w:val="none" w:sz="0" w:space="0" w:color="auto"/>
                    <w:right w:val="none" w:sz="0" w:space="0" w:color="auto"/>
                  </w:divBdr>
                  <w:divsChild>
                    <w:div w:id="1001547511">
                      <w:marLeft w:val="0"/>
                      <w:marRight w:val="0"/>
                      <w:marTop w:val="0"/>
                      <w:marBottom w:val="0"/>
                      <w:divBdr>
                        <w:top w:val="none" w:sz="0" w:space="0" w:color="auto"/>
                        <w:left w:val="none" w:sz="0" w:space="0" w:color="auto"/>
                        <w:bottom w:val="none" w:sz="0" w:space="0" w:color="auto"/>
                        <w:right w:val="none" w:sz="0" w:space="0" w:color="auto"/>
                      </w:divBdr>
                    </w:div>
                  </w:divsChild>
                </w:div>
                <w:div w:id="1038160635">
                  <w:marLeft w:val="0"/>
                  <w:marRight w:val="0"/>
                  <w:marTop w:val="0"/>
                  <w:marBottom w:val="0"/>
                  <w:divBdr>
                    <w:top w:val="none" w:sz="0" w:space="0" w:color="auto"/>
                    <w:left w:val="none" w:sz="0" w:space="0" w:color="auto"/>
                    <w:bottom w:val="none" w:sz="0" w:space="0" w:color="auto"/>
                    <w:right w:val="none" w:sz="0" w:space="0" w:color="auto"/>
                  </w:divBdr>
                  <w:divsChild>
                    <w:div w:id="625770346">
                      <w:marLeft w:val="0"/>
                      <w:marRight w:val="0"/>
                      <w:marTop w:val="0"/>
                      <w:marBottom w:val="0"/>
                      <w:divBdr>
                        <w:top w:val="none" w:sz="0" w:space="0" w:color="auto"/>
                        <w:left w:val="none" w:sz="0" w:space="0" w:color="auto"/>
                        <w:bottom w:val="none" w:sz="0" w:space="0" w:color="auto"/>
                        <w:right w:val="none" w:sz="0" w:space="0" w:color="auto"/>
                      </w:divBdr>
                    </w:div>
                  </w:divsChild>
                </w:div>
                <w:div w:id="1046026009">
                  <w:marLeft w:val="0"/>
                  <w:marRight w:val="0"/>
                  <w:marTop w:val="0"/>
                  <w:marBottom w:val="0"/>
                  <w:divBdr>
                    <w:top w:val="none" w:sz="0" w:space="0" w:color="auto"/>
                    <w:left w:val="none" w:sz="0" w:space="0" w:color="auto"/>
                    <w:bottom w:val="none" w:sz="0" w:space="0" w:color="auto"/>
                    <w:right w:val="none" w:sz="0" w:space="0" w:color="auto"/>
                  </w:divBdr>
                  <w:divsChild>
                    <w:div w:id="38748450">
                      <w:marLeft w:val="0"/>
                      <w:marRight w:val="0"/>
                      <w:marTop w:val="0"/>
                      <w:marBottom w:val="0"/>
                      <w:divBdr>
                        <w:top w:val="none" w:sz="0" w:space="0" w:color="auto"/>
                        <w:left w:val="none" w:sz="0" w:space="0" w:color="auto"/>
                        <w:bottom w:val="none" w:sz="0" w:space="0" w:color="auto"/>
                        <w:right w:val="none" w:sz="0" w:space="0" w:color="auto"/>
                      </w:divBdr>
                    </w:div>
                  </w:divsChild>
                </w:div>
                <w:div w:id="1056589963">
                  <w:marLeft w:val="0"/>
                  <w:marRight w:val="0"/>
                  <w:marTop w:val="0"/>
                  <w:marBottom w:val="0"/>
                  <w:divBdr>
                    <w:top w:val="none" w:sz="0" w:space="0" w:color="auto"/>
                    <w:left w:val="none" w:sz="0" w:space="0" w:color="auto"/>
                    <w:bottom w:val="none" w:sz="0" w:space="0" w:color="auto"/>
                    <w:right w:val="none" w:sz="0" w:space="0" w:color="auto"/>
                  </w:divBdr>
                  <w:divsChild>
                    <w:div w:id="946083082">
                      <w:marLeft w:val="0"/>
                      <w:marRight w:val="0"/>
                      <w:marTop w:val="0"/>
                      <w:marBottom w:val="0"/>
                      <w:divBdr>
                        <w:top w:val="none" w:sz="0" w:space="0" w:color="auto"/>
                        <w:left w:val="none" w:sz="0" w:space="0" w:color="auto"/>
                        <w:bottom w:val="none" w:sz="0" w:space="0" w:color="auto"/>
                        <w:right w:val="none" w:sz="0" w:space="0" w:color="auto"/>
                      </w:divBdr>
                    </w:div>
                  </w:divsChild>
                </w:div>
                <w:div w:id="1074357859">
                  <w:marLeft w:val="0"/>
                  <w:marRight w:val="0"/>
                  <w:marTop w:val="0"/>
                  <w:marBottom w:val="0"/>
                  <w:divBdr>
                    <w:top w:val="none" w:sz="0" w:space="0" w:color="auto"/>
                    <w:left w:val="none" w:sz="0" w:space="0" w:color="auto"/>
                    <w:bottom w:val="none" w:sz="0" w:space="0" w:color="auto"/>
                    <w:right w:val="none" w:sz="0" w:space="0" w:color="auto"/>
                  </w:divBdr>
                  <w:divsChild>
                    <w:div w:id="833767904">
                      <w:marLeft w:val="0"/>
                      <w:marRight w:val="0"/>
                      <w:marTop w:val="0"/>
                      <w:marBottom w:val="0"/>
                      <w:divBdr>
                        <w:top w:val="none" w:sz="0" w:space="0" w:color="auto"/>
                        <w:left w:val="none" w:sz="0" w:space="0" w:color="auto"/>
                        <w:bottom w:val="none" w:sz="0" w:space="0" w:color="auto"/>
                        <w:right w:val="none" w:sz="0" w:space="0" w:color="auto"/>
                      </w:divBdr>
                    </w:div>
                  </w:divsChild>
                </w:div>
                <w:div w:id="1111514032">
                  <w:marLeft w:val="0"/>
                  <w:marRight w:val="0"/>
                  <w:marTop w:val="0"/>
                  <w:marBottom w:val="0"/>
                  <w:divBdr>
                    <w:top w:val="none" w:sz="0" w:space="0" w:color="auto"/>
                    <w:left w:val="none" w:sz="0" w:space="0" w:color="auto"/>
                    <w:bottom w:val="none" w:sz="0" w:space="0" w:color="auto"/>
                    <w:right w:val="none" w:sz="0" w:space="0" w:color="auto"/>
                  </w:divBdr>
                  <w:divsChild>
                    <w:div w:id="1014114685">
                      <w:marLeft w:val="0"/>
                      <w:marRight w:val="0"/>
                      <w:marTop w:val="0"/>
                      <w:marBottom w:val="0"/>
                      <w:divBdr>
                        <w:top w:val="none" w:sz="0" w:space="0" w:color="auto"/>
                        <w:left w:val="none" w:sz="0" w:space="0" w:color="auto"/>
                        <w:bottom w:val="none" w:sz="0" w:space="0" w:color="auto"/>
                        <w:right w:val="none" w:sz="0" w:space="0" w:color="auto"/>
                      </w:divBdr>
                    </w:div>
                  </w:divsChild>
                </w:div>
                <w:div w:id="1129664939">
                  <w:marLeft w:val="0"/>
                  <w:marRight w:val="0"/>
                  <w:marTop w:val="0"/>
                  <w:marBottom w:val="0"/>
                  <w:divBdr>
                    <w:top w:val="none" w:sz="0" w:space="0" w:color="auto"/>
                    <w:left w:val="none" w:sz="0" w:space="0" w:color="auto"/>
                    <w:bottom w:val="none" w:sz="0" w:space="0" w:color="auto"/>
                    <w:right w:val="none" w:sz="0" w:space="0" w:color="auto"/>
                  </w:divBdr>
                  <w:divsChild>
                    <w:div w:id="225454208">
                      <w:marLeft w:val="0"/>
                      <w:marRight w:val="0"/>
                      <w:marTop w:val="0"/>
                      <w:marBottom w:val="0"/>
                      <w:divBdr>
                        <w:top w:val="none" w:sz="0" w:space="0" w:color="auto"/>
                        <w:left w:val="none" w:sz="0" w:space="0" w:color="auto"/>
                        <w:bottom w:val="none" w:sz="0" w:space="0" w:color="auto"/>
                        <w:right w:val="none" w:sz="0" w:space="0" w:color="auto"/>
                      </w:divBdr>
                    </w:div>
                  </w:divsChild>
                </w:div>
                <w:div w:id="1135027722">
                  <w:marLeft w:val="0"/>
                  <w:marRight w:val="0"/>
                  <w:marTop w:val="0"/>
                  <w:marBottom w:val="0"/>
                  <w:divBdr>
                    <w:top w:val="none" w:sz="0" w:space="0" w:color="auto"/>
                    <w:left w:val="none" w:sz="0" w:space="0" w:color="auto"/>
                    <w:bottom w:val="none" w:sz="0" w:space="0" w:color="auto"/>
                    <w:right w:val="none" w:sz="0" w:space="0" w:color="auto"/>
                  </w:divBdr>
                  <w:divsChild>
                    <w:div w:id="502205619">
                      <w:marLeft w:val="0"/>
                      <w:marRight w:val="0"/>
                      <w:marTop w:val="0"/>
                      <w:marBottom w:val="0"/>
                      <w:divBdr>
                        <w:top w:val="none" w:sz="0" w:space="0" w:color="auto"/>
                        <w:left w:val="none" w:sz="0" w:space="0" w:color="auto"/>
                        <w:bottom w:val="none" w:sz="0" w:space="0" w:color="auto"/>
                        <w:right w:val="none" w:sz="0" w:space="0" w:color="auto"/>
                      </w:divBdr>
                    </w:div>
                  </w:divsChild>
                </w:div>
                <w:div w:id="1136336666">
                  <w:marLeft w:val="0"/>
                  <w:marRight w:val="0"/>
                  <w:marTop w:val="0"/>
                  <w:marBottom w:val="0"/>
                  <w:divBdr>
                    <w:top w:val="none" w:sz="0" w:space="0" w:color="auto"/>
                    <w:left w:val="none" w:sz="0" w:space="0" w:color="auto"/>
                    <w:bottom w:val="none" w:sz="0" w:space="0" w:color="auto"/>
                    <w:right w:val="none" w:sz="0" w:space="0" w:color="auto"/>
                  </w:divBdr>
                  <w:divsChild>
                    <w:div w:id="885795801">
                      <w:marLeft w:val="0"/>
                      <w:marRight w:val="0"/>
                      <w:marTop w:val="0"/>
                      <w:marBottom w:val="0"/>
                      <w:divBdr>
                        <w:top w:val="none" w:sz="0" w:space="0" w:color="auto"/>
                        <w:left w:val="none" w:sz="0" w:space="0" w:color="auto"/>
                        <w:bottom w:val="none" w:sz="0" w:space="0" w:color="auto"/>
                        <w:right w:val="none" w:sz="0" w:space="0" w:color="auto"/>
                      </w:divBdr>
                    </w:div>
                  </w:divsChild>
                </w:div>
                <w:div w:id="1150750659">
                  <w:marLeft w:val="0"/>
                  <w:marRight w:val="0"/>
                  <w:marTop w:val="0"/>
                  <w:marBottom w:val="0"/>
                  <w:divBdr>
                    <w:top w:val="none" w:sz="0" w:space="0" w:color="auto"/>
                    <w:left w:val="none" w:sz="0" w:space="0" w:color="auto"/>
                    <w:bottom w:val="none" w:sz="0" w:space="0" w:color="auto"/>
                    <w:right w:val="none" w:sz="0" w:space="0" w:color="auto"/>
                  </w:divBdr>
                  <w:divsChild>
                    <w:div w:id="124667680">
                      <w:marLeft w:val="0"/>
                      <w:marRight w:val="0"/>
                      <w:marTop w:val="0"/>
                      <w:marBottom w:val="0"/>
                      <w:divBdr>
                        <w:top w:val="none" w:sz="0" w:space="0" w:color="auto"/>
                        <w:left w:val="none" w:sz="0" w:space="0" w:color="auto"/>
                        <w:bottom w:val="none" w:sz="0" w:space="0" w:color="auto"/>
                        <w:right w:val="none" w:sz="0" w:space="0" w:color="auto"/>
                      </w:divBdr>
                    </w:div>
                  </w:divsChild>
                </w:div>
                <w:div w:id="1171259724">
                  <w:marLeft w:val="0"/>
                  <w:marRight w:val="0"/>
                  <w:marTop w:val="0"/>
                  <w:marBottom w:val="0"/>
                  <w:divBdr>
                    <w:top w:val="none" w:sz="0" w:space="0" w:color="auto"/>
                    <w:left w:val="none" w:sz="0" w:space="0" w:color="auto"/>
                    <w:bottom w:val="none" w:sz="0" w:space="0" w:color="auto"/>
                    <w:right w:val="none" w:sz="0" w:space="0" w:color="auto"/>
                  </w:divBdr>
                  <w:divsChild>
                    <w:div w:id="928807586">
                      <w:marLeft w:val="0"/>
                      <w:marRight w:val="0"/>
                      <w:marTop w:val="0"/>
                      <w:marBottom w:val="0"/>
                      <w:divBdr>
                        <w:top w:val="none" w:sz="0" w:space="0" w:color="auto"/>
                        <w:left w:val="none" w:sz="0" w:space="0" w:color="auto"/>
                        <w:bottom w:val="none" w:sz="0" w:space="0" w:color="auto"/>
                        <w:right w:val="none" w:sz="0" w:space="0" w:color="auto"/>
                      </w:divBdr>
                    </w:div>
                  </w:divsChild>
                </w:div>
                <w:div w:id="1251046441">
                  <w:marLeft w:val="0"/>
                  <w:marRight w:val="0"/>
                  <w:marTop w:val="0"/>
                  <w:marBottom w:val="0"/>
                  <w:divBdr>
                    <w:top w:val="none" w:sz="0" w:space="0" w:color="auto"/>
                    <w:left w:val="none" w:sz="0" w:space="0" w:color="auto"/>
                    <w:bottom w:val="none" w:sz="0" w:space="0" w:color="auto"/>
                    <w:right w:val="none" w:sz="0" w:space="0" w:color="auto"/>
                  </w:divBdr>
                  <w:divsChild>
                    <w:div w:id="1466771924">
                      <w:marLeft w:val="0"/>
                      <w:marRight w:val="0"/>
                      <w:marTop w:val="0"/>
                      <w:marBottom w:val="0"/>
                      <w:divBdr>
                        <w:top w:val="none" w:sz="0" w:space="0" w:color="auto"/>
                        <w:left w:val="none" w:sz="0" w:space="0" w:color="auto"/>
                        <w:bottom w:val="none" w:sz="0" w:space="0" w:color="auto"/>
                        <w:right w:val="none" w:sz="0" w:space="0" w:color="auto"/>
                      </w:divBdr>
                    </w:div>
                  </w:divsChild>
                </w:div>
                <w:div w:id="1259219289">
                  <w:marLeft w:val="0"/>
                  <w:marRight w:val="0"/>
                  <w:marTop w:val="0"/>
                  <w:marBottom w:val="0"/>
                  <w:divBdr>
                    <w:top w:val="none" w:sz="0" w:space="0" w:color="auto"/>
                    <w:left w:val="none" w:sz="0" w:space="0" w:color="auto"/>
                    <w:bottom w:val="none" w:sz="0" w:space="0" w:color="auto"/>
                    <w:right w:val="none" w:sz="0" w:space="0" w:color="auto"/>
                  </w:divBdr>
                  <w:divsChild>
                    <w:div w:id="1120803944">
                      <w:marLeft w:val="0"/>
                      <w:marRight w:val="0"/>
                      <w:marTop w:val="0"/>
                      <w:marBottom w:val="0"/>
                      <w:divBdr>
                        <w:top w:val="none" w:sz="0" w:space="0" w:color="auto"/>
                        <w:left w:val="none" w:sz="0" w:space="0" w:color="auto"/>
                        <w:bottom w:val="none" w:sz="0" w:space="0" w:color="auto"/>
                        <w:right w:val="none" w:sz="0" w:space="0" w:color="auto"/>
                      </w:divBdr>
                    </w:div>
                  </w:divsChild>
                </w:div>
                <w:div w:id="1277709704">
                  <w:marLeft w:val="0"/>
                  <w:marRight w:val="0"/>
                  <w:marTop w:val="0"/>
                  <w:marBottom w:val="0"/>
                  <w:divBdr>
                    <w:top w:val="none" w:sz="0" w:space="0" w:color="auto"/>
                    <w:left w:val="none" w:sz="0" w:space="0" w:color="auto"/>
                    <w:bottom w:val="none" w:sz="0" w:space="0" w:color="auto"/>
                    <w:right w:val="none" w:sz="0" w:space="0" w:color="auto"/>
                  </w:divBdr>
                  <w:divsChild>
                    <w:div w:id="845243287">
                      <w:marLeft w:val="0"/>
                      <w:marRight w:val="0"/>
                      <w:marTop w:val="0"/>
                      <w:marBottom w:val="0"/>
                      <w:divBdr>
                        <w:top w:val="none" w:sz="0" w:space="0" w:color="auto"/>
                        <w:left w:val="none" w:sz="0" w:space="0" w:color="auto"/>
                        <w:bottom w:val="none" w:sz="0" w:space="0" w:color="auto"/>
                        <w:right w:val="none" w:sz="0" w:space="0" w:color="auto"/>
                      </w:divBdr>
                    </w:div>
                  </w:divsChild>
                </w:div>
                <w:div w:id="1279333938">
                  <w:marLeft w:val="0"/>
                  <w:marRight w:val="0"/>
                  <w:marTop w:val="0"/>
                  <w:marBottom w:val="0"/>
                  <w:divBdr>
                    <w:top w:val="none" w:sz="0" w:space="0" w:color="auto"/>
                    <w:left w:val="none" w:sz="0" w:space="0" w:color="auto"/>
                    <w:bottom w:val="none" w:sz="0" w:space="0" w:color="auto"/>
                    <w:right w:val="none" w:sz="0" w:space="0" w:color="auto"/>
                  </w:divBdr>
                  <w:divsChild>
                    <w:div w:id="918751258">
                      <w:marLeft w:val="0"/>
                      <w:marRight w:val="0"/>
                      <w:marTop w:val="0"/>
                      <w:marBottom w:val="0"/>
                      <w:divBdr>
                        <w:top w:val="none" w:sz="0" w:space="0" w:color="auto"/>
                        <w:left w:val="none" w:sz="0" w:space="0" w:color="auto"/>
                        <w:bottom w:val="none" w:sz="0" w:space="0" w:color="auto"/>
                        <w:right w:val="none" w:sz="0" w:space="0" w:color="auto"/>
                      </w:divBdr>
                    </w:div>
                  </w:divsChild>
                </w:div>
                <w:div w:id="1315184513">
                  <w:marLeft w:val="0"/>
                  <w:marRight w:val="0"/>
                  <w:marTop w:val="0"/>
                  <w:marBottom w:val="0"/>
                  <w:divBdr>
                    <w:top w:val="none" w:sz="0" w:space="0" w:color="auto"/>
                    <w:left w:val="none" w:sz="0" w:space="0" w:color="auto"/>
                    <w:bottom w:val="none" w:sz="0" w:space="0" w:color="auto"/>
                    <w:right w:val="none" w:sz="0" w:space="0" w:color="auto"/>
                  </w:divBdr>
                  <w:divsChild>
                    <w:div w:id="795952995">
                      <w:marLeft w:val="0"/>
                      <w:marRight w:val="0"/>
                      <w:marTop w:val="0"/>
                      <w:marBottom w:val="0"/>
                      <w:divBdr>
                        <w:top w:val="none" w:sz="0" w:space="0" w:color="auto"/>
                        <w:left w:val="none" w:sz="0" w:space="0" w:color="auto"/>
                        <w:bottom w:val="none" w:sz="0" w:space="0" w:color="auto"/>
                        <w:right w:val="none" w:sz="0" w:space="0" w:color="auto"/>
                      </w:divBdr>
                    </w:div>
                  </w:divsChild>
                </w:div>
                <w:div w:id="1323309939">
                  <w:marLeft w:val="0"/>
                  <w:marRight w:val="0"/>
                  <w:marTop w:val="0"/>
                  <w:marBottom w:val="0"/>
                  <w:divBdr>
                    <w:top w:val="none" w:sz="0" w:space="0" w:color="auto"/>
                    <w:left w:val="none" w:sz="0" w:space="0" w:color="auto"/>
                    <w:bottom w:val="none" w:sz="0" w:space="0" w:color="auto"/>
                    <w:right w:val="none" w:sz="0" w:space="0" w:color="auto"/>
                  </w:divBdr>
                  <w:divsChild>
                    <w:div w:id="1183975560">
                      <w:marLeft w:val="0"/>
                      <w:marRight w:val="0"/>
                      <w:marTop w:val="0"/>
                      <w:marBottom w:val="0"/>
                      <w:divBdr>
                        <w:top w:val="none" w:sz="0" w:space="0" w:color="auto"/>
                        <w:left w:val="none" w:sz="0" w:space="0" w:color="auto"/>
                        <w:bottom w:val="none" w:sz="0" w:space="0" w:color="auto"/>
                        <w:right w:val="none" w:sz="0" w:space="0" w:color="auto"/>
                      </w:divBdr>
                    </w:div>
                  </w:divsChild>
                </w:div>
                <w:div w:id="1360012960">
                  <w:marLeft w:val="0"/>
                  <w:marRight w:val="0"/>
                  <w:marTop w:val="0"/>
                  <w:marBottom w:val="0"/>
                  <w:divBdr>
                    <w:top w:val="none" w:sz="0" w:space="0" w:color="auto"/>
                    <w:left w:val="none" w:sz="0" w:space="0" w:color="auto"/>
                    <w:bottom w:val="none" w:sz="0" w:space="0" w:color="auto"/>
                    <w:right w:val="none" w:sz="0" w:space="0" w:color="auto"/>
                  </w:divBdr>
                  <w:divsChild>
                    <w:div w:id="1224289672">
                      <w:marLeft w:val="0"/>
                      <w:marRight w:val="0"/>
                      <w:marTop w:val="0"/>
                      <w:marBottom w:val="0"/>
                      <w:divBdr>
                        <w:top w:val="none" w:sz="0" w:space="0" w:color="auto"/>
                        <w:left w:val="none" w:sz="0" w:space="0" w:color="auto"/>
                        <w:bottom w:val="none" w:sz="0" w:space="0" w:color="auto"/>
                        <w:right w:val="none" w:sz="0" w:space="0" w:color="auto"/>
                      </w:divBdr>
                    </w:div>
                  </w:divsChild>
                </w:div>
                <w:div w:id="1378243674">
                  <w:marLeft w:val="0"/>
                  <w:marRight w:val="0"/>
                  <w:marTop w:val="0"/>
                  <w:marBottom w:val="0"/>
                  <w:divBdr>
                    <w:top w:val="none" w:sz="0" w:space="0" w:color="auto"/>
                    <w:left w:val="none" w:sz="0" w:space="0" w:color="auto"/>
                    <w:bottom w:val="none" w:sz="0" w:space="0" w:color="auto"/>
                    <w:right w:val="none" w:sz="0" w:space="0" w:color="auto"/>
                  </w:divBdr>
                  <w:divsChild>
                    <w:div w:id="1892233281">
                      <w:marLeft w:val="0"/>
                      <w:marRight w:val="0"/>
                      <w:marTop w:val="0"/>
                      <w:marBottom w:val="0"/>
                      <w:divBdr>
                        <w:top w:val="none" w:sz="0" w:space="0" w:color="auto"/>
                        <w:left w:val="none" w:sz="0" w:space="0" w:color="auto"/>
                        <w:bottom w:val="none" w:sz="0" w:space="0" w:color="auto"/>
                        <w:right w:val="none" w:sz="0" w:space="0" w:color="auto"/>
                      </w:divBdr>
                    </w:div>
                  </w:divsChild>
                </w:div>
                <w:div w:id="1414351853">
                  <w:marLeft w:val="0"/>
                  <w:marRight w:val="0"/>
                  <w:marTop w:val="0"/>
                  <w:marBottom w:val="0"/>
                  <w:divBdr>
                    <w:top w:val="none" w:sz="0" w:space="0" w:color="auto"/>
                    <w:left w:val="none" w:sz="0" w:space="0" w:color="auto"/>
                    <w:bottom w:val="none" w:sz="0" w:space="0" w:color="auto"/>
                    <w:right w:val="none" w:sz="0" w:space="0" w:color="auto"/>
                  </w:divBdr>
                  <w:divsChild>
                    <w:div w:id="1457211029">
                      <w:marLeft w:val="0"/>
                      <w:marRight w:val="0"/>
                      <w:marTop w:val="0"/>
                      <w:marBottom w:val="0"/>
                      <w:divBdr>
                        <w:top w:val="none" w:sz="0" w:space="0" w:color="auto"/>
                        <w:left w:val="none" w:sz="0" w:space="0" w:color="auto"/>
                        <w:bottom w:val="none" w:sz="0" w:space="0" w:color="auto"/>
                        <w:right w:val="none" w:sz="0" w:space="0" w:color="auto"/>
                      </w:divBdr>
                    </w:div>
                  </w:divsChild>
                </w:div>
                <w:div w:id="1416054182">
                  <w:marLeft w:val="0"/>
                  <w:marRight w:val="0"/>
                  <w:marTop w:val="0"/>
                  <w:marBottom w:val="0"/>
                  <w:divBdr>
                    <w:top w:val="none" w:sz="0" w:space="0" w:color="auto"/>
                    <w:left w:val="none" w:sz="0" w:space="0" w:color="auto"/>
                    <w:bottom w:val="none" w:sz="0" w:space="0" w:color="auto"/>
                    <w:right w:val="none" w:sz="0" w:space="0" w:color="auto"/>
                  </w:divBdr>
                  <w:divsChild>
                    <w:div w:id="2007899560">
                      <w:marLeft w:val="0"/>
                      <w:marRight w:val="0"/>
                      <w:marTop w:val="0"/>
                      <w:marBottom w:val="0"/>
                      <w:divBdr>
                        <w:top w:val="none" w:sz="0" w:space="0" w:color="auto"/>
                        <w:left w:val="none" w:sz="0" w:space="0" w:color="auto"/>
                        <w:bottom w:val="none" w:sz="0" w:space="0" w:color="auto"/>
                        <w:right w:val="none" w:sz="0" w:space="0" w:color="auto"/>
                      </w:divBdr>
                    </w:div>
                  </w:divsChild>
                </w:div>
                <w:div w:id="1423260501">
                  <w:marLeft w:val="0"/>
                  <w:marRight w:val="0"/>
                  <w:marTop w:val="0"/>
                  <w:marBottom w:val="0"/>
                  <w:divBdr>
                    <w:top w:val="none" w:sz="0" w:space="0" w:color="auto"/>
                    <w:left w:val="none" w:sz="0" w:space="0" w:color="auto"/>
                    <w:bottom w:val="none" w:sz="0" w:space="0" w:color="auto"/>
                    <w:right w:val="none" w:sz="0" w:space="0" w:color="auto"/>
                  </w:divBdr>
                  <w:divsChild>
                    <w:div w:id="1720670944">
                      <w:marLeft w:val="0"/>
                      <w:marRight w:val="0"/>
                      <w:marTop w:val="0"/>
                      <w:marBottom w:val="0"/>
                      <w:divBdr>
                        <w:top w:val="none" w:sz="0" w:space="0" w:color="auto"/>
                        <w:left w:val="none" w:sz="0" w:space="0" w:color="auto"/>
                        <w:bottom w:val="none" w:sz="0" w:space="0" w:color="auto"/>
                        <w:right w:val="none" w:sz="0" w:space="0" w:color="auto"/>
                      </w:divBdr>
                    </w:div>
                  </w:divsChild>
                </w:div>
                <w:div w:id="1434015232">
                  <w:marLeft w:val="0"/>
                  <w:marRight w:val="0"/>
                  <w:marTop w:val="0"/>
                  <w:marBottom w:val="0"/>
                  <w:divBdr>
                    <w:top w:val="none" w:sz="0" w:space="0" w:color="auto"/>
                    <w:left w:val="none" w:sz="0" w:space="0" w:color="auto"/>
                    <w:bottom w:val="none" w:sz="0" w:space="0" w:color="auto"/>
                    <w:right w:val="none" w:sz="0" w:space="0" w:color="auto"/>
                  </w:divBdr>
                  <w:divsChild>
                    <w:div w:id="1574966993">
                      <w:marLeft w:val="0"/>
                      <w:marRight w:val="0"/>
                      <w:marTop w:val="0"/>
                      <w:marBottom w:val="0"/>
                      <w:divBdr>
                        <w:top w:val="none" w:sz="0" w:space="0" w:color="auto"/>
                        <w:left w:val="none" w:sz="0" w:space="0" w:color="auto"/>
                        <w:bottom w:val="none" w:sz="0" w:space="0" w:color="auto"/>
                        <w:right w:val="none" w:sz="0" w:space="0" w:color="auto"/>
                      </w:divBdr>
                    </w:div>
                  </w:divsChild>
                </w:div>
                <w:div w:id="1445004617">
                  <w:marLeft w:val="0"/>
                  <w:marRight w:val="0"/>
                  <w:marTop w:val="0"/>
                  <w:marBottom w:val="0"/>
                  <w:divBdr>
                    <w:top w:val="none" w:sz="0" w:space="0" w:color="auto"/>
                    <w:left w:val="none" w:sz="0" w:space="0" w:color="auto"/>
                    <w:bottom w:val="none" w:sz="0" w:space="0" w:color="auto"/>
                    <w:right w:val="none" w:sz="0" w:space="0" w:color="auto"/>
                  </w:divBdr>
                  <w:divsChild>
                    <w:div w:id="1962179495">
                      <w:marLeft w:val="0"/>
                      <w:marRight w:val="0"/>
                      <w:marTop w:val="0"/>
                      <w:marBottom w:val="0"/>
                      <w:divBdr>
                        <w:top w:val="none" w:sz="0" w:space="0" w:color="auto"/>
                        <w:left w:val="none" w:sz="0" w:space="0" w:color="auto"/>
                        <w:bottom w:val="none" w:sz="0" w:space="0" w:color="auto"/>
                        <w:right w:val="none" w:sz="0" w:space="0" w:color="auto"/>
                      </w:divBdr>
                    </w:div>
                  </w:divsChild>
                </w:div>
                <w:div w:id="1449622421">
                  <w:marLeft w:val="0"/>
                  <w:marRight w:val="0"/>
                  <w:marTop w:val="0"/>
                  <w:marBottom w:val="0"/>
                  <w:divBdr>
                    <w:top w:val="none" w:sz="0" w:space="0" w:color="auto"/>
                    <w:left w:val="none" w:sz="0" w:space="0" w:color="auto"/>
                    <w:bottom w:val="none" w:sz="0" w:space="0" w:color="auto"/>
                    <w:right w:val="none" w:sz="0" w:space="0" w:color="auto"/>
                  </w:divBdr>
                  <w:divsChild>
                    <w:div w:id="1314987009">
                      <w:marLeft w:val="0"/>
                      <w:marRight w:val="0"/>
                      <w:marTop w:val="0"/>
                      <w:marBottom w:val="0"/>
                      <w:divBdr>
                        <w:top w:val="none" w:sz="0" w:space="0" w:color="auto"/>
                        <w:left w:val="none" w:sz="0" w:space="0" w:color="auto"/>
                        <w:bottom w:val="none" w:sz="0" w:space="0" w:color="auto"/>
                        <w:right w:val="none" w:sz="0" w:space="0" w:color="auto"/>
                      </w:divBdr>
                    </w:div>
                  </w:divsChild>
                </w:div>
                <w:div w:id="1458256562">
                  <w:marLeft w:val="0"/>
                  <w:marRight w:val="0"/>
                  <w:marTop w:val="0"/>
                  <w:marBottom w:val="0"/>
                  <w:divBdr>
                    <w:top w:val="none" w:sz="0" w:space="0" w:color="auto"/>
                    <w:left w:val="none" w:sz="0" w:space="0" w:color="auto"/>
                    <w:bottom w:val="none" w:sz="0" w:space="0" w:color="auto"/>
                    <w:right w:val="none" w:sz="0" w:space="0" w:color="auto"/>
                  </w:divBdr>
                  <w:divsChild>
                    <w:div w:id="1613052097">
                      <w:marLeft w:val="0"/>
                      <w:marRight w:val="0"/>
                      <w:marTop w:val="0"/>
                      <w:marBottom w:val="0"/>
                      <w:divBdr>
                        <w:top w:val="none" w:sz="0" w:space="0" w:color="auto"/>
                        <w:left w:val="none" w:sz="0" w:space="0" w:color="auto"/>
                        <w:bottom w:val="none" w:sz="0" w:space="0" w:color="auto"/>
                        <w:right w:val="none" w:sz="0" w:space="0" w:color="auto"/>
                      </w:divBdr>
                    </w:div>
                  </w:divsChild>
                </w:div>
                <w:div w:id="1514490478">
                  <w:marLeft w:val="0"/>
                  <w:marRight w:val="0"/>
                  <w:marTop w:val="0"/>
                  <w:marBottom w:val="0"/>
                  <w:divBdr>
                    <w:top w:val="none" w:sz="0" w:space="0" w:color="auto"/>
                    <w:left w:val="none" w:sz="0" w:space="0" w:color="auto"/>
                    <w:bottom w:val="none" w:sz="0" w:space="0" w:color="auto"/>
                    <w:right w:val="none" w:sz="0" w:space="0" w:color="auto"/>
                  </w:divBdr>
                  <w:divsChild>
                    <w:div w:id="216479934">
                      <w:marLeft w:val="0"/>
                      <w:marRight w:val="0"/>
                      <w:marTop w:val="0"/>
                      <w:marBottom w:val="0"/>
                      <w:divBdr>
                        <w:top w:val="none" w:sz="0" w:space="0" w:color="auto"/>
                        <w:left w:val="none" w:sz="0" w:space="0" w:color="auto"/>
                        <w:bottom w:val="none" w:sz="0" w:space="0" w:color="auto"/>
                        <w:right w:val="none" w:sz="0" w:space="0" w:color="auto"/>
                      </w:divBdr>
                    </w:div>
                  </w:divsChild>
                </w:div>
                <w:div w:id="1514684102">
                  <w:marLeft w:val="0"/>
                  <w:marRight w:val="0"/>
                  <w:marTop w:val="0"/>
                  <w:marBottom w:val="0"/>
                  <w:divBdr>
                    <w:top w:val="none" w:sz="0" w:space="0" w:color="auto"/>
                    <w:left w:val="none" w:sz="0" w:space="0" w:color="auto"/>
                    <w:bottom w:val="none" w:sz="0" w:space="0" w:color="auto"/>
                    <w:right w:val="none" w:sz="0" w:space="0" w:color="auto"/>
                  </w:divBdr>
                  <w:divsChild>
                    <w:div w:id="1434400047">
                      <w:marLeft w:val="0"/>
                      <w:marRight w:val="0"/>
                      <w:marTop w:val="0"/>
                      <w:marBottom w:val="0"/>
                      <w:divBdr>
                        <w:top w:val="none" w:sz="0" w:space="0" w:color="auto"/>
                        <w:left w:val="none" w:sz="0" w:space="0" w:color="auto"/>
                        <w:bottom w:val="none" w:sz="0" w:space="0" w:color="auto"/>
                        <w:right w:val="none" w:sz="0" w:space="0" w:color="auto"/>
                      </w:divBdr>
                    </w:div>
                  </w:divsChild>
                </w:div>
                <w:div w:id="1532650886">
                  <w:marLeft w:val="0"/>
                  <w:marRight w:val="0"/>
                  <w:marTop w:val="0"/>
                  <w:marBottom w:val="0"/>
                  <w:divBdr>
                    <w:top w:val="none" w:sz="0" w:space="0" w:color="auto"/>
                    <w:left w:val="none" w:sz="0" w:space="0" w:color="auto"/>
                    <w:bottom w:val="none" w:sz="0" w:space="0" w:color="auto"/>
                    <w:right w:val="none" w:sz="0" w:space="0" w:color="auto"/>
                  </w:divBdr>
                  <w:divsChild>
                    <w:div w:id="124861550">
                      <w:marLeft w:val="0"/>
                      <w:marRight w:val="0"/>
                      <w:marTop w:val="0"/>
                      <w:marBottom w:val="0"/>
                      <w:divBdr>
                        <w:top w:val="none" w:sz="0" w:space="0" w:color="auto"/>
                        <w:left w:val="none" w:sz="0" w:space="0" w:color="auto"/>
                        <w:bottom w:val="none" w:sz="0" w:space="0" w:color="auto"/>
                        <w:right w:val="none" w:sz="0" w:space="0" w:color="auto"/>
                      </w:divBdr>
                    </w:div>
                  </w:divsChild>
                </w:div>
                <w:div w:id="1596330380">
                  <w:marLeft w:val="0"/>
                  <w:marRight w:val="0"/>
                  <w:marTop w:val="0"/>
                  <w:marBottom w:val="0"/>
                  <w:divBdr>
                    <w:top w:val="none" w:sz="0" w:space="0" w:color="auto"/>
                    <w:left w:val="none" w:sz="0" w:space="0" w:color="auto"/>
                    <w:bottom w:val="none" w:sz="0" w:space="0" w:color="auto"/>
                    <w:right w:val="none" w:sz="0" w:space="0" w:color="auto"/>
                  </w:divBdr>
                  <w:divsChild>
                    <w:div w:id="33314634">
                      <w:marLeft w:val="0"/>
                      <w:marRight w:val="0"/>
                      <w:marTop w:val="0"/>
                      <w:marBottom w:val="0"/>
                      <w:divBdr>
                        <w:top w:val="none" w:sz="0" w:space="0" w:color="auto"/>
                        <w:left w:val="none" w:sz="0" w:space="0" w:color="auto"/>
                        <w:bottom w:val="none" w:sz="0" w:space="0" w:color="auto"/>
                        <w:right w:val="none" w:sz="0" w:space="0" w:color="auto"/>
                      </w:divBdr>
                    </w:div>
                  </w:divsChild>
                </w:div>
                <w:div w:id="1608199833">
                  <w:marLeft w:val="0"/>
                  <w:marRight w:val="0"/>
                  <w:marTop w:val="0"/>
                  <w:marBottom w:val="0"/>
                  <w:divBdr>
                    <w:top w:val="none" w:sz="0" w:space="0" w:color="auto"/>
                    <w:left w:val="none" w:sz="0" w:space="0" w:color="auto"/>
                    <w:bottom w:val="none" w:sz="0" w:space="0" w:color="auto"/>
                    <w:right w:val="none" w:sz="0" w:space="0" w:color="auto"/>
                  </w:divBdr>
                  <w:divsChild>
                    <w:div w:id="423888131">
                      <w:marLeft w:val="0"/>
                      <w:marRight w:val="0"/>
                      <w:marTop w:val="0"/>
                      <w:marBottom w:val="0"/>
                      <w:divBdr>
                        <w:top w:val="none" w:sz="0" w:space="0" w:color="auto"/>
                        <w:left w:val="none" w:sz="0" w:space="0" w:color="auto"/>
                        <w:bottom w:val="none" w:sz="0" w:space="0" w:color="auto"/>
                        <w:right w:val="none" w:sz="0" w:space="0" w:color="auto"/>
                      </w:divBdr>
                    </w:div>
                  </w:divsChild>
                </w:div>
                <w:div w:id="1608417227">
                  <w:marLeft w:val="0"/>
                  <w:marRight w:val="0"/>
                  <w:marTop w:val="0"/>
                  <w:marBottom w:val="0"/>
                  <w:divBdr>
                    <w:top w:val="none" w:sz="0" w:space="0" w:color="auto"/>
                    <w:left w:val="none" w:sz="0" w:space="0" w:color="auto"/>
                    <w:bottom w:val="none" w:sz="0" w:space="0" w:color="auto"/>
                    <w:right w:val="none" w:sz="0" w:space="0" w:color="auto"/>
                  </w:divBdr>
                  <w:divsChild>
                    <w:div w:id="2099055669">
                      <w:marLeft w:val="0"/>
                      <w:marRight w:val="0"/>
                      <w:marTop w:val="0"/>
                      <w:marBottom w:val="0"/>
                      <w:divBdr>
                        <w:top w:val="none" w:sz="0" w:space="0" w:color="auto"/>
                        <w:left w:val="none" w:sz="0" w:space="0" w:color="auto"/>
                        <w:bottom w:val="none" w:sz="0" w:space="0" w:color="auto"/>
                        <w:right w:val="none" w:sz="0" w:space="0" w:color="auto"/>
                      </w:divBdr>
                    </w:div>
                  </w:divsChild>
                </w:div>
                <w:div w:id="1646616269">
                  <w:marLeft w:val="0"/>
                  <w:marRight w:val="0"/>
                  <w:marTop w:val="0"/>
                  <w:marBottom w:val="0"/>
                  <w:divBdr>
                    <w:top w:val="none" w:sz="0" w:space="0" w:color="auto"/>
                    <w:left w:val="none" w:sz="0" w:space="0" w:color="auto"/>
                    <w:bottom w:val="none" w:sz="0" w:space="0" w:color="auto"/>
                    <w:right w:val="none" w:sz="0" w:space="0" w:color="auto"/>
                  </w:divBdr>
                  <w:divsChild>
                    <w:div w:id="1324578069">
                      <w:marLeft w:val="0"/>
                      <w:marRight w:val="0"/>
                      <w:marTop w:val="0"/>
                      <w:marBottom w:val="0"/>
                      <w:divBdr>
                        <w:top w:val="none" w:sz="0" w:space="0" w:color="auto"/>
                        <w:left w:val="none" w:sz="0" w:space="0" w:color="auto"/>
                        <w:bottom w:val="none" w:sz="0" w:space="0" w:color="auto"/>
                        <w:right w:val="none" w:sz="0" w:space="0" w:color="auto"/>
                      </w:divBdr>
                    </w:div>
                  </w:divsChild>
                </w:div>
                <w:div w:id="1654992913">
                  <w:marLeft w:val="0"/>
                  <w:marRight w:val="0"/>
                  <w:marTop w:val="0"/>
                  <w:marBottom w:val="0"/>
                  <w:divBdr>
                    <w:top w:val="none" w:sz="0" w:space="0" w:color="auto"/>
                    <w:left w:val="none" w:sz="0" w:space="0" w:color="auto"/>
                    <w:bottom w:val="none" w:sz="0" w:space="0" w:color="auto"/>
                    <w:right w:val="none" w:sz="0" w:space="0" w:color="auto"/>
                  </w:divBdr>
                  <w:divsChild>
                    <w:div w:id="1501457975">
                      <w:marLeft w:val="0"/>
                      <w:marRight w:val="0"/>
                      <w:marTop w:val="0"/>
                      <w:marBottom w:val="0"/>
                      <w:divBdr>
                        <w:top w:val="none" w:sz="0" w:space="0" w:color="auto"/>
                        <w:left w:val="none" w:sz="0" w:space="0" w:color="auto"/>
                        <w:bottom w:val="none" w:sz="0" w:space="0" w:color="auto"/>
                        <w:right w:val="none" w:sz="0" w:space="0" w:color="auto"/>
                      </w:divBdr>
                    </w:div>
                  </w:divsChild>
                </w:div>
                <w:div w:id="1672874768">
                  <w:marLeft w:val="0"/>
                  <w:marRight w:val="0"/>
                  <w:marTop w:val="0"/>
                  <w:marBottom w:val="0"/>
                  <w:divBdr>
                    <w:top w:val="none" w:sz="0" w:space="0" w:color="auto"/>
                    <w:left w:val="none" w:sz="0" w:space="0" w:color="auto"/>
                    <w:bottom w:val="none" w:sz="0" w:space="0" w:color="auto"/>
                    <w:right w:val="none" w:sz="0" w:space="0" w:color="auto"/>
                  </w:divBdr>
                  <w:divsChild>
                    <w:div w:id="1102381966">
                      <w:marLeft w:val="0"/>
                      <w:marRight w:val="0"/>
                      <w:marTop w:val="0"/>
                      <w:marBottom w:val="0"/>
                      <w:divBdr>
                        <w:top w:val="none" w:sz="0" w:space="0" w:color="auto"/>
                        <w:left w:val="none" w:sz="0" w:space="0" w:color="auto"/>
                        <w:bottom w:val="none" w:sz="0" w:space="0" w:color="auto"/>
                        <w:right w:val="none" w:sz="0" w:space="0" w:color="auto"/>
                      </w:divBdr>
                    </w:div>
                  </w:divsChild>
                </w:div>
                <w:div w:id="1673339449">
                  <w:marLeft w:val="0"/>
                  <w:marRight w:val="0"/>
                  <w:marTop w:val="0"/>
                  <w:marBottom w:val="0"/>
                  <w:divBdr>
                    <w:top w:val="none" w:sz="0" w:space="0" w:color="auto"/>
                    <w:left w:val="none" w:sz="0" w:space="0" w:color="auto"/>
                    <w:bottom w:val="none" w:sz="0" w:space="0" w:color="auto"/>
                    <w:right w:val="none" w:sz="0" w:space="0" w:color="auto"/>
                  </w:divBdr>
                  <w:divsChild>
                    <w:div w:id="1680892697">
                      <w:marLeft w:val="0"/>
                      <w:marRight w:val="0"/>
                      <w:marTop w:val="0"/>
                      <w:marBottom w:val="0"/>
                      <w:divBdr>
                        <w:top w:val="none" w:sz="0" w:space="0" w:color="auto"/>
                        <w:left w:val="none" w:sz="0" w:space="0" w:color="auto"/>
                        <w:bottom w:val="none" w:sz="0" w:space="0" w:color="auto"/>
                        <w:right w:val="none" w:sz="0" w:space="0" w:color="auto"/>
                      </w:divBdr>
                    </w:div>
                  </w:divsChild>
                </w:div>
                <w:div w:id="1697581884">
                  <w:marLeft w:val="0"/>
                  <w:marRight w:val="0"/>
                  <w:marTop w:val="0"/>
                  <w:marBottom w:val="0"/>
                  <w:divBdr>
                    <w:top w:val="none" w:sz="0" w:space="0" w:color="auto"/>
                    <w:left w:val="none" w:sz="0" w:space="0" w:color="auto"/>
                    <w:bottom w:val="none" w:sz="0" w:space="0" w:color="auto"/>
                    <w:right w:val="none" w:sz="0" w:space="0" w:color="auto"/>
                  </w:divBdr>
                  <w:divsChild>
                    <w:div w:id="884608254">
                      <w:marLeft w:val="0"/>
                      <w:marRight w:val="0"/>
                      <w:marTop w:val="0"/>
                      <w:marBottom w:val="0"/>
                      <w:divBdr>
                        <w:top w:val="none" w:sz="0" w:space="0" w:color="auto"/>
                        <w:left w:val="none" w:sz="0" w:space="0" w:color="auto"/>
                        <w:bottom w:val="none" w:sz="0" w:space="0" w:color="auto"/>
                        <w:right w:val="none" w:sz="0" w:space="0" w:color="auto"/>
                      </w:divBdr>
                    </w:div>
                  </w:divsChild>
                </w:div>
                <w:div w:id="1701976827">
                  <w:marLeft w:val="0"/>
                  <w:marRight w:val="0"/>
                  <w:marTop w:val="0"/>
                  <w:marBottom w:val="0"/>
                  <w:divBdr>
                    <w:top w:val="none" w:sz="0" w:space="0" w:color="auto"/>
                    <w:left w:val="none" w:sz="0" w:space="0" w:color="auto"/>
                    <w:bottom w:val="none" w:sz="0" w:space="0" w:color="auto"/>
                    <w:right w:val="none" w:sz="0" w:space="0" w:color="auto"/>
                  </w:divBdr>
                  <w:divsChild>
                    <w:div w:id="8218590">
                      <w:marLeft w:val="0"/>
                      <w:marRight w:val="0"/>
                      <w:marTop w:val="0"/>
                      <w:marBottom w:val="0"/>
                      <w:divBdr>
                        <w:top w:val="none" w:sz="0" w:space="0" w:color="auto"/>
                        <w:left w:val="none" w:sz="0" w:space="0" w:color="auto"/>
                        <w:bottom w:val="none" w:sz="0" w:space="0" w:color="auto"/>
                        <w:right w:val="none" w:sz="0" w:space="0" w:color="auto"/>
                      </w:divBdr>
                    </w:div>
                  </w:divsChild>
                </w:div>
                <w:div w:id="1726369402">
                  <w:marLeft w:val="0"/>
                  <w:marRight w:val="0"/>
                  <w:marTop w:val="0"/>
                  <w:marBottom w:val="0"/>
                  <w:divBdr>
                    <w:top w:val="none" w:sz="0" w:space="0" w:color="auto"/>
                    <w:left w:val="none" w:sz="0" w:space="0" w:color="auto"/>
                    <w:bottom w:val="none" w:sz="0" w:space="0" w:color="auto"/>
                    <w:right w:val="none" w:sz="0" w:space="0" w:color="auto"/>
                  </w:divBdr>
                  <w:divsChild>
                    <w:div w:id="1770274529">
                      <w:marLeft w:val="0"/>
                      <w:marRight w:val="0"/>
                      <w:marTop w:val="0"/>
                      <w:marBottom w:val="0"/>
                      <w:divBdr>
                        <w:top w:val="none" w:sz="0" w:space="0" w:color="auto"/>
                        <w:left w:val="none" w:sz="0" w:space="0" w:color="auto"/>
                        <w:bottom w:val="none" w:sz="0" w:space="0" w:color="auto"/>
                        <w:right w:val="none" w:sz="0" w:space="0" w:color="auto"/>
                      </w:divBdr>
                    </w:div>
                  </w:divsChild>
                </w:div>
                <w:div w:id="1726878948">
                  <w:marLeft w:val="0"/>
                  <w:marRight w:val="0"/>
                  <w:marTop w:val="0"/>
                  <w:marBottom w:val="0"/>
                  <w:divBdr>
                    <w:top w:val="none" w:sz="0" w:space="0" w:color="auto"/>
                    <w:left w:val="none" w:sz="0" w:space="0" w:color="auto"/>
                    <w:bottom w:val="none" w:sz="0" w:space="0" w:color="auto"/>
                    <w:right w:val="none" w:sz="0" w:space="0" w:color="auto"/>
                  </w:divBdr>
                  <w:divsChild>
                    <w:div w:id="216626971">
                      <w:marLeft w:val="0"/>
                      <w:marRight w:val="0"/>
                      <w:marTop w:val="0"/>
                      <w:marBottom w:val="0"/>
                      <w:divBdr>
                        <w:top w:val="none" w:sz="0" w:space="0" w:color="auto"/>
                        <w:left w:val="none" w:sz="0" w:space="0" w:color="auto"/>
                        <w:bottom w:val="none" w:sz="0" w:space="0" w:color="auto"/>
                        <w:right w:val="none" w:sz="0" w:space="0" w:color="auto"/>
                      </w:divBdr>
                    </w:div>
                  </w:divsChild>
                </w:div>
                <w:div w:id="1754817717">
                  <w:marLeft w:val="0"/>
                  <w:marRight w:val="0"/>
                  <w:marTop w:val="0"/>
                  <w:marBottom w:val="0"/>
                  <w:divBdr>
                    <w:top w:val="none" w:sz="0" w:space="0" w:color="auto"/>
                    <w:left w:val="none" w:sz="0" w:space="0" w:color="auto"/>
                    <w:bottom w:val="none" w:sz="0" w:space="0" w:color="auto"/>
                    <w:right w:val="none" w:sz="0" w:space="0" w:color="auto"/>
                  </w:divBdr>
                  <w:divsChild>
                    <w:div w:id="589317574">
                      <w:marLeft w:val="0"/>
                      <w:marRight w:val="0"/>
                      <w:marTop w:val="0"/>
                      <w:marBottom w:val="0"/>
                      <w:divBdr>
                        <w:top w:val="none" w:sz="0" w:space="0" w:color="auto"/>
                        <w:left w:val="none" w:sz="0" w:space="0" w:color="auto"/>
                        <w:bottom w:val="none" w:sz="0" w:space="0" w:color="auto"/>
                        <w:right w:val="none" w:sz="0" w:space="0" w:color="auto"/>
                      </w:divBdr>
                    </w:div>
                  </w:divsChild>
                </w:div>
                <w:div w:id="1760561685">
                  <w:marLeft w:val="0"/>
                  <w:marRight w:val="0"/>
                  <w:marTop w:val="0"/>
                  <w:marBottom w:val="0"/>
                  <w:divBdr>
                    <w:top w:val="none" w:sz="0" w:space="0" w:color="auto"/>
                    <w:left w:val="none" w:sz="0" w:space="0" w:color="auto"/>
                    <w:bottom w:val="none" w:sz="0" w:space="0" w:color="auto"/>
                    <w:right w:val="none" w:sz="0" w:space="0" w:color="auto"/>
                  </w:divBdr>
                  <w:divsChild>
                    <w:div w:id="729424678">
                      <w:marLeft w:val="0"/>
                      <w:marRight w:val="0"/>
                      <w:marTop w:val="0"/>
                      <w:marBottom w:val="0"/>
                      <w:divBdr>
                        <w:top w:val="none" w:sz="0" w:space="0" w:color="auto"/>
                        <w:left w:val="none" w:sz="0" w:space="0" w:color="auto"/>
                        <w:bottom w:val="none" w:sz="0" w:space="0" w:color="auto"/>
                        <w:right w:val="none" w:sz="0" w:space="0" w:color="auto"/>
                      </w:divBdr>
                    </w:div>
                  </w:divsChild>
                </w:div>
                <w:div w:id="1774325849">
                  <w:marLeft w:val="0"/>
                  <w:marRight w:val="0"/>
                  <w:marTop w:val="0"/>
                  <w:marBottom w:val="0"/>
                  <w:divBdr>
                    <w:top w:val="none" w:sz="0" w:space="0" w:color="auto"/>
                    <w:left w:val="none" w:sz="0" w:space="0" w:color="auto"/>
                    <w:bottom w:val="none" w:sz="0" w:space="0" w:color="auto"/>
                    <w:right w:val="none" w:sz="0" w:space="0" w:color="auto"/>
                  </w:divBdr>
                  <w:divsChild>
                    <w:div w:id="180558709">
                      <w:marLeft w:val="0"/>
                      <w:marRight w:val="0"/>
                      <w:marTop w:val="0"/>
                      <w:marBottom w:val="0"/>
                      <w:divBdr>
                        <w:top w:val="none" w:sz="0" w:space="0" w:color="auto"/>
                        <w:left w:val="none" w:sz="0" w:space="0" w:color="auto"/>
                        <w:bottom w:val="none" w:sz="0" w:space="0" w:color="auto"/>
                        <w:right w:val="none" w:sz="0" w:space="0" w:color="auto"/>
                      </w:divBdr>
                    </w:div>
                  </w:divsChild>
                </w:div>
                <w:div w:id="1822577306">
                  <w:marLeft w:val="0"/>
                  <w:marRight w:val="0"/>
                  <w:marTop w:val="0"/>
                  <w:marBottom w:val="0"/>
                  <w:divBdr>
                    <w:top w:val="none" w:sz="0" w:space="0" w:color="auto"/>
                    <w:left w:val="none" w:sz="0" w:space="0" w:color="auto"/>
                    <w:bottom w:val="none" w:sz="0" w:space="0" w:color="auto"/>
                    <w:right w:val="none" w:sz="0" w:space="0" w:color="auto"/>
                  </w:divBdr>
                  <w:divsChild>
                    <w:div w:id="390230160">
                      <w:marLeft w:val="0"/>
                      <w:marRight w:val="0"/>
                      <w:marTop w:val="0"/>
                      <w:marBottom w:val="0"/>
                      <w:divBdr>
                        <w:top w:val="none" w:sz="0" w:space="0" w:color="auto"/>
                        <w:left w:val="none" w:sz="0" w:space="0" w:color="auto"/>
                        <w:bottom w:val="none" w:sz="0" w:space="0" w:color="auto"/>
                        <w:right w:val="none" w:sz="0" w:space="0" w:color="auto"/>
                      </w:divBdr>
                    </w:div>
                  </w:divsChild>
                </w:div>
                <w:div w:id="1830172891">
                  <w:marLeft w:val="0"/>
                  <w:marRight w:val="0"/>
                  <w:marTop w:val="0"/>
                  <w:marBottom w:val="0"/>
                  <w:divBdr>
                    <w:top w:val="none" w:sz="0" w:space="0" w:color="auto"/>
                    <w:left w:val="none" w:sz="0" w:space="0" w:color="auto"/>
                    <w:bottom w:val="none" w:sz="0" w:space="0" w:color="auto"/>
                    <w:right w:val="none" w:sz="0" w:space="0" w:color="auto"/>
                  </w:divBdr>
                  <w:divsChild>
                    <w:div w:id="535311223">
                      <w:marLeft w:val="0"/>
                      <w:marRight w:val="0"/>
                      <w:marTop w:val="0"/>
                      <w:marBottom w:val="0"/>
                      <w:divBdr>
                        <w:top w:val="none" w:sz="0" w:space="0" w:color="auto"/>
                        <w:left w:val="none" w:sz="0" w:space="0" w:color="auto"/>
                        <w:bottom w:val="none" w:sz="0" w:space="0" w:color="auto"/>
                        <w:right w:val="none" w:sz="0" w:space="0" w:color="auto"/>
                      </w:divBdr>
                    </w:div>
                  </w:divsChild>
                </w:div>
                <w:div w:id="1847670276">
                  <w:marLeft w:val="0"/>
                  <w:marRight w:val="0"/>
                  <w:marTop w:val="0"/>
                  <w:marBottom w:val="0"/>
                  <w:divBdr>
                    <w:top w:val="none" w:sz="0" w:space="0" w:color="auto"/>
                    <w:left w:val="none" w:sz="0" w:space="0" w:color="auto"/>
                    <w:bottom w:val="none" w:sz="0" w:space="0" w:color="auto"/>
                    <w:right w:val="none" w:sz="0" w:space="0" w:color="auto"/>
                  </w:divBdr>
                  <w:divsChild>
                    <w:div w:id="1031229545">
                      <w:marLeft w:val="0"/>
                      <w:marRight w:val="0"/>
                      <w:marTop w:val="0"/>
                      <w:marBottom w:val="0"/>
                      <w:divBdr>
                        <w:top w:val="none" w:sz="0" w:space="0" w:color="auto"/>
                        <w:left w:val="none" w:sz="0" w:space="0" w:color="auto"/>
                        <w:bottom w:val="none" w:sz="0" w:space="0" w:color="auto"/>
                        <w:right w:val="none" w:sz="0" w:space="0" w:color="auto"/>
                      </w:divBdr>
                    </w:div>
                  </w:divsChild>
                </w:div>
                <w:div w:id="1859806949">
                  <w:marLeft w:val="0"/>
                  <w:marRight w:val="0"/>
                  <w:marTop w:val="0"/>
                  <w:marBottom w:val="0"/>
                  <w:divBdr>
                    <w:top w:val="none" w:sz="0" w:space="0" w:color="auto"/>
                    <w:left w:val="none" w:sz="0" w:space="0" w:color="auto"/>
                    <w:bottom w:val="none" w:sz="0" w:space="0" w:color="auto"/>
                    <w:right w:val="none" w:sz="0" w:space="0" w:color="auto"/>
                  </w:divBdr>
                  <w:divsChild>
                    <w:div w:id="1228956415">
                      <w:marLeft w:val="0"/>
                      <w:marRight w:val="0"/>
                      <w:marTop w:val="0"/>
                      <w:marBottom w:val="0"/>
                      <w:divBdr>
                        <w:top w:val="none" w:sz="0" w:space="0" w:color="auto"/>
                        <w:left w:val="none" w:sz="0" w:space="0" w:color="auto"/>
                        <w:bottom w:val="none" w:sz="0" w:space="0" w:color="auto"/>
                        <w:right w:val="none" w:sz="0" w:space="0" w:color="auto"/>
                      </w:divBdr>
                    </w:div>
                  </w:divsChild>
                </w:div>
                <w:div w:id="1935868042">
                  <w:marLeft w:val="0"/>
                  <w:marRight w:val="0"/>
                  <w:marTop w:val="0"/>
                  <w:marBottom w:val="0"/>
                  <w:divBdr>
                    <w:top w:val="none" w:sz="0" w:space="0" w:color="auto"/>
                    <w:left w:val="none" w:sz="0" w:space="0" w:color="auto"/>
                    <w:bottom w:val="none" w:sz="0" w:space="0" w:color="auto"/>
                    <w:right w:val="none" w:sz="0" w:space="0" w:color="auto"/>
                  </w:divBdr>
                  <w:divsChild>
                    <w:div w:id="1122959473">
                      <w:marLeft w:val="0"/>
                      <w:marRight w:val="0"/>
                      <w:marTop w:val="0"/>
                      <w:marBottom w:val="0"/>
                      <w:divBdr>
                        <w:top w:val="none" w:sz="0" w:space="0" w:color="auto"/>
                        <w:left w:val="none" w:sz="0" w:space="0" w:color="auto"/>
                        <w:bottom w:val="none" w:sz="0" w:space="0" w:color="auto"/>
                        <w:right w:val="none" w:sz="0" w:space="0" w:color="auto"/>
                      </w:divBdr>
                    </w:div>
                  </w:divsChild>
                </w:div>
                <w:div w:id="1988902278">
                  <w:marLeft w:val="0"/>
                  <w:marRight w:val="0"/>
                  <w:marTop w:val="0"/>
                  <w:marBottom w:val="0"/>
                  <w:divBdr>
                    <w:top w:val="none" w:sz="0" w:space="0" w:color="auto"/>
                    <w:left w:val="none" w:sz="0" w:space="0" w:color="auto"/>
                    <w:bottom w:val="none" w:sz="0" w:space="0" w:color="auto"/>
                    <w:right w:val="none" w:sz="0" w:space="0" w:color="auto"/>
                  </w:divBdr>
                  <w:divsChild>
                    <w:div w:id="1241790985">
                      <w:marLeft w:val="0"/>
                      <w:marRight w:val="0"/>
                      <w:marTop w:val="0"/>
                      <w:marBottom w:val="0"/>
                      <w:divBdr>
                        <w:top w:val="none" w:sz="0" w:space="0" w:color="auto"/>
                        <w:left w:val="none" w:sz="0" w:space="0" w:color="auto"/>
                        <w:bottom w:val="none" w:sz="0" w:space="0" w:color="auto"/>
                        <w:right w:val="none" w:sz="0" w:space="0" w:color="auto"/>
                      </w:divBdr>
                    </w:div>
                  </w:divsChild>
                </w:div>
                <w:div w:id="2004233492">
                  <w:marLeft w:val="0"/>
                  <w:marRight w:val="0"/>
                  <w:marTop w:val="0"/>
                  <w:marBottom w:val="0"/>
                  <w:divBdr>
                    <w:top w:val="none" w:sz="0" w:space="0" w:color="auto"/>
                    <w:left w:val="none" w:sz="0" w:space="0" w:color="auto"/>
                    <w:bottom w:val="none" w:sz="0" w:space="0" w:color="auto"/>
                    <w:right w:val="none" w:sz="0" w:space="0" w:color="auto"/>
                  </w:divBdr>
                  <w:divsChild>
                    <w:div w:id="1190725175">
                      <w:marLeft w:val="0"/>
                      <w:marRight w:val="0"/>
                      <w:marTop w:val="0"/>
                      <w:marBottom w:val="0"/>
                      <w:divBdr>
                        <w:top w:val="none" w:sz="0" w:space="0" w:color="auto"/>
                        <w:left w:val="none" w:sz="0" w:space="0" w:color="auto"/>
                        <w:bottom w:val="none" w:sz="0" w:space="0" w:color="auto"/>
                        <w:right w:val="none" w:sz="0" w:space="0" w:color="auto"/>
                      </w:divBdr>
                    </w:div>
                  </w:divsChild>
                </w:div>
                <w:div w:id="2034069688">
                  <w:marLeft w:val="0"/>
                  <w:marRight w:val="0"/>
                  <w:marTop w:val="0"/>
                  <w:marBottom w:val="0"/>
                  <w:divBdr>
                    <w:top w:val="none" w:sz="0" w:space="0" w:color="auto"/>
                    <w:left w:val="none" w:sz="0" w:space="0" w:color="auto"/>
                    <w:bottom w:val="none" w:sz="0" w:space="0" w:color="auto"/>
                    <w:right w:val="none" w:sz="0" w:space="0" w:color="auto"/>
                  </w:divBdr>
                  <w:divsChild>
                    <w:div w:id="950404076">
                      <w:marLeft w:val="0"/>
                      <w:marRight w:val="0"/>
                      <w:marTop w:val="0"/>
                      <w:marBottom w:val="0"/>
                      <w:divBdr>
                        <w:top w:val="none" w:sz="0" w:space="0" w:color="auto"/>
                        <w:left w:val="none" w:sz="0" w:space="0" w:color="auto"/>
                        <w:bottom w:val="none" w:sz="0" w:space="0" w:color="auto"/>
                        <w:right w:val="none" w:sz="0" w:space="0" w:color="auto"/>
                      </w:divBdr>
                    </w:div>
                  </w:divsChild>
                </w:div>
                <w:div w:id="2089766044">
                  <w:marLeft w:val="0"/>
                  <w:marRight w:val="0"/>
                  <w:marTop w:val="0"/>
                  <w:marBottom w:val="0"/>
                  <w:divBdr>
                    <w:top w:val="none" w:sz="0" w:space="0" w:color="auto"/>
                    <w:left w:val="none" w:sz="0" w:space="0" w:color="auto"/>
                    <w:bottom w:val="none" w:sz="0" w:space="0" w:color="auto"/>
                    <w:right w:val="none" w:sz="0" w:space="0" w:color="auto"/>
                  </w:divBdr>
                  <w:divsChild>
                    <w:div w:id="1176656982">
                      <w:marLeft w:val="0"/>
                      <w:marRight w:val="0"/>
                      <w:marTop w:val="0"/>
                      <w:marBottom w:val="0"/>
                      <w:divBdr>
                        <w:top w:val="none" w:sz="0" w:space="0" w:color="auto"/>
                        <w:left w:val="none" w:sz="0" w:space="0" w:color="auto"/>
                        <w:bottom w:val="none" w:sz="0" w:space="0" w:color="auto"/>
                        <w:right w:val="none" w:sz="0" w:space="0" w:color="auto"/>
                      </w:divBdr>
                    </w:div>
                  </w:divsChild>
                </w:div>
                <w:div w:id="2108694275">
                  <w:marLeft w:val="0"/>
                  <w:marRight w:val="0"/>
                  <w:marTop w:val="0"/>
                  <w:marBottom w:val="0"/>
                  <w:divBdr>
                    <w:top w:val="none" w:sz="0" w:space="0" w:color="auto"/>
                    <w:left w:val="none" w:sz="0" w:space="0" w:color="auto"/>
                    <w:bottom w:val="none" w:sz="0" w:space="0" w:color="auto"/>
                    <w:right w:val="none" w:sz="0" w:space="0" w:color="auto"/>
                  </w:divBdr>
                  <w:divsChild>
                    <w:div w:id="137846600">
                      <w:marLeft w:val="0"/>
                      <w:marRight w:val="0"/>
                      <w:marTop w:val="0"/>
                      <w:marBottom w:val="0"/>
                      <w:divBdr>
                        <w:top w:val="none" w:sz="0" w:space="0" w:color="auto"/>
                        <w:left w:val="none" w:sz="0" w:space="0" w:color="auto"/>
                        <w:bottom w:val="none" w:sz="0" w:space="0" w:color="auto"/>
                        <w:right w:val="none" w:sz="0" w:space="0" w:color="auto"/>
                      </w:divBdr>
                    </w:div>
                  </w:divsChild>
                </w:div>
                <w:div w:id="2118257597">
                  <w:marLeft w:val="0"/>
                  <w:marRight w:val="0"/>
                  <w:marTop w:val="0"/>
                  <w:marBottom w:val="0"/>
                  <w:divBdr>
                    <w:top w:val="none" w:sz="0" w:space="0" w:color="auto"/>
                    <w:left w:val="none" w:sz="0" w:space="0" w:color="auto"/>
                    <w:bottom w:val="none" w:sz="0" w:space="0" w:color="auto"/>
                    <w:right w:val="none" w:sz="0" w:space="0" w:color="auto"/>
                  </w:divBdr>
                  <w:divsChild>
                    <w:div w:id="1578905773">
                      <w:marLeft w:val="0"/>
                      <w:marRight w:val="0"/>
                      <w:marTop w:val="0"/>
                      <w:marBottom w:val="0"/>
                      <w:divBdr>
                        <w:top w:val="none" w:sz="0" w:space="0" w:color="auto"/>
                        <w:left w:val="none" w:sz="0" w:space="0" w:color="auto"/>
                        <w:bottom w:val="none" w:sz="0" w:space="0" w:color="auto"/>
                        <w:right w:val="none" w:sz="0" w:space="0" w:color="auto"/>
                      </w:divBdr>
                    </w:div>
                  </w:divsChild>
                </w:div>
                <w:div w:id="2126465770">
                  <w:marLeft w:val="0"/>
                  <w:marRight w:val="0"/>
                  <w:marTop w:val="0"/>
                  <w:marBottom w:val="0"/>
                  <w:divBdr>
                    <w:top w:val="none" w:sz="0" w:space="0" w:color="auto"/>
                    <w:left w:val="none" w:sz="0" w:space="0" w:color="auto"/>
                    <w:bottom w:val="none" w:sz="0" w:space="0" w:color="auto"/>
                    <w:right w:val="none" w:sz="0" w:space="0" w:color="auto"/>
                  </w:divBdr>
                  <w:divsChild>
                    <w:div w:id="108229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3419">
          <w:marLeft w:val="0"/>
          <w:marRight w:val="0"/>
          <w:marTop w:val="0"/>
          <w:marBottom w:val="0"/>
          <w:divBdr>
            <w:top w:val="none" w:sz="0" w:space="0" w:color="auto"/>
            <w:left w:val="none" w:sz="0" w:space="0" w:color="auto"/>
            <w:bottom w:val="none" w:sz="0" w:space="0" w:color="auto"/>
            <w:right w:val="none" w:sz="0" w:space="0" w:color="auto"/>
          </w:divBdr>
        </w:div>
        <w:div w:id="1142776340">
          <w:marLeft w:val="0"/>
          <w:marRight w:val="0"/>
          <w:marTop w:val="0"/>
          <w:marBottom w:val="0"/>
          <w:divBdr>
            <w:top w:val="none" w:sz="0" w:space="0" w:color="auto"/>
            <w:left w:val="none" w:sz="0" w:space="0" w:color="auto"/>
            <w:bottom w:val="none" w:sz="0" w:space="0" w:color="auto"/>
            <w:right w:val="none" w:sz="0" w:space="0" w:color="auto"/>
          </w:divBdr>
        </w:div>
        <w:div w:id="1188368800">
          <w:marLeft w:val="0"/>
          <w:marRight w:val="0"/>
          <w:marTop w:val="0"/>
          <w:marBottom w:val="0"/>
          <w:divBdr>
            <w:top w:val="none" w:sz="0" w:space="0" w:color="auto"/>
            <w:left w:val="none" w:sz="0" w:space="0" w:color="auto"/>
            <w:bottom w:val="none" w:sz="0" w:space="0" w:color="auto"/>
            <w:right w:val="none" w:sz="0" w:space="0" w:color="auto"/>
          </w:divBdr>
          <w:divsChild>
            <w:div w:id="429392264">
              <w:marLeft w:val="-75"/>
              <w:marRight w:val="0"/>
              <w:marTop w:val="30"/>
              <w:marBottom w:val="30"/>
              <w:divBdr>
                <w:top w:val="none" w:sz="0" w:space="0" w:color="auto"/>
                <w:left w:val="none" w:sz="0" w:space="0" w:color="auto"/>
                <w:bottom w:val="none" w:sz="0" w:space="0" w:color="auto"/>
                <w:right w:val="none" w:sz="0" w:space="0" w:color="auto"/>
              </w:divBdr>
              <w:divsChild>
                <w:div w:id="276331163">
                  <w:marLeft w:val="0"/>
                  <w:marRight w:val="0"/>
                  <w:marTop w:val="0"/>
                  <w:marBottom w:val="0"/>
                  <w:divBdr>
                    <w:top w:val="none" w:sz="0" w:space="0" w:color="auto"/>
                    <w:left w:val="none" w:sz="0" w:space="0" w:color="auto"/>
                    <w:bottom w:val="none" w:sz="0" w:space="0" w:color="auto"/>
                    <w:right w:val="none" w:sz="0" w:space="0" w:color="auto"/>
                  </w:divBdr>
                  <w:divsChild>
                    <w:div w:id="940263623">
                      <w:marLeft w:val="0"/>
                      <w:marRight w:val="0"/>
                      <w:marTop w:val="0"/>
                      <w:marBottom w:val="0"/>
                      <w:divBdr>
                        <w:top w:val="none" w:sz="0" w:space="0" w:color="auto"/>
                        <w:left w:val="none" w:sz="0" w:space="0" w:color="auto"/>
                        <w:bottom w:val="none" w:sz="0" w:space="0" w:color="auto"/>
                        <w:right w:val="none" w:sz="0" w:space="0" w:color="auto"/>
                      </w:divBdr>
                    </w:div>
                  </w:divsChild>
                </w:div>
                <w:div w:id="304552370">
                  <w:marLeft w:val="0"/>
                  <w:marRight w:val="0"/>
                  <w:marTop w:val="0"/>
                  <w:marBottom w:val="0"/>
                  <w:divBdr>
                    <w:top w:val="none" w:sz="0" w:space="0" w:color="auto"/>
                    <w:left w:val="none" w:sz="0" w:space="0" w:color="auto"/>
                    <w:bottom w:val="none" w:sz="0" w:space="0" w:color="auto"/>
                    <w:right w:val="none" w:sz="0" w:space="0" w:color="auto"/>
                  </w:divBdr>
                  <w:divsChild>
                    <w:div w:id="1894000313">
                      <w:marLeft w:val="0"/>
                      <w:marRight w:val="0"/>
                      <w:marTop w:val="0"/>
                      <w:marBottom w:val="0"/>
                      <w:divBdr>
                        <w:top w:val="none" w:sz="0" w:space="0" w:color="auto"/>
                        <w:left w:val="none" w:sz="0" w:space="0" w:color="auto"/>
                        <w:bottom w:val="none" w:sz="0" w:space="0" w:color="auto"/>
                        <w:right w:val="none" w:sz="0" w:space="0" w:color="auto"/>
                      </w:divBdr>
                    </w:div>
                  </w:divsChild>
                </w:div>
                <w:div w:id="488209459">
                  <w:marLeft w:val="0"/>
                  <w:marRight w:val="0"/>
                  <w:marTop w:val="0"/>
                  <w:marBottom w:val="0"/>
                  <w:divBdr>
                    <w:top w:val="none" w:sz="0" w:space="0" w:color="auto"/>
                    <w:left w:val="none" w:sz="0" w:space="0" w:color="auto"/>
                    <w:bottom w:val="none" w:sz="0" w:space="0" w:color="auto"/>
                    <w:right w:val="none" w:sz="0" w:space="0" w:color="auto"/>
                  </w:divBdr>
                  <w:divsChild>
                    <w:div w:id="904872038">
                      <w:marLeft w:val="0"/>
                      <w:marRight w:val="0"/>
                      <w:marTop w:val="0"/>
                      <w:marBottom w:val="0"/>
                      <w:divBdr>
                        <w:top w:val="none" w:sz="0" w:space="0" w:color="auto"/>
                        <w:left w:val="none" w:sz="0" w:space="0" w:color="auto"/>
                        <w:bottom w:val="none" w:sz="0" w:space="0" w:color="auto"/>
                        <w:right w:val="none" w:sz="0" w:space="0" w:color="auto"/>
                      </w:divBdr>
                    </w:div>
                  </w:divsChild>
                </w:div>
                <w:div w:id="498348967">
                  <w:marLeft w:val="0"/>
                  <w:marRight w:val="0"/>
                  <w:marTop w:val="0"/>
                  <w:marBottom w:val="0"/>
                  <w:divBdr>
                    <w:top w:val="none" w:sz="0" w:space="0" w:color="auto"/>
                    <w:left w:val="none" w:sz="0" w:space="0" w:color="auto"/>
                    <w:bottom w:val="none" w:sz="0" w:space="0" w:color="auto"/>
                    <w:right w:val="none" w:sz="0" w:space="0" w:color="auto"/>
                  </w:divBdr>
                  <w:divsChild>
                    <w:div w:id="1229799836">
                      <w:marLeft w:val="0"/>
                      <w:marRight w:val="0"/>
                      <w:marTop w:val="0"/>
                      <w:marBottom w:val="0"/>
                      <w:divBdr>
                        <w:top w:val="none" w:sz="0" w:space="0" w:color="auto"/>
                        <w:left w:val="none" w:sz="0" w:space="0" w:color="auto"/>
                        <w:bottom w:val="none" w:sz="0" w:space="0" w:color="auto"/>
                        <w:right w:val="none" w:sz="0" w:space="0" w:color="auto"/>
                      </w:divBdr>
                    </w:div>
                  </w:divsChild>
                </w:div>
                <w:div w:id="532691236">
                  <w:marLeft w:val="0"/>
                  <w:marRight w:val="0"/>
                  <w:marTop w:val="0"/>
                  <w:marBottom w:val="0"/>
                  <w:divBdr>
                    <w:top w:val="none" w:sz="0" w:space="0" w:color="auto"/>
                    <w:left w:val="none" w:sz="0" w:space="0" w:color="auto"/>
                    <w:bottom w:val="none" w:sz="0" w:space="0" w:color="auto"/>
                    <w:right w:val="none" w:sz="0" w:space="0" w:color="auto"/>
                  </w:divBdr>
                  <w:divsChild>
                    <w:div w:id="1174223737">
                      <w:marLeft w:val="0"/>
                      <w:marRight w:val="0"/>
                      <w:marTop w:val="0"/>
                      <w:marBottom w:val="0"/>
                      <w:divBdr>
                        <w:top w:val="none" w:sz="0" w:space="0" w:color="auto"/>
                        <w:left w:val="none" w:sz="0" w:space="0" w:color="auto"/>
                        <w:bottom w:val="none" w:sz="0" w:space="0" w:color="auto"/>
                        <w:right w:val="none" w:sz="0" w:space="0" w:color="auto"/>
                      </w:divBdr>
                    </w:div>
                  </w:divsChild>
                </w:div>
                <w:div w:id="745996576">
                  <w:marLeft w:val="0"/>
                  <w:marRight w:val="0"/>
                  <w:marTop w:val="0"/>
                  <w:marBottom w:val="0"/>
                  <w:divBdr>
                    <w:top w:val="none" w:sz="0" w:space="0" w:color="auto"/>
                    <w:left w:val="none" w:sz="0" w:space="0" w:color="auto"/>
                    <w:bottom w:val="none" w:sz="0" w:space="0" w:color="auto"/>
                    <w:right w:val="none" w:sz="0" w:space="0" w:color="auto"/>
                  </w:divBdr>
                  <w:divsChild>
                    <w:div w:id="986519171">
                      <w:marLeft w:val="0"/>
                      <w:marRight w:val="0"/>
                      <w:marTop w:val="0"/>
                      <w:marBottom w:val="0"/>
                      <w:divBdr>
                        <w:top w:val="none" w:sz="0" w:space="0" w:color="auto"/>
                        <w:left w:val="none" w:sz="0" w:space="0" w:color="auto"/>
                        <w:bottom w:val="none" w:sz="0" w:space="0" w:color="auto"/>
                        <w:right w:val="none" w:sz="0" w:space="0" w:color="auto"/>
                      </w:divBdr>
                    </w:div>
                  </w:divsChild>
                </w:div>
                <w:div w:id="860818399">
                  <w:marLeft w:val="0"/>
                  <w:marRight w:val="0"/>
                  <w:marTop w:val="0"/>
                  <w:marBottom w:val="0"/>
                  <w:divBdr>
                    <w:top w:val="none" w:sz="0" w:space="0" w:color="auto"/>
                    <w:left w:val="none" w:sz="0" w:space="0" w:color="auto"/>
                    <w:bottom w:val="none" w:sz="0" w:space="0" w:color="auto"/>
                    <w:right w:val="none" w:sz="0" w:space="0" w:color="auto"/>
                  </w:divBdr>
                  <w:divsChild>
                    <w:div w:id="377629744">
                      <w:marLeft w:val="0"/>
                      <w:marRight w:val="0"/>
                      <w:marTop w:val="0"/>
                      <w:marBottom w:val="0"/>
                      <w:divBdr>
                        <w:top w:val="none" w:sz="0" w:space="0" w:color="auto"/>
                        <w:left w:val="none" w:sz="0" w:space="0" w:color="auto"/>
                        <w:bottom w:val="none" w:sz="0" w:space="0" w:color="auto"/>
                        <w:right w:val="none" w:sz="0" w:space="0" w:color="auto"/>
                      </w:divBdr>
                    </w:div>
                  </w:divsChild>
                </w:div>
                <w:div w:id="1423062750">
                  <w:marLeft w:val="0"/>
                  <w:marRight w:val="0"/>
                  <w:marTop w:val="0"/>
                  <w:marBottom w:val="0"/>
                  <w:divBdr>
                    <w:top w:val="none" w:sz="0" w:space="0" w:color="auto"/>
                    <w:left w:val="none" w:sz="0" w:space="0" w:color="auto"/>
                    <w:bottom w:val="none" w:sz="0" w:space="0" w:color="auto"/>
                    <w:right w:val="none" w:sz="0" w:space="0" w:color="auto"/>
                  </w:divBdr>
                  <w:divsChild>
                    <w:div w:id="1094932451">
                      <w:marLeft w:val="0"/>
                      <w:marRight w:val="0"/>
                      <w:marTop w:val="0"/>
                      <w:marBottom w:val="0"/>
                      <w:divBdr>
                        <w:top w:val="none" w:sz="0" w:space="0" w:color="auto"/>
                        <w:left w:val="none" w:sz="0" w:space="0" w:color="auto"/>
                        <w:bottom w:val="none" w:sz="0" w:space="0" w:color="auto"/>
                        <w:right w:val="none" w:sz="0" w:space="0" w:color="auto"/>
                      </w:divBdr>
                    </w:div>
                  </w:divsChild>
                </w:div>
                <w:div w:id="1495295077">
                  <w:marLeft w:val="0"/>
                  <w:marRight w:val="0"/>
                  <w:marTop w:val="0"/>
                  <w:marBottom w:val="0"/>
                  <w:divBdr>
                    <w:top w:val="none" w:sz="0" w:space="0" w:color="auto"/>
                    <w:left w:val="none" w:sz="0" w:space="0" w:color="auto"/>
                    <w:bottom w:val="none" w:sz="0" w:space="0" w:color="auto"/>
                    <w:right w:val="none" w:sz="0" w:space="0" w:color="auto"/>
                  </w:divBdr>
                  <w:divsChild>
                    <w:div w:id="1779986529">
                      <w:marLeft w:val="0"/>
                      <w:marRight w:val="0"/>
                      <w:marTop w:val="0"/>
                      <w:marBottom w:val="0"/>
                      <w:divBdr>
                        <w:top w:val="none" w:sz="0" w:space="0" w:color="auto"/>
                        <w:left w:val="none" w:sz="0" w:space="0" w:color="auto"/>
                        <w:bottom w:val="none" w:sz="0" w:space="0" w:color="auto"/>
                        <w:right w:val="none" w:sz="0" w:space="0" w:color="auto"/>
                      </w:divBdr>
                    </w:div>
                  </w:divsChild>
                </w:div>
                <w:div w:id="1773813923">
                  <w:marLeft w:val="0"/>
                  <w:marRight w:val="0"/>
                  <w:marTop w:val="0"/>
                  <w:marBottom w:val="0"/>
                  <w:divBdr>
                    <w:top w:val="none" w:sz="0" w:space="0" w:color="auto"/>
                    <w:left w:val="none" w:sz="0" w:space="0" w:color="auto"/>
                    <w:bottom w:val="none" w:sz="0" w:space="0" w:color="auto"/>
                    <w:right w:val="none" w:sz="0" w:space="0" w:color="auto"/>
                  </w:divBdr>
                  <w:divsChild>
                    <w:div w:id="85923918">
                      <w:marLeft w:val="0"/>
                      <w:marRight w:val="0"/>
                      <w:marTop w:val="0"/>
                      <w:marBottom w:val="0"/>
                      <w:divBdr>
                        <w:top w:val="none" w:sz="0" w:space="0" w:color="auto"/>
                        <w:left w:val="none" w:sz="0" w:space="0" w:color="auto"/>
                        <w:bottom w:val="none" w:sz="0" w:space="0" w:color="auto"/>
                        <w:right w:val="none" w:sz="0" w:space="0" w:color="auto"/>
                      </w:divBdr>
                    </w:div>
                  </w:divsChild>
                </w:div>
                <w:div w:id="2111394752">
                  <w:marLeft w:val="0"/>
                  <w:marRight w:val="0"/>
                  <w:marTop w:val="0"/>
                  <w:marBottom w:val="0"/>
                  <w:divBdr>
                    <w:top w:val="none" w:sz="0" w:space="0" w:color="auto"/>
                    <w:left w:val="none" w:sz="0" w:space="0" w:color="auto"/>
                    <w:bottom w:val="none" w:sz="0" w:space="0" w:color="auto"/>
                    <w:right w:val="none" w:sz="0" w:space="0" w:color="auto"/>
                  </w:divBdr>
                  <w:divsChild>
                    <w:div w:id="1143884348">
                      <w:marLeft w:val="0"/>
                      <w:marRight w:val="0"/>
                      <w:marTop w:val="0"/>
                      <w:marBottom w:val="0"/>
                      <w:divBdr>
                        <w:top w:val="none" w:sz="0" w:space="0" w:color="auto"/>
                        <w:left w:val="none" w:sz="0" w:space="0" w:color="auto"/>
                        <w:bottom w:val="none" w:sz="0" w:space="0" w:color="auto"/>
                        <w:right w:val="none" w:sz="0" w:space="0" w:color="auto"/>
                      </w:divBdr>
                    </w:div>
                  </w:divsChild>
                </w:div>
                <w:div w:id="2120224716">
                  <w:marLeft w:val="0"/>
                  <w:marRight w:val="0"/>
                  <w:marTop w:val="0"/>
                  <w:marBottom w:val="0"/>
                  <w:divBdr>
                    <w:top w:val="none" w:sz="0" w:space="0" w:color="auto"/>
                    <w:left w:val="none" w:sz="0" w:space="0" w:color="auto"/>
                    <w:bottom w:val="none" w:sz="0" w:space="0" w:color="auto"/>
                    <w:right w:val="none" w:sz="0" w:space="0" w:color="auto"/>
                  </w:divBdr>
                  <w:divsChild>
                    <w:div w:id="1814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12008">
          <w:marLeft w:val="0"/>
          <w:marRight w:val="0"/>
          <w:marTop w:val="0"/>
          <w:marBottom w:val="0"/>
          <w:divBdr>
            <w:top w:val="none" w:sz="0" w:space="0" w:color="auto"/>
            <w:left w:val="none" w:sz="0" w:space="0" w:color="auto"/>
            <w:bottom w:val="none" w:sz="0" w:space="0" w:color="auto"/>
            <w:right w:val="none" w:sz="0" w:space="0" w:color="auto"/>
          </w:divBdr>
        </w:div>
        <w:div w:id="1253587985">
          <w:marLeft w:val="0"/>
          <w:marRight w:val="0"/>
          <w:marTop w:val="0"/>
          <w:marBottom w:val="0"/>
          <w:divBdr>
            <w:top w:val="none" w:sz="0" w:space="0" w:color="auto"/>
            <w:left w:val="none" w:sz="0" w:space="0" w:color="auto"/>
            <w:bottom w:val="none" w:sz="0" w:space="0" w:color="auto"/>
            <w:right w:val="none" w:sz="0" w:space="0" w:color="auto"/>
          </w:divBdr>
        </w:div>
        <w:div w:id="1370567105">
          <w:marLeft w:val="0"/>
          <w:marRight w:val="0"/>
          <w:marTop w:val="0"/>
          <w:marBottom w:val="0"/>
          <w:divBdr>
            <w:top w:val="none" w:sz="0" w:space="0" w:color="auto"/>
            <w:left w:val="none" w:sz="0" w:space="0" w:color="auto"/>
            <w:bottom w:val="none" w:sz="0" w:space="0" w:color="auto"/>
            <w:right w:val="none" w:sz="0" w:space="0" w:color="auto"/>
          </w:divBdr>
        </w:div>
        <w:div w:id="1433815554">
          <w:marLeft w:val="0"/>
          <w:marRight w:val="0"/>
          <w:marTop w:val="0"/>
          <w:marBottom w:val="0"/>
          <w:divBdr>
            <w:top w:val="none" w:sz="0" w:space="0" w:color="auto"/>
            <w:left w:val="none" w:sz="0" w:space="0" w:color="auto"/>
            <w:bottom w:val="none" w:sz="0" w:space="0" w:color="auto"/>
            <w:right w:val="none" w:sz="0" w:space="0" w:color="auto"/>
          </w:divBdr>
          <w:divsChild>
            <w:div w:id="51466423">
              <w:marLeft w:val="0"/>
              <w:marRight w:val="0"/>
              <w:marTop w:val="0"/>
              <w:marBottom w:val="0"/>
              <w:divBdr>
                <w:top w:val="none" w:sz="0" w:space="0" w:color="auto"/>
                <w:left w:val="none" w:sz="0" w:space="0" w:color="auto"/>
                <w:bottom w:val="none" w:sz="0" w:space="0" w:color="auto"/>
                <w:right w:val="none" w:sz="0" w:space="0" w:color="auto"/>
              </w:divBdr>
            </w:div>
            <w:div w:id="362437296">
              <w:marLeft w:val="0"/>
              <w:marRight w:val="0"/>
              <w:marTop w:val="0"/>
              <w:marBottom w:val="0"/>
              <w:divBdr>
                <w:top w:val="none" w:sz="0" w:space="0" w:color="auto"/>
                <w:left w:val="none" w:sz="0" w:space="0" w:color="auto"/>
                <w:bottom w:val="none" w:sz="0" w:space="0" w:color="auto"/>
                <w:right w:val="none" w:sz="0" w:space="0" w:color="auto"/>
              </w:divBdr>
            </w:div>
            <w:div w:id="531573555">
              <w:marLeft w:val="0"/>
              <w:marRight w:val="0"/>
              <w:marTop w:val="0"/>
              <w:marBottom w:val="0"/>
              <w:divBdr>
                <w:top w:val="none" w:sz="0" w:space="0" w:color="auto"/>
                <w:left w:val="none" w:sz="0" w:space="0" w:color="auto"/>
                <w:bottom w:val="none" w:sz="0" w:space="0" w:color="auto"/>
                <w:right w:val="none" w:sz="0" w:space="0" w:color="auto"/>
              </w:divBdr>
            </w:div>
            <w:div w:id="632448207">
              <w:marLeft w:val="0"/>
              <w:marRight w:val="0"/>
              <w:marTop w:val="0"/>
              <w:marBottom w:val="0"/>
              <w:divBdr>
                <w:top w:val="none" w:sz="0" w:space="0" w:color="auto"/>
                <w:left w:val="none" w:sz="0" w:space="0" w:color="auto"/>
                <w:bottom w:val="none" w:sz="0" w:space="0" w:color="auto"/>
                <w:right w:val="none" w:sz="0" w:space="0" w:color="auto"/>
              </w:divBdr>
            </w:div>
            <w:div w:id="683164260">
              <w:marLeft w:val="0"/>
              <w:marRight w:val="0"/>
              <w:marTop w:val="0"/>
              <w:marBottom w:val="0"/>
              <w:divBdr>
                <w:top w:val="none" w:sz="0" w:space="0" w:color="auto"/>
                <w:left w:val="none" w:sz="0" w:space="0" w:color="auto"/>
                <w:bottom w:val="none" w:sz="0" w:space="0" w:color="auto"/>
                <w:right w:val="none" w:sz="0" w:space="0" w:color="auto"/>
              </w:divBdr>
            </w:div>
            <w:div w:id="734666935">
              <w:marLeft w:val="0"/>
              <w:marRight w:val="0"/>
              <w:marTop w:val="0"/>
              <w:marBottom w:val="0"/>
              <w:divBdr>
                <w:top w:val="none" w:sz="0" w:space="0" w:color="auto"/>
                <w:left w:val="none" w:sz="0" w:space="0" w:color="auto"/>
                <w:bottom w:val="none" w:sz="0" w:space="0" w:color="auto"/>
                <w:right w:val="none" w:sz="0" w:space="0" w:color="auto"/>
              </w:divBdr>
            </w:div>
            <w:div w:id="802967490">
              <w:marLeft w:val="0"/>
              <w:marRight w:val="0"/>
              <w:marTop w:val="0"/>
              <w:marBottom w:val="0"/>
              <w:divBdr>
                <w:top w:val="none" w:sz="0" w:space="0" w:color="auto"/>
                <w:left w:val="none" w:sz="0" w:space="0" w:color="auto"/>
                <w:bottom w:val="none" w:sz="0" w:space="0" w:color="auto"/>
                <w:right w:val="none" w:sz="0" w:space="0" w:color="auto"/>
              </w:divBdr>
            </w:div>
            <w:div w:id="814569669">
              <w:marLeft w:val="0"/>
              <w:marRight w:val="0"/>
              <w:marTop w:val="0"/>
              <w:marBottom w:val="0"/>
              <w:divBdr>
                <w:top w:val="none" w:sz="0" w:space="0" w:color="auto"/>
                <w:left w:val="none" w:sz="0" w:space="0" w:color="auto"/>
                <w:bottom w:val="none" w:sz="0" w:space="0" w:color="auto"/>
                <w:right w:val="none" w:sz="0" w:space="0" w:color="auto"/>
              </w:divBdr>
            </w:div>
            <w:div w:id="1090928543">
              <w:marLeft w:val="0"/>
              <w:marRight w:val="0"/>
              <w:marTop w:val="0"/>
              <w:marBottom w:val="0"/>
              <w:divBdr>
                <w:top w:val="none" w:sz="0" w:space="0" w:color="auto"/>
                <w:left w:val="none" w:sz="0" w:space="0" w:color="auto"/>
                <w:bottom w:val="none" w:sz="0" w:space="0" w:color="auto"/>
                <w:right w:val="none" w:sz="0" w:space="0" w:color="auto"/>
              </w:divBdr>
            </w:div>
            <w:div w:id="1391344344">
              <w:marLeft w:val="0"/>
              <w:marRight w:val="0"/>
              <w:marTop w:val="0"/>
              <w:marBottom w:val="0"/>
              <w:divBdr>
                <w:top w:val="none" w:sz="0" w:space="0" w:color="auto"/>
                <w:left w:val="none" w:sz="0" w:space="0" w:color="auto"/>
                <w:bottom w:val="none" w:sz="0" w:space="0" w:color="auto"/>
                <w:right w:val="none" w:sz="0" w:space="0" w:color="auto"/>
              </w:divBdr>
            </w:div>
            <w:div w:id="1408531674">
              <w:marLeft w:val="0"/>
              <w:marRight w:val="0"/>
              <w:marTop w:val="0"/>
              <w:marBottom w:val="0"/>
              <w:divBdr>
                <w:top w:val="none" w:sz="0" w:space="0" w:color="auto"/>
                <w:left w:val="none" w:sz="0" w:space="0" w:color="auto"/>
                <w:bottom w:val="none" w:sz="0" w:space="0" w:color="auto"/>
                <w:right w:val="none" w:sz="0" w:space="0" w:color="auto"/>
              </w:divBdr>
            </w:div>
            <w:div w:id="1783568819">
              <w:marLeft w:val="0"/>
              <w:marRight w:val="0"/>
              <w:marTop w:val="0"/>
              <w:marBottom w:val="0"/>
              <w:divBdr>
                <w:top w:val="none" w:sz="0" w:space="0" w:color="auto"/>
                <w:left w:val="none" w:sz="0" w:space="0" w:color="auto"/>
                <w:bottom w:val="none" w:sz="0" w:space="0" w:color="auto"/>
                <w:right w:val="none" w:sz="0" w:space="0" w:color="auto"/>
              </w:divBdr>
            </w:div>
            <w:div w:id="2037383775">
              <w:marLeft w:val="0"/>
              <w:marRight w:val="0"/>
              <w:marTop w:val="0"/>
              <w:marBottom w:val="0"/>
              <w:divBdr>
                <w:top w:val="none" w:sz="0" w:space="0" w:color="auto"/>
                <w:left w:val="none" w:sz="0" w:space="0" w:color="auto"/>
                <w:bottom w:val="none" w:sz="0" w:space="0" w:color="auto"/>
                <w:right w:val="none" w:sz="0" w:space="0" w:color="auto"/>
              </w:divBdr>
            </w:div>
          </w:divsChild>
        </w:div>
        <w:div w:id="1439981780">
          <w:marLeft w:val="0"/>
          <w:marRight w:val="0"/>
          <w:marTop w:val="0"/>
          <w:marBottom w:val="0"/>
          <w:divBdr>
            <w:top w:val="none" w:sz="0" w:space="0" w:color="auto"/>
            <w:left w:val="none" w:sz="0" w:space="0" w:color="auto"/>
            <w:bottom w:val="none" w:sz="0" w:space="0" w:color="auto"/>
            <w:right w:val="none" w:sz="0" w:space="0" w:color="auto"/>
          </w:divBdr>
        </w:div>
        <w:div w:id="1653411596">
          <w:marLeft w:val="0"/>
          <w:marRight w:val="0"/>
          <w:marTop w:val="0"/>
          <w:marBottom w:val="0"/>
          <w:divBdr>
            <w:top w:val="none" w:sz="0" w:space="0" w:color="auto"/>
            <w:left w:val="none" w:sz="0" w:space="0" w:color="auto"/>
            <w:bottom w:val="none" w:sz="0" w:space="0" w:color="auto"/>
            <w:right w:val="none" w:sz="0" w:space="0" w:color="auto"/>
          </w:divBdr>
        </w:div>
        <w:div w:id="1715957512">
          <w:marLeft w:val="0"/>
          <w:marRight w:val="0"/>
          <w:marTop w:val="0"/>
          <w:marBottom w:val="0"/>
          <w:divBdr>
            <w:top w:val="none" w:sz="0" w:space="0" w:color="auto"/>
            <w:left w:val="none" w:sz="0" w:space="0" w:color="auto"/>
            <w:bottom w:val="none" w:sz="0" w:space="0" w:color="auto"/>
            <w:right w:val="none" w:sz="0" w:space="0" w:color="auto"/>
          </w:divBdr>
          <w:divsChild>
            <w:div w:id="42022408">
              <w:marLeft w:val="0"/>
              <w:marRight w:val="0"/>
              <w:marTop w:val="0"/>
              <w:marBottom w:val="0"/>
              <w:divBdr>
                <w:top w:val="none" w:sz="0" w:space="0" w:color="auto"/>
                <w:left w:val="none" w:sz="0" w:space="0" w:color="auto"/>
                <w:bottom w:val="none" w:sz="0" w:space="0" w:color="auto"/>
                <w:right w:val="none" w:sz="0" w:space="0" w:color="auto"/>
              </w:divBdr>
            </w:div>
            <w:div w:id="69356101">
              <w:marLeft w:val="0"/>
              <w:marRight w:val="0"/>
              <w:marTop w:val="0"/>
              <w:marBottom w:val="0"/>
              <w:divBdr>
                <w:top w:val="none" w:sz="0" w:space="0" w:color="auto"/>
                <w:left w:val="none" w:sz="0" w:space="0" w:color="auto"/>
                <w:bottom w:val="none" w:sz="0" w:space="0" w:color="auto"/>
                <w:right w:val="none" w:sz="0" w:space="0" w:color="auto"/>
              </w:divBdr>
            </w:div>
            <w:div w:id="281883653">
              <w:marLeft w:val="0"/>
              <w:marRight w:val="0"/>
              <w:marTop w:val="0"/>
              <w:marBottom w:val="0"/>
              <w:divBdr>
                <w:top w:val="none" w:sz="0" w:space="0" w:color="auto"/>
                <w:left w:val="none" w:sz="0" w:space="0" w:color="auto"/>
                <w:bottom w:val="none" w:sz="0" w:space="0" w:color="auto"/>
                <w:right w:val="none" w:sz="0" w:space="0" w:color="auto"/>
              </w:divBdr>
            </w:div>
            <w:div w:id="525364219">
              <w:marLeft w:val="0"/>
              <w:marRight w:val="0"/>
              <w:marTop w:val="0"/>
              <w:marBottom w:val="0"/>
              <w:divBdr>
                <w:top w:val="none" w:sz="0" w:space="0" w:color="auto"/>
                <w:left w:val="none" w:sz="0" w:space="0" w:color="auto"/>
                <w:bottom w:val="none" w:sz="0" w:space="0" w:color="auto"/>
                <w:right w:val="none" w:sz="0" w:space="0" w:color="auto"/>
              </w:divBdr>
            </w:div>
            <w:div w:id="791946896">
              <w:marLeft w:val="0"/>
              <w:marRight w:val="0"/>
              <w:marTop w:val="0"/>
              <w:marBottom w:val="0"/>
              <w:divBdr>
                <w:top w:val="none" w:sz="0" w:space="0" w:color="auto"/>
                <w:left w:val="none" w:sz="0" w:space="0" w:color="auto"/>
                <w:bottom w:val="none" w:sz="0" w:space="0" w:color="auto"/>
                <w:right w:val="none" w:sz="0" w:space="0" w:color="auto"/>
              </w:divBdr>
            </w:div>
            <w:div w:id="865408636">
              <w:marLeft w:val="0"/>
              <w:marRight w:val="0"/>
              <w:marTop w:val="0"/>
              <w:marBottom w:val="0"/>
              <w:divBdr>
                <w:top w:val="none" w:sz="0" w:space="0" w:color="auto"/>
                <w:left w:val="none" w:sz="0" w:space="0" w:color="auto"/>
                <w:bottom w:val="none" w:sz="0" w:space="0" w:color="auto"/>
                <w:right w:val="none" w:sz="0" w:space="0" w:color="auto"/>
              </w:divBdr>
            </w:div>
            <w:div w:id="1036347753">
              <w:marLeft w:val="0"/>
              <w:marRight w:val="0"/>
              <w:marTop w:val="0"/>
              <w:marBottom w:val="0"/>
              <w:divBdr>
                <w:top w:val="none" w:sz="0" w:space="0" w:color="auto"/>
                <w:left w:val="none" w:sz="0" w:space="0" w:color="auto"/>
                <w:bottom w:val="none" w:sz="0" w:space="0" w:color="auto"/>
                <w:right w:val="none" w:sz="0" w:space="0" w:color="auto"/>
              </w:divBdr>
            </w:div>
            <w:div w:id="1530990142">
              <w:marLeft w:val="0"/>
              <w:marRight w:val="0"/>
              <w:marTop w:val="0"/>
              <w:marBottom w:val="0"/>
              <w:divBdr>
                <w:top w:val="none" w:sz="0" w:space="0" w:color="auto"/>
                <w:left w:val="none" w:sz="0" w:space="0" w:color="auto"/>
                <w:bottom w:val="none" w:sz="0" w:space="0" w:color="auto"/>
                <w:right w:val="none" w:sz="0" w:space="0" w:color="auto"/>
              </w:divBdr>
            </w:div>
            <w:div w:id="1538816147">
              <w:marLeft w:val="0"/>
              <w:marRight w:val="0"/>
              <w:marTop w:val="0"/>
              <w:marBottom w:val="0"/>
              <w:divBdr>
                <w:top w:val="none" w:sz="0" w:space="0" w:color="auto"/>
                <w:left w:val="none" w:sz="0" w:space="0" w:color="auto"/>
                <w:bottom w:val="none" w:sz="0" w:space="0" w:color="auto"/>
                <w:right w:val="none" w:sz="0" w:space="0" w:color="auto"/>
              </w:divBdr>
            </w:div>
            <w:div w:id="2079205757">
              <w:marLeft w:val="0"/>
              <w:marRight w:val="0"/>
              <w:marTop w:val="0"/>
              <w:marBottom w:val="0"/>
              <w:divBdr>
                <w:top w:val="none" w:sz="0" w:space="0" w:color="auto"/>
                <w:left w:val="none" w:sz="0" w:space="0" w:color="auto"/>
                <w:bottom w:val="none" w:sz="0" w:space="0" w:color="auto"/>
                <w:right w:val="none" w:sz="0" w:space="0" w:color="auto"/>
              </w:divBdr>
            </w:div>
          </w:divsChild>
        </w:div>
        <w:div w:id="1832136741">
          <w:marLeft w:val="0"/>
          <w:marRight w:val="0"/>
          <w:marTop w:val="0"/>
          <w:marBottom w:val="0"/>
          <w:divBdr>
            <w:top w:val="none" w:sz="0" w:space="0" w:color="auto"/>
            <w:left w:val="none" w:sz="0" w:space="0" w:color="auto"/>
            <w:bottom w:val="none" w:sz="0" w:space="0" w:color="auto"/>
            <w:right w:val="none" w:sz="0" w:space="0" w:color="auto"/>
          </w:divBdr>
        </w:div>
        <w:div w:id="1861968979">
          <w:marLeft w:val="0"/>
          <w:marRight w:val="0"/>
          <w:marTop w:val="0"/>
          <w:marBottom w:val="0"/>
          <w:divBdr>
            <w:top w:val="none" w:sz="0" w:space="0" w:color="auto"/>
            <w:left w:val="none" w:sz="0" w:space="0" w:color="auto"/>
            <w:bottom w:val="none" w:sz="0" w:space="0" w:color="auto"/>
            <w:right w:val="none" w:sz="0" w:space="0" w:color="auto"/>
          </w:divBdr>
        </w:div>
        <w:div w:id="1895313871">
          <w:marLeft w:val="0"/>
          <w:marRight w:val="0"/>
          <w:marTop w:val="0"/>
          <w:marBottom w:val="0"/>
          <w:divBdr>
            <w:top w:val="none" w:sz="0" w:space="0" w:color="auto"/>
            <w:left w:val="none" w:sz="0" w:space="0" w:color="auto"/>
            <w:bottom w:val="none" w:sz="0" w:space="0" w:color="auto"/>
            <w:right w:val="none" w:sz="0" w:space="0" w:color="auto"/>
          </w:divBdr>
          <w:divsChild>
            <w:div w:id="744961908">
              <w:marLeft w:val="-75"/>
              <w:marRight w:val="0"/>
              <w:marTop w:val="30"/>
              <w:marBottom w:val="30"/>
              <w:divBdr>
                <w:top w:val="none" w:sz="0" w:space="0" w:color="auto"/>
                <w:left w:val="none" w:sz="0" w:space="0" w:color="auto"/>
                <w:bottom w:val="none" w:sz="0" w:space="0" w:color="auto"/>
                <w:right w:val="none" w:sz="0" w:space="0" w:color="auto"/>
              </w:divBdr>
              <w:divsChild>
                <w:div w:id="87047083">
                  <w:marLeft w:val="0"/>
                  <w:marRight w:val="0"/>
                  <w:marTop w:val="0"/>
                  <w:marBottom w:val="0"/>
                  <w:divBdr>
                    <w:top w:val="none" w:sz="0" w:space="0" w:color="auto"/>
                    <w:left w:val="none" w:sz="0" w:space="0" w:color="auto"/>
                    <w:bottom w:val="none" w:sz="0" w:space="0" w:color="auto"/>
                    <w:right w:val="none" w:sz="0" w:space="0" w:color="auto"/>
                  </w:divBdr>
                  <w:divsChild>
                    <w:div w:id="1248809513">
                      <w:marLeft w:val="0"/>
                      <w:marRight w:val="0"/>
                      <w:marTop w:val="0"/>
                      <w:marBottom w:val="0"/>
                      <w:divBdr>
                        <w:top w:val="none" w:sz="0" w:space="0" w:color="auto"/>
                        <w:left w:val="none" w:sz="0" w:space="0" w:color="auto"/>
                        <w:bottom w:val="none" w:sz="0" w:space="0" w:color="auto"/>
                        <w:right w:val="none" w:sz="0" w:space="0" w:color="auto"/>
                      </w:divBdr>
                    </w:div>
                  </w:divsChild>
                </w:div>
                <w:div w:id="90860155">
                  <w:marLeft w:val="0"/>
                  <w:marRight w:val="0"/>
                  <w:marTop w:val="0"/>
                  <w:marBottom w:val="0"/>
                  <w:divBdr>
                    <w:top w:val="none" w:sz="0" w:space="0" w:color="auto"/>
                    <w:left w:val="none" w:sz="0" w:space="0" w:color="auto"/>
                    <w:bottom w:val="none" w:sz="0" w:space="0" w:color="auto"/>
                    <w:right w:val="none" w:sz="0" w:space="0" w:color="auto"/>
                  </w:divBdr>
                  <w:divsChild>
                    <w:div w:id="1116024091">
                      <w:marLeft w:val="0"/>
                      <w:marRight w:val="0"/>
                      <w:marTop w:val="0"/>
                      <w:marBottom w:val="0"/>
                      <w:divBdr>
                        <w:top w:val="none" w:sz="0" w:space="0" w:color="auto"/>
                        <w:left w:val="none" w:sz="0" w:space="0" w:color="auto"/>
                        <w:bottom w:val="none" w:sz="0" w:space="0" w:color="auto"/>
                        <w:right w:val="none" w:sz="0" w:space="0" w:color="auto"/>
                      </w:divBdr>
                    </w:div>
                  </w:divsChild>
                </w:div>
                <w:div w:id="341277779">
                  <w:marLeft w:val="0"/>
                  <w:marRight w:val="0"/>
                  <w:marTop w:val="0"/>
                  <w:marBottom w:val="0"/>
                  <w:divBdr>
                    <w:top w:val="none" w:sz="0" w:space="0" w:color="auto"/>
                    <w:left w:val="none" w:sz="0" w:space="0" w:color="auto"/>
                    <w:bottom w:val="none" w:sz="0" w:space="0" w:color="auto"/>
                    <w:right w:val="none" w:sz="0" w:space="0" w:color="auto"/>
                  </w:divBdr>
                  <w:divsChild>
                    <w:div w:id="317735778">
                      <w:marLeft w:val="0"/>
                      <w:marRight w:val="0"/>
                      <w:marTop w:val="0"/>
                      <w:marBottom w:val="0"/>
                      <w:divBdr>
                        <w:top w:val="none" w:sz="0" w:space="0" w:color="auto"/>
                        <w:left w:val="none" w:sz="0" w:space="0" w:color="auto"/>
                        <w:bottom w:val="none" w:sz="0" w:space="0" w:color="auto"/>
                        <w:right w:val="none" w:sz="0" w:space="0" w:color="auto"/>
                      </w:divBdr>
                    </w:div>
                  </w:divsChild>
                </w:div>
                <w:div w:id="405610243">
                  <w:marLeft w:val="0"/>
                  <w:marRight w:val="0"/>
                  <w:marTop w:val="0"/>
                  <w:marBottom w:val="0"/>
                  <w:divBdr>
                    <w:top w:val="none" w:sz="0" w:space="0" w:color="auto"/>
                    <w:left w:val="none" w:sz="0" w:space="0" w:color="auto"/>
                    <w:bottom w:val="none" w:sz="0" w:space="0" w:color="auto"/>
                    <w:right w:val="none" w:sz="0" w:space="0" w:color="auto"/>
                  </w:divBdr>
                  <w:divsChild>
                    <w:div w:id="1752196814">
                      <w:marLeft w:val="0"/>
                      <w:marRight w:val="0"/>
                      <w:marTop w:val="0"/>
                      <w:marBottom w:val="0"/>
                      <w:divBdr>
                        <w:top w:val="none" w:sz="0" w:space="0" w:color="auto"/>
                        <w:left w:val="none" w:sz="0" w:space="0" w:color="auto"/>
                        <w:bottom w:val="none" w:sz="0" w:space="0" w:color="auto"/>
                        <w:right w:val="none" w:sz="0" w:space="0" w:color="auto"/>
                      </w:divBdr>
                    </w:div>
                  </w:divsChild>
                </w:div>
                <w:div w:id="410272923">
                  <w:marLeft w:val="0"/>
                  <w:marRight w:val="0"/>
                  <w:marTop w:val="0"/>
                  <w:marBottom w:val="0"/>
                  <w:divBdr>
                    <w:top w:val="none" w:sz="0" w:space="0" w:color="auto"/>
                    <w:left w:val="none" w:sz="0" w:space="0" w:color="auto"/>
                    <w:bottom w:val="none" w:sz="0" w:space="0" w:color="auto"/>
                    <w:right w:val="none" w:sz="0" w:space="0" w:color="auto"/>
                  </w:divBdr>
                  <w:divsChild>
                    <w:div w:id="1326662765">
                      <w:marLeft w:val="0"/>
                      <w:marRight w:val="0"/>
                      <w:marTop w:val="0"/>
                      <w:marBottom w:val="0"/>
                      <w:divBdr>
                        <w:top w:val="none" w:sz="0" w:space="0" w:color="auto"/>
                        <w:left w:val="none" w:sz="0" w:space="0" w:color="auto"/>
                        <w:bottom w:val="none" w:sz="0" w:space="0" w:color="auto"/>
                        <w:right w:val="none" w:sz="0" w:space="0" w:color="auto"/>
                      </w:divBdr>
                    </w:div>
                  </w:divsChild>
                </w:div>
                <w:div w:id="423959350">
                  <w:marLeft w:val="0"/>
                  <w:marRight w:val="0"/>
                  <w:marTop w:val="0"/>
                  <w:marBottom w:val="0"/>
                  <w:divBdr>
                    <w:top w:val="none" w:sz="0" w:space="0" w:color="auto"/>
                    <w:left w:val="none" w:sz="0" w:space="0" w:color="auto"/>
                    <w:bottom w:val="none" w:sz="0" w:space="0" w:color="auto"/>
                    <w:right w:val="none" w:sz="0" w:space="0" w:color="auto"/>
                  </w:divBdr>
                  <w:divsChild>
                    <w:div w:id="85346550">
                      <w:marLeft w:val="0"/>
                      <w:marRight w:val="0"/>
                      <w:marTop w:val="0"/>
                      <w:marBottom w:val="0"/>
                      <w:divBdr>
                        <w:top w:val="none" w:sz="0" w:space="0" w:color="auto"/>
                        <w:left w:val="none" w:sz="0" w:space="0" w:color="auto"/>
                        <w:bottom w:val="none" w:sz="0" w:space="0" w:color="auto"/>
                        <w:right w:val="none" w:sz="0" w:space="0" w:color="auto"/>
                      </w:divBdr>
                    </w:div>
                  </w:divsChild>
                </w:div>
                <w:div w:id="441611114">
                  <w:marLeft w:val="0"/>
                  <w:marRight w:val="0"/>
                  <w:marTop w:val="0"/>
                  <w:marBottom w:val="0"/>
                  <w:divBdr>
                    <w:top w:val="none" w:sz="0" w:space="0" w:color="auto"/>
                    <w:left w:val="none" w:sz="0" w:space="0" w:color="auto"/>
                    <w:bottom w:val="none" w:sz="0" w:space="0" w:color="auto"/>
                    <w:right w:val="none" w:sz="0" w:space="0" w:color="auto"/>
                  </w:divBdr>
                  <w:divsChild>
                    <w:div w:id="1536306019">
                      <w:marLeft w:val="0"/>
                      <w:marRight w:val="0"/>
                      <w:marTop w:val="0"/>
                      <w:marBottom w:val="0"/>
                      <w:divBdr>
                        <w:top w:val="none" w:sz="0" w:space="0" w:color="auto"/>
                        <w:left w:val="none" w:sz="0" w:space="0" w:color="auto"/>
                        <w:bottom w:val="none" w:sz="0" w:space="0" w:color="auto"/>
                        <w:right w:val="none" w:sz="0" w:space="0" w:color="auto"/>
                      </w:divBdr>
                    </w:div>
                  </w:divsChild>
                </w:div>
                <w:div w:id="476383640">
                  <w:marLeft w:val="0"/>
                  <w:marRight w:val="0"/>
                  <w:marTop w:val="0"/>
                  <w:marBottom w:val="0"/>
                  <w:divBdr>
                    <w:top w:val="none" w:sz="0" w:space="0" w:color="auto"/>
                    <w:left w:val="none" w:sz="0" w:space="0" w:color="auto"/>
                    <w:bottom w:val="none" w:sz="0" w:space="0" w:color="auto"/>
                    <w:right w:val="none" w:sz="0" w:space="0" w:color="auto"/>
                  </w:divBdr>
                  <w:divsChild>
                    <w:div w:id="1256010433">
                      <w:marLeft w:val="0"/>
                      <w:marRight w:val="0"/>
                      <w:marTop w:val="0"/>
                      <w:marBottom w:val="0"/>
                      <w:divBdr>
                        <w:top w:val="none" w:sz="0" w:space="0" w:color="auto"/>
                        <w:left w:val="none" w:sz="0" w:space="0" w:color="auto"/>
                        <w:bottom w:val="none" w:sz="0" w:space="0" w:color="auto"/>
                        <w:right w:val="none" w:sz="0" w:space="0" w:color="auto"/>
                      </w:divBdr>
                    </w:div>
                  </w:divsChild>
                </w:div>
                <w:div w:id="547954480">
                  <w:marLeft w:val="0"/>
                  <w:marRight w:val="0"/>
                  <w:marTop w:val="0"/>
                  <w:marBottom w:val="0"/>
                  <w:divBdr>
                    <w:top w:val="none" w:sz="0" w:space="0" w:color="auto"/>
                    <w:left w:val="none" w:sz="0" w:space="0" w:color="auto"/>
                    <w:bottom w:val="none" w:sz="0" w:space="0" w:color="auto"/>
                    <w:right w:val="none" w:sz="0" w:space="0" w:color="auto"/>
                  </w:divBdr>
                  <w:divsChild>
                    <w:div w:id="1902668358">
                      <w:marLeft w:val="0"/>
                      <w:marRight w:val="0"/>
                      <w:marTop w:val="0"/>
                      <w:marBottom w:val="0"/>
                      <w:divBdr>
                        <w:top w:val="none" w:sz="0" w:space="0" w:color="auto"/>
                        <w:left w:val="none" w:sz="0" w:space="0" w:color="auto"/>
                        <w:bottom w:val="none" w:sz="0" w:space="0" w:color="auto"/>
                        <w:right w:val="none" w:sz="0" w:space="0" w:color="auto"/>
                      </w:divBdr>
                    </w:div>
                  </w:divsChild>
                </w:div>
                <w:div w:id="696780696">
                  <w:marLeft w:val="0"/>
                  <w:marRight w:val="0"/>
                  <w:marTop w:val="0"/>
                  <w:marBottom w:val="0"/>
                  <w:divBdr>
                    <w:top w:val="none" w:sz="0" w:space="0" w:color="auto"/>
                    <w:left w:val="none" w:sz="0" w:space="0" w:color="auto"/>
                    <w:bottom w:val="none" w:sz="0" w:space="0" w:color="auto"/>
                    <w:right w:val="none" w:sz="0" w:space="0" w:color="auto"/>
                  </w:divBdr>
                  <w:divsChild>
                    <w:div w:id="1250382191">
                      <w:marLeft w:val="0"/>
                      <w:marRight w:val="0"/>
                      <w:marTop w:val="0"/>
                      <w:marBottom w:val="0"/>
                      <w:divBdr>
                        <w:top w:val="none" w:sz="0" w:space="0" w:color="auto"/>
                        <w:left w:val="none" w:sz="0" w:space="0" w:color="auto"/>
                        <w:bottom w:val="none" w:sz="0" w:space="0" w:color="auto"/>
                        <w:right w:val="none" w:sz="0" w:space="0" w:color="auto"/>
                      </w:divBdr>
                    </w:div>
                  </w:divsChild>
                </w:div>
                <w:div w:id="713310388">
                  <w:marLeft w:val="0"/>
                  <w:marRight w:val="0"/>
                  <w:marTop w:val="0"/>
                  <w:marBottom w:val="0"/>
                  <w:divBdr>
                    <w:top w:val="none" w:sz="0" w:space="0" w:color="auto"/>
                    <w:left w:val="none" w:sz="0" w:space="0" w:color="auto"/>
                    <w:bottom w:val="none" w:sz="0" w:space="0" w:color="auto"/>
                    <w:right w:val="none" w:sz="0" w:space="0" w:color="auto"/>
                  </w:divBdr>
                  <w:divsChild>
                    <w:div w:id="154297682">
                      <w:marLeft w:val="0"/>
                      <w:marRight w:val="0"/>
                      <w:marTop w:val="0"/>
                      <w:marBottom w:val="0"/>
                      <w:divBdr>
                        <w:top w:val="none" w:sz="0" w:space="0" w:color="auto"/>
                        <w:left w:val="none" w:sz="0" w:space="0" w:color="auto"/>
                        <w:bottom w:val="none" w:sz="0" w:space="0" w:color="auto"/>
                        <w:right w:val="none" w:sz="0" w:space="0" w:color="auto"/>
                      </w:divBdr>
                    </w:div>
                  </w:divsChild>
                </w:div>
                <w:div w:id="722404971">
                  <w:marLeft w:val="0"/>
                  <w:marRight w:val="0"/>
                  <w:marTop w:val="0"/>
                  <w:marBottom w:val="0"/>
                  <w:divBdr>
                    <w:top w:val="none" w:sz="0" w:space="0" w:color="auto"/>
                    <w:left w:val="none" w:sz="0" w:space="0" w:color="auto"/>
                    <w:bottom w:val="none" w:sz="0" w:space="0" w:color="auto"/>
                    <w:right w:val="none" w:sz="0" w:space="0" w:color="auto"/>
                  </w:divBdr>
                  <w:divsChild>
                    <w:div w:id="1023366238">
                      <w:marLeft w:val="0"/>
                      <w:marRight w:val="0"/>
                      <w:marTop w:val="0"/>
                      <w:marBottom w:val="0"/>
                      <w:divBdr>
                        <w:top w:val="none" w:sz="0" w:space="0" w:color="auto"/>
                        <w:left w:val="none" w:sz="0" w:space="0" w:color="auto"/>
                        <w:bottom w:val="none" w:sz="0" w:space="0" w:color="auto"/>
                        <w:right w:val="none" w:sz="0" w:space="0" w:color="auto"/>
                      </w:divBdr>
                    </w:div>
                  </w:divsChild>
                </w:div>
                <w:div w:id="766777601">
                  <w:marLeft w:val="0"/>
                  <w:marRight w:val="0"/>
                  <w:marTop w:val="0"/>
                  <w:marBottom w:val="0"/>
                  <w:divBdr>
                    <w:top w:val="none" w:sz="0" w:space="0" w:color="auto"/>
                    <w:left w:val="none" w:sz="0" w:space="0" w:color="auto"/>
                    <w:bottom w:val="none" w:sz="0" w:space="0" w:color="auto"/>
                    <w:right w:val="none" w:sz="0" w:space="0" w:color="auto"/>
                  </w:divBdr>
                  <w:divsChild>
                    <w:div w:id="440607517">
                      <w:marLeft w:val="0"/>
                      <w:marRight w:val="0"/>
                      <w:marTop w:val="0"/>
                      <w:marBottom w:val="0"/>
                      <w:divBdr>
                        <w:top w:val="none" w:sz="0" w:space="0" w:color="auto"/>
                        <w:left w:val="none" w:sz="0" w:space="0" w:color="auto"/>
                        <w:bottom w:val="none" w:sz="0" w:space="0" w:color="auto"/>
                        <w:right w:val="none" w:sz="0" w:space="0" w:color="auto"/>
                      </w:divBdr>
                    </w:div>
                  </w:divsChild>
                </w:div>
                <w:div w:id="769424091">
                  <w:marLeft w:val="0"/>
                  <w:marRight w:val="0"/>
                  <w:marTop w:val="0"/>
                  <w:marBottom w:val="0"/>
                  <w:divBdr>
                    <w:top w:val="none" w:sz="0" w:space="0" w:color="auto"/>
                    <w:left w:val="none" w:sz="0" w:space="0" w:color="auto"/>
                    <w:bottom w:val="none" w:sz="0" w:space="0" w:color="auto"/>
                    <w:right w:val="none" w:sz="0" w:space="0" w:color="auto"/>
                  </w:divBdr>
                  <w:divsChild>
                    <w:div w:id="874464329">
                      <w:marLeft w:val="0"/>
                      <w:marRight w:val="0"/>
                      <w:marTop w:val="0"/>
                      <w:marBottom w:val="0"/>
                      <w:divBdr>
                        <w:top w:val="none" w:sz="0" w:space="0" w:color="auto"/>
                        <w:left w:val="none" w:sz="0" w:space="0" w:color="auto"/>
                        <w:bottom w:val="none" w:sz="0" w:space="0" w:color="auto"/>
                        <w:right w:val="none" w:sz="0" w:space="0" w:color="auto"/>
                      </w:divBdr>
                    </w:div>
                  </w:divsChild>
                </w:div>
                <w:div w:id="879364537">
                  <w:marLeft w:val="0"/>
                  <w:marRight w:val="0"/>
                  <w:marTop w:val="0"/>
                  <w:marBottom w:val="0"/>
                  <w:divBdr>
                    <w:top w:val="none" w:sz="0" w:space="0" w:color="auto"/>
                    <w:left w:val="none" w:sz="0" w:space="0" w:color="auto"/>
                    <w:bottom w:val="none" w:sz="0" w:space="0" w:color="auto"/>
                    <w:right w:val="none" w:sz="0" w:space="0" w:color="auto"/>
                  </w:divBdr>
                  <w:divsChild>
                    <w:div w:id="1408650013">
                      <w:marLeft w:val="0"/>
                      <w:marRight w:val="0"/>
                      <w:marTop w:val="0"/>
                      <w:marBottom w:val="0"/>
                      <w:divBdr>
                        <w:top w:val="none" w:sz="0" w:space="0" w:color="auto"/>
                        <w:left w:val="none" w:sz="0" w:space="0" w:color="auto"/>
                        <w:bottom w:val="none" w:sz="0" w:space="0" w:color="auto"/>
                        <w:right w:val="none" w:sz="0" w:space="0" w:color="auto"/>
                      </w:divBdr>
                    </w:div>
                  </w:divsChild>
                </w:div>
                <w:div w:id="1001274563">
                  <w:marLeft w:val="0"/>
                  <w:marRight w:val="0"/>
                  <w:marTop w:val="0"/>
                  <w:marBottom w:val="0"/>
                  <w:divBdr>
                    <w:top w:val="none" w:sz="0" w:space="0" w:color="auto"/>
                    <w:left w:val="none" w:sz="0" w:space="0" w:color="auto"/>
                    <w:bottom w:val="none" w:sz="0" w:space="0" w:color="auto"/>
                    <w:right w:val="none" w:sz="0" w:space="0" w:color="auto"/>
                  </w:divBdr>
                  <w:divsChild>
                    <w:div w:id="878083673">
                      <w:marLeft w:val="0"/>
                      <w:marRight w:val="0"/>
                      <w:marTop w:val="0"/>
                      <w:marBottom w:val="0"/>
                      <w:divBdr>
                        <w:top w:val="none" w:sz="0" w:space="0" w:color="auto"/>
                        <w:left w:val="none" w:sz="0" w:space="0" w:color="auto"/>
                        <w:bottom w:val="none" w:sz="0" w:space="0" w:color="auto"/>
                        <w:right w:val="none" w:sz="0" w:space="0" w:color="auto"/>
                      </w:divBdr>
                    </w:div>
                  </w:divsChild>
                </w:div>
                <w:div w:id="1031145631">
                  <w:marLeft w:val="0"/>
                  <w:marRight w:val="0"/>
                  <w:marTop w:val="0"/>
                  <w:marBottom w:val="0"/>
                  <w:divBdr>
                    <w:top w:val="none" w:sz="0" w:space="0" w:color="auto"/>
                    <w:left w:val="none" w:sz="0" w:space="0" w:color="auto"/>
                    <w:bottom w:val="none" w:sz="0" w:space="0" w:color="auto"/>
                    <w:right w:val="none" w:sz="0" w:space="0" w:color="auto"/>
                  </w:divBdr>
                  <w:divsChild>
                    <w:div w:id="2140222886">
                      <w:marLeft w:val="0"/>
                      <w:marRight w:val="0"/>
                      <w:marTop w:val="0"/>
                      <w:marBottom w:val="0"/>
                      <w:divBdr>
                        <w:top w:val="none" w:sz="0" w:space="0" w:color="auto"/>
                        <w:left w:val="none" w:sz="0" w:space="0" w:color="auto"/>
                        <w:bottom w:val="none" w:sz="0" w:space="0" w:color="auto"/>
                        <w:right w:val="none" w:sz="0" w:space="0" w:color="auto"/>
                      </w:divBdr>
                    </w:div>
                  </w:divsChild>
                </w:div>
                <w:div w:id="1040283805">
                  <w:marLeft w:val="0"/>
                  <w:marRight w:val="0"/>
                  <w:marTop w:val="0"/>
                  <w:marBottom w:val="0"/>
                  <w:divBdr>
                    <w:top w:val="none" w:sz="0" w:space="0" w:color="auto"/>
                    <w:left w:val="none" w:sz="0" w:space="0" w:color="auto"/>
                    <w:bottom w:val="none" w:sz="0" w:space="0" w:color="auto"/>
                    <w:right w:val="none" w:sz="0" w:space="0" w:color="auto"/>
                  </w:divBdr>
                  <w:divsChild>
                    <w:div w:id="879585105">
                      <w:marLeft w:val="0"/>
                      <w:marRight w:val="0"/>
                      <w:marTop w:val="0"/>
                      <w:marBottom w:val="0"/>
                      <w:divBdr>
                        <w:top w:val="none" w:sz="0" w:space="0" w:color="auto"/>
                        <w:left w:val="none" w:sz="0" w:space="0" w:color="auto"/>
                        <w:bottom w:val="none" w:sz="0" w:space="0" w:color="auto"/>
                        <w:right w:val="none" w:sz="0" w:space="0" w:color="auto"/>
                      </w:divBdr>
                    </w:div>
                  </w:divsChild>
                </w:div>
                <w:div w:id="1088967023">
                  <w:marLeft w:val="0"/>
                  <w:marRight w:val="0"/>
                  <w:marTop w:val="0"/>
                  <w:marBottom w:val="0"/>
                  <w:divBdr>
                    <w:top w:val="none" w:sz="0" w:space="0" w:color="auto"/>
                    <w:left w:val="none" w:sz="0" w:space="0" w:color="auto"/>
                    <w:bottom w:val="none" w:sz="0" w:space="0" w:color="auto"/>
                    <w:right w:val="none" w:sz="0" w:space="0" w:color="auto"/>
                  </w:divBdr>
                  <w:divsChild>
                    <w:div w:id="1689137467">
                      <w:marLeft w:val="0"/>
                      <w:marRight w:val="0"/>
                      <w:marTop w:val="0"/>
                      <w:marBottom w:val="0"/>
                      <w:divBdr>
                        <w:top w:val="none" w:sz="0" w:space="0" w:color="auto"/>
                        <w:left w:val="none" w:sz="0" w:space="0" w:color="auto"/>
                        <w:bottom w:val="none" w:sz="0" w:space="0" w:color="auto"/>
                        <w:right w:val="none" w:sz="0" w:space="0" w:color="auto"/>
                      </w:divBdr>
                    </w:div>
                  </w:divsChild>
                </w:div>
                <w:div w:id="1149592656">
                  <w:marLeft w:val="0"/>
                  <w:marRight w:val="0"/>
                  <w:marTop w:val="0"/>
                  <w:marBottom w:val="0"/>
                  <w:divBdr>
                    <w:top w:val="none" w:sz="0" w:space="0" w:color="auto"/>
                    <w:left w:val="none" w:sz="0" w:space="0" w:color="auto"/>
                    <w:bottom w:val="none" w:sz="0" w:space="0" w:color="auto"/>
                    <w:right w:val="none" w:sz="0" w:space="0" w:color="auto"/>
                  </w:divBdr>
                  <w:divsChild>
                    <w:div w:id="463813748">
                      <w:marLeft w:val="0"/>
                      <w:marRight w:val="0"/>
                      <w:marTop w:val="0"/>
                      <w:marBottom w:val="0"/>
                      <w:divBdr>
                        <w:top w:val="none" w:sz="0" w:space="0" w:color="auto"/>
                        <w:left w:val="none" w:sz="0" w:space="0" w:color="auto"/>
                        <w:bottom w:val="none" w:sz="0" w:space="0" w:color="auto"/>
                        <w:right w:val="none" w:sz="0" w:space="0" w:color="auto"/>
                      </w:divBdr>
                    </w:div>
                  </w:divsChild>
                </w:div>
                <w:div w:id="1187064854">
                  <w:marLeft w:val="0"/>
                  <w:marRight w:val="0"/>
                  <w:marTop w:val="0"/>
                  <w:marBottom w:val="0"/>
                  <w:divBdr>
                    <w:top w:val="none" w:sz="0" w:space="0" w:color="auto"/>
                    <w:left w:val="none" w:sz="0" w:space="0" w:color="auto"/>
                    <w:bottom w:val="none" w:sz="0" w:space="0" w:color="auto"/>
                    <w:right w:val="none" w:sz="0" w:space="0" w:color="auto"/>
                  </w:divBdr>
                  <w:divsChild>
                    <w:div w:id="358971395">
                      <w:marLeft w:val="0"/>
                      <w:marRight w:val="0"/>
                      <w:marTop w:val="0"/>
                      <w:marBottom w:val="0"/>
                      <w:divBdr>
                        <w:top w:val="none" w:sz="0" w:space="0" w:color="auto"/>
                        <w:left w:val="none" w:sz="0" w:space="0" w:color="auto"/>
                        <w:bottom w:val="none" w:sz="0" w:space="0" w:color="auto"/>
                        <w:right w:val="none" w:sz="0" w:space="0" w:color="auto"/>
                      </w:divBdr>
                    </w:div>
                  </w:divsChild>
                </w:div>
                <w:div w:id="1251040801">
                  <w:marLeft w:val="0"/>
                  <w:marRight w:val="0"/>
                  <w:marTop w:val="0"/>
                  <w:marBottom w:val="0"/>
                  <w:divBdr>
                    <w:top w:val="none" w:sz="0" w:space="0" w:color="auto"/>
                    <w:left w:val="none" w:sz="0" w:space="0" w:color="auto"/>
                    <w:bottom w:val="none" w:sz="0" w:space="0" w:color="auto"/>
                    <w:right w:val="none" w:sz="0" w:space="0" w:color="auto"/>
                  </w:divBdr>
                  <w:divsChild>
                    <w:div w:id="1162354732">
                      <w:marLeft w:val="0"/>
                      <w:marRight w:val="0"/>
                      <w:marTop w:val="0"/>
                      <w:marBottom w:val="0"/>
                      <w:divBdr>
                        <w:top w:val="none" w:sz="0" w:space="0" w:color="auto"/>
                        <w:left w:val="none" w:sz="0" w:space="0" w:color="auto"/>
                        <w:bottom w:val="none" w:sz="0" w:space="0" w:color="auto"/>
                        <w:right w:val="none" w:sz="0" w:space="0" w:color="auto"/>
                      </w:divBdr>
                    </w:div>
                  </w:divsChild>
                </w:div>
                <w:div w:id="1373116506">
                  <w:marLeft w:val="0"/>
                  <w:marRight w:val="0"/>
                  <w:marTop w:val="0"/>
                  <w:marBottom w:val="0"/>
                  <w:divBdr>
                    <w:top w:val="none" w:sz="0" w:space="0" w:color="auto"/>
                    <w:left w:val="none" w:sz="0" w:space="0" w:color="auto"/>
                    <w:bottom w:val="none" w:sz="0" w:space="0" w:color="auto"/>
                    <w:right w:val="none" w:sz="0" w:space="0" w:color="auto"/>
                  </w:divBdr>
                  <w:divsChild>
                    <w:div w:id="1227648050">
                      <w:marLeft w:val="0"/>
                      <w:marRight w:val="0"/>
                      <w:marTop w:val="0"/>
                      <w:marBottom w:val="0"/>
                      <w:divBdr>
                        <w:top w:val="none" w:sz="0" w:space="0" w:color="auto"/>
                        <w:left w:val="none" w:sz="0" w:space="0" w:color="auto"/>
                        <w:bottom w:val="none" w:sz="0" w:space="0" w:color="auto"/>
                        <w:right w:val="none" w:sz="0" w:space="0" w:color="auto"/>
                      </w:divBdr>
                    </w:div>
                  </w:divsChild>
                </w:div>
                <w:div w:id="1434472191">
                  <w:marLeft w:val="0"/>
                  <w:marRight w:val="0"/>
                  <w:marTop w:val="0"/>
                  <w:marBottom w:val="0"/>
                  <w:divBdr>
                    <w:top w:val="none" w:sz="0" w:space="0" w:color="auto"/>
                    <w:left w:val="none" w:sz="0" w:space="0" w:color="auto"/>
                    <w:bottom w:val="none" w:sz="0" w:space="0" w:color="auto"/>
                    <w:right w:val="none" w:sz="0" w:space="0" w:color="auto"/>
                  </w:divBdr>
                  <w:divsChild>
                    <w:div w:id="2025785103">
                      <w:marLeft w:val="0"/>
                      <w:marRight w:val="0"/>
                      <w:marTop w:val="0"/>
                      <w:marBottom w:val="0"/>
                      <w:divBdr>
                        <w:top w:val="none" w:sz="0" w:space="0" w:color="auto"/>
                        <w:left w:val="none" w:sz="0" w:space="0" w:color="auto"/>
                        <w:bottom w:val="none" w:sz="0" w:space="0" w:color="auto"/>
                        <w:right w:val="none" w:sz="0" w:space="0" w:color="auto"/>
                      </w:divBdr>
                    </w:div>
                  </w:divsChild>
                </w:div>
                <w:div w:id="1555385505">
                  <w:marLeft w:val="0"/>
                  <w:marRight w:val="0"/>
                  <w:marTop w:val="0"/>
                  <w:marBottom w:val="0"/>
                  <w:divBdr>
                    <w:top w:val="none" w:sz="0" w:space="0" w:color="auto"/>
                    <w:left w:val="none" w:sz="0" w:space="0" w:color="auto"/>
                    <w:bottom w:val="none" w:sz="0" w:space="0" w:color="auto"/>
                    <w:right w:val="none" w:sz="0" w:space="0" w:color="auto"/>
                  </w:divBdr>
                  <w:divsChild>
                    <w:div w:id="945621822">
                      <w:marLeft w:val="0"/>
                      <w:marRight w:val="0"/>
                      <w:marTop w:val="0"/>
                      <w:marBottom w:val="0"/>
                      <w:divBdr>
                        <w:top w:val="none" w:sz="0" w:space="0" w:color="auto"/>
                        <w:left w:val="none" w:sz="0" w:space="0" w:color="auto"/>
                        <w:bottom w:val="none" w:sz="0" w:space="0" w:color="auto"/>
                        <w:right w:val="none" w:sz="0" w:space="0" w:color="auto"/>
                      </w:divBdr>
                    </w:div>
                  </w:divsChild>
                </w:div>
                <w:div w:id="1652440958">
                  <w:marLeft w:val="0"/>
                  <w:marRight w:val="0"/>
                  <w:marTop w:val="0"/>
                  <w:marBottom w:val="0"/>
                  <w:divBdr>
                    <w:top w:val="none" w:sz="0" w:space="0" w:color="auto"/>
                    <w:left w:val="none" w:sz="0" w:space="0" w:color="auto"/>
                    <w:bottom w:val="none" w:sz="0" w:space="0" w:color="auto"/>
                    <w:right w:val="none" w:sz="0" w:space="0" w:color="auto"/>
                  </w:divBdr>
                  <w:divsChild>
                    <w:div w:id="933829203">
                      <w:marLeft w:val="0"/>
                      <w:marRight w:val="0"/>
                      <w:marTop w:val="0"/>
                      <w:marBottom w:val="0"/>
                      <w:divBdr>
                        <w:top w:val="none" w:sz="0" w:space="0" w:color="auto"/>
                        <w:left w:val="none" w:sz="0" w:space="0" w:color="auto"/>
                        <w:bottom w:val="none" w:sz="0" w:space="0" w:color="auto"/>
                        <w:right w:val="none" w:sz="0" w:space="0" w:color="auto"/>
                      </w:divBdr>
                    </w:div>
                  </w:divsChild>
                </w:div>
                <w:div w:id="1713383550">
                  <w:marLeft w:val="0"/>
                  <w:marRight w:val="0"/>
                  <w:marTop w:val="0"/>
                  <w:marBottom w:val="0"/>
                  <w:divBdr>
                    <w:top w:val="none" w:sz="0" w:space="0" w:color="auto"/>
                    <w:left w:val="none" w:sz="0" w:space="0" w:color="auto"/>
                    <w:bottom w:val="none" w:sz="0" w:space="0" w:color="auto"/>
                    <w:right w:val="none" w:sz="0" w:space="0" w:color="auto"/>
                  </w:divBdr>
                  <w:divsChild>
                    <w:div w:id="1324577743">
                      <w:marLeft w:val="0"/>
                      <w:marRight w:val="0"/>
                      <w:marTop w:val="0"/>
                      <w:marBottom w:val="0"/>
                      <w:divBdr>
                        <w:top w:val="none" w:sz="0" w:space="0" w:color="auto"/>
                        <w:left w:val="none" w:sz="0" w:space="0" w:color="auto"/>
                        <w:bottom w:val="none" w:sz="0" w:space="0" w:color="auto"/>
                        <w:right w:val="none" w:sz="0" w:space="0" w:color="auto"/>
                      </w:divBdr>
                    </w:div>
                  </w:divsChild>
                </w:div>
                <w:div w:id="1763868419">
                  <w:marLeft w:val="0"/>
                  <w:marRight w:val="0"/>
                  <w:marTop w:val="0"/>
                  <w:marBottom w:val="0"/>
                  <w:divBdr>
                    <w:top w:val="none" w:sz="0" w:space="0" w:color="auto"/>
                    <w:left w:val="none" w:sz="0" w:space="0" w:color="auto"/>
                    <w:bottom w:val="none" w:sz="0" w:space="0" w:color="auto"/>
                    <w:right w:val="none" w:sz="0" w:space="0" w:color="auto"/>
                  </w:divBdr>
                  <w:divsChild>
                    <w:div w:id="2033876803">
                      <w:marLeft w:val="0"/>
                      <w:marRight w:val="0"/>
                      <w:marTop w:val="0"/>
                      <w:marBottom w:val="0"/>
                      <w:divBdr>
                        <w:top w:val="none" w:sz="0" w:space="0" w:color="auto"/>
                        <w:left w:val="none" w:sz="0" w:space="0" w:color="auto"/>
                        <w:bottom w:val="none" w:sz="0" w:space="0" w:color="auto"/>
                        <w:right w:val="none" w:sz="0" w:space="0" w:color="auto"/>
                      </w:divBdr>
                    </w:div>
                  </w:divsChild>
                </w:div>
                <w:div w:id="1809936390">
                  <w:marLeft w:val="0"/>
                  <w:marRight w:val="0"/>
                  <w:marTop w:val="0"/>
                  <w:marBottom w:val="0"/>
                  <w:divBdr>
                    <w:top w:val="none" w:sz="0" w:space="0" w:color="auto"/>
                    <w:left w:val="none" w:sz="0" w:space="0" w:color="auto"/>
                    <w:bottom w:val="none" w:sz="0" w:space="0" w:color="auto"/>
                    <w:right w:val="none" w:sz="0" w:space="0" w:color="auto"/>
                  </w:divBdr>
                  <w:divsChild>
                    <w:div w:id="1660764828">
                      <w:marLeft w:val="0"/>
                      <w:marRight w:val="0"/>
                      <w:marTop w:val="0"/>
                      <w:marBottom w:val="0"/>
                      <w:divBdr>
                        <w:top w:val="none" w:sz="0" w:space="0" w:color="auto"/>
                        <w:left w:val="none" w:sz="0" w:space="0" w:color="auto"/>
                        <w:bottom w:val="none" w:sz="0" w:space="0" w:color="auto"/>
                        <w:right w:val="none" w:sz="0" w:space="0" w:color="auto"/>
                      </w:divBdr>
                    </w:div>
                    <w:div w:id="1778716395">
                      <w:marLeft w:val="0"/>
                      <w:marRight w:val="0"/>
                      <w:marTop w:val="0"/>
                      <w:marBottom w:val="0"/>
                      <w:divBdr>
                        <w:top w:val="none" w:sz="0" w:space="0" w:color="auto"/>
                        <w:left w:val="none" w:sz="0" w:space="0" w:color="auto"/>
                        <w:bottom w:val="none" w:sz="0" w:space="0" w:color="auto"/>
                        <w:right w:val="none" w:sz="0" w:space="0" w:color="auto"/>
                      </w:divBdr>
                    </w:div>
                  </w:divsChild>
                </w:div>
                <w:div w:id="1814132828">
                  <w:marLeft w:val="0"/>
                  <w:marRight w:val="0"/>
                  <w:marTop w:val="0"/>
                  <w:marBottom w:val="0"/>
                  <w:divBdr>
                    <w:top w:val="none" w:sz="0" w:space="0" w:color="auto"/>
                    <w:left w:val="none" w:sz="0" w:space="0" w:color="auto"/>
                    <w:bottom w:val="none" w:sz="0" w:space="0" w:color="auto"/>
                    <w:right w:val="none" w:sz="0" w:space="0" w:color="auto"/>
                  </w:divBdr>
                  <w:divsChild>
                    <w:div w:id="1712262484">
                      <w:marLeft w:val="0"/>
                      <w:marRight w:val="0"/>
                      <w:marTop w:val="0"/>
                      <w:marBottom w:val="0"/>
                      <w:divBdr>
                        <w:top w:val="none" w:sz="0" w:space="0" w:color="auto"/>
                        <w:left w:val="none" w:sz="0" w:space="0" w:color="auto"/>
                        <w:bottom w:val="none" w:sz="0" w:space="0" w:color="auto"/>
                        <w:right w:val="none" w:sz="0" w:space="0" w:color="auto"/>
                      </w:divBdr>
                    </w:div>
                  </w:divsChild>
                </w:div>
                <w:div w:id="1912033004">
                  <w:marLeft w:val="0"/>
                  <w:marRight w:val="0"/>
                  <w:marTop w:val="0"/>
                  <w:marBottom w:val="0"/>
                  <w:divBdr>
                    <w:top w:val="none" w:sz="0" w:space="0" w:color="auto"/>
                    <w:left w:val="none" w:sz="0" w:space="0" w:color="auto"/>
                    <w:bottom w:val="none" w:sz="0" w:space="0" w:color="auto"/>
                    <w:right w:val="none" w:sz="0" w:space="0" w:color="auto"/>
                  </w:divBdr>
                  <w:divsChild>
                    <w:div w:id="673849332">
                      <w:marLeft w:val="0"/>
                      <w:marRight w:val="0"/>
                      <w:marTop w:val="0"/>
                      <w:marBottom w:val="0"/>
                      <w:divBdr>
                        <w:top w:val="none" w:sz="0" w:space="0" w:color="auto"/>
                        <w:left w:val="none" w:sz="0" w:space="0" w:color="auto"/>
                        <w:bottom w:val="none" w:sz="0" w:space="0" w:color="auto"/>
                        <w:right w:val="none" w:sz="0" w:space="0" w:color="auto"/>
                      </w:divBdr>
                    </w:div>
                  </w:divsChild>
                </w:div>
                <w:div w:id="1964119420">
                  <w:marLeft w:val="0"/>
                  <w:marRight w:val="0"/>
                  <w:marTop w:val="0"/>
                  <w:marBottom w:val="0"/>
                  <w:divBdr>
                    <w:top w:val="none" w:sz="0" w:space="0" w:color="auto"/>
                    <w:left w:val="none" w:sz="0" w:space="0" w:color="auto"/>
                    <w:bottom w:val="none" w:sz="0" w:space="0" w:color="auto"/>
                    <w:right w:val="none" w:sz="0" w:space="0" w:color="auto"/>
                  </w:divBdr>
                  <w:divsChild>
                    <w:div w:id="791246189">
                      <w:marLeft w:val="0"/>
                      <w:marRight w:val="0"/>
                      <w:marTop w:val="0"/>
                      <w:marBottom w:val="0"/>
                      <w:divBdr>
                        <w:top w:val="none" w:sz="0" w:space="0" w:color="auto"/>
                        <w:left w:val="none" w:sz="0" w:space="0" w:color="auto"/>
                        <w:bottom w:val="none" w:sz="0" w:space="0" w:color="auto"/>
                        <w:right w:val="none" w:sz="0" w:space="0" w:color="auto"/>
                      </w:divBdr>
                    </w:div>
                  </w:divsChild>
                </w:div>
                <w:div w:id="1981031877">
                  <w:marLeft w:val="0"/>
                  <w:marRight w:val="0"/>
                  <w:marTop w:val="0"/>
                  <w:marBottom w:val="0"/>
                  <w:divBdr>
                    <w:top w:val="none" w:sz="0" w:space="0" w:color="auto"/>
                    <w:left w:val="none" w:sz="0" w:space="0" w:color="auto"/>
                    <w:bottom w:val="none" w:sz="0" w:space="0" w:color="auto"/>
                    <w:right w:val="none" w:sz="0" w:space="0" w:color="auto"/>
                  </w:divBdr>
                  <w:divsChild>
                    <w:div w:id="1325474925">
                      <w:marLeft w:val="0"/>
                      <w:marRight w:val="0"/>
                      <w:marTop w:val="0"/>
                      <w:marBottom w:val="0"/>
                      <w:divBdr>
                        <w:top w:val="none" w:sz="0" w:space="0" w:color="auto"/>
                        <w:left w:val="none" w:sz="0" w:space="0" w:color="auto"/>
                        <w:bottom w:val="none" w:sz="0" w:space="0" w:color="auto"/>
                        <w:right w:val="none" w:sz="0" w:space="0" w:color="auto"/>
                      </w:divBdr>
                    </w:div>
                  </w:divsChild>
                </w:div>
                <w:div w:id="2026401701">
                  <w:marLeft w:val="0"/>
                  <w:marRight w:val="0"/>
                  <w:marTop w:val="0"/>
                  <w:marBottom w:val="0"/>
                  <w:divBdr>
                    <w:top w:val="none" w:sz="0" w:space="0" w:color="auto"/>
                    <w:left w:val="none" w:sz="0" w:space="0" w:color="auto"/>
                    <w:bottom w:val="none" w:sz="0" w:space="0" w:color="auto"/>
                    <w:right w:val="none" w:sz="0" w:space="0" w:color="auto"/>
                  </w:divBdr>
                  <w:divsChild>
                    <w:div w:id="418254031">
                      <w:marLeft w:val="0"/>
                      <w:marRight w:val="0"/>
                      <w:marTop w:val="0"/>
                      <w:marBottom w:val="0"/>
                      <w:divBdr>
                        <w:top w:val="none" w:sz="0" w:space="0" w:color="auto"/>
                        <w:left w:val="none" w:sz="0" w:space="0" w:color="auto"/>
                        <w:bottom w:val="none" w:sz="0" w:space="0" w:color="auto"/>
                        <w:right w:val="none" w:sz="0" w:space="0" w:color="auto"/>
                      </w:divBdr>
                    </w:div>
                  </w:divsChild>
                </w:div>
                <w:div w:id="2046170416">
                  <w:marLeft w:val="0"/>
                  <w:marRight w:val="0"/>
                  <w:marTop w:val="0"/>
                  <w:marBottom w:val="0"/>
                  <w:divBdr>
                    <w:top w:val="none" w:sz="0" w:space="0" w:color="auto"/>
                    <w:left w:val="none" w:sz="0" w:space="0" w:color="auto"/>
                    <w:bottom w:val="none" w:sz="0" w:space="0" w:color="auto"/>
                    <w:right w:val="none" w:sz="0" w:space="0" w:color="auto"/>
                  </w:divBdr>
                  <w:divsChild>
                    <w:div w:id="1076974808">
                      <w:marLeft w:val="0"/>
                      <w:marRight w:val="0"/>
                      <w:marTop w:val="0"/>
                      <w:marBottom w:val="0"/>
                      <w:divBdr>
                        <w:top w:val="none" w:sz="0" w:space="0" w:color="auto"/>
                        <w:left w:val="none" w:sz="0" w:space="0" w:color="auto"/>
                        <w:bottom w:val="none" w:sz="0" w:space="0" w:color="auto"/>
                        <w:right w:val="none" w:sz="0" w:space="0" w:color="auto"/>
                      </w:divBdr>
                    </w:div>
                  </w:divsChild>
                </w:div>
                <w:div w:id="2049573309">
                  <w:marLeft w:val="0"/>
                  <w:marRight w:val="0"/>
                  <w:marTop w:val="0"/>
                  <w:marBottom w:val="0"/>
                  <w:divBdr>
                    <w:top w:val="none" w:sz="0" w:space="0" w:color="auto"/>
                    <w:left w:val="none" w:sz="0" w:space="0" w:color="auto"/>
                    <w:bottom w:val="none" w:sz="0" w:space="0" w:color="auto"/>
                    <w:right w:val="none" w:sz="0" w:space="0" w:color="auto"/>
                  </w:divBdr>
                  <w:divsChild>
                    <w:div w:id="688994304">
                      <w:marLeft w:val="0"/>
                      <w:marRight w:val="0"/>
                      <w:marTop w:val="0"/>
                      <w:marBottom w:val="0"/>
                      <w:divBdr>
                        <w:top w:val="none" w:sz="0" w:space="0" w:color="auto"/>
                        <w:left w:val="none" w:sz="0" w:space="0" w:color="auto"/>
                        <w:bottom w:val="none" w:sz="0" w:space="0" w:color="auto"/>
                        <w:right w:val="none" w:sz="0" w:space="0" w:color="auto"/>
                      </w:divBdr>
                    </w:div>
                  </w:divsChild>
                </w:div>
                <w:div w:id="2067214534">
                  <w:marLeft w:val="0"/>
                  <w:marRight w:val="0"/>
                  <w:marTop w:val="0"/>
                  <w:marBottom w:val="0"/>
                  <w:divBdr>
                    <w:top w:val="none" w:sz="0" w:space="0" w:color="auto"/>
                    <w:left w:val="none" w:sz="0" w:space="0" w:color="auto"/>
                    <w:bottom w:val="none" w:sz="0" w:space="0" w:color="auto"/>
                    <w:right w:val="none" w:sz="0" w:space="0" w:color="auto"/>
                  </w:divBdr>
                  <w:divsChild>
                    <w:div w:id="1647927316">
                      <w:marLeft w:val="0"/>
                      <w:marRight w:val="0"/>
                      <w:marTop w:val="0"/>
                      <w:marBottom w:val="0"/>
                      <w:divBdr>
                        <w:top w:val="none" w:sz="0" w:space="0" w:color="auto"/>
                        <w:left w:val="none" w:sz="0" w:space="0" w:color="auto"/>
                        <w:bottom w:val="none" w:sz="0" w:space="0" w:color="auto"/>
                        <w:right w:val="none" w:sz="0" w:space="0" w:color="auto"/>
                      </w:divBdr>
                    </w:div>
                  </w:divsChild>
                </w:div>
                <w:div w:id="2146240341">
                  <w:marLeft w:val="0"/>
                  <w:marRight w:val="0"/>
                  <w:marTop w:val="0"/>
                  <w:marBottom w:val="0"/>
                  <w:divBdr>
                    <w:top w:val="none" w:sz="0" w:space="0" w:color="auto"/>
                    <w:left w:val="none" w:sz="0" w:space="0" w:color="auto"/>
                    <w:bottom w:val="none" w:sz="0" w:space="0" w:color="auto"/>
                    <w:right w:val="none" w:sz="0" w:space="0" w:color="auto"/>
                  </w:divBdr>
                  <w:divsChild>
                    <w:div w:id="135996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649662">
      <w:bodyDiv w:val="1"/>
      <w:marLeft w:val="0"/>
      <w:marRight w:val="0"/>
      <w:marTop w:val="0"/>
      <w:marBottom w:val="0"/>
      <w:divBdr>
        <w:top w:val="none" w:sz="0" w:space="0" w:color="auto"/>
        <w:left w:val="none" w:sz="0" w:space="0" w:color="auto"/>
        <w:bottom w:val="none" w:sz="0" w:space="0" w:color="auto"/>
        <w:right w:val="none" w:sz="0" w:space="0" w:color="auto"/>
      </w:divBdr>
      <w:divsChild>
        <w:div w:id="81680598">
          <w:marLeft w:val="0"/>
          <w:marRight w:val="0"/>
          <w:marTop w:val="0"/>
          <w:marBottom w:val="0"/>
          <w:divBdr>
            <w:top w:val="none" w:sz="0" w:space="0" w:color="auto"/>
            <w:left w:val="none" w:sz="0" w:space="0" w:color="auto"/>
            <w:bottom w:val="none" w:sz="0" w:space="0" w:color="auto"/>
            <w:right w:val="none" w:sz="0" w:space="0" w:color="auto"/>
          </w:divBdr>
          <w:divsChild>
            <w:div w:id="75327812">
              <w:marLeft w:val="0"/>
              <w:marRight w:val="0"/>
              <w:marTop w:val="0"/>
              <w:marBottom w:val="0"/>
              <w:divBdr>
                <w:top w:val="none" w:sz="0" w:space="0" w:color="auto"/>
                <w:left w:val="none" w:sz="0" w:space="0" w:color="auto"/>
                <w:bottom w:val="none" w:sz="0" w:space="0" w:color="auto"/>
                <w:right w:val="none" w:sz="0" w:space="0" w:color="auto"/>
              </w:divBdr>
              <w:divsChild>
                <w:div w:id="2103259590">
                  <w:marLeft w:val="0"/>
                  <w:marRight w:val="0"/>
                  <w:marTop w:val="0"/>
                  <w:marBottom w:val="0"/>
                  <w:divBdr>
                    <w:top w:val="none" w:sz="0" w:space="0" w:color="auto"/>
                    <w:left w:val="none" w:sz="0" w:space="0" w:color="auto"/>
                    <w:bottom w:val="none" w:sz="0" w:space="0" w:color="auto"/>
                    <w:right w:val="none" w:sz="0" w:space="0" w:color="auto"/>
                  </w:divBdr>
                  <w:divsChild>
                    <w:div w:id="1564216934">
                      <w:marLeft w:val="0"/>
                      <w:marRight w:val="0"/>
                      <w:marTop w:val="0"/>
                      <w:marBottom w:val="0"/>
                      <w:divBdr>
                        <w:top w:val="none" w:sz="0" w:space="0" w:color="auto"/>
                        <w:left w:val="none" w:sz="0" w:space="0" w:color="auto"/>
                        <w:bottom w:val="none" w:sz="0" w:space="0" w:color="auto"/>
                        <w:right w:val="none" w:sz="0" w:space="0" w:color="auto"/>
                      </w:divBdr>
                      <w:divsChild>
                        <w:div w:id="1915360213">
                          <w:marLeft w:val="0"/>
                          <w:marRight w:val="0"/>
                          <w:marTop w:val="0"/>
                          <w:marBottom w:val="0"/>
                          <w:divBdr>
                            <w:top w:val="none" w:sz="0" w:space="0" w:color="auto"/>
                            <w:left w:val="none" w:sz="0" w:space="0" w:color="auto"/>
                            <w:bottom w:val="none" w:sz="0" w:space="0" w:color="auto"/>
                            <w:right w:val="none" w:sz="0" w:space="0" w:color="auto"/>
                          </w:divBdr>
                          <w:divsChild>
                            <w:div w:id="1183712413">
                              <w:marLeft w:val="0"/>
                              <w:marRight w:val="0"/>
                              <w:marTop w:val="0"/>
                              <w:marBottom w:val="0"/>
                              <w:divBdr>
                                <w:top w:val="none" w:sz="0" w:space="0" w:color="auto"/>
                                <w:left w:val="none" w:sz="0" w:space="0" w:color="auto"/>
                                <w:bottom w:val="none" w:sz="0" w:space="0" w:color="auto"/>
                                <w:right w:val="none" w:sz="0" w:space="0" w:color="auto"/>
                              </w:divBdr>
                              <w:divsChild>
                                <w:div w:id="1382246249">
                                  <w:marLeft w:val="0"/>
                                  <w:marRight w:val="0"/>
                                  <w:marTop w:val="0"/>
                                  <w:marBottom w:val="0"/>
                                  <w:divBdr>
                                    <w:top w:val="none" w:sz="0" w:space="0" w:color="auto"/>
                                    <w:left w:val="none" w:sz="0" w:space="0" w:color="auto"/>
                                    <w:bottom w:val="none" w:sz="0" w:space="0" w:color="auto"/>
                                    <w:right w:val="none" w:sz="0" w:space="0" w:color="auto"/>
                                  </w:divBdr>
                                  <w:divsChild>
                                    <w:div w:id="1110398257">
                                      <w:marLeft w:val="0"/>
                                      <w:marRight w:val="0"/>
                                      <w:marTop w:val="0"/>
                                      <w:marBottom w:val="0"/>
                                      <w:divBdr>
                                        <w:top w:val="none" w:sz="0" w:space="0" w:color="auto"/>
                                        <w:left w:val="none" w:sz="0" w:space="0" w:color="auto"/>
                                        <w:bottom w:val="none" w:sz="0" w:space="0" w:color="auto"/>
                                        <w:right w:val="none" w:sz="0" w:space="0" w:color="auto"/>
                                      </w:divBdr>
                                      <w:divsChild>
                                        <w:div w:id="2027248284">
                                          <w:marLeft w:val="0"/>
                                          <w:marRight w:val="0"/>
                                          <w:marTop w:val="0"/>
                                          <w:marBottom w:val="0"/>
                                          <w:divBdr>
                                            <w:top w:val="none" w:sz="0" w:space="0" w:color="auto"/>
                                            <w:left w:val="none" w:sz="0" w:space="0" w:color="auto"/>
                                            <w:bottom w:val="none" w:sz="0" w:space="0" w:color="auto"/>
                                            <w:right w:val="none" w:sz="0" w:space="0" w:color="auto"/>
                                          </w:divBdr>
                                          <w:divsChild>
                                            <w:div w:id="385497375">
                                              <w:marLeft w:val="0"/>
                                              <w:marRight w:val="0"/>
                                              <w:marTop w:val="0"/>
                                              <w:marBottom w:val="0"/>
                                              <w:divBdr>
                                                <w:top w:val="none" w:sz="0" w:space="0" w:color="auto"/>
                                                <w:left w:val="none" w:sz="0" w:space="0" w:color="auto"/>
                                                <w:bottom w:val="none" w:sz="0" w:space="0" w:color="auto"/>
                                                <w:right w:val="none" w:sz="0" w:space="0" w:color="auto"/>
                                              </w:divBdr>
                                              <w:divsChild>
                                                <w:div w:id="1118842697">
                                                  <w:marLeft w:val="0"/>
                                                  <w:marRight w:val="0"/>
                                                  <w:marTop w:val="0"/>
                                                  <w:marBottom w:val="0"/>
                                                  <w:divBdr>
                                                    <w:top w:val="none" w:sz="0" w:space="0" w:color="auto"/>
                                                    <w:left w:val="none" w:sz="0" w:space="0" w:color="auto"/>
                                                    <w:bottom w:val="none" w:sz="0" w:space="0" w:color="auto"/>
                                                    <w:right w:val="none" w:sz="0" w:space="0" w:color="auto"/>
                                                  </w:divBdr>
                                                  <w:divsChild>
                                                    <w:div w:id="607009177">
                                                      <w:marLeft w:val="0"/>
                                                      <w:marRight w:val="0"/>
                                                      <w:marTop w:val="0"/>
                                                      <w:marBottom w:val="0"/>
                                                      <w:divBdr>
                                                        <w:top w:val="none" w:sz="0" w:space="0" w:color="auto"/>
                                                        <w:left w:val="none" w:sz="0" w:space="0" w:color="auto"/>
                                                        <w:bottom w:val="none" w:sz="0" w:space="0" w:color="auto"/>
                                                        <w:right w:val="none" w:sz="0" w:space="0" w:color="auto"/>
                                                      </w:divBdr>
                                                      <w:divsChild>
                                                        <w:div w:id="1900046971">
                                                          <w:marLeft w:val="0"/>
                                                          <w:marRight w:val="0"/>
                                                          <w:marTop w:val="0"/>
                                                          <w:marBottom w:val="0"/>
                                                          <w:divBdr>
                                                            <w:top w:val="none" w:sz="0" w:space="0" w:color="auto"/>
                                                            <w:left w:val="none" w:sz="0" w:space="0" w:color="auto"/>
                                                            <w:bottom w:val="none" w:sz="0" w:space="0" w:color="auto"/>
                                                            <w:right w:val="none" w:sz="0" w:space="0" w:color="auto"/>
                                                          </w:divBdr>
                                                          <w:divsChild>
                                                            <w:div w:id="632952917">
                                                              <w:marLeft w:val="0"/>
                                                              <w:marRight w:val="0"/>
                                                              <w:marTop w:val="0"/>
                                                              <w:marBottom w:val="0"/>
                                                              <w:divBdr>
                                                                <w:top w:val="none" w:sz="0" w:space="0" w:color="auto"/>
                                                                <w:left w:val="none" w:sz="0" w:space="0" w:color="auto"/>
                                                                <w:bottom w:val="none" w:sz="0" w:space="0" w:color="auto"/>
                                                                <w:right w:val="none" w:sz="0" w:space="0" w:color="auto"/>
                                                              </w:divBdr>
                                                              <w:divsChild>
                                                                <w:div w:id="1081562876">
                                                                  <w:marLeft w:val="0"/>
                                                                  <w:marRight w:val="0"/>
                                                                  <w:marTop w:val="0"/>
                                                                  <w:marBottom w:val="0"/>
                                                                  <w:divBdr>
                                                                    <w:top w:val="none" w:sz="0" w:space="0" w:color="auto"/>
                                                                    <w:left w:val="none" w:sz="0" w:space="0" w:color="auto"/>
                                                                    <w:bottom w:val="none" w:sz="0" w:space="0" w:color="auto"/>
                                                                    <w:right w:val="none" w:sz="0" w:space="0" w:color="auto"/>
                                                                  </w:divBdr>
                                                                  <w:divsChild>
                                                                    <w:div w:id="4838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22424973">
      <w:bodyDiv w:val="1"/>
      <w:marLeft w:val="0"/>
      <w:marRight w:val="0"/>
      <w:marTop w:val="0"/>
      <w:marBottom w:val="0"/>
      <w:divBdr>
        <w:top w:val="none" w:sz="0" w:space="0" w:color="auto"/>
        <w:left w:val="none" w:sz="0" w:space="0" w:color="auto"/>
        <w:bottom w:val="none" w:sz="0" w:space="0" w:color="auto"/>
        <w:right w:val="none" w:sz="0" w:space="0" w:color="auto"/>
      </w:divBdr>
      <w:divsChild>
        <w:div w:id="228659448">
          <w:marLeft w:val="0"/>
          <w:marRight w:val="0"/>
          <w:marTop w:val="0"/>
          <w:marBottom w:val="0"/>
          <w:divBdr>
            <w:top w:val="none" w:sz="0" w:space="0" w:color="auto"/>
            <w:left w:val="none" w:sz="0" w:space="0" w:color="auto"/>
            <w:bottom w:val="none" w:sz="0" w:space="0" w:color="auto"/>
            <w:right w:val="none" w:sz="0" w:space="0" w:color="auto"/>
          </w:divBdr>
          <w:divsChild>
            <w:div w:id="237638688">
              <w:marLeft w:val="-75"/>
              <w:marRight w:val="0"/>
              <w:marTop w:val="30"/>
              <w:marBottom w:val="30"/>
              <w:divBdr>
                <w:top w:val="none" w:sz="0" w:space="0" w:color="auto"/>
                <w:left w:val="none" w:sz="0" w:space="0" w:color="auto"/>
                <w:bottom w:val="none" w:sz="0" w:space="0" w:color="auto"/>
                <w:right w:val="none" w:sz="0" w:space="0" w:color="auto"/>
              </w:divBdr>
              <w:divsChild>
                <w:div w:id="1528711504">
                  <w:marLeft w:val="0"/>
                  <w:marRight w:val="0"/>
                  <w:marTop w:val="0"/>
                  <w:marBottom w:val="0"/>
                  <w:divBdr>
                    <w:top w:val="none" w:sz="0" w:space="0" w:color="auto"/>
                    <w:left w:val="none" w:sz="0" w:space="0" w:color="auto"/>
                    <w:bottom w:val="none" w:sz="0" w:space="0" w:color="auto"/>
                    <w:right w:val="none" w:sz="0" w:space="0" w:color="auto"/>
                  </w:divBdr>
                  <w:divsChild>
                    <w:div w:id="37750030">
                      <w:marLeft w:val="0"/>
                      <w:marRight w:val="0"/>
                      <w:marTop w:val="0"/>
                      <w:marBottom w:val="0"/>
                      <w:divBdr>
                        <w:top w:val="none" w:sz="0" w:space="0" w:color="auto"/>
                        <w:left w:val="none" w:sz="0" w:space="0" w:color="auto"/>
                        <w:bottom w:val="none" w:sz="0" w:space="0" w:color="auto"/>
                        <w:right w:val="none" w:sz="0" w:space="0" w:color="auto"/>
                      </w:divBdr>
                    </w:div>
                    <w:div w:id="81877483">
                      <w:marLeft w:val="0"/>
                      <w:marRight w:val="0"/>
                      <w:marTop w:val="0"/>
                      <w:marBottom w:val="0"/>
                      <w:divBdr>
                        <w:top w:val="none" w:sz="0" w:space="0" w:color="auto"/>
                        <w:left w:val="none" w:sz="0" w:space="0" w:color="auto"/>
                        <w:bottom w:val="none" w:sz="0" w:space="0" w:color="auto"/>
                        <w:right w:val="none" w:sz="0" w:space="0" w:color="auto"/>
                      </w:divBdr>
                    </w:div>
                    <w:div w:id="317029450">
                      <w:marLeft w:val="0"/>
                      <w:marRight w:val="0"/>
                      <w:marTop w:val="0"/>
                      <w:marBottom w:val="0"/>
                      <w:divBdr>
                        <w:top w:val="none" w:sz="0" w:space="0" w:color="auto"/>
                        <w:left w:val="none" w:sz="0" w:space="0" w:color="auto"/>
                        <w:bottom w:val="none" w:sz="0" w:space="0" w:color="auto"/>
                        <w:right w:val="none" w:sz="0" w:space="0" w:color="auto"/>
                      </w:divBdr>
                      <w:divsChild>
                        <w:div w:id="296109685">
                          <w:marLeft w:val="-75"/>
                          <w:marRight w:val="0"/>
                          <w:marTop w:val="30"/>
                          <w:marBottom w:val="30"/>
                          <w:divBdr>
                            <w:top w:val="none" w:sz="0" w:space="0" w:color="auto"/>
                            <w:left w:val="none" w:sz="0" w:space="0" w:color="auto"/>
                            <w:bottom w:val="none" w:sz="0" w:space="0" w:color="auto"/>
                            <w:right w:val="none" w:sz="0" w:space="0" w:color="auto"/>
                          </w:divBdr>
                          <w:divsChild>
                            <w:div w:id="135954175">
                              <w:marLeft w:val="0"/>
                              <w:marRight w:val="0"/>
                              <w:marTop w:val="0"/>
                              <w:marBottom w:val="0"/>
                              <w:divBdr>
                                <w:top w:val="none" w:sz="0" w:space="0" w:color="auto"/>
                                <w:left w:val="none" w:sz="0" w:space="0" w:color="auto"/>
                                <w:bottom w:val="none" w:sz="0" w:space="0" w:color="auto"/>
                                <w:right w:val="none" w:sz="0" w:space="0" w:color="auto"/>
                              </w:divBdr>
                              <w:divsChild>
                                <w:div w:id="32732242">
                                  <w:marLeft w:val="0"/>
                                  <w:marRight w:val="0"/>
                                  <w:marTop w:val="0"/>
                                  <w:marBottom w:val="0"/>
                                  <w:divBdr>
                                    <w:top w:val="none" w:sz="0" w:space="0" w:color="auto"/>
                                    <w:left w:val="none" w:sz="0" w:space="0" w:color="auto"/>
                                    <w:bottom w:val="none" w:sz="0" w:space="0" w:color="auto"/>
                                    <w:right w:val="none" w:sz="0" w:space="0" w:color="auto"/>
                                  </w:divBdr>
                                </w:div>
                              </w:divsChild>
                            </w:div>
                            <w:div w:id="221983473">
                              <w:marLeft w:val="0"/>
                              <w:marRight w:val="0"/>
                              <w:marTop w:val="0"/>
                              <w:marBottom w:val="0"/>
                              <w:divBdr>
                                <w:top w:val="none" w:sz="0" w:space="0" w:color="auto"/>
                                <w:left w:val="none" w:sz="0" w:space="0" w:color="auto"/>
                                <w:bottom w:val="none" w:sz="0" w:space="0" w:color="auto"/>
                                <w:right w:val="none" w:sz="0" w:space="0" w:color="auto"/>
                              </w:divBdr>
                              <w:divsChild>
                                <w:div w:id="726420315">
                                  <w:marLeft w:val="0"/>
                                  <w:marRight w:val="0"/>
                                  <w:marTop w:val="0"/>
                                  <w:marBottom w:val="0"/>
                                  <w:divBdr>
                                    <w:top w:val="none" w:sz="0" w:space="0" w:color="auto"/>
                                    <w:left w:val="none" w:sz="0" w:space="0" w:color="auto"/>
                                    <w:bottom w:val="none" w:sz="0" w:space="0" w:color="auto"/>
                                    <w:right w:val="none" w:sz="0" w:space="0" w:color="auto"/>
                                  </w:divBdr>
                                </w:div>
                              </w:divsChild>
                            </w:div>
                            <w:div w:id="235823697">
                              <w:marLeft w:val="0"/>
                              <w:marRight w:val="0"/>
                              <w:marTop w:val="0"/>
                              <w:marBottom w:val="0"/>
                              <w:divBdr>
                                <w:top w:val="none" w:sz="0" w:space="0" w:color="auto"/>
                                <w:left w:val="none" w:sz="0" w:space="0" w:color="auto"/>
                                <w:bottom w:val="none" w:sz="0" w:space="0" w:color="auto"/>
                                <w:right w:val="none" w:sz="0" w:space="0" w:color="auto"/>
                              </w:divBdr>
                              <w:divsChild>
                                <w:div w:id="995184539">
                                  <w:marLeft w:val="0"/>
                                  <w:marRight w:val="0"/>
                                  <w:marTop w:val="0"/>
                                  <w:marBottom w:val="0"/>
                                  <w:divBdr>
                                    <w:top w:val="none" w:sz="0" w:space="0" w:color="auto"/>
                                    <w:left w:val="none" w:sz="0" w:space="0" w:color="auto"/>
                                    <w:bottom w:val="none" w:sz="0" w:space="0" w:color="auto"/>
                                    <w:right w:val="none" w:sz="0" w:space="0" w:color="auto"/>
                                  </w:divBdr>
                                </w:div>
                              </w:divsChild>
                            </w:div>
                            <w:div w:id="358747656">
                              <w:marLeft w:val="0"/>
                              <w:marRight w:val="0"/>
                              <w:marTop w:val="0"/>
                              <w:marBottom w:val="0"/>
                              <w:divBdr>
                                <w:top w:val="none" w:sz="0" w:space="0" w:color="auto"/>
                                <w:left w:val="none" w:sz="0" w:space="0" w:color="auto"/>
                                <w:bottom w:val="none" w:sz="0" w:space="0" w:color="auto"/>
                                <w:right w:val="none" w:sz="0" w:space="0" w:color="auto"/>
                              </w:divBdr>
                              <w:divsChild>
                                <w:div w:id="774206529">
                                  <w:marLeft w:val="0"/>
                                  <w:marRight w:val="0"/>
                                  <w:marTop w:val="0"/>
                                  <w:marBottom w:val="0"/>
                                  <w:divBdr>
                                    <w:top w:val="none" w:sz="0" w:space="0" w:color="auto"/>
                                    <w:left w:val="none" w:sz="0" w:space="0" w:color="auto"/>
                                    <w:bottom w:val="none" w:sz="0" w:space="0" w:color="auto"/>
                                    <w:right w:val="none" w:sz="0" w:space="0" w:color="auto"/>
                                  </w:divBdr>
                                </w:div>
                              </w:divsChild>
                            </w:div>
                            <w:div w:id="367603610">
                              <w:marLeft w:val="0"/>
                              <w:marRight w:val="0"/>
                              <w:marTop w:val="0"/>
                              <w:marBottom w:val="0"/>
                              <w:divBdr>
                                <w:top w:val="none" w:sz="0" w:space="0" w:color="auto"/>
                                <w:left w:val="none" w:sz="0" w:space="0" w:color="auto"/>
                                <w:bottom w:val="none" w:sz="0" w:space="0" w:color="auto"/>
                                <w:right w:val="none" w:sz="0" w:space="0" w:color="auto"/>
                              </w:divBdr>
                              <w:divsChild>
                                <w:div w:id="2000038005">
                                  <w:marLeft w:val="0"/>
                                  <w:marRight w:val="0"/>
                                  <w:marTop w:val="0"/>
                                  <w:marBottom w:val="0"/>
                                  <w:divBdr>
                                    <w:top w:val="none" w:sz="0" w:space="0" w:color="auto"/>
                                    <w:left w:val="none" w:sz="0" w:space="0" w:color="auto"/>
                                    <w:bottom w:val="none" w:sz="0" w:space="0" w:color="auto"/>
                                    <w:right w:val="none" w:sz="0" w:space="0" w:color="auto"/>
                                  </w:divBdr>
                                </w:div>
                              </w:divsChild>
                            </w:div>
                            <w:div w:id="385957490">
                              <w:marLeft w:val="0"/>
                              <w:marRight w:val="0"/>
                              <w:marTop w:val="0"/>
                              <w:marBottom w:val="0"/>
                              <w:divBdr>
                                <w:top w:val="none" w:sz="0" w:space="0" w:color="auto"/>
                                <w:left w:val="none" w:sz="0" w:space="0" w:color="auto"/>
                                <w:bottom w:val="none" w:sz="0" w:space="0" w:color="auto"/>
                                <w:right w:val="none" w:sz="0" w:space="0" w:color="auto"/>
                              </w:divBdr>
                              <w:divsChild>
                                <w:div w:id="327903286">
                                  <w:marLeft w:val="0"/>
                                  <w:marRight w:val="0"/>
                                  <w:marTop w:val="0"/>
                                  <w:marBottom w:val="0"/>
                                  <w:divBdr>
                                    <w:top w:val="none" w:sz="0" w:space="0" w:color="auto"/>
                                    <w:left w:val="none" w:sz="0" w:space="0" w:color="auto"/>
                                    <w:bottom w:val="none" w:sz="0" w:space="0" w:color="auto"/>
                                    <w:right w:val="none" w:sz="0" w:space="0" w:color="auto"/>
                                  </w:divBdr>
                                </w:div>
                              </w:divsChild>
                            </w:div>
                            <w:div w:id="391465507">
                              <w:marLeft w:val="0"/>
                              <w:marRight w:val="0"/>
                              <w:marTop w:val="0"/>
                              <w:marBottom w:val="0"/>
                              <w:divBdr>
                                <w:top w:val="none" w:sz="0" w:space="0" w:color="auto"/>
                                <w:left w:val="none" w:sz="0" w:space="0" w:color="auto"/>
                                <w:bottom w:val="none" w:sz="0" w:space="0" w:color="auto"/>
                                <w:right w:val="none" w:sz="0" w:space="0" w:color="auto"/>
                              </w:divBdr>
                              <w:divsChild>
                                <w:div w:id="1802965788">
                                  <w:marLeft w:val="0"/>
                                  <w:marRight w:val="0"/>
                                  <w:marTop w:val="0"/>
                                  <w:marBottom w:val="0"/>
                                  <w:divBdr>
                                    <w:top w:val="none" w:sz="0" w:space="0" w:color="auto"/>
                                    <w:left w:val="none" w:sz="0" w:space="0" w:color="auto"/>
                                    <w:bottom w:val="none" w:sz="0" w:space="0" w:color="auto"/>
                                    <w:right w:val="none" w:sz="0" w:space="0" w:color="auto"/>
                                  </w:divBdr>
                                </w:div>
                              </w:divsChild>
                            </w:div>
                            <w:div w:id="433326950">
                              <w:marLeft w:val="0"/>
                              <w:marRight w:val="0"/>
                              <w:marTop w:val="0"/>
                              <w:marBottom w:val="0"/>
                              <w:divBdr>
                                <w:top w:val="none" w:sz="0" w:space="0" w:color="auto"/>
                                <w:left w:val="none" w:sz="0" w:space="0" w:color="auto"/>
                                <w:bottom w:val="none" w:sz="0" w:space="0" w:color="auto"/>
                                <w:right w:val="none" w:sz="0" w:space="0" w:color="auto"/>
                              </w:divBdr>
                              <w:divsChild>
                                <w:div w:id="396320719">
                                  <w:marLeft w:val="0"/>
                                  <w:marRight w:val="0"/>
                                  <w:marTop w:val="0"/>
                                  <w:marBottom w:val="0"/>
                                  <w:divBdr>
                                    <w:top w:val="none" w:sz="0" w:space="0" w:color="auto"/>
                                    <w:left w:val="none" w:sz="0" w:space="0" w:color="auto"/>
                                    <w:bottom w:val="none" w:sz="0" w:space="0" w:color="auto"/>
                                    <w:right w:val="none" w:sz="0" w:space="0" w:color="auto"/>
                                  </w:divBdr>
                                </w:div>
                              </w:divsChild>
                            </w:div>
                            <w:div w:id="467287703">
                              <w:marLeft w:val="0"/>
                              <w:marRight w:val="0"/>
                              <w:marTop w:val="0"/>
                              <w:marBottom w:val="0"/>
                              <w:divBdr>
                                <w:top w:val="none" w:sz="0" w:space="0" w:color="auto"/>
                                <w:left w:val="none" w:sz="0" w:space="0" w:color="auto"/>
                                <w:bottom w:val="none" w:sz="0" w:space="0" w:color="auto"/>
                                <w:right w:val="none" w:sz="0" w:space="0" w:color="auto"/>
                              </w:divBdr>
                              <w:divsChild>
                                <w:div w:id="708800597">
                                  <w:marLeft w:val="0"/>
                                  <w:marRight w:val="0"/>
                                  <w:marTop w:val="0"/>
                                  <w:marBottom w:val="0"/>
                                  <w:divBdr>
                                    <w:top w:val="none" w:sz="0" w:space="0" w:color="auto"/>
                                    <w:left w:val="none" w:sz="0" w:space="0" w:color="auto"/>
                                    <w:bottom w:val="none" w:sz="0" w:space="0" w:color="auto"/>
                                    <w:right w:val="none" w:sz="0" w:space="0" w:color="auto"/>
                                  </w:divBdr>
                                </w:div>
                              </w:divsChild>
                            </w:div>
                            <w:div w:id="518275381">
                              <w:marLeft w:val="0"/>
                              <w:marRight w:val="0"/>
                              <w:marTop w:val="0"/>
                              <w:marBottom w:val="0"/>
                              <w:divBdr>
                                <w:top w:val="none" w:sz="0" w:space="0" w:color="auto"/>
                                <w:left w:val="none" w:sz="0" w:space="0" w:color="auto"/>
                                <w:bottom w:val="none" w:sz="0" w:space="0" w:color="auto"/>
                                <w:right w:val="none" w:sz="0" w:space="0" w:color="auto"/>
                              </w:divBdr>
                              <w:divsChild>
                                <w:div w:id="1022051997">
                                  <w:marLeft w:val="0"/>
                                  <w:marRight w:val="0"/>
                                  <w:marTop w:val="0"/>
                                  <w:marBottom w:val="0"/>
                                  <w:divBdr>
                                    <w:top w:val="none" w:sz="0" w:space="0" w:color="auto"/>
                                    <w:left w:val="none" w:sz="0" w:space="0" w:color="auto"/>
                                    <w:bottom w:val="none" w:sz="0" w:space="0" w:color="auto"/>
                                    <w:right w:val="none" w:sz="0" w:space="0" w:color="auto"/>
                                  </w:divBdr>
                                </w:div>
                              </w:divsChild>
                            </w:div>
                            <w:div w:id="544369407">
                              <w:marLeft w:val="0"/>
                              <w:marRight w:val="0"/>
                              <w:marTop w:val="0"/>
                              <w:marBottom w:val="0"/>
                              <w:divBdr>
                                <w:top w:val="none" w:sz="0" w:space="0" w:color="auto"/>
                                <w:left w:val="none" w:sz="0" w:space="0" w:color="auto"/>
                                <w:bottom w:val="none" w:sz="0" w:space="0" w:color="auto"/>
                                <w:right w:val="none" w:sz="0" w:space="0" w:color="auto"/>
                              </w:divBdr>
                              <w:divsChild>
                                <w:div w:id="27877160">
                                  <w:marLeft w:val="0"/>
                                  <w:marRight w:val="0"/>
                                  <w:marTop w:val="0"/>
                                  <w:marBottom w:val="0"/>
                                  <w:divBdr>
                                    <w:top w:val="none" w:sz="0" w:space="0" w:color="auto"/>
                                    <w:left w:val="none" w:sz="0" w:space="0" w:color="auto"/>
                                    <w:bottom w:val="none" w:sz="0" w:space="0" w:color="auto"/>
                                    <w:right w:val="none" w:sz="0" w:space="0" w:color="auto"/>
                                  </w:divBdr>
                                </w:div>
                              </w:divsChild>
                            </w:div>
                            <w:div w:id="574752994">
                              <w:marLeft w:val="0"/>
                              <w:marRight w:val="0"/>
                              <w:marTop w:val="0"/>
                              <w:marBottom w:val="0"/>
                              <w:divBdr>
                                <w:top w:val="none" w:sz="0" w:space="0" w:color="auto"/>
                                <w:left w:val="none" w:sz="0" w:space="0" w:color="auto"/>
                                <w:bottom w:val="none" w:sz="0" w:space="0" w:color="auto"/>
                                <w:right w:val="none" w:sz="0" w:space="0" w:color="auto"/>
                              </w:divBdr>
                              <w:divsChild>
                                <w:div w:id="423114770">
                                  <w:marLeft w:val="0"/>
                                  <w:marRight w:val="0"/>
                                  <w:marTop w:val="0"/>
                                  <w:marBottom w:val="0"/>
                                  <w:divBdr>
                                    <w:top w:val="none" w:sz="0" w:space="0" w:color="auto"/>
                                    <w:left w:val="none" w:sz="0" w:space="0" w:color="auto"/>
                                    <w:bottom w:val="none" w:sz="0" w:space="0" w:color="auto"/>
                                    <w:right w:val="none" w:sz="0" w:space="0" w:color="auto"/>
                                  </w:divBdr>
                                </w:div>
                              </w:divsChild>
                            </w:div>
                            <w:div w:id="660742068">
                              <w:marLeft w:val="0"/>
                              <w:marRight w:val="0"/>
                              <w:marTop w:val="0"/>
                              <w:marBottom w:val="0"/>
                              <w:divBdr>
                                <w:top w:val="none" w:sz="0" w:space="0" w:color="auto"/>
                                <w:left w:val="none" w:sz="0" w:space="0" w:color="auto"/>
                                <w:bottom w:val="none" w:sz="0" w:space="0" w:color="auto"/>
                                <w:right w:val="none" w:sz="0" w:space="0" w:color="auto"/>
                              </w:divBdr>
                              <w:divsChild>
                                <w:div w:id="2048990041">
                                  <w:marLeft w:val="0"/>
                                  <w:marRight w:val="0"/>
                                  <w:marTop w:val="0"/>
                                  <w:marBottom w:val="0"/>
                                  <w:divBdr>
                                    <w:top w:val="none" w:sz="0" w:space="0" w:color="auto"/>
                                    <w:left w:val="none" w:sz="0" w:space="0" w:color="auto"/>
                                    <w:bottom w:val="none" w:sz="0" w:space="0" w:color="auto"/>
                                    <w:right w:val="none" w:sz="0" w:space="0" w:color="auto"/>
                                  </w:divBdr>
                                </w:div>
                              </w:divsChild>
                            </w:div>
                            <w:div w:id="663313614">
                              <w:marLeft w:val="0"/>
                              <w:marRight w:val="0"/>
                              <w:marTop w:val="0"/>
                              <w:marBottom w:val="0"/>
                              <w:divBdr>
                                <w:top w:val="none" w:sz="0" w:space="0" w:color="auto"/>
                                <w:left w:val="none" w:sz="0" w:space="0" w:color="auto"/>
                                <w:bottom w:val="none" w:sz="0" w:space="0" w:color="auto"/>
                                <w:right w:val="none" w:sz="0" w:space="0" w:color="auto"/>
                              </w:divBdr>
                              <w:divsChild>
                                <w:div w:id="1535657703">
                                  <w:marLeft w:val="0"/>
                                  <w:marRight w:val="0"/>
                                  <w:marTop w:val="0"/>
                                  <w:marBottom w:val="0"/>
                                  <w:divBdr>
                                    <w:top w:val="none" w:sz="0" w:space="0" w:color="auto"/>
                                    <w:left w:val="none" w:sz="0" w:space="0" w:color="auto"/>
                                    <w:bottom w:val="none" w:sz="0" w:space="0" w:color="auto"/>
                                    <w:right w:val="none" w:sz="0" w:space="0" w:color="auto"/>
                                  </w:divBdr>
                                </w:div>
                              </w:divsChild>
                            </w:div>
                            <w:div w:id="699161351">
                              <w:marLeft w:val="0"/>
                              <w:marRight w:val="0"/>
                              <w:marTop w:val="0"/>
                              <w:marBottom w:val="0"/>
                              <w:divBdr>
                                <w:top w:val="none" w:sz="0" w:space="0" w:color="auto"/>
                                <w:left w:val="none" w:sz="0" w:space="0" w:color="auto"/>
                                <w:bottom w:val="none" w:sz="0" w:space="0" w:color="auto"/>
                                <w:right w:val="none" w:sz="0" w:space="0" w:color="auto"/>
                              </w:divBdr>
                              <w:divsChild>
                                <w:div w:id="1898777175">
                                  <w:marLeft w:val="0"/>
                                  <w:marRight w:val="0"/>
                                  <w:marTop w:val="0"/>
                                  <w:marBottom w:val="0"/>
                                  <w:divBdr>
                                    <w:top w:val="none" w:sz="0" w:space="0" w:color="auto"/>
                                    <w:left w:val="none" w:sz="0" w:space="0" w:color="auto"/>
                                    <w:bottom w:val="none" w:sz="0" w:space="0" w:color="auto"/>
                                    <w:right w:val="none" w:sz="0" w:space="0" w:color="auto"/>
                                  </w:divBdr>
                                </w:div>
                              </w:divsChild>
                            </w:div>
                            <w:div w:id="706876272">
                              <w:marLeft w:val="0"/>
                              <w:marRight w:val="0"/>
                              <w:marTop w:val="0"/>
                              <w:marBottom w:val="0"/>
                              <w:divBdr>
                                <w:top w:val="none" w:sz="0" w:space="0" w:color="auto"/>
                                <w:left w:val="none" w:sz="0" w:space="0" w:color="auto"/>
                                <w:bottom w:val="none" w:sz="0" w:space="0" w:color="auto"/>
                                <w:right w:val="none" w:sz="0" w:space="0" w:color="auto"/>
                              </w:divBdr>
                              <w:divsChild>
                                <w:div w:id="1356077649">
                                  <w:marLeft w:val="0"/>
                                  <w:marRight w:val="0"/>
                                  <w:marTop w:val="0"/>
                                  <w:marBottom w:val="0"/>
                                  <w:divBdr>
                                    <w:top w:val="none" w:sz="0" w:space="0" w:color="auto"/>
                                    <w:left w:val="none" w:sz="0" w:space="0" w:color="auto"/>
                                    <w:bottom w:val="none" w:sz="0" w:space="0" w:color="auto"/>
                                    <w:right w:val="none" w:sz="0" w:space="0" w:color="auto"/>
                                  </w:divBdr>
                                </w:div>
                              </w:divsChild>
                            </w:div>
                            <w:div w:id="744255863">
                              <w:marLeft w:val="0"/>
                              <w:marRight w:val="0"/>
                              <w:marTop w:val="0"/>
                              <w:marBottom w:val="0"/>
                              <w:divBdr>
                                <w:top w:val="none" w:sz="0" w:space="0" w:color="auto"/>
                                <w:left w:val="none" w:sz="0" w:space="0" w:color="auto"/>
                                <w:bottom w:val="none" w:sz="0" w:space="0" w:color="auto"/>
                                <w:right w:val="none" w:sz="0" w:space="0" w:color="auto"/>
                              </w:divBdr>
                              <w:divsChild>
                                <w:div w:id="1674649623">
                                  <w:marLeft w:val="0"/>
                                  <w:marRight w:val="0"/>
                                  <w:marTop w:val="0"/>
                                  <w:marBottom w:val="0"/>
                                  <w:divBdr>
                                    <w:top w:val="none" w:sz="0" w:space="0" w:color="auto"/>
                                    <w:left w:val="none" w:sz="0" w:space="0" w:color="auto"/>
                                    <w:bottom w:val="none" w:sz="0" w:space="0" w:color="auto"/>
                                    <w:right w:val="none" w:sz="0" w:space="0" w:color="auto"/>
                                  </w:divBdr>
                                </w:div>
                              </w:divsChild>
                            </w:div>
                            <w:div w:id="754016484">
                              <w:marLeft w:val="0"/>
                              <w:marRight w:val="0"/>
                              <w:marTop w:val="0"/>
                              <w:marBottom w:val="0"/>
                              <w:divBdr>
                                <w:top w:val="none" w:sz="0" w:space="0" w:color="auto"/>
                                <w:left w:val="none" w:sz="0" w:space="0" w:color="auto"/>
                                <w:bottom w:val="none" w:sz="0" w:space="0" w:color="auto"/>
                                <w:right w:val="none" w:sz="0" w:space="0" w:color="auto"/>
                              </w:divBdr>
                              <w:divsChild>
                                <w:div w:id="1747144370">
                                  <w:marLeft w:val="0"/>
                                  <w:marRight w:val="0"/>
                                  <w:marTop w:val="0"/>
                                  <w:marBottom w:val="0"/>
                                  <w:divBdr>
                                    <w:top w:val="none" w:sz="0" w:space="0" w:color="auto"/>
                                    <w:left w:val="none" w:sz="0" w:space="0" w:color="auto"/>
                                    <w:bottom w:val="none" w:sz="0" w:space="0" w:color="auto"/>
                                    <w:right w:val="none" w:sz="0" w:space="0" w:color="auto"/>
                                  </w:divBdr>
                                </w:div>
                              </w:divsChild>
                            </w:div>
                            <w:div w:id="909926401">
                              <w:marLeft w:val="0"/>
                              <w:marRight w:val="0"/>
                              <w:marTop w:val="0"/>
                              <w:marBottom w:val="0"/>
                              <w:divBdr>
                                <w:top w:val="none" w:sz="0" w:space="0" w:color="auto"/>
                                <w:left w:val="none" w:sz="0" w:space="0" w:color="auto"/>
                                <w:bottom w:val="none" w:sz="0" w:space="0" w:color="auto"/>
                                <w:right w:val="none" w:sz="0" w:space="0" w:color="auto"/>
                              </w:divBdr>
                              <w:divsChild>
                                <w:div w:id="455562010">
                                  <w:marLeft w:val="0"/>
                                  <w:marRight w:val="0"/>
                                  <w:marTop w:val="0"/>
                                  <w:marBottom w:val="0"/>
                                  <w:divBdr>
                                    <w:top w:val="none" w:sz="0" w:space="0" w:color="auto"/>
                                    <w:left w:val="none" w:sz="0" w:space="0" w:color="auto"/>
                                    <w:bottom w:val="none" w:sz="0" w:space="0" w:color="auto"/>
                                    <w:right w:val="none" w:sz="0" w:space="0" w:color="auto"/>
                                  </w:divBdr>
                                </w:div>
                              </w:divsChild>
                            </w:div>
                            <w:div w:id="931166865">
                              <w:marLeft w:val="0"/>
                              <w:marRight w:val="0"/>
                              <w:marTop w:val="0"/>
                              <w:marBottom w:val="0"/>
                              <w:divBdr>
                                <w:top w:val="none" w:sz="0" w:space="0" w:color="auto"/>
                                <w:left w:val="none" w:sz="0" w:space="0" w:color="auto"/>
                                <w:bottom w:val="none" w:sz="0" w:space="0" w:color="auto"/>
                                <w:right w:val="none" w:sz="0" w:space="0" w:color="auto"/>
                              </w:divBdr>
                              <w:divsChild>
                                <w:div w:id="1445153905">
                                  <w:marLeft w:val="0"/>
                                  <w:marRight w:val="0"/>
                                  <w:marTop w:val="0"/>
                                  <w:marBottom w:val="0"/>
                                  <w:divBdr>
                                    <w:top w:val="none" w:sz="0" w:space="0" w:color="auto"/>
                                    <w:left w:val="none" w:sz="0" w:space="0" w:color="auto"/>
                                    <w:bottom w:val="none" w:sz="0" w:space="0" w:color="auto"/>
                                    <w:right w:val="none" w:sz="0" w:space="0" w:color="auto"/>
                                  </w:divBdr>
                                </w:div>
                              </w:divsChild>
                            </w:div>
                            <w:div w:id="954629730">
                              <w:marLeft w:val="0"/>
                              <w:marRight w:val="0"/>
                              <w:marTop w:val="0"/>
                              <w:marBottom w:val="0"/>
                              <w:divBdr>
                                <w:top w:val="none" w:sz="0" w:space="0" w:color="auto"/>
                                <w:left w:val="none" w:sz="0" w:space="0" w:color="auto"/>
                                <w:bottom w:val="none" w:sz="0" w:space="0" w:color="auto"/>
                                <w:right w:val="none" w:sz="0" w:space="0" w:color="auto"/>
                              </w:divBdr>
                              <w:divsChild>
                                <w:div w:id="261111574">
                                  <w:marLeft w:val="0"/>
                                  <w:marRight w:val="0"/>
                                  <w:marTop w:val="0"/>
                                  <w:marBottom w:val="0"/>
                                  <w:divBdr>
                                    <w:top w:val="none" w:sz="0" w:space="0" w:color="auto"/>
                                    <w:left w:val="none" w:sz="0" w:space="0" w:color="auto"/>
                                    <w:bottom w:val="none" w:sz="0" w:space="0" w:color="auto"/>
                                    <w:right w:val="none" w:sz="0" w:space="0" w:color="auto"/>
                                  </w:divBdr>
                                </w:div>
                              </w:divsChild>
                            </w:div>
                            <w:div w:id="983924342">
                              <w:marLeft w:val="0"/>
                              <w:marRight w:val="0"/>
                              <w:marTop w:val="0"/>
                              <w:marBottom w:val="0"/>
                              <w:divBdr>
                                <w:top w:val="none" w:sz="0" w:space="0" w:color="auto"/>
                                <w:left w:val="none" w:sz="0" w:space="0" w:color="auto"/>
                                <w:bottom w:val="none" w:sz="0" w:space="0" w:color="auto"/>
                                <w:right w:val="none" w:sz="0" w:space="0" w:color="auto"/>
                              </w:divBdr>
                              <w:divsChild>
                                <w:div w:id="31853457">
                                  <w:marLeft w:val="0"/>
                                  <w:marRight w:val="0"/>
                                  <w:marTop w:val="0"/>
                                  <w:marBottom w:val="0"/>
                                  <w:divBdr>
                                    <w:top w:val="none" w:sz="0" w:space="0" w:color="auto"/>
                                    <w:left w:val="none" w:sz="0" w:space="0" w:color="auto"/>
                                    <w:bottom w:val="none" w:sz="0" w:space="0" w:color="auto"/>
                                    <w:right w:val="none" w:sz="0" w:space="0" w:color="auto"/>
                                  </w:divBdr>
                                </w:div>
                              </w:divsChild>
                            </w:div>
                            <w:div w:id="1012102973">
                              <w:marLeft w:val="0"/>
                              <w:marRight w:val="0"/>
                              <w:marTop w:val="0"/>
                              <w:marBottom w:val="0"/>
                              <w:divBdr>
                                <w:top w:val="none" w:sz="0" w:space="0" w:color="auto"/>
                                <w:left w:val="none" w:sz="0" w:space="0" w:color="auto"/>
                                <w:bottom w:val="none" w:sz="0" w:space="0" w:color="auto"/>
                                <w:right w:val="none" w:sz="0" w:space="0" w:color="auto"/>
                              </w:divBdr>
                              <w:divsChild>
                                <w:div w:id="1197158185">
                                  <w:marLeft w:val="0"/>
                                  <w:marRight w:val="0"/>
                                  <w:marTop w:val="0"/>
                                  <w:marBottom w:val="0"/>
                                  <w:divBdr>
                                    <w:top w:val="none" w:sz="0" w:space="0" w:color="auto"/>
                                    <w:left w:val="none" w:sz="0" w:space="0" w:color="auto"/>
                                    <w:bottom w:val="none" w:sz="0" w:space="0" w:color="auto"/>
                                    <w:right w:val="none" w:sz="0" w:space="0" w:color="auto"/>
                                  </w:divBdr>
                                </w:div>
                              </w:divsChild>
                            </w:div>
                            <w:div w:id="1060716520">
                              <w:marLeft w:val="0"/>
                              <w:marRight w:val="0"/>
                              <w:marTop w:val="0"/>
                              <w:marBottom w:val="0"/>
                              <w:divBdr>
                                <w:top w:val="none" w:sz="0" w:space="0" w:color="auto"/>
                                <w:left w:val="none" w:sz="0" w:space="0" w:color="auto"/>
                                <w:bottom w:val="none" w:sz="0" w:space="0" w:color="auto"/>
                                <w:right w:val="none" w:sz="0" w:space="0" w:color="auto"/>
                              </w:divBdr>
                              <w:divsChild>
                                <w:div w:id="1306274684">
                                  <w:marLeft w:val="0"/>
                                  <w:marRight w:val="0"/>
                                  <w:marTop w:val="0"/>
                                  <w:marBottom w:val="0"/>
                                  <w:divBdr>
                                    <w:top w:val="none" w:sz="0" w:space="0" w:color="auto"/>
                                    <w:left w:val="none" w:sz="0" w:space="0" w:color="auto"/>
                                    <w:bottom w:val="none" w:sz="0" w:space="0" w:color="auto"/>
                                    <w:right w:val="none" w:sz="0" w:space="0" w:color="auto"/>
                                  </w:divBdr>
                                </w:div>
                              </w:divsChild>
                            </w:div>
                            <w:div w:id="1094590272">
                              <w:marLeft w:val="0"/>
                              <w:marRight w:val="0"/>
                              <w:marTop w:val="0"/>
                              <w:marBottom w:val="0"/>
                              <w:divBdr>
                                <w:top w:val="none" w:sz="0" w:space="0" w:color="auto"/>
                                <w:left w:val="none" w:sz="0" w:space="0" w:color="auto"/>
                                <w:bottom w:val="none" w:sz="0" w:space="0" w:color="auto"/>
                                <w:right w:val="none" w:sz="0" w:space="0" w:color="auto"/>
                              </w:divBdr>
                              <w:divsChild>
                                <w:div w:id="1473863228">
                                  <w:marLeft w:val="0"/>
                                  <w:marRight w:val="0"/>
                                  <w:marTop w:val="0"/>
                                  <w:marBottom w:val="0"/>
                                  <w:divBdr>
                                    <w:top w:val="none" w:sz="0" w:space="0" w:color="auto"/>
                                    <w:left w:val="none" w:sz="0" w:space="0" w:color="auto"/>
                                    <w:bottom w:val="none" w:sz="0" w:space="0" w:color="auto"/>
                                    <w:right w:val="none" w:sz="0" w:space="0" w:color="auto"/>
                                  </w:divBdr>
                                </w:div>
                              </w:divsChild>
                            </w:div>
                            <w:div w:id="1152016209">
                              <w:marLeft w:val="0"/>
                              <w:marRight w:val="0"/>
                              <w:marTop w:val="0"/>
                              <w:marBottom w:val="0"/>
                              <w:divBdr>
                                <w:top w:val="none" w:sz="0" w:space="0" w:color="auto"/>
                                <w:left w:val="none" w:sz="0" w:space="0" w:color="auto"/>
                                <w:bottom w:val="none" w:sz="0" w:space="0" w:color="auto"/>
                                <w:right w:val="none" w:sz="0" w:space="0" w:color="auto"/>
                              </w:divBdr>
                              <w:divsChild>
                                <w:div w:id="1712148931">
                                  <w:marLeft w:val="0"/>
                                  <w:marRight w:val="0"/>
                                  <w:marTop w:val="0"/>
                                  <w:marBottom w:val="0"/>
                                  <w:divBdr>
                                    <w:top w:val="none" w:sz="0" w:space="0" w:color="auto"/>
                                    <w:left w:val="none" w:sz="0" w:space="0" w:color="auto"/>
                                    <w:bottom w:val="none" w:sz="0" w:space="0" w:color="auto"/>
                                    <w:right w:val="none" w:sz="0" w:space="0" w:color="auto"/>
                                  </w:divBdr>
                                </w:div>
                              </w:divsChild>
                            </w:div>
                            <w:div w:id="1159923545">
                              <w:marLeft w:val="0"/>
                              <w:marRight w:val="0"/>
                              <w:marTop w:val="0"/>
                              <w:marBottom w:val="0"/>
                              <w:divBdr>
                                <w:top w:val="none" w:sz="0" w:space="0" w:color="auto"/>
                                <w:left w:val="none" w:sz="0" w:space="0" w:color="auto"/>
                                <w:bottom w:val="none" w:sz="0" w:space="0" w:color="auto"/>
                                <w:right w:val="none" w:sz="0" w:space="0" w:color="auto"/>
                              </w:divBdr>
                              <w:divsChild>
                                <w:div w:id="891355324">
                                  <w:marLeft w:val="0"/>
                                  <w:marRight w:val="0"/>
                                  <w:marTop w:val="0"/>
                                  <w:marBottom w:val="0"/>
                                  <w:divBdr>
                                    <w:top w:val="none" w:sz="0" w:space="0" w:color="auto"/>
                                    <w:left w:val="none" w:sz="0" w:space="0" w:color="auto"/>
                                    <w:bottom w:val="none" w:sz="0" w:space="0" w:color="auto"/>
                                    <w:right w:val="none" w:sz="0" w:space="0" w:color="auto"/>
                                  </w:divBdr>
                                </w:div>
                              </w:divsChild>
                            </w:div>
                            <w:div w:id="1210844569">
                              <w:marLeft w:val="0"/>
                              <w:marRight w:val="0"/>
                              <w:marTop w:val="0"/>
                              <w:marBottom w:val="0"/>
                              <w:divBdr>
                                <w:top w:val="none" w:sz="0" w:space="0" w:color="auto"/>
                                <w:left w:val="none" w:sz="0" w:space="0" w:color="auto"/>
                                <w:bottom w:val="none" w:sz="0" w:space="0" w:color="auto"/>
                                <w:right w:val="none" w:sz="0" w:space="0" w:color="auto"/>
                              </w:divBdr>
                              <w:divsChild>
                                <w:div w:id="2114474001">
                                  <w:marLeft w:val="0"/>
                                  <w:marRight w:val="0"/>
                                  <w:marTop w:val="0"/>
                                  <w:marBottom w:val="0"/>
                                  <w:divBdr>
                                    <w:top w:val="none" w:sz="0" w:space="0" w:color="auto"/>
                                    <w:left w:val="none" w:sz="0" w:space="0" w:color="auto"/>
                                    <w:bottom w:val="none" w:sz="0" w:space="0" w:color="auto"/>
                                    <w:right w:val="none" w:sz="0" w:space="0" w:color="auto"/>
                                  </w:divBdr>
                                </w:div>
                              </w:divsChild>
                            </w:div>
                            <w:div w:id="1214075898">
                              <w:marLeft w:val="0"/>
                              <w:marRight w:val="0"/>
                              <w:marTop w:val="0"/>
                              <w:marBottom w:val="0"/>
                              <w:divBdr>
                                <w:top w:val="none" w:sz="0" w:space="0" w:color="auto"/>
                                <w:left w:val="none" w:sz="0" w:space="0" w:color="auto"/>
                                <w:bottom w:val="none" w:sz="0" w:space="0" w:color="auto"/>
                                <w:right w:val="none" w:sz="0" w:space="0" w:color="auto"/>
                              </w:divBdr>
                              <w:divsChild>
                                <w:div w:id="488179170">
                                  <w:marLeft w:val="0"/>
                                  <w:marRight w:val="0"/>
                                  <w:marTop w:val="0"/>
                                  <w:marBottom w:val="0"/>
                                  <w:divBdr>
                                    <w:top w:val="none" w:sz="0" w:space="0" w:color="auto"/>
                                    <w:left w:val="none" w:sz="0" w:space="0" w:color="auto"/>
                                    <w:bottom w:val="none" w:sz="0" w:space="0" w:color="auto"/>
                                    <w:right w:val="none" w:sz="0" w:space="0" w:color="auto"/>
                                  </w:divBdr>
                                </w:div>
                              </w:divsChild>
                            </w:div>
                            <w:div w:id="1254969116">
                              <w:marLeft w:val="0"/>
                              <w:marRight w:val="0"/>
                              <w:marTop w:val="0"/>
                              <w:marBottom w:val="0"/>
                              <w:divBdr>
                                <w:top w:val="none" w:sz="0" w:space="0" w:color="auto"/>
                                <w:left w:val="none" w:sz="0" w:space="0" w:color="auto"/>
                                <w:bottom w:val="none" w:sz="0" w:space="0" w:color="auto"/>
                                <w:right w:val="none" w:sz="0" w:space="0" w:color="auto"/>
                              </w:divBdr>
                              <w:divsChild>
                                <w:div w:id="1076439108">
                                  <w:marLeft w:val="0"/>
                                  <w:marRight w:val="0"/>
                                  <w:marTop w:val="0"/>
                                  <w:marBottom w:val="0"/>
                                  <w:divBdr>
                                    <w:top w:val="none" w:sz="0" w:space="0" w:color="auto"/>
                                    <w:left w:val="none" w:sz="0" w:space="0" w:color="auto"/>
                                    <w:bottom w:val="none" w:sz="0" w:space="0" w:color="auto"/>
                                    <w:right w:val="none" w:sz="0" w:space="0" w:color="auto"/>
                                  </w:divBdr>
                                </w:div>
                              </w:divsChild>
                            </w:div>
                            <w:div w:id="1305543693">
                              <w:marLeft w:val="0"/>
                              <w:marRight w:val="0"/>
                              <w:marTop w:val="0"/>
                              <w:marBottom w:val="0"/>
                              <w:divBdr>
                                <w:top w:val="none" w:sz="0" w:space="0" w:color="auto"/>
                                <w:left w:val="none" w:sz="0" w:space="0" w:color="auto"/>
                                <w:bottom w:val="none" w:sz="0" w:space="0" w:color="auto"/>
                                <w:right w:val="none" w:sz="0" w:space="0" w:color="auto"/>
                              </w:divBdr>
                              <w:divsChild>
                                <w:div w:id="795221606">
                                  <w:marLeft w:val="0"/>
                                  <w:marRight w:val="0"/>
                                  <w:marTop w:val="0"/>
                                  <w:marBottom w:val="0"/>
                                  <w:divBdr>
                                    <w:top w:val="none" w:sz="0" w:space="0" w:color="auto"/>
                                    <w:left w:val="none" w:sz="0" w:space="0" w:color="auto"/>
                                    <w:bottom w:val="none" w:sz="0" w:space="0" w:color="auto"/>
                                    <w:right w:val="none" w:sz="0" w:space="0" w:color="auto"/>
                                  </w:divBdr>
                                </w:div>
                              </w:divsChild>
                            </w:div>
                            <w:div w:id="1417436768">
                              <w:marLeft w:val="0"/>
                              <w:marRight w:val="0"/>
                              <w:marTop w:val="0"/>
                              <w:marBottom w:val="0"/>
                              <w:divBdr>
                                <w:top w:val="none" w:sz="0" w:space="0" w:color="auto"/>
                                <w:left w:val="none" w:sz="0" w:space="0" w:color="auto"/>
                                <w:bottom w:val="none" w:sz="0" w:space="0" w:color="auto"/>
                                <w:right w:val="none" w:sz="0" w:space="0" w:color="auto"/>
                              </w:divBdr>
                              <w:divsChild>
                                <w:div w:id="677275417">
                                  <w:marLeft w:val="0"/>
                                  <w:marRight w:val="0"/>
                                  <w:marTop w:val="0"/>
                                  <w:marBottom w:val="0"/>
                                  <w:divBdr>
                                    <w:top w:val="none" w:sz="0" w:space="0" w:color="auto"/>
                                    <w:left w:val="none" w:sz="0" w:space="0" w:color="auto"/>
                                    <w:bottom w:val="none" w:sz="0" w:space="0" w:color="auto"/>
                                    <w:right w:val="none" w:sz="0" w:space="0" w:color="auto"/>
                                  </w:divBdr>
                                </w:div>
                              </w:divsChild>
                            </w:div>
                            <w:div w:id="1468234464">
                              <w:marLeft w:val="0"/>
                              <w:marRight w:val="0"/>
                              <w:marTop w:val="0"/>
                              <w:marBottom w:val="0"/>
                              <w:divBdr>
                                <w:top w:val="none" w:sz="0" w:space="0" w:color="auto"/>
                                <w:left w:val="none" w:sz="0" w:space="0" w:color="auto"/>
                                <w:bottom w:val="none" w:sz="0" w:space="0" w:color="auto"/>
                                <w:right w:val="none" w:sz="0" w:space="0" w:color="auto"/>
                              </w:divBdr>
                              <w:divsChild>
                                <w:div w:id="1589924825">
                                  <w:marLeft w:val="0"/>
                                  <w:marRight w:val="0"/>
                                  <w:marTop w:val="0"/>
                                  <w:marBottom w:val="0"/>
                                  <w:divBdr>
                                    <w:top w:val="none" w:sz="0" w:space="0" w:color="auto"/>
                                    <w:left w:val="none" w:sz="0" w:space="0" w:color="auto"/>
                                    <w:bottom w:val="none" w:sz="0" w:space="0" w:color="auto"/>
                                    <w:right w:val="none" w:sz="0" w:space="0" w:color="auto"/>
                                  </w:divBdr>
                                </w:div>
                              </w:divsChild>
                            </w:div>
                            <w:div w:id="1518424661">
                              <w:marLeft w:val="0"/>
                              <w:marRight w:val="0"/>
                              <w:marTop w:val="0"/>
                              <w:marBottom w:val="0"/>
                              <w:divBdr>
                                <w:top w:val="none" w:sz="0" w:space="0" w:color="auto"/>
                                <w:left w:val="none" w:sz="0" w:space="0" w:color="auto"/>
                                <w:bottom w:val="none" w:sz="0" w:space="0" w:color="auto"/>
                                <w:right w:val="none" w:sz="0" w:space="0" w:color="auto"/>
                              </w:divBdr>
                              <w:divsChild>
                                <w:div w:id="1081752109">
                                  <w:marLeft w:val="0"/>
                                  <w:marRight w:val="0"/>
                                  <w:marTop w:val="0"/>
                                  <w:marBottom w:val="0"/>
                                  <w:divBdr>
                                    <w:top w:val="none" w:sz="0" w:space="0" w:color="auto"/>
                                    <w:left w:val="none" w:sz="0" w:space="0" w:color="auto"/>
                                    <w:bottom w:val="none" w:sz="0" w:space="0" w:color="auto"/>
                                    <w:right w:val="none" w:sz="0" w:space="0" w:color="auto"/>
                                  </w:divBdr>
                                </w:div>
                              </w:divsChild>
                            </w:div>
                            <w:div w:id="1534460166">
                              <w:marLeft w:val="0"/>
                              <w:marRight w:val="0"/>
                              <w:marTop w:val="0"/>
                              <w:marBottom w:val="0"/>
                              <w:divBdr>
                                <w:top w:val="none" w:sz="0" w:space="0" w:color="auto"/>
                                <w:left w:val="none" w:sz="0" w:space="0" w:color="auto"/>
                                <w:bottom w:val="none" w:sz="0" w:space="0" w:color="auto"/>
                                <w:right w:val="none" w:sz="0" w:space="0" w:color="auto"/>
                              </w:divBdr>
                              <w:divsChild>
                                <w:div w:id="978875112">
                                  <w:marLeft w:val="0"/>
                                  <w:marRight w:val="0"/>
                                  <w:marTop w:val="0"/>
                                  <w:marBottom w:val="0"/>
                                  <w:divBdr>
                                    <w:top w:val="none" w:sz="0" w:space="0" w:color="auto"/>
                                    <w:left w:val="none" w:sz="0" w:space="0" w:color="auto"/>
                                    <w:bottom w:val="none" w:sz="0" w:space="0" w:color="auto"/>
                                    <w:right w:val="none" w:sz="0" w:space="0" w:color="auto"/>
                                  </w:divBdr>
                                </w:div>
                              </w:divsChild>
                            </w:div>
                            <w:div w:id="1565482899">
                              <w:marLeft w:val="0"/>
                              <w:marRight w:val="0"/>
                              <w:marTop w:val="0"/>
                              <w:marBottom w:val="0"/>
                              <w:divBdr>
                                <w:top w:val="none" w:sz="0" w:space="0" w:color="auto"/>
                                <w:left w:val="none" w:sz="0" w:space="0" w:color="auto"/>
                                <w:bottom w:val="none" w:sz="0" w:space="0" w:color="auto"/>
                                <w:right w:val="none" w:sz="0" w:space="0" w:color="auto"/>
                              </w:divBdr>
                              <w:divsChild>
                                <w:div w:id="1314412282">
                                  <w:marLeft w:val="0"/>
                                  <w:marRight w:val="0"/>
                                  <w:marTop w:val="0"/>
                                  <w:marBottom w:val="0"/>
                                  <w:divBdr>
                                    <w:top w:val="none" w:sz="0" w:space="0" w:color="auto"/>
                                    <w:left w:val="none" w:sz="0" w:space="0" w:color="auto"/>
                                    <w:bottom w:val="none" w:sz="0" w:space="0" w:color="auto"/>
                                    <w:right w:val="none" w:sz="0" w:space="0" w:color="auto"/>
                                  </w:divBdr>
                                </w:div>
                              </w:divsChild>
                            </w:div>
                            <w:div w:id="1586648214">
                              <w:marLeft w:val="0"/>
                              <w:marRight w:val="0"/>
                              <w:marTop w:val="0"/>
                              <w:marBottom w:val="0"/>
                              <w:divBdr>
                                <w:top w:val="none" w:sz="0" w:space="0" w:color="auto"/>
                                <w:left w:val="none" w:sz="0" w:space="0" w:color="auto"/>
                                <w:bottom w:val="none" w:sz="0" w:space="0" w:color="auto"/>
                                <w:right w:val="none" w:sz="0" w:space="0" w:color="auto"/>
                              </w:divBdr>
                              <w:divsChild>
                                <w:div w:id="1338775666">
                                  <w:marLeft w:val="0"/>
                                  <w:marRight w:val="0"/>
                                  <w:marTop w:val="0"/>
                                  <w:marBottom w:val="0"/>
                                  <w:divBdr>
                                    <w:top w:val="none" w:sz="0" w:space="0" w:color="auto"/>
                                    <w:left w:val="none" w:sz="0" w:space="0" w:color="auto"/>
                                    <w:bottom w:val="none" w:sz="0" w:space="0" w:color="auto"/>
                                    <w:right w:val="none" w:sz="0" w:space="0" w:color="auto"/>
                                  </w:divBdr>
                                </w:div>
                              </w:divsChild>
                            </w:div>
                            <w:div w:id="1649819664">
                              <w:marLeft w:val="0"/>
                              <w:marRight w:val="0"/>
                              <w:marTop w:val="0"/>
                              <w:marBottom w:val="0"/>
                              <w:divBdr>
                                <w:top w:val="none" w:sz="0" w:space="0" w:color="auto"/>
                                <w:left w:val="none" w:sz="0" w:space="0" w:color="auto"/>
                                <w:bottom w:val="none" w:sz="0" w:space="0" w:color="auto"/>
                                <w:right w:val="none" w:sz="0" w:space="0" w:color="auto"/>
                              </w:divBdr>
                              <w:divsChild>
                                <w:div w:id="1203787304">
                                  <w:marLeft w:val="0"/>
                                  <w:marRight w:val="0"/>
                                  <w:marTop w:val="0"/>
                                  <w:marBottom w:val="0"/>
                                  <w:divBdr>
                                    <w:top w:val="none" w:sz="0" w:space="0" w:color="auto"/>
                                    <w:left w:val="none" w:sz="0" w:space="0" w:color="auto"/>
                                    <w:bottom w:val="none" w:sz="0" w:space="0" w:color="auto"/>
                                    <w:right w:val="none" w:sz="0" w:space="0" w:color="auto"/>
                                  </w:divBdr>
                                </w:div>
                              </w:divsChild>
                            </w:div>
                            <w:div w:id="1652755904">
                              <w:marLeft w:val="0"/>
                              <w:marRight w:val="0"/>
                              <w:marTop w:val="0"/>
                              <w:marBottom w:val="0"/>
                              <w:divBdr>
                                <w:top w:val="none" w:sz="0" w:space="0" w:color="auto"/>
                                <w:left w:val="none" w:sz="0" w:space="0" w:color="auto"/>
                                <w:bottom w:val="none" w:sz="0" w:space="0" w:color="auto"/>
                                <w:right w:val="none" w:sz="0" w:space="0" w:color="auto"/>
                              </w:divBdr>
                              <w:divsChild>
                                <w:div w:id="1190215130">
                                  <w:marLeft w:val="0"/>
                                  <w:marRight w:val="0"/>
                                  <w:marTop w:val="0"/>
                                  <w:marBottom w:val="0"/>
                                  <w:divBdr>
                                    <w:top w:val="none" w:sz="0" w:space="0" w:color="auto"/>
                                    <w:left w:val="none" w:sz="0" w:space="0" w:color="auto"/>
                                    <w:bottom w:val="none" w:sz="0" w:space="0" w:color="auto"/>
                                    <w:right w:val="none" w:sz="0" w:space="0" w:color="auto"/>
                                  </w:divBdr>
                                </w:div>
                              </w:divsChild>
                            </w:div>
                            <w:div w:id="1732540499">
                              <w:marLeft w:val="0"/>
                              <w:marRight w:val="0"/>
                              <w:marTop w:val="0"/>
                              <w:marBottom w:val="0"/>
                              <w:divBdr>
                                <w:top w:val="none" w:sz="0" w:space="0" w:color="auto"/>
                                <w:left w:val="none" w:sz="0" w:space="0" w:color="auto"/>
                                <w:bottom w:val="none" w:sz="0" w:space="0" w:color="auto"/>
                                <w:right w:val="none" w:sz="0" w:space="0" w:color="auto"/>
                              </w:divBdr>
                              <w:divsChild>
                                <w:div w:id="1495561804">
                                  <w:marLeft w:val="0"/>
                                  <w:marRight w:val="0"/>
                                  <w:marTop w:val="0"/>
                                  <w:marBottom w:val="0"/>
                                  <w:divBdr>
                                    <w:top w:val="none" w:sz="0" w:space="0" w:color="auto"/>
                                    <w:left w:val="none" w:sz="0" w:space="0" w:color="auto"/>
                                    <w:bottom w:val="none" w:sz="0" w:space="0" w:color="auto"/>
                                    <w:right w:val="none" w:sz="0" w:space="0" w:color="auto"/>
                                  </w:divBdr>
                                </w:div>
                              </w:divsChild>
                            </w:div>
                            <w:div w:id="1751928856">
                              <w:marLeft w:val="0"/>
                              <w:marRight w:val="0"/>
                              <w:marTop w:val="0"/>
                              <w:marBottom w:val="0"/>
                              <w:divBdr>
                                <w:top w:val="none" w:sz="0" w:space="0" w:color="auto"/>
                                <w:left w:val="none" w:sz="0" w:space="0" w:color="auto"/>
                                <w:bottom w:val="none" w:sz="0" w:space="0" w:color="auto"/>
                                <w:right w:val="none" w:sz="0" w:space="0" w:color="auto"/>
                              </w:divBdr>
                              <w:divsChild>
                                <w:div w:id="723212437">
                                  <w:marLeft w:val="0"/>
                                  <w:marRight w:val="0"/>
                                  <w:marTop w:val="0"/>
                                  <w:marBottom w:val="0"/>
                                  <w:divBdr>
                                    <w:top w:val="none" w:sz="0" w:space="0" w:color="auto"/>
                                    <w:left w:val="none" w:sz="0" w:space="0" w:color="auto"/>
                                    <w:bottom w:val="none" w:sz="0" w:space="0" w:color="auto"/>
                                    <w:right w:val="none" w:sz="0" w:space="0" w:color="auto"/>
                                  </w:divBdr>
                                </w:div>
                              </w:divsChild>
                            </w:div>
                            <w:div w:id="1786270796">
                              <w:marLeft w:val="0"/>
                              <w:marRight w:val="0"/>
                              <w:marTop w:val="0"/>
                              <w:marBottom w:val="0"/>
                              <w:divBdr>
                                <w:top w:val="none" w:sz="0" w:space="0" w:color="auto"/>
                                <w:left w:val="none" w:sz="0" w:space="0" w:color="auto"/>
                                <w:bottom w:val="none" w:sz="0" w:space="0" w:color="auto"/>
                                <w:right w:val="none" w:sz="0" w:space="0" w:color="auto"/>
                              </w:divBdr>
                              <w:divsChild>
                                <w:div w:id="382406346">
                                  <w:marLeft w:val="0"/>
                                  <w:marRight w:val="0"/>
                                  <w:marTop w:val="0"/>
                                  <w:marBottom w:val="0"/>
                                  <w:divBdr>
                                    <w:top w:val="none" w:sz="0" w:space="0" w:color="auto"/>
                                    <w:left w:val="none" w:sz="0" w:space="0" w:color="auto"/>
                                    <w:bottom w:val="none" w:sz="0" w:space="0" w:color="auto"/>
                                    <w:right w:val="none" w:sz="0" w:space="0" w:color="auto"/>
                                  </w:divBdr>
                                </w:div>
                              </w:divsChild>
                            </w:div>
                            <w:div w:id="1811441395">
                              <w:marLeft w:val="0"/>
                              <w:marRight w:val="0"/>
                              <w:marTop w:val="0"/>
                              <w:marBottom w:val="0"/>
                              <w:divBdr>
                                <w:top w:val="none" w:sz="0" w:space="0" w:color="auto"/>
                                <w:left w:val="none" w:sz="0" w:space="0" w:color="auto"/>
                                <w:bottom w:val="none" w:sz="0" w:space="0" w:color="auto"/>
                                <w:right w:val="none" w:sz="0" w:space="0" w:color="auto"/>
                              </w:divBdr>
                              <w:divsChild>
                                <w:div w:id="2057657233">
                                  <w:marLeft w:val="0"/>
                                  <w:marRight w:val="0"/>
                                  <w:marTop w:val="0"/>
                                  <w:marBottom w:val="0"/>
                                  <w:divBdr>
                                    <w:top w:val="none" w:sz="0" w:space="0" w:color="auto"/>
                                    <w:left w:val="none" w:sz="0" w:space="0" w:color="auto"/>
                                    <w:bottom w:val="none" w:sz="0" w:space="0" w:color="auto"/>
                                    <w:right w:val="none" w:sz="0" w:space="0" w:color="auto"/>
                                  </w:divBdr>
                                </w:div>
                              </w:divsChild>
                            </w:div>
                            <w:div w:id="1859199892">
                              <w:marLeft w:val="0"/>
                              <w:marRight w:val="0"/>
                              <w:marTop w:val="0"/>
                              <w:marBottom w:val="0"/>
                              <w:divBdr>
                                <w:top w:val="none" w:sz="0" w:space="0" w:color="auto"/>
                                <w:left w:val="none" w:sz="0" w:space="0" w:color="auto"/>
                                <w:bottom w:val="none" w:sz="0" w:space="0" w:color="auto"/>
                                <w:right w:val="none" w:sz="0" w:space="0" w:color="auto"/>
                              </w:divBdr>
                              <w:divsChild>
                                <w:div w:id="808673390">
                                  <w:marLeft w:val="0"/>
                                  <w:marRight w:val="0"/>
                                  <w:marTop w:val="0"/>
                                  <w:marBottom w:val="0"/>
                                  <w:divBdr>
                                    <w:top w:val="none" w:sz="0" w:space="0" w:color="auto"/>
                                    <w:left w:val="none" w:sz="0" w:space="0" w:color="auto"/>
                                    <w:bottom w:val="none" w:sz="0" w:space="0" w:color="auto"/>
                                    <w:right w:val="none" w:sz="0" w:space="0" w:color="auto"/>
                                  </w:divBdr>
                                </w:div>
                              </w:divsChild>
                            </w:div>
                            <w:div w:id="1874927695">
                              <w:marLeft w:val="0"/>
                              <w:marRight w:val="0"/>
                              <w:marTop w:val="0"/>
                              <w:marBottom w:val="0"/>
                              <w:divBdr>
                                <w:top w:val="none" w:sz="0" w:space="0" w:color="auto"/>
                                <w:left w:val="none" w:sz="0" w:space="0" w:color="auto"/>
                                <w:bottom w:val="none" w:sz="0" w:space="0" w:color="auto"/>
                                <w:right w:val="none" w:sz="0" w:space="0" w:color="auto"/>
                              </w:divBdr>
                              <w:divsChild>
                                <w:div w:id="918947643">
                                  <w:marLeft w:val="0"/>
                                  <w:marRight w:val="0"/>
                                  <w:marTop w:val="0"/>
                                  <w:marBottom w:val="0"/>
                                  <w:divBdr>
                                    <w:top w:val="none" w:sz="0" w:space="0" w:color="auto"/>
                                    <w:left w:val="none" w:sz="0" w:space="0" w:color="auto"/>
                                    <w:bottom w:val="none" w:sz="0" w:space="0" w:color="auto"/>
                                    <w:right w:val="none" w:sz="0" w:space="0" w:color="auto"/>
                                  </w:divBdr>
                                </w:div>
                              </w:divsChild>
                            </w:div>
                            <w:div w:id="1935894608">
                              <w:marLeft w:val="0"/>
                              <w:marRight w:val="0"/>
                              <w:marTop w:val="0"/>
                              <w:marBottom w:val="0"/>
                              <w:divBdr>
                                <w:top w:val="none" w:sz="0" w:space="0" w:color="auto"/>
                                <w:left w:val="none" w:sz="0" w:space="0" w:color="auto"/>
                                <w:bottom w:val="none" w:sz="0" w:space="0" w:color="auto"/>
                                <w:right w:val="none" w:sz="0" w:space="0" w:color="auto"/>
                              </w:divBdr>
                              <w:divsChild>
                                <w:div w:id="934365292">
                                  <w:marLeft w:val="0"/>
                                  <w:marRight w:val="0"/>
                                  <w:marTop w:val="0"/>
                                  <w:marBottom w:val="0"/>
                                  <w:divBdr>
                                    <w:top w:val="none" w:sz="0" w:space="0" w:color="auto"/>
                                    <w:left w:val="none" w:sz="0" w:space="0" w:color="auto"/>
                                    <w:bottom w:val="none" w:sz="0" w:space="0" w:color="auto"/>
                                    <w:right w:val="none" w:sz="0" w:space="0" w:color="auto"/>
                                  </w:divBdr>
                                </w:div>
                              </w:divsChild>
                            </w:div>
                            <w:div w:id="2030908347">
                              <w:marLeft w:val="0"/>
                              <w:marRight w:val="0"/>
                              <w:marTop w:val="0"/>
                              <w:marBottom w:val="0"/>
                              <w:divBdr>
                                <w:top w:val="none" w:sz="0" w:space="0" w:color="auto"/>
                                <w:left w:val="none" w:sz="0" w:space="0" w:color="auto"/>
                                <w:bottom w:val="none" w:sz="0" w:space="0" w:color="auto"/>
                                <w:right w:val="none" w:sz="0" w:space="0" w:color="auto"/>
                              </w:divBdr>
                              <w:divsChild>
                                <w:div w:id="676080506">
                                  <w:marLeft w:val="0"/>
                                  <w:marRight w:val="0"/>
                                  <w:marTop w:val="0"/>
                                  <w:marBottom w:val="0"/>
                                  <w:divBdr>
                                    <w:top w:val="none" w:sz="0" w:space="0" w:color="auto"/>
                                    <w:left w:val="none" w:sz="0" w:space="0" w:color="auto"/>
                                    <w:bottom w:val="none" w:sz="0" w:space="0" w:color="auto"/>
                                    <w:right w:val="none" w:sz="0" w:space="0" w:color="auto"/>
                                  </w:divBdr>
                                </w:div>
                              </w:divsChild>
                            </w:div>
                            <w:div w:id="2075008339">
                              <w:marLeft w:val="0"/>
                              <w:marRight w:val="0"/>
                              <w:marTop w:val="0"/>
                              <w:marBottom w:val="0"/>
                              <w:divBdr>
                                <w:top w:val="none" w:sz="0" w:space="0" w:color="auto"/>
                                <w:left w:val="none" w:sz="0" w:space="0" w:color="auto"/>
                                <w:bottom w:val="none" w:sz="0" w:space="0" w:color="auto"/>
                                <w:right w:val="none" w:sz="0" w:space="0" w:color="auto"/>
                              </w:divBdr>
                              <w:divsChild>
                                <w:div w:id="1217281161">
                                  <w:marLeft w:val="0"/>
                                  <w:marRight w:val="0"/>
                                  <w:marTop w:val="0"/>
                                  <w:marBottom w:val="0"/>
                                  <w:divBdr>
                                    <w:top w:val="none" w:sz="0" w:space="0" w:color="auto"/>
                                    <w:left w:val="none" w:sz="0" w:space="0" w:color="auto"/>
                                    <w:bottom w:val="none" w:sz="0" w:space="0" w:color="auto"/>
                                    <w:right w:val="none" w:sz="0" w:space="0" w:color="auto"/>
                                  </w:divBdr>
                                </w:div>
                              </w:divsChild>
                            </w:div>
                            <w:div w:id="2106729881">
                              <w:marLeft w:val="0"/>
                              <w:marRight w:val="0"/>
                              <w:marTop w:val="0"/>
                              <w:marBottom w:val="0"/>
                              <w:divBdr>
                                <w:top w:val="none" w:sz="0" w:space="0" w:color="auto"/>
                                <w:left w:val="none" w:sz="0" w:space="0" w:color="auto"/>
                                <w:bottom w:val="none" w:sz="0" w:space="0" w:color="auto"/>
                                <w:right w:val="none" w:sz="0" w:space="0" w:color="auto"/>
                              </w:divBdr>
                              <w:divsChild>
                                <w:div w:id="817188693">
                                  <w:marLeft w:val="0"/>
                                  <w:marRight w:val="0"/>
                                  <w:marTop w:val="0"/>
                                  <w:marBottom w:val="0"/>
                                  <w:divBdr>
                                    <w:top w:val="none" w:sz="0" w:space="0" w:color="auto"/>
                                    <w:left w:val="none" w:sz="0" w:space="0" w:color="auto"/>
                                    <w:bottom w:val="none" w:sz="0" w:space="0" w:color="auto"/>
                                    <w:right w:val="none" w:sz="0" w:space="0" w:color="auto"/>
                                  </w:divBdr>
                                </w:div>
                              </w:divsChild>
                            </w:div>
                            <w:div w:id="2118058626">
                              <w:marLeft w:val="0"/>
                              <w:marRight w:val="0"/>
                              <w:marTop w:val="0"/>
                              <w:marBottom w:val="0"/>
                              <w:divBdr>
                                <w:top w:val="none" w:sz="0" w:space="0" w:color="auto"/>
                                <w:left w:val="none" w:sz="0" w:space="0" w:color="auto"/>
                                <w:bottom w:val="none" w:sz="0" w:space="0" w:color="auto"/>
                                <w:right w:val="none" w:sz="0" w:space="0" w:color="auto"/>
                              </w:divBdr>
                              <w:divsChild>
                                <w:div w:id="128669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529213">
                      <w:marLeft w:val="0"/>
                      <w:marRight w:val="0"/>
                      <w:marTop w:val="0"/>
                      <w:marBottom w:val="0"/>
                      <w:divBdr>
                        <w:top w:val="none" w:sz="0" w:space="0" w:color="auto"/>
                        <w:left w:val="none" w:sz="0" w:space="0" w:color="auto"/>
                        <w:bottom w:val="none" w:sz="0" w:space="0" w:color="auto"/>
                        <w:right w:val="none" w:sz="0" w:space="0" w:color="auto"/>
                      </w:divBdr>
                    </w:div>
                    <w:div w:id="652566077">
                      <w:marLeft w:val="0"/>
                      <w:marRight w:val="0"/>
                      <w:marTop w:val="0"/>
                      <w:marBottom w:val="0"/>
                      <w:divBdr>
                        <w:top w:val="none" w:sz="0" w:space="0" w:color="auto"/>
                        <w:left w:val="none" w:sz="0" w:space="0" w:color="auto"/>
                        <w:bottom w:val="none" w:sz="0" w:space="0" w:color="auto"/>
                        <w:right w:val="none" w:sz="0" w:space="0" w:color="auto"/>
                      </w:divBdr>
                    </w:div>
                    <w:div w:id="739450408">
                      <w:marLeft w:val="0"/>
                      <w:marRight w:val="0"/>
                      <w:marTop w:val="0"/>
                      <w:marBottom w:val="0"/>
                      <w:divBdr>
                        <w:top w:val="none" w:sz="0" w:space="0" w:color="auto"/>
                        <w:left w:val="none" w:sz="0" w:space="0" w:color="auto"/>
                        <w:bottom w:val="none" w:sz="0" w:space="0" w:color="auto"/>
                        <w:right w:val="none" w:sz="0" w:space="0" w:color="auto"/>
                      </w:divBdr>
                    </w:div>
                    <w:div w:id="874654924">
                      <w:marLeft w:val="0"/>
                      <w:marRight w:val="0"/>
                      <w:marTop w:val="0"/>
                      <w:marBottom w:val="0"/>
                      <w:divBdr>
                        <w:top w:val="none" w:sz="0" w:space="0" w:color="auto"/>
                        <w:left w:val="none" w:sz="0" w:space="0" w:color="auto"/>
                        <w:bottom w:val="none" w:sz="0" w:space="0" w:color="auto"/>
                        <w:right w:val="none" w:sz="0" w:space="0" w:color="auto"/>
                      </w:divBdr>
                      <w:divsChild>
                        <w:div w:id="1037117741">
                          <w:marLeft w:val="-75"/>
                          <w:marRight w:val="0"/>
                          <w:marTop w:val="30"/>
                          <w:marBottom w:val="30"/>
                          <w:divBdr>
                            <w:top w:val="none" w:sz="0" w:space="0" w:color="auto"/>
                            <w:left w:val="none" w:sz="0" w:space="0" w:color="auto"/>
                            <w:bottom w:val="none" w:sz="0" w:space="0" w:color="auto"/>
                            <w:right w:val="none" w:sz="0" w:space="0" w:color="auto"/>
                          </w:divBdr>
                          <w:divsChild>
                            <w:div w:id="95372977">
                              <w:marLeft w:val="0"/>
                              <w:marRight w:val="0"/>
                              <w:marTop w:val="0"/>
                              <w:marBottom w:val="0"/>
                              <w:divBdr>
                                <w:top w:val="none" w:sz="0" w:space="0" w:color="auto"/>
                                <w:left w:val="none" w:sz="0" w:space="0" w:color="auto"/>
                                <w:bottom w:val="none" w:sz="0" w:space="0" w:color="auto"/>
                                <w:right w:val="none" w:sz="0" w:space="0" w:color="auto"/>
                              </w:divBdr>
                              <w:divsChild>
                                <w:div w:id="1940864785">
                                  <w:marLeft w:val="0"/>
                                  <w:marRight w:val="0"/>
                                  <w:marTop w:val="0"/>
                                  <w:marBottom w:val="0"/>
                                  <w:divBdr>
                                    <w:top w:val="none" w:sz="0" w:space="0" w:color="auto"/>
                                    <w:left w:val="none" w:sz="0" w:space="0" w:color="auto"/>
                                    <w:bottom w:val="none" w:sz="0" w:space="0" w:color="auto"/>
                                    <w:right w:val="none" w:sz="0" w:space="0" w:color="auto"/>
                                  </w:divBdr>
                                </w:div>
                              </w:divsChild>
                            </w:div>
                            <w:div w:id="128325755">
                              <w:marLeft w:val="0"/>
                              <w:marRight w:val="0"/>
                              <w:marTop w:val="0"/>
                              <w:marBottom w:val="0"/>
                              <w:divBdr>
                                <w:top w:val="none" w:sz="0" w:space="0" w:color="auto"/>
                                <w:left w:val="none" w:sz="0" w:space="0" w:color="auto"/>
                                <w:bottom w:val="none" w:sz="0" w:space="0" w:color="auto"/>
                                <w:right w:val="none" w:sz="0" w:space="0" w:color="auto"/>
                              </w:divBdr>
                              <w:divsChild>
                                <w:div w:id="1722484226">
                                  <w:marLeft w:val="0"/>
                                  <w:marRight w:val="0"/>
                                  <w:marTop w:val="0"/>
                                  <w:marBottom w:val="0"/>
                                  <w:divBdr>
                                    <w:top w:val="none" w:sz="0" w:space="0" w:color="auto"/>
                                    <w:left w:val="none" w:sz="0" w:space="0" w:color="auto"/>
                                    <w:bottom w:val="none" w:sz="0" w:space="0" w:color="auto"/>
                                    <w:right w:val="none" w:sz="0" w:space="0" w:color="auto"/>
                                  </w:divBdr>
                                </w:div>
                              </w:divsChild>
                            </w:div>
                            <w:div w:id="198057419">
                              <w:marLeft w:val="0"/>
                              <w:marRight w:val="0"/>
                              <w:marTop w:val="0"/>
                              <w:marBottom w:val="0"/>
                              <w:divBdr>
                                <w:top w:val="none" w:sz="0" w:space="0" w:color="auto"/>
                                <w:left w:val="none" w:sz="0" w:space="0" w:color="auto"/>
                                <w:bottom w:val="none" w:sz="0" w:space="0" w:color="auto"/>
                                <w:right w:val="none" w:sz="0" w:space="0" w:color="auto"/>
                              </w:divBdr>
                              <w:divsChild>
                                <w:div w:id="629281537">
                                  <w:marLeft w:val="0"/>
                                  <w:marRight w:val="0"/>
                                  <w:marTop w:val="0"/>
                                  <w:marBottom w:val="0"/>
                                  <w:divBdr>
                                    <w:top w:val="none" w:sz="0" w:space="0" w:color="auto"/>
                                    <w:left w:val="none" w:sz="0" w:space="0" w:color="auto"/>
                                    <w:bottom w:val="none" w:sz="0" w:space="0" w:color="auto"/>
                                    <w:right w:val="none" w:sz="0" w:space="0" w:color="auto"/>
                                  </w:divBdr>
                                </w:div>
                              </w:divsChild>
                            </w:div>
                            <w:div w:id="204831356">
                              <w:marLeft w:val="0"/>
                              <w:marRight w:val="0"/>
                              <w:marTop w:val="0"/>
                              <w:marBottom w:val="0"/>
                              <w:divBdr>
                                <w:top w:val="none" w:sz="0" w:space="0" w:color="auto"/>
                                <w:left w:val="none" w:sz="0" w:space="0" w:color="auto"/>
                                <w:bottom w:val="none" w:sz="0" w:space="0" w:color="auto"/>
                                <w:right w:val="none" w:sz="0" w:space="0" w:color="auto"/>
                              </w:divBdr>
                              <w:divsChild>
                                <w:div w:id="630018918">
                                  <w:marLeft w:val="0"/>
                                  <w:marRight w:val="0"/>
                                  <w:marTop w:val="0"/>
                                  <w:marBottom w:val="0"/>
                                  <w:divBdr>
                                    <w:top w:val="none" w:sz="0" w:space="0" w:color="auto"/>
                                    <w:left w:val="none" w:sz="0" w:space="0" w:color="auto"/>
                                    <w:bottom w:val="none" w:sz="0" w:space="0" w:color="auto"/>
                                    <w:right w:val="none" w:sz="0" w:space="0" w:color="auto"/>
                                  </w:divBdr>
                                </w:div>
                              </w:divsChild>
                            </w:div>
                            <w:div w:id="246774230">
                              <w:marLeft w:val="0"/>
                              <w:marRight w:val="0"/>
                              <w:marTop w:val="0"/>
                              <w:marBottom w:val="0"/>
                              <w:divBdr>
                                <w:top w:val="none" w:sz="0" w:space="0" w:color="auto"/>
                                <w:left w:val="none" w:sz="0" w:space="0" w:color="auto"/>
                                <w:bottom w:val="none" w:sz="0" w:space="0" w:color="auto"/>
                                <w:right w:val="none" w:sz="0" w:space="0" w:color="auto"/>
                              </w:divBdr>
                              <w:divsChild>
                                <w:div w:id="485900229">
                                  <w:marLeft w:val="0"/>
                                  <w:marRight w:val="0"/>
                                  <w:marTop w:val="0"/>
                                  <w:marBottom w:val="0"/>
                                  <w:divBdr>
                                    <w:top w:val="none" w:sz="0" w:space="0" w:color="auto"/>
                                    <w:left w:val="none" w:sz="0" w:space="0" w:color="auto"/>
                                    <w:bottom w:val="none" w:sz="0" w:space="0" w:color="auto"/>
                                    <w:right w:val="none" w:sz="0" w:space="0" w:color="auto"/>
                                  </w:divBdr>
                                </w:div>
                              </w:divsChild>
                            </w:div>
                            <w:div w:id="301737032">
                              <w:marLeft w:val="0"/>
                              <w:marRight w:val="0"/>
                              <w:marTop w:val="0"/>
                              <w:marBottom w:val="0"/>
                              <w:divBdr>
                                <w:top w:val="none" w:sz="0" w:space="0" w:color="auto"/>
                                <w:left w:val="none" w:sz="0" w:space="0" w:color="auto"/>
                                <w:bottom w:val="none" w:sz="0" w:space="0" w:color="auto"/>
                                <w:right w:val="none" w:sz="0" w:space="0" w:color="auto"/>
                              </w:divBdr>
                              <w:divsChild>
                                <w:div w:id="519125997">
                                  <w:marLeft w:val="0"/>
                                  <w:marRight w:val="0"/>
                                  <w:marTop w:val="0"/>
                                  <w:marBottom w:val="0"/>
                                  <w:divBdr>
                                    <w:top w:val="none" w:sz="0" w:space="0" w:color="auto"/>
                                    <w:left w:val="none" w:sz="0" w:space="0" w:color="auto"/>
                                    <w:bottom w:val="none" w:sz="0" w:space="0" w:color="auto"/>
                                    <w:right w:val="none" w:sz="0" w:space="0" w:color="auto"/>
                                  </w:divBdr>
                                </w:div>
                              </w:divsChild>
                            </w:div>
                            <w:div w:id="302781281">
                              <w:marLeft w:val="0"/>
                              <w:marRight w:val="0"/>
                              <w:marTop w:val="0"/>
                              <w:marBottom w:val="0"/>
                              <w:divBdr>
                                <w:top w:val="none" w:sz="0" w:space="0" w:color="auto"/>
                                <w:left w:val="none" w:sz="0" w:space="0" w:color="auto"/>
                                <w:bottom w:val="none" w:sz="0" w:space="0" w:color="auto"/>
                                <w:right w:val="none" w:sz="0" w:space="0" w:color="auto"/>
                              </w:divBdr>
                              <w:divsChild>
                                <w:div w:id="242183273">
                                  <w:marLeft w:val="0"/>
                                  <w:marRight w:val="0"/>
                                  <w:marTop w:val="0"/>
                                  <w:marBottom w:val="0"/>
                                  <w:divBdr>
                                    <w:top w:val="none" w:sz="0" w:space="0" w:color="auto"/>
                                    <w:left w:val="none" w:sz="0" w:space="0" w:color="auto"/>
                                    <w:bottom w:val="none" w:sz="0" w:space="0" w:color="auto"/>
                                    <w:right w:val="none" w:sz="0" w:space="0" w:color="auto"/>
                                  </w:divBdr>
                                </w:div>
                              </w:divsChild>
                            </w:div>
                            <w:div w:id="311761092">
                              <w:marLeft w:val="0"/>
                              <w:marRight w:val="0"/>
                              <w:marTop w:val="0"/>
                              <w:marBottom w:val="0"/>
                              <w:divBdr>
                                <w:top w:val="none" w:sz="0" w:space="0" w:color="auto"/>
                                <w:left w:val="none" w:sz="0" w:space="0" w:color="auto"/>
                                <w:bottom w:val="none" w:sz="0" w:space="0" w:color="auto"/>
                                <w:right w:val="none" w:sz="0" w:space="0" w:color="auto"/>
                              </w:divBdr>
                              <w:divsChild>
                                <w:div w:id="1679888112">
                                  <w:marLeft w:val="0"/>
                                  <w:marRight w:val="0"/>
                                  <w:marTop w:val="0"/>
                                  <w:marBottom w:val="0"/>
                                  <w:divBdr>
                                    <w:top w:val="none" w:sz="0" w:space="0" w:color="auto"/>
                                    <w:left w:val="none" w:sz="0" w:space="0" w:color="auto"/>
                                    <w:bottom w:val="none" w:sz="0" w:space="0" w:color="auto"/>
                                    <w:right w:val="none" w:sz="0" w:space="0" w:color="auto"/>
                                  </w:divBdr>
                                </w:div>
                              </w:divsChild>
                            </w:div>
                            <w:div w:id="324478249">
                              <w:marLeft w:val="0"/>
                              <w:marRight w:val="0"/>
                              <w:marTop w:val="0"/>
                              <w:marBottom w:val="0"/>
                              <w:divBdr>
                                <w:top w:val="none" w:sz="0" w:space="0" w:color="auto"/>
                                <w:left w:val="none" w:sz="0" w:space="0" w:color="auto"/>
                                <w:bottom w:val="none" w:sz="0" w:space="0" w:color="auto"/>
                                <w:right w:val="none" w:sz="0" w:space="0" w:color="auto"/>
                              </w:divBdr>
                              <w:divsChild>
                                <w:div w:id="673842480">
                                  <w:marLeft w:val="0"/>
                                  <w:marRight w:val="0"/>
                                  <w:marTop w:val="0"/>
                                  <w:marBottom w:val="0"/>
                                  <w:divBdr>
                                    <w:top w:val="none" w:sz="0" w:space="0" w:color="auto"/>
                                    <w:left w:val="none" w:sz="0" w:space="0" w:color="auto"/>
                                    <w:bottom w:val="none" w:sz="0" w:space="0" w:color="auto"/>
                                    <w:right w:val="none" w:sz="0" w:space="0" w:color="auto"/>
                                  </w:divBdr>
                                </w:div>
                              </w:divsChild>
                            </w:div>
                            <w:div w:id="352807344">
                              <w:marLeft w:val="0"/>
                              <w:marRight w:val="0"/>
                              <w:marTop w:val="0"/>
                              <w:marBottom w:val="0"/>
                              <w:divBdr>
                                <w:top w:val="none" w:sz="0" w:space="0" w:color="auto"/>
                                <w:left w:val="none" w:sz="0" w:space="0" w:color="auto"/>
                                <w:bottom w:val="none" w:sz="0" w:space="0" w:color="auto"/>
                                <w:right w:val="none" w:sz="0" w:space="0" w:color="auto"/>
                              </w:divBdr>
                              <w:divsChild>
                                <w:div w:id="270164292">
                                  <w:marLeft w:val="0"/>
                                  <w:marRight w:val="0"/>
                                  <w:marTop w:val="0"/>
                                  <w:marBottom w:val="0"/>
                                  <w:divBdr>
                                    <w:top w:val="none" w:sz="0" w:space="0" w:color="auto"/>
                                    <w:left w:val="none" w:sz="0" w:space="0" w:color="auto"/>
                                    <w:bottom w:val="none" w:sz="0" w:space="0" w:color="auto"/>
                                    <w:right w:val="none" w:sz="0" w:space="0" w:color="auto"/>
                                  </w:divBdr>
                                </w:div>
                              </w:divsChild>
                            </w:div>
                            <w:div w:id="376515116">
                              <w:marLeft w:val="0"/>
                              <w:marRight w:val="0"/>
                              <w:marTop w:val="0"/>
                              <w:marBottom w:val="0"/>
                              <w:divBdr>
                                <w:top w:val="none" w:sz="0" w:space="0" w:color="auto"/>
                                <w:left w:val="none" w:sz="0" w:space="0" w:color="auto"/>
                                <w:bottom w:val="none" w:sz="0" w:space="0" w:color="auto"/>
                                <w:right w:val="none" w:sz="0" w:space="0" w:color="auto"/>
                              </w:divBdr>
                              <w:divsChild>
                                <w:div w:id="170921308">
                                  <w:marLeft w:val="0"/>
                                  <w:marRight w:val="0"/>
                                  <w:marTop w:val="0"/>
                                  <w:marBottom w:val="0"/>
                                  <w:divBdr>
                                    <w:top w:val="none" w:sz="0" w:space="0" w:color="auto"/>
                                    <w:left w:val="none" w:sz="0" w:space="0" w:color="auto"/>
                                    <w:bottom w:val="none" w:sz="0" w:space="0" w:color="auto"/>
                                    <w:right w:val="none" w:sz="0" w:space="0" w:color="auto"/>
                                  </w:divBdr>
                                </w:div>
                              </w:divsChild>
                            </w:div>
                            <w:div w:id="376785223">
                              <w:marLeft w:val="0"/>
                              <w:marRight w:val="0"/>
                              <w:marTop w:val="0"/>
                              <w:marBottom w:val="0"/>
                              <w:divBdr>
                                <w:top w:val="none" w:sz="0" w:space="0" w:color="auto"/>
                                <w:left w:val="none" w:sz="0" w:space="0" w:color="auto"/>
                                <w:bottom w:val="none" w:sz="0" w:space="0" w:color="auto"/>
                                <w:right w:val="none" w:sz="0" w:space="0" w:color="auto"/>
                              </w:divBdr>
                              <w:divsChild>
                                <w:div w:id="924191792">
                                  <w:marLeft w:val="0"/>
                                  <w:marRight w:val="0"/>
                                  <w:marTop w:val="0"/>
                                  <w:marBottom w:val="0"/>
                                  <w:divBdr>
                                    <w:top w:val="none" w:sz="0" w:space="0" w:color="auto"/>
                                    <w:left w:val="none" w:sz="0" w:space="0" w:color="auto"/>
                                    <w:bottom w:val="none" w:sz="0" w:space="0" w:color="auto"/>
                                    <w:right w:val="none" w:sz="0" w:space="0" w:color="auto"/>
                                  </w:divBdr>
                                </w:div>
                              </w:divsChild>
                            </w:div>
                            <w:div w:id="427576752">
                              <w:marLeft w:val="0"/>
                              <w:marRight w:val="0"/>
                              <w:marTop w:val="0"/>
                              <w:marBottom w:val="0"/>
                              <w:divBdr>
                                <w:top w:val="none" w:sz="0" w:space="0" w:color="auto"/>
                                <w:left w:val="none" w:sz="0" w:space="0" w:color="auto"/>
                                <w:bottom w:val="none" w:sz="0" w:space="0" w:color="auto"/>
                                <w:right w:val="none" w:sz="0" w:space="0" w:color="auto"/>
                              </w:divBdr>
                              <w:divsChild>
                                <w:div w:id="727924501">
                                  <w:marLeft w:val="0"/>
                                  <w:marRight w:val="0"/>
                                  <w:marTop w:val="0"/>
                                  <w:marBottom w:val="0"/>
                                  <w:divBdr>
                                    <w:top w:val="none" w:sz="0" w:space="0" w:color="auto"/>
                                    <w:left w:val="none" w:sz="0" w:space="0" w:color="auto"/>
                                    <w:bottom w:val="none" w:sz="0" w:space="0" w:color="auto"/>
                                    <w:right w:val="none" w:sz="0" w:space="0" w:color="auto"/>
                                  </w:divBdr>
                                </w:div>
                              </w:divsChild>
                            </w:div>
                            <w:div w:id="433592582">
                              <w:marLeft w:val="0"/>
                              <w:marRight w:val="0"/>
                              <w:marTop w:val="0"/>
                              <w:marBottom w:val="0"/>
                              <w:divBdr>
                                <w:top w:val="none" w:sz="0" w:space="0" w:color="auto"/>
                                <w:left w:val="none" w:sz="0" w:space="0" w:color="auto"/>
                                <w:bottom w:val="none" w:sz="0" w:space="0" w:color="auto"/>
                                <w:right w:val="none" w:sz="0" w:space="0" w:color="auto"/>
                              </w:divBdr>
                              <w:divsChild>
                                <w:div w:id="796415867">
                                  <w:marLeft w:val="0"/>
                                  <w:marRight w:val="0"/>
                                  <w:marTop w:val="0"/>
                                  <w:marBottom w:val="0"/>
                                  <w:divBdr>
                                    <w:top w:val="none" w:sz="0" w:space="0" w:color="auto"/>
                                    <w:left w:val="none" w:sz="0" w:space="0" w:color="auto"/>
                                    <w:bottom w:val="none" w:sz="0" w:space="0" w:color="auto"/>
                                    <w:right w:val="none" w:sz="0" w:space="0" w:color="auto"/>
                                  </w:divBdr>
                                </w:div>
                              </w:divsChild>
                            </w:div>
                            <w:div w:id="497352796">
                              <w:marLeft w:val="0"/>
                              <w:marRight w:val="0"/>
                              <w:marTop w:val="0"/>
                              <w:marBottom w:val="0"/>
                              <w:divBdr>
                                <w:top w:val="none" w:sz="0" w:space="0" w:color="auto"/>
                                <w:left w:val="none" w:sz="0" w:space="0" w:color="auto"/>
                                <w:bottom w:val="none" w:sz="0" w:space="0" w:color="auto"/>
                                <w:right w:val="none" w:sz="0" w:space="0" w:color="auto"/>
                              </w:divBdr>
                              <w:divsChild>
                                <w:div w:id="1393037597">
                                  <w:marLeft w:val="0"/>
                                  <w:marRight w:val="0"/>
                                  <w:marTop w:val="0"/>
                                  <w:marBottom w:val="0"/>
                                  <w:divBdr>
                                    <w:top w:val="none" w:sz="0" w:space="0" w:color="auto"/>
                                    <w:left w:val="none" w:sz="0" w:space="0" w:color="auto"/>
                                    <w:bottom w:val="none" w:sz="0" w:space="0" w:color="auto"/>
                                    <w:right w:val="none" w:sz="0" w:space="0" w:color="auto"/>
                                  </w:divBdr>
                                </w:div>
                              </w:divsChild>
                            </w:div>
                            <w:div w:id="515537746">
                              <w:marLeft w:val="0"/>
                              <w:marRight w:val="0"/>
                              <w:marTop w:val="0"/>
                              <w:marBottom w:val="0"/>
                              <w:divBdr>
                                <w:top w:val="none" w:sz="0" w:space="0" w:color="auto"/>
                                <w:left w:val="none" w:sz="0" w:space="0" w:color="auto"/>
                                <w:bottom w:val="none" w:sz="0" w:space="0" w:color="auto"/>
                                <w:right w:val="none" w:sz="0" w:space="0" w:color="auto"/>
                              </w:divBdr>
                              <w:divsChild>
                                <w:div w:id="79527372">
                                  <w:marLeft w:val="0"/>
                                  <w:marRight w:val="0"/>
                                  <w:marTop w:val="0"/>
                                  <w:marBottom w:val="0"/>
                                  <w:divBdr>
                                    <w:top w:val="none" w:sz="0" w:space="0" w:color="auto"/>
                                    <w:left w:val="none" w:sz="0" w:space="0" w:color="auto"/>
                                    <w:bottom w:val="none" w:sz="0" w:space="0" w:color="auto"/>
                                    <w:right w:val="none" w:sz="0" w:space="0" w:color="auto"/>
                                  </w:divBdr>
                                </w:div>
                              </w:divsChild>
                            </w:div>
                            <w:div w:id="523830086">
                              <w:marLeft w:val="0"/>
                              <w:marRight w:val="0"/>
                              <w:marTop w:val="0"/>
                              <w:marBottom w:val="0"/>
                              <w:divBdr>
                                <w:top w:val="none" w:sz="0" w:space="0" w:color="auto"/>
                                <w:left w:val="none" w:sz="0" w:space="0" w:color="auto"/>
                                <w:bottom w:val="none" w:sz="0" w:space="0" w:color="auto"/>
                                <w:right w:val="none" w:sz="0" w:space="0" w:color="auto"/>
                              </w:divBdr>
                              <w:divsChild>
                                <w:div w:id="1472866621">
                                  <w:marLeft w:val="0"/>
                                  <w:marRight w:val="0"/>
                                  <w:marTop w:val="0"/>
                                  <w:marBottom w:val="0"/>
                                  <w:divBdr>
                                    <w:top w:val="none" w:sz="0" w:space="0" w:color="auto"/>
                                    <w:left w:val="none" w:sz="0" w:space="0" w:color="auto"/>
                                    <w:bottom w:val="none" w:sz="0" w:space="0" w:color="auto"/>
                                    <w:right w:val="none" w:sz="0" w:space="0" w:color="auto"/>
                                  </w:divBdr>
                                </w:div>
                              </w:divsChild>
                            </w:div>
                            <w:div w:id="529563542">
                              <w:marLeft w:val="0"/>
                              <w:marRight w:val="0"/>
                              <w:marTop w:val="0"/>
                              <w:marBottom w:val="0"/>
                              <w:divBdr>
                                <w:top w:val="none" w:sz="0" w:space="0" w:color="auto"/>
                                <w:left w:val="none" w:sz="0" w:space="0" w:color="auto"/>
                                <w:bottom w:val="none" w:sz="0" w:space="0" w:color="auto"/>
                                <w:right w:val="none" w:sz="0" w:space="0" w:color="auto"/>
                              </w:divBdr>
                              <w:divsChild>
                                <w:div w:id="2033921044">
                                  <w:marLeft w:val="0"/>
                                  <w:marRight w:val="0"/>
                                  <w:marTop w:val="0"/>
                                  <w:marBottom w:val="0"/>
                                  <w:divBdr>
                                    <w:top w:val="none" w:sz="0" w:space="0" w:color="auto"/>
                                    <w:left w:val="none" w:sz="0" w:space="0" w:color="auto"/>
                                    <w:bottom w:val="none" w:sz="0" w:space="0" w:color="auto"/>
                                    <w:right w:val="none" w:sz="0" w:space="0" w:color="auto"/>
                                  </w:divBdr>
                                </w:div>
                              </w:divsChild>
                            </w:div>
                            <w:div w:id="532153058">
                              <w:marLeft w:val="0"/>
                              <w:marRight w:val="0"/>
                              <w:marTop w:val="0"/>
                              <w:marBottom w:val="0"/>
                              <w:divBdr>
                                <w:top w:val="none" w:sz="0" w:space="0" w:color="auto"/>
                                <w:left w:val="none" w:sz="0" w:space="0" w:color="auto"/>
                                <w:bottom w:val="none" w:sz="0" w:space="0" w:color="auto"/>
                                <w:right w:val="none" w:sz="0" w:space="0" w:color="auto"/>
                              </w:divBdr>
                              <w:divsChild>
                                <w:div w:id="2114351483">
                                  <w:marLeft w:val="0"/>
                                  <w:marRight w:val="0"/>
                                  <w:marTop w:val="0"/>
                                  <w:marBottom w:val="0"/>
                                  <w:divBdr>
                                    <w:top w:val="none" w:sz="0" w:space="0" w:color="auto"/>
                                    <w:left w:val="none" w:sz="0" w:space="0" w:color="auto"/>
                                    <w:bottom w:val="none" w:sz="0" w:space="0" w:color="auto"/>
                                    <w:right w:val="none" w:sz="0" w:space="0" w:color="auto"/>
                                  </w:divBdr>
                                </w:div>
                              </w:divsChild>
                            </w:div>
                            <w:div w:id="550075299">
                              <w:marLeft w:val="0"/>
                              <w:marRight w:val="0"/>
                              <w:marTop w:val="0"/>
                              <w:marBottom w:val="0"/>
                              <w:divBdr>
                                <w:top w:val="none" w:sz="0" w:space="0" w:color="auto"/>
                                <w:left w:val="none" w:sz="0" w:space="0" w:color="auto"/>
                                <w:bottom w:val="none" w:sz="0" w:space="0" w:color="auto"/>
                                <w:right w:val="none" w:sz="0" w:space="0" w:color="auto"/>
                              </w:divBdr>
                              <w:divsChild>
                                <w:div w:id="559172934">
                                  <w:marLeft w:val="0"/>
                                  <w:marRight w:val="0"/>
                                  <w:marTop w:val="0"/>
                                  <w:marBottom w:val="0"/>
                                  <w:divBdr>
                                    <w:top w:val="none" w:sz="0" w:space="0" w:color="auto"/>
                                    <w:left w:val="none" w:sz="0" w:space="0" w:color="auto"/>
                                    <w:bottom w:val="none" w:sz="0" w:space="0" w:color="auto"/>
                                    <w:right w:val="none" w:sz="0" w:space="0" w:color="auto"/>
                                  </w:divBdr>
                                </w:div>
                              </w:divsChild>
                            </w:div>
                            <w:div w:id="594171125">
                              <w:marLeft w:val="0"/>
                              <w:marRight w:val="0"/>
                              <w:marTop w:val="0"/>
                              <w:marBottom w:val="0"/>
                              <w:divBdr>
                                <w:top w:val="none" w:sz="0" w:space="0" w:color="auto"/>
                                <w:left w:val="none" w:sz="0" w:space="0" w:color="auto"/>
                                <w:bottom w:val="none" w:sz="0" w:space="0" w:color="auto"/>
                                <w:right w:val="none" w:sz="0" w:space="0" w:color="auto"/>
                              </w:divBdr>
                              <w:divsChild>
                                <w:div w:id="1885630529">
                                  <w:marLeft w:val="0"/>
                                  <w:marRight w:val="0"/>
                                  <w:marTop w:val="0"/>
                                  <w:marBottom w:val="0"/>
                                  <w:divBdr>
                                    <w:top w:val="none" w:sz="0" w:space="0" w:color="auto"/>
                                    <w:left w:val="none" w:sz="0" w:space="0" w:color="auto"/>
                                    <w:bottom w:val="none" w:sz="0" w:space="0" w:color="auto"/>
                                    <w:right w:val="none" w:sz="0" w:space="0" w:color="auto"/>
                                  </w:divBdr>
                                </w:div>
                              </w:divsChild>
                            </w:div>
                            <w:div w:id="596132881">
                              <w:marLeft w:val="0"/>
                              <w:marRight w:val="0"/>
                              <w:marTop w:val="0"/>
                              <w:marBottom w:val="0"/>
                              <w:divBdr>
                                <w:top w:val="none" w:sz="0" w:space="0" w:color="auto"/>
                                <w:left w:val="none" w:sz="0" w:space="0" w:color="auto"/>
                                <w:bottom w:val="none" w:sz="0" w:space="0" w:color="auto"/>
                                <w:right w:val="none" w:sz="0" w:space="0" w:color="auto"/>
                              </w:divBdr>
                              <w:divsChild>
                                <w:div w:id="805857618">
                                  <w:marLeft w:val="0"/>
                                  <w:marRight w:val="0"/>
                                  <w:marTop w:val="0"/>
                                  <w:marBottom w:val="0"/>
                                  <w:divBdr>
                                    <w:top w:val="none" w:sz="0" w:space="0" w:color="auto"/>
                                    <w:left w:val="none" w:sz="0" w:space="0" w:color="auto"/>
                                    <w:bottom w:val="none" w:sz="0" w:space="0" w:color="auto"/>
                                    <w:right w:val="none" w:sz="0" w:space="0" w:color="auto"/>
                                  </w:divBdr>
                                </w:div>
                              </w:divsChild>
                            </w:div>
                            <w:div w:id="642270789">
                              <w:marLeft w:val="0"/>
                              <w:marRight w:val="0"/>
                              <w:marTop w:val="0"/>
                              <w:marBottom w:val="0"/>
                              <w:divBdr>
                                <w:top w:val="none" w:sz="0" w:space="0" w:color="auto"/>
                                <w:left w:val="none" w:sz="0" w:space="0" w:color="auto"/>
                                <w:bottom w:val="none" w:sz="0" w:space="0" w:color="auto"/>
                                <w:right w:val="none" w:sz="0" w:space="0" w:color="auto"/>
                              </w:divBdr>
                              <w:divsChild>
                                <w:div w:id="2144539687">
                                  <w:marLeft w:val="0"/>
                                  <w:marRight w:val="0"/>
                                  <w:marTop w:val="0"/>
                                  <w:marBottom w:val="0"/>
                                  <w:divBdr>
                                    <w:top w:val="none" w:sz="0" w:space="0" w:color="auto"/>
                                    <w:left w:val="none" w:sz="0" w:space="0" w:color="auto"/>
                                    <w:bottom w:val="none" w:sz="0" w:space="0" w:color="auto"/>
                                    <w:right w:val="none" w:sz="0" w:space="0" w:color="auto"/>
                                  </w:divBdr>
                                </w:div>
                              </w:divsChild>
                            </w:div>
                            <w:div w:id="702365441">
                              <w:marLeft w:val="0"/>
                              <w:marRight w:val="0"/>
                              <w:marTop w:val="0"/>
                              <w:marBottom w:val="0"/>
                              <w:divBdr>
                                <w:top w:val="none" w:sz="0" w:space="0" w:color="auto"/>
                                <w:left w:val="none" w:sz="0" w:space="0" w:color="auto"/>
                                <w:bottom w:val="none" w:sz="0" w:space="0" w:color="auto"/>
                                <w:right w:val="none" w:sz="0" w:space="0" w:color="auto"/>
                              </w:divBdr>
                              <w:divsChild>
                                <w:div w:id="1817837586">
                                  <w:marLeft w:val="0"/>
                                  <w:marRight w:val="0"/>
                                  <w:marTop w:val="0"/>
                                  <w:marBottom w:val="0"/>
                                  <w:divBdr>
                                    <w:top w:val="none" w:sz="0" w:space="0" w:color="auto"/>
                                    <w:left w:val="none" w:sz="0" w:space="0" w:color="auto"/>
                                    <w:bottom w:val="none" w:sz="0" w:space="0" w:color="auto"/>
                                    <w:right w:val="none" w:sz="0" w:space="0" w:color="auto"/>
                                  </w:divBdr>
                                </w:div>
                              </w:divsChild>
                            </w:div>
                            <w:div w:id="770393061">
                              <w:marLeft w:val="0"/>
                              <w:marRight w:val="0"/>
                              <w:marTop w:val="0"/>
                              <w:marBottom w:val="0"/>
                              <w:divBdr>
                                <w:top w:val="none" w:sz="0" w:space="0" w:color="auto"/>
                                <w:left w:val="none" w:sz="0" w:space="0" w:color="auto"/>
                                <w:bottom w:val="none" w:sz="0" w:space="0" w:color="auto"/>
                                <w:right w:val="none" w:sz="0" w:space="0" w:color="auto"/>
                              </w:divBdr>
                              <w:divsChild>
                                <w:div w:id="900796034">
                                  <w:marLeft w:val="0"/>
                                  <w:marRight w:val="0"/>
                                  <w:marTop w:val="0"/>
                                  <w:marBottom w:val="0"/>
                                  <w:divBdr>
                                    <w:top w:val="none" w:sz="0" w:space="0" w:color="auto"/>
                                    <w:left w:val="none" w:sz="0" w:space="0" w:color="auto"/>
                                    <w:bottom w:val="none" w:sz="0" w:space="0" w:color="auto"/>
                                    <w:right w:val="none" w:sz="0" w:space="0" w:color="auto"/>
                                  </w:divBdr>
                                </w:div>
                              </w:divsChild>
                            </w:div>
                            <w:div w:id="838272527">
                              <w:marLeft w:val="0"/>
                              <w:marRight w:val="0"/>
                              <w:marTop w:val="0"/>
                              <w:marBottom w:val="0"/>
                              <w:divBdr>
                                <w:top w:val="none" w:sz="0" w:space="0" w:color="auto"/>
                                <w:left w:val="none" w:sz="0" w:space="0" w:color="auto"/>
                                <w:bottom w:val="none" w:sz="0" w:space="0" w:color="auto"/>
                                <w:right w:val="none" w:sz="0" w:space="0" w:color="auto"/>
                              </w:divBdr>
                              <w:divsChild>
                                <w:div w:id="537738519">
                                  <w:marLeft w:val="0"/>
                                  <w:marRight w:val="0"/>
                                  <w:marTop w:val="0"/>
                                  <w:marBottom w:val="0"/>
                                  <w:divBdr>
                                    <w:top w:val="none" w:sz="0" w:space="0" w:color="auto"/>
                                    <w:left w:val="none" w:sz="0" w:space="0" w:color="auto"/>
                                    <w:bottom w:val="none" w:sz="0" w:space="0" w:color="auto"/>
                                    <w:right w:val="none" w:sz="0" w:space="0" w:color="auto"/>
                                  </w:divBdr>
                                </w:div>
                              </w:divsChild>
                            </w:div>
                            <w:div w:id="938635903">
                              <w:marLeft w:val="0"/>
                              <w:marRight w:val="0"/>
                              <w:marTop w:val="0"/>
                              <w:marBottom w:val="0"/>
                              <w:divBdr>
                                <w:top w:val="none" w:sz="0" w:space="0" w:color="auto"/>
                                <w:left w:val="none" w:sz="0" w:space="0" w:color="auto"/>
                                <w:bottom w:val="none" w:sz="0" w:space="0" w:color="auto"/>
                                <w:right w:val="none" w:sz="0" w:space="0" w:color="auto"/>
                              </w:divBdr>
                              <w:divsChild>
                                <w:div w:id="1701592877">
                                  <w:marLeft w:val="0"/>
                                  <w:marRight w:val="0"/>
                                  <w:marTop w:val="0"/>
                                  <w:marBottom w:val="0"/>
                                  <w:divBdr>
                                    <w:top w:val="none" w:sz="0" w:space="0" w:color="auto"/>
                                    <w:left w:val="none" w:sz="0" w:space="0" w:color="auto"/>
                                    <w:bottom w:val="none" w:sz="0" w:space="0" w:color="auto"/>
                                    <w:right w:val="none" w:sz="0" w:space="0" w:color="auto"/>
                                  </w:divBdr>
                                </w:div>
                              </w:divsChild>
                            </w:div>
                            <w:div w:id="951977624">
                              <w:marLeft w:val="0"/>
                              <w:marRight w:val="0"/>
                              <w:marTop w:val="0"/>
                              <w:marBottom w:val="0"/>
                              <w:divBdr>
                                <w:top w:val="none" w:sz="0" w:space="0" w:color="auto"/>
                                <w:left w:val="none" w:sz="0" w:space="0" w:color="auto"/>
                                <w:bottom w:val="none" w:sz="0" w:space="0" w:color="auto"/>
                                <w:right w:val="none" w:sz="0" w:space="0" w:color="auto"/>
                              </w:divBdr>
                              <w:divsChild>
                                <w:div w:id="1791506254">
                                  <w:marLeft w:val="0"/>
                                  <w:marRight w:val="0"/>
                                  <w:marTop w:val="0"/>
                                  <w:marBottom w:val="0"/>
                                  <w:divBdr>
                                    <w:top w:val="none" w:sz="0" w:space="0" w:color="auto"/>
                                    <w:left w:val="none" w:sz="0" w:space="0" w:color="auto"/>
                                    <w:bottom w:val="none" w:sz="0" w:space="0" w:color="auto"/>
                                    <w:right w:val="none" w:sz="0" w:space="0" w:color="auto"/>
                                  </w:divBdr>
                                </w:div>
                              </w:divsChild>
                            </w:div>
                            <w:div w:id="1021124441">
                              <w:marLeft w:val="0"/>
                              <w:marRight w:val="0"/>
                              <w:marTop w:val="0"/>
                              <w:marBottom w:val="0"/>
                              <w:divBdr>
                                <w:top w:val="none" w:sz="0" w:space="0" w:color="auto"/>
                                <w:left w:val="none" w:sz="0" w:space="0" w:color="auto"/>
                                <w:bottom w:val="none" w:sz="0" w:space="0" w:color="auto"/>
                                <w:right w:val="none" w:sz="0" w:space="0" w:color="auto"/>
                              </w:divBdr>
                              <w:divsChild>
                                <w:div w:id="1961261379">
                                  <w:marLeft w:val="0"/>
                                  <w:marRight w:val="0"/>
                                  <w:marTop w:val="0"/>
                                  <w:marBottom w:val="0"/>
                                  <w:divBdr>
                                    <w:top w:val="none" w:sz="0" w:space="0" w:color="auto"/>
                                    <w:left w:val="none" w:sz="0" w:space="0" w:color="auto"/>
                                    <w:bottom w:val="none" w:sz="0" w:space="0" w:color="auto"/>
                                    <w:right w:val="none" w:sz="0" w:space="0" w:color="auto"/>
                                  </w:divBdr>
                                </w:div>
                              </w:divsChild>
                            </w:div>
                            <w:div w:id="1024135650">
                              <w:marLeft w:val="0"/>
                              <w:marRight w:val="0"/>
                              <w:marTop w:val="0"/>
                              <w:marBottom w:val="0"/>
                              <w:divBdr>
                                <w:top w:val="none" w:sz="0" w:space="0" w:color="auto"/>
                                <w:left w:val="none" w:sz="0" w:space="0" w:color="auto"/>
                                <w:bottom w:val="none" w:sz="0" w:space="0" w:color="auto"/>
                                <w:right w:val="none" w:sz="0" w:space="0" w:color="auto"/>
                              </w:divBdr>
                              <w:divsChild>
                                <w:div w:id="1290628075">
                                  <w:marLeft w:val="0"/>
                                  <w:marRight w:val="0"/>
                                  <w:marTop w:val="0"/>
                                  <w:marBottom w:val="0"/>
                                  <w:divBdr>
                                    <w:top w:val="none" w:sz="0" w:space="0" w:color="auto"/>
                                    <w:left w:val="none" w:sz="0" w:space="0" w:color="auto"/>
                                    <w:bottom w:val="none" w:sz="0" w:space="0" w:color="auto"/>
                                    <w:right w:val="none" w:sz="0" w:space="0" w:color="auto"/>
                                  </w:divBdr>
                                </w:div>
                              </w:divsChild>
                            </w:div>
                            <w:div w:id="1032465039">
                              <w:marLeft w:val="0"/>
                              <w:marRight w:val="0"/>
                              <w:marTop w:val="0"/>
                              <w:marBottom w:val="0"/>
                              <w:divBdr>
                                <w:top w:val="none" w:sz="0" w:space="0" w:color="auto"/>
                                <w:left w:val="none" w:sz="0" w:space="0" w:color="auto"/>
                                <w:bottom w:val="none" w:sz="0" w:space="0" w:color="auto"/>
                                <w:right w:val="none" w:sz="0" w:space="0" w:color="auto"/>
                              </w:divBdr>
                              <w:divsChild>
                                <w:div w:id="1679499555">
                                  <w:marLeft w:val="0"/>
                                  <w:marRight w:val="0"/>
                                  <w:marTop w:val="0"/>
                                  <w:marBottom w:val="0"/>
                                  <w:divBdr>
                                    <w:top w:val="none" w:sz="0" w:space="0" w:color="auto"/>
                                    <w:left w:val="none" w:sz="0" w:space="0" w:color="auto"/>
                                    <w:bottom w:val="none" w:sz="0" w:space="0" w:color="auto"/>
                                    <w:right w:val="none" w:sz="0" w:space="0" w:color="auto"/>
                                  </w:divBdr>
                                </w:div>
                              </w:divsChild>
                            </w:div>
                            <w:div w:id="1043286174">
                              <w:marLeft w:val="0"/>
                              <w:marRight w:val="0"/>
                              <w:marTop w:val="0"/>
                              <w:marBottom w:val="0"/>
                              <w:divBdr>
                                <w:top w:val="none" w:sz="0" w:space="0" w:color="auto"/>
                                <w:left w:val="none" w:sz="0" w:space="0" w:color="auto"/>
                                <w:bottom w:val="none" w:sz="0" w:space="0" w:color="auto"/>
                                <w:right w:val="none" w:sz="0" w:space="0" w:color="auto"/>
                              </w:divBdr>
                              <w:divsChild>
                                <w:div w:id="1630085554">
                                  <w:marLeft w:val="0"/>
                                  <w:marRight w:val="0"/>
                                  <w:marTop w:val="0"/>
                                  <w:marBottom w:val="0"/>
                                  <w:divBdr>
                                    <w:top w:val="none" w:sz="0" w:space="0" w:color="auto"/>
                                    <w:left w:val="none" w:sz="0" w:space="0" w:color="auto"/>
                                    <w:bottom w:val="none" w:sz="0" w:space="0" w:color="auto"/>
                                    <w:right w:val="none" w:sz="0" w:space="0" w:color="auto"/>
                                  </w:divBdr>
                                </w:div>
                              </w:divsChild>
                            </w:div>
                            <w:div w:id="1061055102">
                              <w:marLeft w:val="0"/>
                              <w:marRight w:val="0"/>
                              <w:marTop w:val="0"/>
                              <w:marBottom w:val="0"/>
                              <w:divBdr>
                                <w:top w:val="none" w:sz="0" w:space="0" w:color="auto"/>
                                <w:left w:val="none" w:sz="0" w:space="0" w:color="auto"/>
                                <w:bottom w:val="none" w:sz="0" w:space="0" w:color="auto"/>
                                <w:right w:val="none" w:sz="0" w:space="0" w:color="auto"/>
                              </w:divBdr>
                              <w:divsChild>
                                <w:div w:id="1032532397">
                                  <w:marLeft w:val="0"/>
                                  <w:marRight w:val="0"/>
                                  <w:marTop w:val="0"/>
                                  <w:marBottom w:val="0"/>
                                  <w:divBdr>
                                    <w:top w:val="none" w:sz="0" w:space="0" w:color="auto"/>
                                    <w:left w:val="none" w:sz="0" w:space="0" w:color="auto"/>
                                    <w:bottom w:val="none" w:sz="0" w:space="0" w:color="auto"/>
                                    <w:right w:val="none" w:sz="0" w:space="0" w:color="auto"/>
                                  </w:divBdr>
                                </w:div>
                              </w:divsChild>
                            </w:div>
                            <w:div w:id="1061251943">
                              <w:marLeft w:val="0"/>
                              <w:marRight w:val="0"/>
                              <w:marTop w:val="0"/>
                              <w:marBottom w:val="0"/>
                              <w:divBdr>
                                <w:top w:val="none" w:sz="0" w:space="0" w:color="auto"/>
                                <w:left w:val="none" w:sz="0" w:space="0" w:color="auto"/>
                                <w:bottom w:val="none" w:sz="0" w:space="0" w:color="auto"/>
                                <w:right w:val="none" w:sz="0" w:space="0" w:color="auto"/>
                              </w:divBdr>
                              <w:divsChild>
                                <w:div w:id="980428694">
                                  <w:marLeft w:val="0"/>
                                  <w:marRight w:val="0"/>
                                  <w:marTop w:val="0"/>
                                  <w:marBottom w:val="0"/>
                                  <w:divBdr>
                                    <w:top w:val="none" w:sz="0" w:space="0" w:color="auto"/>
                                    <w:left w:val="none" w:sz="0" w:space="0" w:color="auto"/>
                                    <w:bottom w:val="none" w:sz="0" w:space="0" w:color="auto"/>
                                    <w:right w:val="none" w:sz="0" w:space="0" w:color="auto"/>
                                  </w:divBdr>
                                </w:div>
                              </w:divsChild>
                            </w:div>
                            <w:div w:id="1065449811">
                              <w:marLeft w:val="0"/>
                              <w:marRight w:val="0"/>
                              <w:marTop w:val="0"/>
                              <w:marBottom w:val="0"/>
                              <w:divBdr>
                                <w:top w:val="none" w:sz="0" w:space="0" w:color="auto"/>
                                <w:left w:val="none" w:sz="0" w:space="0" w:color="auto"/>
                                <w:bottom w:val="none" w:sz="0" w:space="0" w:color="auto"/>
                                <w:right w:val="none" w:sz="0" w:space="0" w:color="auto"/>
                              </w:divBdr>
                              <w:divsChild>
                                <w:div w:id="1667629084">
                                  <w:marLeft w:val="0"/>
                                  <w:marRight w:val="0"/>
                                  <w:marTop w:val="0"/>
                                  <w:marBottom w:val="0"/>
                                  <w:divBdr>
                                    <w:top w:val="none" w:sz="0" w:space="0" w:color="auto"/>
                                    <w:left w:val="none" w:sz="0" w:space="0" w:color="auto"/>
                                    <w:bottom w:val="none" w:sz="0" w:space="0" w:color="auto"/>
                                    <w:right w:val="none" w:sz="0" w:space="0" w:color="auto"/>
                                  </w:divBdr>
                                </w:div>
                              </w:divsChild>
                            </w:div>
                            <w:div w:id="1065877792">
                              <w:marLeft w:val="0"/>
                              <w:marRight w:val="0"/>
                              <w:marTop w:val="0"/>
                              <w:marBottom w:val="0"/>
                              <w:divBdr>
                                <w:top w:val="none" w:sz="0" w:space="0" w:color="auto"/>
                                <w:left w:val="none" w:sz="0" w:space="0" w:color="auto"/>
                                <w:bottom w:val="none" w:sz="0" w:space="0" w:color="auto"/>
                                <w:right w:val="none" w:sz="0" w:space="0" w:color="auto"/>
                              </w:divBdr>
                              <w:divsChild>
                                <w:div w:id="466050466">
                                  <w:marLeft w:val="0"/>
                                  <w:marRight w:val="0"/>
                                  <w:marTop w:val="0"/>
                                  <w:marBottom w:val="0"/>
                                  <w:divBdr>
                                    <w:top w:val="none" w:sz="0" w:space="0" w:color="auto"/>
                                    <w:left w:val="none" w:sz="0" w:space="0" w:color="auto"/>
                                    <w:bottom w:val="none" w:sz="0" w:space="0" w:color="auto"/>
                                    <w:right w:val="none" w:sz="0" w:space="0" w:color="auto"/>
                                  </w:divBdr>
                                </w:div>
                              </w:divsChild>
                            </w:div>
                            <w:div w:id="1066222133">
                              <w:marLeft w:val="0"/>
                              <w:marRight w:val="0"/>
                              <w:marTop w:val="0"/>
                              <w:marBottom w:val="0"/>
                              <w:divBdr>
                                <w:top w:val="none" w:sz="0" w:space="0" w:color="auto"/>
                                <w:left w:val="none" w:sz="0" w:space="0" w:color="auto"/>
                                <w:bottom w:val="none" w:sz="0" w:space="0" w:color="auto"/>
                                <w:right w:val="none" w:sz="0" w:space="0" w:color="auto"/>
                              </w:divBdr>
                              <w:divsChild>
                                <w:div w:id="545803291">
                                  <w:marLeft w:val="0"/>
                                  <w:marRight w:val="0"/>
                                  <w:marTop w:val="0"/>
                                  <w:marBottom w:val="0"/>
                                  <w:divBdr>
                                    <w:top w:val="none" w:sz="0" w:space="0" w:color="auto"/>
                                    <w:left w:val="none" w:sz="0" w:space="0" w:color="auto"/>
                                    <w:bottom w:val="none" w:sz="0" w:space="0" w:color="auto"/>
                                    <w:right w:val="none" w:sz="0" w:space="0" w:color="auto"/>
                                  </w:divBdr>
                                </w:div>
                              </w:divsChild>
                            </w:div>
                            <w:div w:id="1073091827">
                              <w:marLeft w:val="0"/>
                              <w:marRight w:val="0"/>
                              <w:marTop w:val="0"/>
                              <w:marBottom w:val="0"/>
                              <w:divBdr>
                                <w:top w:val="none" w:sz="0" w:space="0" w:color="auto"/>
                                <w:left w:val="none" w:sz="0" w:space="0" w:color="auto"/>
                                <w:bottom w:val="none" w:sz="0" w:space="0" w:color="auto"/>
                                <w:right w:val="none" w:sz="0" w:space="0" w:color="auto"/>
                              </w:divBdr>
                              <w:divsChild>
                                <w:div w:id="927925737">
                                  <w:marLeft w:val="0"/>
                                  <w:marRight w:val="0"/>
                                  <w:marTop w:val="0"/>
                                  <w:marBottom w:val="0"/>
                                  <w:divBdr>
                                    <w:top w:val="none" w:sz="0" w:space="0" w:color="auto"/>
                                    <w:left w:val="none" w:sz="0" w:space="0" w:color="auto"/>
                                    <w:bottom w:val="none" w:sz="0" w:space="0" w:color="auto"/>
                                    <w:right w:val="none" w:sz="0" w:space="0" w:color="auto"/>
                                  </w:divBdr>
                                </w:div>
                              </w:divsChild>
                            </w:div>
                            <w:div w:id="1084254429">
                              <w:marLeft w:val="0"/>
                              <w:marRight w:val="0"/>
                              <w:marTop w:val="0"/>
                              <w:marBottom w:val="0"/>
                              <w:divBdr>
                                <w:top w:val="none" w:sz="0" w:space="0" w:color="auto"/>
                                <w:left w:val="none" w:sz="0" w:space="0" w:color="auto"/>
                                <w:bottom w:val="none" w:sz="0" w:space="0" w:color="auto"/>
                                <w:right w:val="none" w:sz="0" w:space="0" w:color="auto"/>
                              </w:divBdr>
                              <w:divsChild>
                                <w:div w:id="1446459851">
                                  <w:marLeft w:val="0"/>
                                  <w:marRight w:val="0"/>
                                  <w:marTop w:val="0"/>
                                  <w:marBottom w:val="0"/>
                                  <w:divBdr>
                                    <w:top w:val="none" w:sz="0" w:space="0" w:color="auto"/>
                                    <w:left w:val="none" w:sz="0" w:space="0" w:color="auto"/>
                                    <w:bottom w:val="none" w:sz="0" w:space="0" w:color="auto"/>
                                    <w:right w:val="none" w:sz="0" w:space="0" w:color="auto"/>
                                  </w:divBdr>
                                </w:div>
                              </w:divsChild>
                            </w:div>
                            <w:div w:id="1270358260">
                              <w:marLeft w:val="0"/>
                              <w:marRight w:val="0"/>
                              <w:marTop w:val="0"/>
                              <w:marBottom w:val="0"/>
                              <w:divBdr>
                                <w:top w:val="none" w:sz="0" w:space="0" w:color="auto"/>
                                <w:left w:val="none" w:sz="0" w:space="0" w:color="auto"/>
                                <w:bottom w:val="none" w:sz="0" w:space="0" w:color="auto"/>
                                <w:right w:val="none" w:sz="0" w:space="0" w:color="auto"/>
                              </w:divBdr>
                              <w:divsChild>
                                <w:div w:id="1193033401">
                                  <w:marLeft w:val="0"/>
                                  <w:marRight w:val="0"/>
                                  <w:marTop w:val="0"/>
                                  <w:marBottom w:val="0"/>
                                  <w:divBdr>
                                    <w:top w:val="none" w:sz="0" w:space="0" w:color="auto"/>
                                    <w:left w:val="none" w:sz="0" w:space="0" w:color="auto"/>
                                    <w:bottom w:val="none" w:sz="0" w:space="0" w:color="auto"/>
                                    <w:right w:val="none" w:sz="0" w:space="0" w:color="auto"/>
                                  </w:divBdr>
                                </w:div>
                              </w:divsChild>
                            </w:div>
                            <w:div w:id="1271428813">
                              <w:marLeft w:val="0"/>
                              <w:marRight w:val="0"/>
                              <w:marTop w:val="0"/>
                              <w:marBottom w:val="0"/>
                              <w:divBdr>
                                <w:top w:val="none" w:sz="0" w:space="0" w:color="auto"/>
                                <w:left w:val="none" w:sz="0" w:space="0" w:color="auto"/>
                                <w:bottom w:val="none" w:sz="0" w:space="0" w:color="auto"/>
                                <w:right w:val="none" w:sz="0" w:space="0" w:color="auto"/>
                              </w:divBdr>
                              <w:divsChild>
                                <w:div w:id="1004628925">
                                  <w:marLeft w:val="0"/>
                                  <w:marRight w:val="0"/>
                                  <w:marTop w:val="0"/>
                                  <w:marBottom w:val="0"/>
                                  <w:divBdr>
                                    <w:top w:val="none" w:sz="0" w:space="0" w:color="auto"/>
                                    <w:left w:val="none" w:sz="0" w:space="0" w:color="auto"/>
                                    <w:bottom w:val="none" w:sz="0" w:space="0" w:color="auto"/>
                                    <w:right w:val="none" w:sz="0" w:space="0" w:color="auto"/>
                                  </w:divBdr>
                                </w:div>
                              </w:divsChild>
                            </w:div>
                            <w:div w:id="1355884306">
                              <w:marLeft w:val="0"/>
                              <w:marRight w:val="0"/>
                              <w:marTop w:val="0"/>
                              <w:marBottom w:val="0"/>
                              <w:divBdr>
                                <w:top w:val="none" w:sz="0" w:space="0" w:color="auto"/>
                                <w:left w:val="none" w:sz="0" w:space="0" w:color="auto"/>
                                <w:bottom w:val="none" w:sz="0" w:space="0" w:color="auto"/>
                                <w:right w:val="none" w:sz="0" w:space="0" w:color="auto"/>
                              </w:divBdr>
                              <w:divsChild>
                                <w:div w:id="1106080271">
                                  <w:marLeft w:val="0"/>
                                  <w:marRight w:val="0"/>
                                  <w:marTop w:val="0"/>
                                  <w:marBottom w:val="0"/>
                                  <w:divBdr>
                                    <w:top w:val="none" w:sz="0" w:space="0" w:color="auto"/>
                                    <w:left w:val="none" w:sz="0" w:space="0" w:color="auto"/>
                                    <w:bottom w:val="none" w:sz="0" w:space="0" w:color="auto"/>
                                    <w:right w:val="none" w:sz="0" w:space="0" w:color="auto"/>
                                  </w:divBdr>
                                </w:div>
                              </w:divsChild>
                            </w:div>
                            <w:div w:id="1387220995">
                              <w:marLeft w:val="0"/>
                              <w:marRight w:val="0"/>
                              <w:marTop w:val="0"/>
                              <w:marBottom w:val="0"/>
                              <w:divBdr>
                                <w:top w:val="none" w:sz="0" w:space="0" w:color="auto"/>
                                <w:left w:val="none" w:sz="0" w:space="0" w:color="auto"/>
                                <w:bottom w:val="none" w:sz="0" w:space="0" w:color="auto"/>
                                <w:right w:val="none" w:sz="0" w:space="0" w:color="auto"/>
                              </w:divBdr>
                              <w:divsChild>
                                <w:div w:id="672876257">
                                  <w:marLeft w:val="0"/>
                                  <w:marRight w:val="0"/>
                                  <w:marTop w:val="0"/>
                                  <w:marBottom w:val="0"/>
                                  <w:divBdr>
                                    <w:top w:val="none" w:sz="0" w:space="0" w:color="auto"/>
                                    <w:left w:val="none" w:sz="0" w:space="0" w:color="auto"/>
                                    <w:bottom w:val="none" w:sz="0" w:space="0" w:color="auto"/>
                                    <w:right w:val="none" w:sz="0" w:space="0" w:color="auto"/>
                                  </w:divBdr>
                                </w:div>
                              </w:divsChild>
                            </w:div>
                            <w:div w:id="1404789962">
                              <w:marLeft w:val="0"/>
                              <w:marRight w:val="0"/>
                              <w:marTop w:val="0"/>
                              <w:marBottom w:val="0"/>
                              <w:divBdr>
                                <w:top w:val="none" w:sz="0" w:space="0" w:color="auto"/>
                                <w:left w:val="none" w:sz="0" w:space="0" w:color="auto"/>
                                <w:bottom w:val="none" w:sz="0" w:space="0" w:color="auto"/>
                                <w:right w:val="none" w:sz="0" w:space="0" w:color="auto"/>
                              </w:divBdr>
                              <w:divsChild>
                                <w:div w:id="850339531">
                                  <w:marLeft w:val="0"/>
                                  <w:marRight w:val="0"/>
                                  <w:marTop w:val="0"/>
                                  <w:marBottom w:val="0"/>
                                  <w:divBdr>
                                    <w:top w:val="none" w:sz="0" w:space="0" w:color="auto"/>
                                    <w:left w:val="none" w:sz="0" w:space="0" w:color="auto"/>
                                    <w:bottom w:val="none" w:sz="0" w:space="0" w:color="auto"/>
                                    <w:right w:val="none" w:sz="0" w:space="0" w:color="auto"/>
                                  </w:divBdr>
                                </w:div>
                              </w:divsChild>
                            </w:div>
                            <w:div w:id="1449474466">
                              <w:marLeft w:val="0"/>
                              <w:marRight w:val="0"/>
                              <w:marTop w:val="0"/>
                              <w:marBottom w:val="0"/>
                              <w:divBdr>
                                <w:top w:val="none" w:sz="0" w:space="0" w:color="auto"/>
                                <w:left w:val="none" w:sz="0" w:space="0" w:color="auto"/>
                                <w:bottom w:val="none" w:sz="0" w:space="0" w:color="auto"/>
                                <w:right w:val="none" w:sz="0" w:space="0" w:color="auto"/>
                              </w:divBdr>
                              <w:divsChild>
                                <w:div w:id="735008463">
                                  <w:marLeft w:val="0"/>
                                  <w:marRight w:val="0"/>
                                  <w:marTop w:val="0"/>
                                  <w:marBottom w:val="0"/>
                                  <w:divBdr>
                                    <w:top w:val="none" w:sz="0" w:space="0" w:color="auto"/>
                                    <w:left w:val="none" w:sz="0" w:space="0" w:color="auto"/>
                                    <w:bottom w:val="none" w:sz="0" w:space="0" w:color="auto"/>
                                    <w:right w:val="none" w:sz="0" w:space="0" w:color="auto"/>
                                  </w:divBdr>
                                </w:div>
                              </w:divsChild>
                            </w:div>
                            <w:div w:id="1458716831">
                              <w:marLeft w:val="0"/>
                              <w:marRight w:val="0"/>
                              <w:marTop w:val="0"/>
                              <w:marBottom w:val="0"/>
                              <w:divBdr>
                                <w:top w:val="none" w:sz="0" w:space="0" w:color="auto"/>
                                <w:left w:val="none" w:sz="0" w:space="0" w:color="auto"/>
                                <w:bottom w:val="none" w:sz="0" w:space="0" w:color="auto"/>
                                <w:right w:val="none" w:sz="0" w:space="0" w:color="auto"/>
                              </w:divBdr>
                              <w:divsChild>
                                <w:div w:id="1212763467">
                                  <w:marLeft w:val="0"/>
                                  <w:marRight w:val="0"/>
                                  <w:marTop w:val="0"/>
                                  <w:marBottom w:val="0"/>
                                  <w:divBdr>
                                    <w:top w:val="none" w:sz="0" w:space="0" w:color="auto"/>
                                    <w:left w:val="none" w:sz="0" w:space="0" w:color="auto"/>
                                    <w:bottom w:val="none" w:sz="0" w:space="0" w:color="auto"/>
                                    <w:right w:val="none" w:sz="0" w:space="0" w:color="auto"/>
                                  </w:divBdr>
                                </w:div>
                              </w:divsChild>
                            </w:div>
                            <w:div w:id="1477182309">
                              <w:marLeft w:val="0"/>
                              <w:marRight w:val="0"/>
                              <w:marTop w:val="0"/>
                              <w:marBottom w:val="0"/>
                              <w:divBdr>
                                <w:top w:val="none" w:sz="0" w:space="0" w:color="auto"/>
                                <w:left w:val="none" w:sz="0" w:space="0" w:color="auto"/>
                                <w:bottom w:val="none" w:sz="0" w:space="0" w:color="auto"/>
                                <w:right w:val="none" w:sz="0" w:space="0" w:color="auto"/>
                              </w:divBdr>
                              <w:divsChild>
                                <w:div w:id="562906703">
                                  <w:marLeft w:val="0"/>
                                  <w:marRight w:val="0"/>
                                  <w:marTop w:val="0"/>
                                  <w:marBottom w:val="0"/>
                                  <w:divBdr>
                                    <w:top w:val="none" w:sz="0" w:space="0" w:color="auto"/>
                                    <w:left w:val="none" w:sz="0" w:space="0" w:color="auto"/>
                                    <w:bottom w:val="none" w:sz="0" w:space="0" w:color="auto"/>
                                    <w:right w:val="none" w:sz="0" w:space="0" w:color="auto"/>
                                  </w:divBdr>
                                </w:div>
                              </w:divsChild>
                            </w:div>
                            <w:div w:id="1489051639">
                              <w:marLeft w:val="0"/>
                              <w:marRight w:val="0"/>
                              <w:marTop w:val="0"/>
                              <w:marBottom w:val="0"/>
                              <w:divBdr>
                                <w:top w:val="none" w:sz="0" w:space="0" w:color="auto"/>
                                <w:left w:val="none" w:sz="0" w:space="0" w:color="auto"/>
                                <w:bottom w:val="none" w:sz="0" w:space="0" w:color="auto"/>
                                <w:right w:val="none" w:sz="0" w:space="0" w:color="auto"/>
                              </w:divBdr>
                              <w:divsChild>
                                <w:div w:id="485054646">
                                  <w:marLeft w:val="0"/>
                                  <w:marRight w:val="0"/>
                                  <w:marTop w:val="0"/>
                                  <w:marBottom w:val="0"/>
                                  <w:divBdr>
                                    <w:top w:val="none" w:sz="0" w:space="0" w:color="auto"/>
                                    <w:left w:val="none" w:sz="0" w:space="0" w:color="auto"/>
                                    <w:bottom w:val="none" w:sz="0" w:space="0" w:color="auto"/>
                                    <w:right w:val="none" w:sz="0" w:space="0" w:color="auto"/>
                                  </w:divBdr>
                                </w:div>
                              </w:divsChild>
                            </w:div>
                            <w:div w:id="1507016659">
                              <w:marLeft w:val="0"/>
                              <w:marRight w:val="0"/>
                              <w:marTop w:val="0"/>
                              <w:marBottom w:val="0"/>
                              <w:divBdr>
                                <w:top w:val="none" w:sz="0" w:space="0" w:color="auto"/>
                                <w:left w:val="none" w:sz="0" w:space="0" w:color="auto"/>
                                <w:bottom w:val="none" w:sz="0" w:space="0" w:color="auto"/>
                                <w:right w:val="none" w:sz="0" w:space="0" w:color="auto"/>
                              </w:divBdr>
                              <w:divsChild>
                                <w:div w:id="1780488890">
                                  <w:marLeft w:val="0"/>
                                  <w:marRight w:val="0"/>
                                  <w:marTop w:val="0"/>
                                  <w:marBottom w:val="0"/>
                                  <w:divBdr>
                                    <w:top w:val="none" w:sz="0" w:space="0" w:color="auto"/>
                                    <w:left w:val="none" w:sz="0" w:space="0" w:color="auto"/>
                                    <w:bottom w:val="none" w:sz="0" w:space="0" w:color="auto"/>
                                    <w:right w:val="none" w:sz="0" w:space="0" w:color="auto"/>
                                  </w:divBdr>
                                </w:div>
                              </w:divsChild>
                            </w:div>
                            <w:div w:id="1532500639">
                              <w:marLeft w:val="0"/>
                              <w:marRight w:val="0"/>
                              <w:marTop w:val="0"/>
                              <w:marBottom w:val="0"/>
                              <w:divBdr>
                                <w:top w:val="none" w:sz="0" w:space="0" w:color="auto"/>
                                <w:left w:val="none" w:sz="0" w:space="0" w:color="auto"/>
                                <w:bottom w:val="none" w:sz="0" w:space="0" w:color="auto"/>
                                <w:right w:val="none" w:sz="0" w:space="0" w:color="auto"/>
                              </w:divBdr>
                              <w:divsChild>
                                <w:div w:id="947659220">
                                  <w:marLeft w:val="0"/>
                                  <w:marRight w:val="0"/>
                                  <w:marTop w:val="0"/>
                                  <w:marBottom w:val="0"/>
                                  <w:divBdr>
                                    <w:top w:val="none" w:sz="0" w:space="0" w:color="auto"/>
                                    <w:left w:val="none" w:sz="0" w:space="0" w:color="auto"/>
                                    <w:bottom w:val="none" w:sz="0" w:space="0" w:color="auto"/>
                                    <w:right w:val="none" w:sz="0" w:space="0" w:color="auto"/>
                                  </w:divBdr>
                                </w:div>
                              </w:divsChild>
                            </w:div>
                            <w:div w:id="1576085888">
                              <w:marLeft w:val="0"/>
                              <w:marRight w:val="0"/>
                              <w:marTop w:val="0"/>
                              <w:marBottom w:val="0"/>
                              <w:divBdr>
                                <w:top w:val="none" w:sz="0" w:space="0" w:color="auto"/>
                                <w:left w:val="none" w:sz="0" w:space="0" w:color="auto"/>
                                <w:bottom w:val="none" w:sz="0" w:space="0" w:color="auto"/>
                                <w:right w:val="none" w:sz="0" w:space="0" w:color="auto"/>
                              </w:divBdr>
                              <w:divsChild>
                                <w:div w:id="694505200">
                                  <w:marLeft w:val="0"/>
                                  <w:marRight w:val="0"/>
                                  <w:marTop w:val="0"/>
                                  <w:marBottom w:val="0"/>
                                  <w:divBdr>
                                    <w:top w:val="none" w:sz="0" w:space="0" w:color="auto"/>
                                    <w:left w:val="none" w:sz="0" w:space="0" w:color="auto"/>
                                    <w:bottom w:val="none" w:sz="0" w:space="0" w:color="auto"/>
                                    <w:right w:val="none" w:sz="0" w:space="0" w:color="auto"/>
                                  </w:divBdr>
                                </w:div>
                              </w:divsChild>
                            </w:div>
                            <w:div w:id="1678194244">
                              <w:marLeft w:val="0"/>
                              <w:marRight w:val="0"/>
                              <w:marTop w:val="0"/>
                              <w:marBottom w:val="0"/>
                              <w:divBdr>
                                <w:top w:val="none" w:sz="0" w:space="0" w:color="auto"/>
                                <w:left w:val="none" w:sz="0" w:space="0" w:color="auto"/>
                                <w:bottom w:val="none" w:sz="0" w:space="0" w:color="auto"/>
                                <w:right w:val="none" w:sz="0" w:space="0" w:color="auto"/>
                              </w:divBdr>
                              <w:divsChild>
                                <w:div w:id="52167603">
                                  <w:marLeft w:val="0"/>
                                  <w:marRight w:val="0"/>
                                  <w:marTop w:val="0"/>
                                  <w:marBottom w:val="0"/>
                                  <w:divBdr>
                                    <w:top w:val="none" w:sz="0" w:space="0" w:color="auto"/>
                                    <w:left w:val="none" w:sz="0" w:space="0" w:color="auto"/>
                                    <w:bottom w:val="none" w:sz="0" w:space="0" w:color="auto"/>
                                    <w:right w:val="none" w:sz="0" w:space="0" w:color="auto"/>
                                  </w:divBdr>
                                </w:div>
                              </w:divsChild>
                            </w:div>
                            <w:div w:id="1729184574">
                              <w:marLeft w:val="0"/>
                              <w:marRight w:val="0"/>
                              <w:marTop w:val="0"/>
                              <w:marBottom w:val="0"/>
                              <w:divBdr>
                                <w:top w:val="none" w:sz="0" w:space="0" w:color="auto"/>
                                <w:left w:val="none" w:sz="0" w:space="0" w:color="auto"/>
                                <w:bottom w:val="none" w:sz="0" w:space="0" w:color="auto"/>
                                <w:right w:val="none" w:sz="0" w:space="0" w:color="auto"/>
                              </w:divBdr>
                              <w:divsChild>
                                <w:div w:id="1039863061">
                                  <w:marLeft w:val="0"/>
                                  <w:marRight w:val="0"/>
                                  <w:marTop w:val="0"/>
                                  <w:marBottom w:val="0"/>
                                  <w:divBdr>
                                    <w:top w:val="none" w:sz="0" w:space="0" w:color="auto"/>
                                    <w:left w:val="none" w:sz="0" w:space="0" w:color="auto"/>
                                    <w:bottom w:val="none" w:sz="0" w:space="0" w:color="auto"/>
                                    <w:right w:val="none" w:sz="0" w:space="0" w:color="auto"/>
                                  </w:divBdr>
                                </w:div>
                              </w:divsChild>
                            </w:div>
                            <w:div w:id="1736585633">
                              <w:marLeft w:val="0"/>
                              <w:marRight w:val="0"/>
                              <w:marTop w:val="0"/>
                              <w:marBottom w:val="0"/>
                              <w:divBdr>
                                <w:top w:val="none" w:sz="0" w:space="0" w:color="auto"/>
                                <w:left w:val="none" w:sz="0" w:space="0" w:color="auto"/>
                                <w:bottom w:val="none" w:sz="0" w:space="0" w:color="auto"/>
                                <w:right w:val="none" w:sz="0" w:space="0" w:color="auto"/>
                              </w:divBdr>
                              <w:divsChild>
                                <w:div w:id="846167305">
                                  <w:marLeft w:val="0"/>
                                  <w:marRight w:val="0"/>
                                  <w:marTop w:val="0"/>
                                  <w:marBottom w:val="0"/>
                                  <w:divBdr>
                                    <w:top w:val="none" w:sz="0" w:space="0" w:color="auto"/>
                                    <w:left w:val="none" w:sz="0" w:space="0" w:color="auto"/>
                                    <w:bottom w:val="none" w:sz="0" w:space="0" w:color="auto"/>
                                    <w:right w:val="none" w:sz="0" w:space="0" w:color="auto"/>
                                  </w:divBdr>
                                </w:div>
                              </w:divsChild>
                            </w:div>
                            <w:div w:id="1742748052">
                              <w:marLeft w:val="0"/>
                              <w:marRight w:val="0"/>
                              <w:marTop w:val="0"/>
                              <w:marBottom w:val="0"/>
                              <w:divBdr>
                                <w:top w:val="none" w:sz="0" w:space="0" w:color="auto"/>
                                <w:left w:val="none" w:sz="0" w:space="0" w:color="auto"/>
                                <w:bottom w:val="none" w:sz="0" w:space="0" w:color="auto"/>
                                <w:right w:val="none" w:sz="0" w:space="0" w:color="auto"/>
                              </w:divBdr>
                              <w:divsChild>
                                <w:div w:id="752896084">
                                  <w:marLeft w:val="0"/>
                                  <w:marRight w:val="0"/>
                                  <w:marTop w:val="0"/>
                                  <w:marBottom w:val="0"/>
                                  <w:divBdr>
                                    <w:top w:val="none" w:sz="0" w:space="0" w:color="auto"/>
                                    <w:left w:val="none" w:sz="0" w:space="0" w:color="auto"/>
                                    <w:bottom w:val="none" w:sz="0" w:space="0" w:color="auto"/>
                                    <w:right w:val="none" w:sz="0" w:space="0" w:color="auto"/>
                                  </w:divBdr>
                                </w:div>
                              </w:divsChild>
                            </w:div>
                            <w:div w:id="1774399145">
                              <w:marLeft w:val="0"/>
                              <w:marRight w:val="0"/>
                              <w:marTop w:val="0"/>
                              <w:marBottom w:val="0"/>
                              <w:divBdr>
                                <w:top w:val="none" w:sz="0" w:space="0" w:color="auto"/>
                                <w:left w:val="none" w:sz="0" w:space="0" w:color="auto"/>
                                <w:bottom w:val="none" w:sz="0" w:space="0" w:color="auto"/>
                                <w:right w:val="none" w:sz="0" w:space="0" w:color="auto"/>
                              </w:divBdr>
                              <w:divsChild>
                                <w:div w:id="419567750">
                                  <w:marLeft w:val="0"/>
                                  <w:marRight w:val="0"/>
                                  <w:marTop w:val="0"/>
                                  <w:marBottom w:val="0"/>
                                  <w:divBdr>
                                    <w:top w:val="none" w:sz="0" w:space="0" w:color="auto"/>
                                    <w:left w:val="none" w:sz="0" w:space="0" w:color="auto"/>
                                    <w:bottom w:val="none" w:sz="0" w:space="0" w:color="auto"/>
                                    <w:right w:val="none" w:sz="0" w:space="0" w:color="auto"/>
                                  </w:divBdr>
                                </w:div>
                              </w:divsChild>
                            </w:div>
                            <w:div w:id="1780370600">
                              <w:marLeft w:val="0"/>
                              <w:marRight w:val="0"/>
                              <w:marTop w:val="0"/>
                              <w:marBottom w:val="0"/>
                              <w:divBdr>
                                <w:top w:val="none" w:sz="0" w:space="0" w:color="auto"/>
                                <w:left w:val="none" w:sz="0" w:space="0" w:color="auto"/>
                                <w:bottom w:val="none" w:sz="0" w:space="0" w:color="auto"/>
                                <w:right w:val="none" w:sz="0" w:space="0" w:color="auto"/>
                              </w:divBdr>
                              <w:divsChild>
                                <w:div w:id="389160411">
                                  <w:marLeft w:val="0"/>
                                  <w:marRight w:val="0"/>
                                  <w:marTop w:val="0"/>
                                  <w:marBottom w:val="0"/>
                                  <w:divBdr>
                                    <w:top w:val="none" w:sz="0" w:space="0" w:color="auto"/>
                                    <w:left w:val="none" w:sz="0" w:space="0" w:color="auto"/>
                                    <w:bottom w:val="none" w:sz="0" w:space="0" w:color="auto"/>
                                    <w:right w:val="none" w:sz="0" w:space="0" w:color="auto"/>
                                  </w:divBdr>
                                </w:div>
                              </w:divsChild>
                            </w:div>
                            <w:div w:id="1791507191">
                              <w:marLeft w:val="0"/>
                              <w:marRight w:val="0"/>
                              <w:marTop w:val="0"/>
                              <w:marBottom w:val="0"/>
                              <w:divBdr>
                                <w:top w:val="none" w:sz="0" w:space="0" w:color="auto"/>
                                <w:left w:val="none" w:sz="0" w:space="0" w:color="auto"/>
                                <w:bottom w:val="none" w:sz="0" w:space="0" w:color="auto"/>
                                <w:right w:val="none" w:sz="0" w:space="0" w:color="auto"/>
                              </w:divBdr>
                              <w:divsChild>
                                <w:div w:id="150558268">
                                  <w:marLeft w:val="0"/>
                                  <w:marRight w:val="0"/>
                                  <w:marTop w:val="0"/>
                                  <w:marBottom w:val="0"/>
                                  <w:divBdr>
                                    <w:top w:val="none" w:sz="0" w:space="0" w:color="auto"/>
                                    <w:left w:val="none" w:sz="0" w:space="0" w:color="auto"/>
                                    <w:bottom w:val="none" w:sz="0" w:space="0" w:color="auto"/>
                                    <w:right w:val="none" w:sz="0" w:space="0" w:color="auto"/>
                                  </w:divBdr>
                                </w:div>
                              </w:divsChild>
                            </w:div>
                            <w:div w:id="1805848729">
                              <w:marLeft w:val="0"/>
                              <w:marRight w:val="0"/>
                              <w:marTop w:val="0"/>
                              <w:marBottom w:val="0"/>
                              <w:divBdr>
                                <w:top w:val="none" w:sz="0" w:space="0" w:color="auto"/>
                                <w:left w:val="none" w:sz="0" w:space="0" w:color="auto"/>
                                <w:bottom w:val="none" w:sz="0" w:space="0" w:color="auto"/>
                                <w:right w:val="none" w:sz="0" w:space="0" w:color="auto"/>
                              </w:divBdr>
                              <w:divsChild>
                                <w:div w:id="7947158">
                                  <w:marLeft w:val="0"/>
                                  <w:marRight w:val="0"/>
                                  <w:marTop w:val="0"/>
                                  <w:marBottom w:val="0"/>
                                  <w:divBdr>
                                    <w:top w:val="none" w:sz="0" w:space="0" w:color="auto"/>
                                    <w:left w:val="none" w:sz="0" w:space="0" w:color="auto"/>
                                    <w:bottom w:val="none" w:sz="0" w:space="0" w:color="auto"/>
                                    <w:right w:val="none" w:sz="0" w:space="0" w:color="auto"/>
                                  </w:divBdr>
                                </w:div>
                              </w:divsChild>
                            </w:div>
                            <w:div w:id="1865091867">
                              <w:marLeft w:val="0"/>
                              <w:marRight w:val="0"/>
                              <w:marTop w:val="0"/>
                              <w:marBottom w:val="0"/>
                              <w:divBdr>
                                <w:top w:val="none" w:sz="0" w:space="0" w:color="auto"/>
                                <w:left w:val="none" w:sz="0" w:space="0" w:color="auto"/>
                                <w:bottom w:val="none" w:sz="0" w:space="0" w:color="auto"/>
                                <w:right w:val="none" w:sz="0" w:space="0" w:color="auto"/>
                              </w:divBdr>
                              <w:divsChild>
                                <w:div w:id="1882402672">
                                  <w:marLeft w:val="0"/>
                                  <w:marRight w:val="0"/>
                                  <w:marTop w:val="0"/>
                                  <w:marBottom w:val="0"/>
                                  <w:divBdr>
                                    <w:top w:val="none" w:sz="0" w:space="0" w:color="auto"/>
                                    <w:left w:val="none" w:sz="0" w:space="0" w:color="auto"/>
                                    <w:bottom w:val="none" w:sz="0" w:space="0" w:color="auto"/>
                                    <w:right w:val="none" w:sz="0" w:space="0" w:color="auto"/>
                                  </w:divBdr>
                                </w:div>
                              </w:divsChild>
                            </w:div>
                            <w:div w:id="1874296818">
                              <w:marLeft w:val="0"/>
                              <w:marRight w:val="0"/>
                              <w:marTop w:val="0"/>
                              <w:marBottom w:val="0"/>
                              <w:divBdr>
                                <w:top w:val="none" w:sz="0" w:space="0" w:color="auto"/>
                                <w:left w:val="none" w:sz="0" w:space="0" w:color="auto"/>
                                <w:bottom w:val="none" w:sz="0" w:space="0" w:color="auto"/>
                                <w:right w:val="none" w:sz="0" w:space="0" w:color="auto"/>
                              </w:divBdr>
                              <w:divsChild>
                                <w:div w:id="46224389">
                                  <w:marLeft w:val="0"/>
                                  <w:marRight w:val="0"/>
                                  <w:marTop w:val="0"/>
                                  <w:marBottom w:val="0"/>
                                  <w:divBdr>
                                    <w:top w:val="none" w:sz="0" w:space="0" w:color="auto"/>
                                    <w:left w:val="none" w:sz="0" w:space="0" w:color="auto"/>
                                    <w:bottom w:val="none" w:sz="0" w:space="0" w:color="auto"/>
                                    <w:right w:val="none" w:sz="0" w:space="0" w:color="auto"/>
                                  </w:divBdr>
                                </w:div>
                              </w:divsChild>
                            </w:div>
                            <w:div w:id="1902673004">
                              <w:marLeft w:val="0"/>
                              <w:marRight w:val="0"/>
                              <w:marTop w:val="0"/>
                              <w:marBottom w:val="0"/>
                              <w:divBdr>
                                <w:top w:val="none" w:sz="0" w:space="0" w:color="auto"/>
                                <w:left w:val="none" w:sz="0" w:space="0" w:color="auto"/>
                                <w:bottom w:val="none" w:sz="0" w:space="0" w:color="auto"/>
                                <w:right w:val="none" w:sz="0" w:space="0" w:color="auto"/>
                              </w:divBdr>
                              <w:divsChild>
                                <w:div w:id="1915317519">
                                  <w:marLeft w:val="0"/>
                                  <w:marRight w:val="0"/>
                                  <w:marTop w:val="0"/>
                                  <w:marBottom w:val="0"/>
                                  <w:divBdr>
                                    <w:top w:val="none" w:sz="0" w:space="0" w:color="auto"/>
                                    <w:left w:val="none" w:sz="0" w:space="0" w:color="auto"/>
                                    <w:bottom w:val="none" w:sz="0" w:space="0" w:color="auto"/>
                                    <w:right w:val="none" w:sz="0" w:space="0" w:color="auto"/>
                                  </w:divBdr>
                                </w:div>
                              </w:divsChild>
                            </w:div>
                            <w:div w:id="1954481460">
                              <w:marLeft w:val="0"/>
                              <w:marRight w:val="0"/>
                              <w:marTop w:val="0"/>
                              <w:marBottom w:val="0"/>
                              <w:divBdr>
                                <w:top w:val="none" w:sz="0" w:space="0" w:color="auto"/>
                                <w:left w:val="none" w:sz="0" w:space="0" w:color="auto"/>
                                <w:bottom w:val="none" w:sz="0" w:space="0" w:color="auto"/>
                                <w:right w:val="none" w:sz="0" w:space="0" w:color="auto"/>
                              </w:divBdr>
                              <w:divsChild>
                                <w:div w:id="647130606">
                                  <w:marLeft w:val="0"/>
                                  <w:marRight w:val="0"/>
                                  <w:marTop w:val="0"/>
                                  <w:marBottom w:val="0"/>
                                  <w:divBdr>
                                    <w:top w:val="none" w:sz="0" w:space="0" w:color="auto"/>
                                    <w:left w:val="none" w:sz="0" w:space="0" w:color="auto"/>
                                    <w:bottom w:val="none" w:sz="0" w:space="0" w:color="auto"/>
                                    <w:right w:val="none" w:sz="0" w:space="0" w:color="auto"/>
                                  </w:divBdr>
                                </w:div>
                              </w:divsChild>
                            </w:div>
                            <w:div w:id="1971550810">
                              <w:marLeft w:val="0"/>
                              <w:marRight w:val="0"/>
                              <w:marTop w:val="0"/>
                              <w:marBottom w:val="0"/>
                              <w:divBdr>
                                <w:top w:val="none" w:sz="0" w:space="0" w:color="auto"/>
                                <w:left w:val="none" w:sz="0" w:space="0" w:color="auto"/>
                                <w:bottom w:val="none" w:sz="0" w:space="0" w:color="auto"/>
                                <w:right w:val="none" w:sz="0" w:space="0" w:color="auto"/>
                              </w:divBdr>
                              <w:divsChild>
                                <w:div w:id="1770810208">
                                  <w:marLeft w:val="0"/>
                                  <w:marRight w:val="0"/>
                                  <w:marTop w:val="0"/>
                                  <w:marBottom w:val="0"/>
                                  <w:divBdr>
                                    <w:top w:val="none" w:sz="0" w:space="0" w:color="auto"/>
                                    <w:left w:val="none" w:sz="0" w:space="0" w:color="auto"/>
                                    <w:bottom w:val="none" w:sz="0" w:space="0" w:color="auto"/>
                                    <w:right w:val="none" w:sz="0" w:space="0" w:color="auto"/>
                                  </w:divBdr>
                                </w:div>
                              </w:divsChild>
                            </w:div>
                            <w:div w:id="2104035677">
                              <w:marLeft w:val="0"/>
                              <w:marRight w:val="0"/>
                              <w:marTop w:val="0"/>
                              <w:marBottom w:val="0"/>
                              <w:divBdr>
                                <w:top w:val="none" w:sz="0" w:space="0" w:color="auto"/>
                                <w:left w:val="none" w:sz="0" w:space="0" w:color="auto"/>
                                <w:bottom w:val="none" w:sz="0" w:space="0" w:color="auto"/>
                                <w:right w:val="none" w:sz="0" w:space="0" w:color="auto"/>
                              </w:divBdr>
                              <w:divsChild>
                                <w:div w:id="23038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905356">
                      <w:marLeft w:val="0"/>
                      <w:marRight w:val="0"/>
                      <w:marTop w:val="0"/>
                      <w:marBottom w:val="0"/>
                      <w:divBdr>
                        <w:top w:val="none" w:sz="0" w:space="0" w:color="auto"/>
                        <w:left w:val="none" w:sz="0" w:space="0" w:color="auto"/>
                        <w:bottom w:val="none" w:sz="0" w:space="0" w:color="auto"/>
                        <w:right w:val="none" w:sz="0" w:space="0" w:color="auto"/>
                      </w:divBdr>
                    </w:div>
                    <w:div w:id="1408655089">
                      <w:marLeft w:val="0"/>
                      <w:marRight w:val="0"/>
                      <w:marTop w:val="0"/>
                      <w:marBottom w:val="0"/>
                      <w:divBdr>
                        <w:top w:val="none" w:sz="0" w:space="0" w:color="auto"/>
                        <w:left w:val="none" w:sz="0" w:space="0" w:color="auto"/>
                        <w:bottom w:val="none" w:sz="0" w:space="0" w:color="auto"/>
                        <w:right w:val="none" w:sz="0" w:space="0" w:color="auto"/>
                      </w:divBdr>
                    </w:div>
                    <w:div w:id="1501891742">
                      <w:marLeft w:val="0"/>
                      <w:marRight w:val="0"/>
                      <w:marTop w:val="0"/>
                      <w:marBottom w:val="0"/>
                      <w:divBdr>
                        <w:top w:val="none" w:sz="0" w:space="0" w:color="auto"/>
                        <w:left w:val="none" w:sz="0" w:space="0" w:color="auto"/>
                        <w:bottom w:val="none" w:sz="0" w:space="0" w:color="auto"/>
                        <w:right w:val="none" w:sz="0" w:space="0" w:color="auto"/>
                      </w:divBdr>
                    </w:div>
                    <w:div w:id="1796630698">
                      <w:marLeft w:val="0"/>
                      <w:marRight w:val="0"/>
                      <w:marTop w:val="0"/>
                      <w:marBottom w:val="0"/>
                      <w:divBdr>
                        <w:top w:val="none" w:sz="0" w:space="0" w:color="auto"/>
                        <w:left w:val="none" w:sz="0" w:space="0" w:color="auto"/>
                        <w:bottom w:val="none" w:sz="0" w:space="0" w:color="auto"/>
                        <w:right w:val="none" w:sz="0" w:space="0" w:color="auto"/>
                      </w:divBdr>
                    </w:div>
                    <w:div w:id="18238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416742">
      <w:bodyDiv w:val="1"/>
      <w:marLeft w:val="0"/>
      <w:marRight w:val="0"/>
      <w:marTop w:val="0"/>
      <w:marBottom w:val="0"/>
      <w:divBdr>
        <w:top w:val="none" w:sz="0" w:space="0" w:color="auto"/>
        <w:left w:val="none" w:sz="0" w:space="0" w:color="auto"/>
        <w:bottom w:val="none" w:sz="0" w:space="0" w:color="auto"/>
        <w:right w:val="none" w:sz="0" w:space="0" w:color="auto"/>
      </w:divBdr>
    </w:div>
    <w:div w:id="858009047">
      <w:bodyDiv w:val="1"/>
      <w:marLeft w:val="0"/>
      <w:marRight w:val="0"/>
      <w:marTop w:val="0"/>
      <w:marBottom w:val="0"/>
      <w:divBdr>
        <w:top w:val="none" w:sz="0" w:space="0" w:color="auto"/>
        <w:left w:val="none" w:sz="0" w:space="0" w:color="auto"/>
        <w:bottom w:val="none" w:sz="0" w:space="0" w:color="auto"/>
        <w:right w:val="none" w:sz="0" w:space="0" w:color="auto"/>
      </w:divBdr>
      <w:divsChild>
        <w:div w:id="1389303120">
          <w:marLeft w:val="0"/>
          <w:marRight w:val="0"/>
          <w:marTop w:val="0"/>
          <w:marBottom w:val="0"/>
          <w:divBdr>
            <w:top w:val="single" w:sz="2" w:space="0" w:color="auto"/>
            <w:left w:val="single" w:sz="2" w:space="0" w:color="auto"/>
            <w:bottom w:val="single" w:sz="2" w:space="0" w:color="auto"/>
            <w:right w:val="single" w:sz="2" w:space="0" w:color="auto"/>
          </w:divBdr>
          <w:divsChild>
            <w:div w:id="498421721">
              <w:marLeft w:val="0"/>
              <w:marRight w:val="0"/>
              <w:marTop w:val="0"/>
              <w:marBottom w:val="0"/>
              <w:divBdr>
                <w:top w:val="single" w:sz="2" w:space="0" w:color="auto"/>
                <w:left w:val="single" w:sz="2" w:space="0" w:color="auto"/>
                <w:bottom w:val="single" w:sz="2" w:space="0" w:color="auto"/>
                <w:right w:val="single" w:sz="2" w:space="0" w:color="auto"/>
              </w:divBdr>
              <w:divsChild>
                <w:div w:id="1889758697">
                  <w:marLeft w:val="0"/>
                  <w:marRight w:val="0"/>
                  <w:marTop w:val="0"/>
                  <w:marBottom w:val="0"/>
                  <w:divBdr>
                    <w:top w:val="single" w:sz="2" w:space="0" w:color="auto"/>
                    <w:left w:val="single" w:sz="2" w:space="0" w:color="auto"/>
                    <w:bottom w:val="single" w:sz="2" w:space="0" w:color="auto"/>
                    <w:right w:val="single" w:sz="2" w:space="0" w:color="auto"/>
                  </w:divBdr>
                  <w:divsChild>
                    <w:div w:id="1008827250">
                      <w:marLeft w:val="0"/>
                      <w:marRight w:val="0"/>
                      <w:marTop w:val="0"/>
                      <w:marBottom w:val="0"/>
                      <w:divBdr>
                        <w:top w:val="single" w:sz="2" w:space="0" w:color="auto"/>
                        <w:left w:val="single" w:sz="2" w:space="0" w:color="auto"/>
                        <w:bottom w:val="single" w:sz="2" w:space="0" w:color="auto"/>
                        <w:right w:val="single" w:sz="2" w:space="0" w:color="auto"/>
                      </w:divBdr>
                      <w:divsChild>
                        <w:div w:id="548147423">
                          <w:marLeft w:val="0"/>
                          <w:marRight w:val="0"/>
                          <w:marTop w:val="0"/>
                          <w:marBottom w:val="0"/>
                          <w:divBdr>
                            <w:top w:val="single" w:sz="2" w:space="0" w:color="auto"/>
                            <w:left w:val="single" w:sz="2" w:space="0" w:color="auto"/>
                            <w:bottom w:val="single" w:sz="2" w:space="0" w:color="auto"/>
                            <w:right w:val="single" w:sz="2" w:space="0" w:color="auto"/>
                          </w:divBdr>
                          <w:divsChild>
                            <w:div w:id="9626623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17379345">
          <w:marLeft w:val="0"/>
          <w:marRight w:val="0"/>
          <w:marTop w:val="0"/>
          <w:marBottom w:val="120"/>
          <w:divBdr>
            <w:top w:val="single" w:sz="2" w:space="3" w:color="auto"/>
            <w:left w:val="single" w:sz="2" w:space="0" w:color="auto"/>
            <w:bottom w:val="single" w:sz="2" w:space="3" w:color="auto"/>
            <w:right w:val="single" w:sz="2" w:space="0" w:color="auto"/>
          </w:divBdr>
          <w:divsChild>
            <w:div w:id="164712523">
              <w:marLeft w:val="60"/>
              <w:marRight w:val="120"/>
              <w:marTop w:val="0"/>
              <w:marBottom w:val="0"/>
              <w:divBdr>
                <w:top w:val="single" w:sz="2" w:space="0" w:color="auto"/>
                <w:left w:val="single" w:sz="2" w:space="0" w:color="auto"/>
                <w:bottom w:val="single" w:sz="2" w:space="0" w:color="auto"/>
                <w:right w:val="single" w:sz="2" w:space="0" w:color="auto"/>
              </w:divBdr>
            </w:div>
          </w:divsChild>
        </w:div>
      </w:divsChild>
    </w:div>
    <w:div w:id="897740665">
      <w:bodyDiv w:val="1"/>
      <w:marLeft w:val="0"/>
      <w:marRight w:val="0"/>
      <w:marTop w:val="0"/>
      <w:marBottom w:val="0"/>
      <w:divBdr>
        <w:top w:val="none" w:sz="0" w:space="0" w:color="auto"/>
        <w:left w:val="none" w:sz="0" w:space="0" w:color="auto"/>
        <w:bottom w:val="none" w:sz="0" w:space="0" w:color="auto"/>
        <w:right w:val="none" w:sz="0" w:space="0" w:color="auto"/>
      </w:divBdr>
      <w:divsChild>
        <w:div w:id="12655275">
          <w:marLeft w:val="0"/>
          <w:marRight w:val="0"/>
          <w:marTop w:val="0"/>
          <w:marBottom w:val="0"/>
          <w:divBdr>
            <w:top w:val="none" w:sz="0" w:space="0" w:color="auto"/>
            <w:left w:val="none" w:sz="0" w:space="0" w:color="auto"/>
            <w:bottom w:val="none" w:sz="0" w:space="0" w:color="auto"/>
            <w:right w:val="none" w:sz="0" w:space="0" w:color="auto"/>
          </w:divBdr>
        </w:div>
        <w:div w:id="34549445">
          <w:marLeft w:val="0"/>
          <w:marRight w:val="0"/>
          <w:marTop w:val="0"/>
          <w:marBottom w:val="0"/>
          <w:divBdr>
            <w:top w:val="none" w:sz="0" w:space="0" w:color="auto"/>
            <w:left w:val="none" w:sz="0" w:space="0" w:color="auto"/>
            <w:bottom w:val="none" w:sz="0" w:space="0" w:color="auto"/>
            <w:right w:val="none" w:sz="0" w:space="0" w:color="auto"/>
          </w:divBdr>
        </w:div>
        <w:div w:id="36392283">
          <w:marLeft w:val="0"/>
          <w:marRight w:val="0"/>
          <w:marTop w:val="0"/>
          <w:marBottom w:val="0"/>
          <w:divBdr>
            <w:top w:val="none" w:sz="0" w:space="0" w:color="auto"/>
            <w:left w:val="none" w:sz="0" w:space="0" w:color="auto"/>
            <w:bottom w:val="none" w:sz="0" w:space="0" w:color="auto"/>
            <w:right w:val="none" w:sz="0" w:space="0" w:color="auto"/>
          </w:divBdr>
        </w:div>
        <w:div w:id="58793747">
          <w:marLeft w:val="0"/>
          <w:marRight w:val="0"/>
          <w:marTop w:val="0"/>
          <w:marBottom w:val="0"/>
          <w:divBdr>
            <w:top w:val="none" w:sz="0" w:space="0" w:color="auto"/>
            <w:left w:val="none" w:sz="0" w:space="0" w:color="auto"/>
            <w:bottom w:val="none" w:sz="0" w:space="0" w:color="auto"/>
            <w:right w:val="none" w:sz="0" w:space="0" w:color="auto"/>
          </w:divBdr>
        </w:div>
        <w:div w:id="470901625">
          <w:marLeft w:val="0"/>
          <w:marRight w:val="0"/>
          <w:marTop w:val="0"/>
          <w:marBottom w:val="0"/>
          <w:divBdr>
            <w:top w:val="none" w:sz="0" w:space="0" w:color="auto"/>
            <w:left w:val="none" w:sz="0" w:space="0" w:color="auto"/>
            <w:bottom w:val="none" w:sz="0" w:space="0" w:color="auto"/>
            <w:right w:val="none" w:sz="0" w:space="0" w:color="auto"/>
          </w:divBdr>
          <w:divsChild>
            <w:div w:id="183061410">
              <w:marLeft w:val="-75"/>
              <w:marRight w:val="0"/>
              <w:marTop w:val="30"/>
              <w:marBottom w:val="30"/>
              <w:divBdr>
                <w:top w:val="none" w:sz="0" w:space="0" w:color="auto"/>
                <w:left w:val="none" w:sz="0" w:space="0" w:color="auto"/>
                <w:bottom w:val="none" w:sz="0" w:space="0" w:color="auto"/>
                <w:right w:val="none" w:sz="0" w:space="0" w:color="auto"/>
              </w:divBdr>
              <w:divsChild>
                <w:div w:id="336232058">
                  <w:marLeft w:val="0"/>
                  <w:marRight w:val="0"/>
                  <w:marTop w:val="0"/>
                  <w:marBottom w:val="0"/>
                  <w:divBdr>
                    <w:top w:val="none" w:sz="0" w:space="0" w:color="auto"/>
                    <w:left w:val="none" w:sz="0" w:space="0" w:color="auto"/>
                    <w:bottom w:val="none" w:sz="0" w:space="0" w:color="auto"/>
                    <w:right w:val="none" w:sz="0" w:space="0" w:color="auto"/>
                  </w:divBdr>
                  <w:divsChild>
                    <w:div w:id="755784577">
                      <w:marLeft w:val="0"/>
                      <w:marRight w:val="0"/>
                      <w:marTop w:val="0"/>
                      <w:marBottom w:val="0"/>
                      <w:divBdr>
                        <w:top w:val="none" w:sz="0" w:space="0" w:color="auto"/>
                        <w:left w:val="none" w:sz="0" w:space="0" w:color="auto"/>
                        <w:bottom w:val="none" w:sz="0" w:space="0" w:color="auto"/>
                        <w:right w:val="none" w:sz="0" w:space="0" w:color="auto"/>
                      </w:divBdr>
                    </w:div>
                  </w:divsChild>
                </w:div>
                <w:div w:id="350499076">
                  <w:marLeft w:val="0"/>
                  <w:marRight w:val="0"/>
                  <w:marTop w:val="0"/>
                  <w:marBottom w:val="0"/>
                  <w:divBdr>
                    <w:top w:val="none" w:sz="0" w:space="0" w:color="auto"/>
                    <w:left w:val="none" w:sz="0" w:space="0" w:color="auto"/>
                    <w:bottom w:val="none" w:sz="0" w:space="0" w:color="auto"/>
                    <w:right w:val="none" w:sz="0" w:space="0" w:color="auto"/>
                  </w:divBdr>
                  <w:divsChild>
                    <w:div w:id="677731375">
                      <w:marLeft w:val="0"/>
                      <w:marRight w:val="0"/>
                      <w:marTop w:val="0"/>
                      <w:marBottom w:val="0"/>
                      <w:divBdr>
                        <w:top w:val="none" w:sz="0" w:space="0" w:color="auto"/>
                        <w:left w:val="none" w:sz="0" w:space="0" w:color="auto"/>
                        <w:bottom w:val="none" w:sz="0" w:space="0" w:color="auto"/>
                        <w:right w:val="none" w:sz="0" w:space="0" w:color="auto"/>
                      </w:divBdr>
                    </w:div>
                  </w:divsChild>
                </w:div>
                <w:div w:id="485441015">
                  <w:marLeft w:val="0"/>
                  <w:marRight w:val="0"/>
                  <w:marTop w:val="0"/>
                  <w:marBottom w:val="0"/>
                  <w:divBdr>
                    <w:top w:val="none" w:sz="0" w:space="0" w:color="auto"/>
                    <w:left w:val="none" w:sz="0" w:space="0" w:color="auto"/>
                    <w:bottom w:val="none" w:sz="0" w:space="0" w:color="auto"/>
                    <w:right w:val="none" w:sz="0" w:space="0" w:color="auto"/>
                  </w:divBdr>
                  <w:divsChild>
                    <w:div w:id="1504710678">
                      <w:marLeft w:val="0"/>
                      <w:marRight w:val="0"/>
                      <w:marTop w:val="0"/>
                      <w:marBottom w:val="0"/>
                      <w:divBdr>
                        <w:top w:val="none" w:sz="0" w:space="0" w:color="auto"/>
                        <w:left w:val="none" w:sz="0" w:space="0" w:color="auto"/>
                        <w:bottom w:val="none" w:sz="0" w:space="0" w:color="auto"/>
                        <w:right w:val="none" w:sz="0" w:space="0" w:color="auto"/>
                      </w:divBdr>
                    </w:div>
                  </w:divsChild>
                </w:div>
                <w:div w:id="650980826">
                  <w:marLeft w:val="0"/>
                  <w:marRight w:val="0"/>
                  <w:marTop w:val="0"/>
                  <w:marBottom w:val="0"/>
                  <w:divBdr>
                    <w:top w:val="none" w:sz="0" w:space="0" w:color="auto"/>
                    <w:left w:val="none" w:sz="0" w:space="0" w:color="auto"/>
                    <w:bottom w:val="none" w:sz="0" w:space="0" w:color="auto"/>
                    <w:right w:val="none" w:sz="0" w:space="0" w:color="auto"/>
                  </w:divBdr>
                  <w:divsChild>
                    <w:div w:id="242691166">
                      <w:marLeft w:val="0"/>
                      <w:marRight w:val="0"/>
                      <w:marTop w:val="0"/>
                      <w:marBottom w:val="0"/>
                      <w:divBdr>
                        <w:top w:val="none" w:sz="0" w:space="0" w:color="auto"/>
                        <w:left w:val="none" w:sz="0" w:space="0" w:color="auto"/>
                        <w:bottom w:val="none" w:sz="0" w:space="0" w:color="auto"/>
                        <w:right w:val="none" w:sz="0" w:space="0" w:color="auto"/>
                      </w:divBdr>
                    </w:div>
                  </w:divsChild>
                </w:div>
                <w:div w:id="881750704">
                  <w:marLeft w:val="0"/>
                  <w:marRight w:val="0"/>
                  <w:marTop w:val="0"/>
                  <w:marBottom w:val="0"/>
                  <w:divBdr>
                    <w:top w:val="none" w:sz="0" w:space="0" w:color="auto"/>
                    <w:left w:val="none" w:sz="0" w:space="0" w:color="auto"/>
                    <w:bottom w:val="none" w:sz="0" w:space="0" w:color="auto"/>
                    <w:right w:val="none" w:sz="0" w:space="0" w:color="auto"/>
                  </w:divBdr>
                  <w:divsChild>
                    <w:div w:id="84806705">
                      <w:marLeft w:val="0"/>
                      <w:marRight w:val="0"/>
                      <w:marTop w:val="0"/>
                      <w:marBottom w:val="0"/>
                      <w:divBdr>
                        <w:top w:val="none" w:sz="0" w:space="0" w:color="auto"/>
                        <w:left w:val="none" w:sz="0" w:space="0" w:color="auto"/>
                        <w:bottom w:val="none" w:sz="0" w:space="0" w:color="auto"/>
                        <w:right w:val="none" w:sz="0" w:space="0" w:color="auto"/>
                      </w:divBdr>
                    </w:div>
                  </w:divsChild>
                </w:div>
                <w:div w:id="1276980788">
                  <w:marLeft w:val="0"/>
                  <w:marRight w:val="0"/>
                  <w:marTop w:val="0"/>
                  <w:marBottom w:val="0"/>
                  <w:divBdr>
                    <w:top w:val="none" w:sz="0" w:space="0" w:color="auto"/>
                    <w:left w:val="none" w:sz="0" w:space="0" w:color="auto"/>
                    <w:bottom w:val="none" w:sz="0" w:space="0" w:color="auto"/>
                    <w:right w:val="none" w:sz="0" w:space="0" w:color="auto"/>
                  </w:divBdr>
                  <w:divsChild>
                    <w:div w:id="1794907090">
                      <w:marLeft w:val="0"/>
                      <w:marRight w:val="0"/>
                      <w:marTop w:val="0"/>
                      <w:marBottom w:val="0"/>
                      <w:divBdr>
                        <w:top w:val="none" w:sz="0" w:space="0" w:color="auto"/>
                        <w:left w:val="none" w:sz="0" w:space="0" w:color="auto"/>
                        <w:bottom w:val="none" w:sz="0" w:space="0" w:color="auto"/>
                        <w:right w:val="none" w:sz="0" w:space="0" w:color="auto"/>
                      </w:divBdr>
                    </w:div>
                  </w:divsChild>
                </w:div>
                <w:div w:id="2001500429">
                  <w:marLeft w:val="0"/>
                  <w:marRight w:val="0"/>
                  <w:marTop w:val="0"/>
                  <w:marBottom w:val="0"/>
                  <w:divBdr>
                    <w:top w:val="none" w:sz="0" w:space="0" w:color="auto"/>
                    <w:left w:val="none" w:sz="0" w:space="0" w:color="auto"/>
                    <w:bottom w:val="none" w:sz="0" w:space="0" w:color="auto"/>
                    <w:right w:val="none" w:sz="0" w:space="0" w:color="auto"/>
                  </w:divBdr>
                  <w:divsChild>
                    <w:div w:id="941228959">
                      <w:marLeft w:val="0"/>
                      <w:marRight w:val="0"/>
                      <w:marTop w:val="0"/>
                      <w:marBottom w:val="0"/>
                      <w:divBdr>
                        <w:top w:val="none" w:sz="0" w:space="0" w:color="auto"/>
                        <w:left w:val="none" w:sz="0" w:space="0" w:color="auto"/>
                        <w:bottom w:val="none" w:sz="0" w:space="0" w:color="auto"/>
                        <w:right w:val="none" w:sz="0" w:space="0" w:color="auto"/>
                      </w:divBdr>
                    </w:div>
                  </w:divsChild>
                </w:div>
                <w:div w:id="2037076485">
                  <w:marLeft w:val="0"/>
                  <w:marRight w:val="0"/>
                  <w:marTop w:val="0"/>
                  <w:marBottom w:val="0"/>
                  <w:divBdr>
                    <w:top w:val="none" w:sz="0" w:space="0" w:color="auto"/>
                    <w:left w:val="none" w:sz="0" w:space="0" w:color="auto"/>
                    <w:bottom w:val="none" w:sz="0" w:space="0" w:color="auto"/>
                    <w:right w:val="none" w:sz="0" w:space="0" w:color="auto"/>
                  </w:divBdr>
                  <w:divsChild>
                    <w:div w:id="734276761">
                      <w:marLeft w:val="0"/>
                      <w:marRight w:val="0"/>
                      <w:marTop w:val="0"/>
                      <w:marBottom w:val="0"/>
                      <w:divBdr>
                        <w:top w:val="none" w:sz="0" w:space="0" w:color="auto"/>
                        <w:left w:val="none" w:sz="0" w:space="0" w:color="auto"/>
                        <w:bottom w:val="none" w:sz="0" w:space="0" w:color="auto"/>
                        <w:right w:val="none" w:sz="0" w:space="0" w:color="auto"/>
                      </w:divBdr>
                    </w:div>
                  </w:divsChild>
                </w:div>
                <w:div w:id="2123301229">
                  <w:marLeft w:val="0"/>
                  <w:marRight w:val="0"/>
                  <w:marTop w:val="0"/>
                  <w:marBottom w:val="0"/>
                  <w:divBdr>
                    <w:top w:val="none" w:sz="0" w:space="0" w:color="auto"/>
                    <w:left w:val="none" w:sz="0" w:space="0" w:color="auto"/>
                    <w:bottom w:val="none" w:sz="0" w:space="0" w:color="auto"/>
                    <w:right w:val="none" w:sz="0" w:space="0" w:color="auto"/>
                  </w:divBdr>
                  <w:divsChild>
                    <w:div w:id="14146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231930">
          <w:marLeft w:val="0"/>
          <w:marRight w:val="0"/>
          <w:marTop w:val="0"/>
          <w:marBottom w:val="0"/>
          <w:divBdr>
            <w:top w:val="none" w:sz="0" w:space="0" w:color="auto"/>
            <w:left w:val="none" w:sz="0" w:space="0" w:color="auto"/>
            <w:bottom w:val="none" w:sz="0" w:space="0" w:color="auto"/>
            <w:right w:val="none" w:sz="0" w:space="0" w:color="auto"/>
          </w:divBdr>
        </w:div>
        <w:div w:id="653335934">
          <w:marLeft w:val="0"/>
          <w:marRight w:val="0"/>
          <w:marTop w:val="0"/>
          <w:marBottom w:val="0"/>
          <w:divBdr>
            <w:top w:val="none" w:sz="0" w:space="0" w:color="auto"/>
            <w:left w:val="none" w:sz="0" w:space="0" w:color="auto"/>
            <w:bottom w:val="none" w:sz="0" w:space="0" w:color="auto"/>
            <w:right w:val="none" w:sz="0" w:space="0" w:color="auto"/>
          </w:divBdr>
          <w:divsChild>
            <w:div w:id="418136009">
              <w:marLeft w:val="-75"/>
              <w:marRight w:val="0"/>
              <w:marTop w:val="30"/>
              <w:marBottom w:val="30"/>
              <w:divBdr>
                <w:top w:val="none" w:sz="0" w:space="0" w:color="auto"/>
                <w:left w:val="none" w:sz="0" w:space="0" w:color="auto"/>
                <w:bottom w:val="none" w:sz="0" w:space="0" w:color="auto"/>
                <w:right w:val="none" w:sz="0" w:space="0" w:color="auto"/>
              </w:divBdr>
              <w:divsChild>
                <w:div w:id="49118816">
                  <w:marLeft w:val="0"/>
                  <w:marRight w:val="0"/>
                  <w:marTop w:val="0"/>
                  <w:marBottom w:val="0"/>
                  <w:divBdr>
                    <w:top w:val="none" w:sz="0" w:space="0" w:color="auto"/>
                    <w:left w:val="none" w:sz="0" w:space="0" w:color="auto"/>
                    <w:bottom w:val="none" w:sz="0" w:space="0" w:color="auto"/>
                    <w:right w:val="none" w:sz="0" w:space="0" w:color="auto"/>
                  </w:divBdr>
                  <w:divsChild>
                    <w:div w:id="1526602013">
                      <w:marLeft w:val="0"/>
                      <w:marRight w:val="0"/>
                      <w:marTop w:val="0"/>
                      <w:marBottom w:val="0"/>
                      <w:divBdr>
                        <w:top w:val="none" w:sz="0" w:space="0" w:color="auto"/>
                        <w:left w:val="none" w:sz="0" w:space="0" w:color="auto"/>
                        <w:bottom w:val="none" w:sz="0" w:space="0" w:color="auto"/>
                        <w:right w:val="none" w:sz="0" w:space="0" w:color="auto"/>
                      </w:divBdr>
                    </w:div>
                  </w:divsChild>
                </w:div>
                <w:div w:id="64257050">
                  <w:marLeft w:val="0"/>
                  <w:marRight w:val="0"/>
                  <w:marTop w:val="0"/>
                  <w:marBottom w:val="0"/>
                  <w:divBdr>
                    <w:top w:val="none" w:sz="0" w:space="0" w:color="auto"/>
                    <w:left w:val="none" w:sz="0" w:space="0" w:color="auto"/>
                    <w:bottom w:val="none" w:sz="0" w:space="0" w:color="auto"/>
                    <w:right w:val="none" w:sz="0" w:space="0" w:color="auto"/>
                  </w:divBdr>
                  <w:divsChild>
                    <w:div w:id="1795059066">
                      <w:marLeft w:val="0"/>
                      <w:marRight w:val="0"/>
                      <w:marTop w:val="0"/>
                      <w:marBottom w:val="0"/>
                      <w:divBdr>
                        <w:top w:val="none" w:sz="0" w:space="0" w:color="auto"/>
                        <w:left w:val="none" w:sz="0" w:space="0" w:color="auto"/>
                        <w:bottom w:val="none" w:sz="0" w:space="0" w:color="auto"/>
                        <w:right w:val="none" w:sz="0" w:space="0" w:color="auto"/>
                      </w:divBdr>
                    </w:div>
                  </w:divsChild>
                </w:div>
                <w:div w:id="89472991">
                  <w:marLeft w:val="0"/>
                  <w:marRight w:val="0"/>
                  <w:marTop w:val="0"/>
                  <w:marBottom w:val="0"/>
                  <w:divBdr>
                    <w:top w:val="none" w:sz="0" w:space="0" w:color="auto"/>
                    <w:left w:val="none" w:sz="0" w:space="0" w:color="auto"/>
                    <w:bottom w:val="none" w:sz="0" w:space="0" w:color="auto"/>
                    <w:right w:val="none" w:sz="0" w:space="0" w:color="auto"/>
                  </w:divBdr>
                  <w:divsChild>
                    <w:div w:id="1527792391">
                      <w:marLeft w:val="0"/>
                      <w:marRight w:val="0"/>
                      <w:marTop w:val="0"/>
                      <w:marBottom w:val="0"/>
                      <w:divBdr>
                        <w:top w:val="none" w:sz="0" w:space="0" w:color="auto"/>
                        <w:left w:val="none" w:sz="0" w:space="0" w:color="auto"/>
                        <w:bottom w:val="none" w:sz="0" w:space="0" w:color="auto"/>
                        <w:right w:val="none" w:sz="0" w:space="0" w:color="auto"/>
                      </w:divBdr>
                    </w:div>
                  </w:divsChild>
                </w:div>
                <w:div w:id="89660919">
                  <w:marLeft w:val="0"/>
                  <w:marRight w:val="0"/>
                  <w:marTop w:val="0"/>
                  <w:marBottom w:val="0"/>
                  <w:divBdr>
                    <w:top w:val="none" w:sz="0" w:space="0" w:color="auto"/>
                    <w:left w:val="none" w:sz="0" w:space="0" w:color="auto"/>
                    <w:bottom w:val="none" w:sz="0" w:space="0" w:color="auto"/>
                    <w:right w:val="none" w:sz="0" w:space="0" w:color="auto"/>
                  </w:divBdr>
                  <w:divsChild>
                    <w:div w:id="1123232721">
                      <w:marLeft w:val="0"/>
                      <w:marRight w:val="0"/>
                      <w:marTop w:val="0"/>
                      <w:marBottom w:val="0"/>
                      <w:divBdr>
                        <w:top w:val="none" w:sz="0" w:space="0" w:color="auto"/>
                        <w:left w:val="none" w:sz="0" w:space="0" w:color="auto"/>
                        <w:bottom w:val="none" w:sz="0" w:space="0" w:color="auto"/>
                        <w:right w:val="none" w:sz="0" w:space="0" w:color="auto"/>
                      </w:divBdr>
                    </w:div>
                  </w:divsChild>
                </w:div>
                <w:div w:id="106850817">
                  <w:marLeft w:val="0"/>
                  <w:marRight w:val="0"/>
                  <w:marTop w:val="0"/>
                  <w:marBottom w:val="0"/>
                  <w:divBdr>
                    <w:top w:val="none" w:sz="0" w:space="0" w:color="auto"/>
                    <w:left w:val="none" w:sz="0" w:space="0" w:color="auto"/>
                    <w:bottom w:val="none" w:sz="0" w:space="0" w:color="auto"/>
                    <w:right w:val="none" w:sz="0" w:space="0" w:color="auto"/>
                  </w:divBdr>
                  <w:divsChild>
                    <w:div w:id="1817993059">
                      <w:marLeft w:val="0"/>
                      <w:marRight w:val="0"/>
                      <w:marTop w:val="0"/>
                      <w:marBottom w:val="0"/>
                      <w:divBdr>
                        <w:top w:val="none" w:sz="0" w:space="0" w:color="auto"/>
                        <w:left w:val="none" w:sz="0" w:space="0" w:color="auto"/>
                        <w:bottom w:val="none" w:sz="0" w:space="0" w:color="auto"/>
                        <w:right w:val="none" w:sz="0" w:space="0" w:color="auto"/>
                      </w:divBdr>
                    </w:div>
                  </w:divsChild>
                </w:div>
                <w:div w:id="196429940">
                  <w:marLeft w:val="0"/>
                  <w:marRight w:val="0"/>
                  <w:marTop w:val="0"/>
                  <w:marBottom w:val="0"/>
                  <w:divBdr>
                    <w:top w:val="none" w:sz="0" w:space="0" w:color="auto"/>
                    <w:left w:val="none" w:sz="0" w:space="0" w:color="auto"/>
                    <w:bottom w:val="none" w:sz="0" w:space="0" w:color="auto"/>
                    <w:right w:val="none" w:sz="0" w:space="0" w:color="auto"/>
                  </w:divBdr>
                  <w:divsChild>
                    <w:div w:id="1962495889">
                      <w:marLeft w:val="0"/>
                      <w:marRight w:val="0"/>
                      <w:marTop w:val="0"/>
                      <w:marBottom w:val="0"/>
                      <w:divBdr>
                        <w:top w:val="none" w:sz="0" w:space="0" w:color="auto"/>
                        <w:left w:val="none" w:sz="0" w:space="0" w:color="auto"/>
                        <w:bottom w:val="none" w:sz="0" w:space="0" w:color="auto"/>
                        <w:right w:val="none" w:sz="0" w:space="0" w:color="auto"/>
                      </w:divBdr>
                    </w:div>
                  </w:divsChild>
                </w:div>
                <w:div w:id="207499800">
                  <w:marLeft w:val="0"/>
                  <w:marRight w:val="0"/>
                  <w:marTop w:val="0"/>
                  <w:marBottom w:val="0"/>
                  <w:divBdr>
                    <w:top w:val="none" w:sz="0" w:space="0" w:color="auto"/>
                    <w:left w:val="none" w:sz="0" w:space="0" w:color="auto"/>
                    <w:bottom w:val="none" w:sz="0" w:space="0" w:color="auto"/>
                    <w:right w:val="none" w:sz="0" w:space="0" w:color="auto"/>
                  </w:divBdr>
                  <w:divsChild>
                    <w:div w:id="1067145032">
                      <w:marLeft w:val="0"/>
                      <w:marRight w:val="0"/>
                      <w:marTop w:val="0"/>
                      <w:marBottom w:val="0"/>
                      <w:divBdr>
                        <w:top w:val="none" w:sz="0" w:space="0" w:color="auto"/>
                        <w:left w:val="none" w:sz="0" w:space="0" w:color="auto"/>
                        <w:bottom w:val="none" w:sz="0" w:space="0" w:color="auto"/>
                        <w:right w:val="none" w:sz="0" w:space="0" w:color="auto"/>
                      </w:divBdr>
                    </w:div>
                  </w:divsChild>
                </w:div>
                <w:div w:id="321275779">
                  <w:marLeft w:val="0"/>
                  <w:marRight w:val="0"/>
                  <w:marTop w:val="0"/>
                  <w:marBottom w:val="0"/>
                  <w:divBdr>
                    <w:top w:val="none" w:sz="0" w:space="0" w:color="auto"/>
                    <w:left w:val="none" w:sz="0" w:space="0" w:color="auto"/>
                    <w:bottom w:val="none" w:sz="0" w:space="0" w:color="auto"/>
                    <w:right w:val="none" w:sz="0" w:space="0" w:color="auto"/>
                  </w:divBdr>
                  <w:divsChild>
                    <w:div w:id="551699021">
                      <w:marLeft w:val="0"/>
                      <w:marRight w:val="0"/>
                      <w:marTop w:val="0"/>
                      <w:marBottom w:val="0"/>
                      <w:divBdr>
                        <w:top w:val="none" w:sz="0" w:space="0" w:color="auto"/>
                        <w:left w:val="none" w:sz="0" w:space="0" w:color="auto"/>
                        <w:bottom w:val="none" w:sz="0" w:space="0" w:color="auto"/>
                        <w:right w:val="none" w:sz="0" w:space="0" w:color="auto"/>
                      </w:divBdr>
                    </w:div>
                  </w:divsChild>
                </w:div>
                <w:div w:id="340856000">
                  <w:marLeft w:val="0"/>
                  <w:marRight w:val="0"/>
                  <w:marTop w:val="0"/>
                  <w:marBottom w:val="0"/>
                  <w:divBdr>
                    <w:top w:val="none" w:sz="0" w:space="0" w:color="auto"/>
                    <w:left w:val="none" w:sz="0" w:space="0" w:color="auto"/>
                    <w:bottom w:val="none" w:sz="0" w:space="0" w:color="auto"/>
                    <w:right w:val="none" w:sz="0" w:space="0" w:color="auto"/>
                  </w:divBdr>
                  <w:divsChild>
                    <w:div w:id="999384008">
                      <w:marLeft w:val="0"/>
                      <w:marRight w:val="0"/>
                      <w:marTop w:val="0"/>
                      <w:marBottom w:val="0"/>
                      <w:divBdr>
                        <w:top w:val="none" w:sz="0" w:space="0" w:color="auto"/>
                        <w:left w:val="none" w:sz="0" w:space="0" w:color="auto"/>
                        <w:bottom w:val="none" w:sz="0" w:space="0" w:color="auto"/>
                        <w:right w:val="none" w:sz="0" w:space="0" w:color="auto"/>
                      </w:divBdr>
                    </w:div>
                  </w:divsChild>
                </w:div>
                <w:div w:id="403113962">
                  <w:marLeft w:val="0"/>
                  <w:marRight w:val="0"/>
                  <w:marTop w:val="0"/>
                  <w:marBottom w:val="0"/>
                  <w:divBdr>
                    <w:top w:val="none" w:sz="0" w:space="0" w:color="auto"/>
                    <w:left w:val="none" w:sz="0" w:space="0" w:color="auto"/>
                    <w:bottom w:val="none" w:sz="0" w:space="0" w:color="auto"/>
                    <w:right w:val="none" w:sz="0" w:space="0" w:color="auto"/>
                  </w:divBdr>
                  <w:divsChild>
                    <w:div w:id="519196428">
                      <w:marLeft w:val="0"/>
                      <w:marRight w:val="0"/>
                      <w:marTop w:val="0"/>
                      <w:marBottom w:val="0"/>
                      <w:divBdr>
                        <w:top w:val="none" w:sz="0" w:space="0" w:color="auto"/>
                        <w:left w:val="none" w:sz="0" w:space="0" w:color="auto"/>
                        <w:bottom w:val="none" w:sz="0" w:space="0" w:color="auto"/>
                        <w:right w:val="none" w:sz="0" w:space="0" w:color="auto"/>
                      </w:divBdr>
                    </w:div>
                  </w:divsChild>
                </w:div>
                <w:div w:id="442115072">
                  <w:marLeft w:val="0"/>
                  <w:marRight w:val="0"/>
                  <w:marTop w:val="0"/>
                  <w:marBottom w:val="0"/>
                  <w:divBdr>
                    <w:top w:val="none" w:sz="0" w:space="0" w:color="auto"/>
                    <w:left w:val="none" w:sz="0" w:space="0" w:color="auto"/>
                    <w:bottom w:val="none" w:sz="0" w:space="0" w:color="auto"/>
                    <w:right w:val="none" w:sz="0" w:space="0" w:color="auto"/>
                  </w:divBdr>
                  <w:divsChild>
                    <w:div w:id="417333876">
                      <w:marLeft w:val="0"/>
                      <w:marRight w:val="0"/>
                      <w:marTop w:val="0"/>
                      <w:marBottom w:val="0"/>
                      <w:divBdr>
                        <w:top w:val="none" w:sz="0" w:space="0" w:color="auto"/>
                        <w:left w:val="none" w:sz="0" w:space="0" w:color="auto"/>
                        <w:bottom w:val="none" w:sz="0" w:space="0" w:color="auto"/>
                        <w:right w:val="none" w:sz="0" w:space="0" w:color="auto"/>
                      </w:divBdr>
                    </w:div>
                  </w:divsChild>
                </w:div>
                <w:div w:id="451436465">
                  <w:marLeft w:val="0"/>
                  <w:marRight w:val="0"/>
                  <w:marTop w:val="0"/>
                  <w:marBottom w:val="0"/>
                  <w:divBdr>
                    <w:top w:val="none" w:sz="0" w:space="0" w:color="auto"/>
                    <w:left w:val="none" w:sz="0" w:space="0" w:color="auto"/>
                    <w:bottom w:val="none" w:sz="0" w:space="0" w:color="auto"/>
                    <w:right w:val="none" w:sz="0" w:space="0" w:color="auto"/>
                  </w:divBdr>
                  <w:divsChild>
                    <w:div w:id="636450962">
                      <w:marLeft w:val="0"/>
                      <w:marRight w:val="0"/>
                      <w:marTop w:val="0"/>
                      <w:marBottom w:val="0"/>
                      <w:divBdr>
                        <w:top w:val="none" w:sz="0" w:space="0" w:color="auto"/>
                        <w:left w:val="none" w:sz="0" w:space="0" w:color="auto"/>
                        <w:bottom w:val="none" w:sz="0" w:space="0" w:color="auto"/>
                        <w:right w:val="none" w:sz="0" w:space="0" w:color="auto"/>
                      </w:divBdr>
                    </w:div>
                  </w:divsChild>
                </w:div>
                <w:div w:id="607080921">
                  <w:marLeft w:val="0"/>
                  <w:marRight w:val="0"/>
                  <w:marTop w:val="0"/>
                  <w:marBottom w:val="0"/>
                  <w:divBdr>
                    <w:top w:val="none" w:sz="0" w:space="0" w:color="auto"/>
                    <w:left w:val="none" w:sz="0" w:space="0" w:color="auto"/>
                    <w:bottom w:val="none" w:sz="0" w:space="0" w:color="auto"/>
                    <w:right w:val="none" w:sz="0" w:space="0" w:color="auto"/>
                  </w:divBdr>
                  <w:divsChild>
                    <w:div w:id="2442099">
                      <w:marLeft w:val="0"/>
                      <w:marRight w:val="0"/>
                      <w:marTop w:val="0"/>
                      <w:marBottom w:val="0"/>
                      <w:divBdr>
                        <w:top w:val="none" w:sz="0" w:space="0" w:color="auto"/>
                        <w:left w:val="none" w:sz="0" w:space="0" w:color="auto"/>
                        <w:bottom w:val="none" w:sz="0" w:space="0" w:color="auto"/>
                        <w:right w:val="none" w:sz="0" w:space="0" w:color="auto"/>
                      </w:divBdr>
                    </w:div>
                  </w:divsChild>
                </w:div>
                <w:div w:id="609316103">
                  <w:marLeft w:val="0"/>
                  <w:marRight w:val="0"/>
                  <w:marTop w:val="0"/>
                  <w:marBottom w:val="0"/>
                  <w:divBdr>
                    <w:top w:val="none" w:sz="0" w:space="0" w:color="auto"/>
                    <w:left w:val="none" w:sz="0" w:space="0" w:color="auto"/>
                    <w:bottom w:val="none" w:sz="0" w:space="0" w:color="auto"/>
                    <w:right w:val="none" w:sz="0" w:space="0" w:color="auto"/>
                  </w:divBdr>
                  <w:divsChild>
                    <w:div w:id="483471084">
                      <w:marLeft w:val="0"/>
                      <w:marRight w:val="0"/>
                      <w:marTop w:val="0"/>
                      <w:marBottom w:val="0"/>
                      <w:divBdr>
                        <w:top w:val="none" w:sz="0" w:space="0" w:color="auto"/>
                        <w:left w:val="none" w:sz="0" w:space="0" w:color="auto"/>
                        <w:bottom w:val="none" w:sz="0" w:space="0" w:color="auto"/>
                        <w:right w:val="none" w:sz="0" w:space="0" w:color="auto"/>
                      </w:divBdr>
                    </w:div>
                  </w:divsChild>
                </w:div>
                <w:div w:id="656812432">
                  <w:marLeft w:val="0"/>
                  <w:marRight w:val="0"/>
                  <w:marTop w:val="0"/>
                  <w:marBottom w:val="0"/>
                  <w:divBdr>
                    <w:top w:val="none" w:sz="0" w:space="0" w:color="auto"/>
                    <w:left w:val="none" w:sz="0" w:space="0" w:color="auto"/>
                    <w:bottom w:val="none" w:sz="0" w:space="0" w:color="auto"/>
                    <w:right w:val="none" w:sz="0" w:space="0" w:color="auto"/>
                  </w:divBdr>
                  <w:divsChild>
                    <w:div w:id="549416652">
                      <w:marLeft w:val="0"/>
                      <w:marRight w:val="0"/>
                      <w:marTop w:val="0"/>
                      <w:marBottom w:val="0"/>
                      <w:divBdr>
                        <w:top w:val="none" w:sz="0" w:space="0" w:color="auto"/>
                        <w:left w:val="none" w:sz="0" w:space="0" w:color="auto"/>
                        <w:bottom w:val="none" w:sz="0" w:space="0" w:color="auto"/>
                        <w:right w:val="none" w:sz="0" w:space="0" w:color="auto"/>
                      </w:divBdr>
                    </w:div>
                  </w:divsChild>
                </w:div>
                <w:div w:id="774636456">
                  <w:marLeft w:val="0"/>
                  <w:marRight w:val="0"/>
                  <w:marTop w:val="0"/>
                  <w:marBottom w:val="0"/>
                  <w:divBdr>
                    <w:top w:val="none" w:sz="0" w:space="0" w:color="auto"/>
                    <w:left w:val="none" w:sz="0" w:space="0" w:color="auto"/>
                    <w:bottom w:val="none" w:sz="0" w:space="0" w:color="auto"/>
                    <w:right w:val="none" w:sz="0" w:space="0" w:color="auto"/>
                  </w:divBdr>
                  <w:divsChild>
                    <w:div w:id="863175007">
                      <w:marLeft w:val="0"/>
                      <w:marRight w:val="0"/>
                      <w:marTop w:val="0"/>
                      <w:marBottom w:val="0"/>
                      <w:divBdr>
                        <w:top w:val="none" w:sz="0" w:space="0" w:color="auto"/>
                        <w:left w:val="none" w:sz="0" w:space="0" w:color="auto"/>
                        <w:bottom w:val="none" w:sz="0" w:space="0" w:color="auto"/>
                        <w:right w:val="none" w:sz="0" w:space="0" w:color="auto"/>
                      </w:divBdr>
                    </w:div>
                  </w:divsChild>
                </w:div>
                <w:div w:id="787623895">
                  <w:marLeft w:val="0"/>
                  <w:marRight w:val="0"/>
                  <w:marTop w:val="0"/>
                  <w:marBottom w:val="0"/>
                  <w:divBdr>
                    <w:top w:val="none" w:sz="0" w:space="0" w:color="auto"/>
                    <w:left w:val="none" w:sz="0" w:space="0" w:color="auto"/>
                    <w:bottom w:val="none" w:sz="0" w:space="0" w:color="auto"/>
                    <w:right w:val="none" w:sz="0" w:space="0" w:color="auto"/>
                  </w:divBdr>
                  <w:divsChild>
                    <w:div w:id="397171940">
                      <w:marLeft w:val="0"/>
                      <w:marRight w:val="0"/>
                      <w:marTop w:val="0"/>
                      <w:marBottom w:val="0"/>
                      <w:divBdr>
                        <w:top w:val="none" w:sz="0" w:space="0" w:color="auto"/>
                        <w:left w:val="none" w:sz="0" w:space="0" w:color="auto"/>
                        <w:bottom w:val="none" w:sz="0" w:space="0" w:color="auto"/>
                        <w:right w:val="none" w:sz="0" w:space="0" w:color="auto"/>
                      </w:divBdr>
                    </w:div>
                  </w:divsChild>
                </w:div>
                <w:div w:id="810562566">
                  <w:marLeft w:val="0"/>
                  <w:marRight w:val="0"/>
                  <w:marTop w:val="0"/>
                  <w:marBottom w:val="0"/>
                  <w:divBdr>
                    <w:top w:val="none" w:sz="0" w:space="0" w:color="auto"/>
                    <w:left w:val="none" w:sz="0" w:space="0" w:color="auto"/>
                    <w:bottom w:val="none" w:sz="0" w:space="0" w:color="auto"/>
                    <w:right w:val="none" w:sz="0" w:space="0" w:color="auto"/>
                  </w:divBdr>
                  <w:divsChild>
                    <w:div w:id="85931496">
                      <w:marLeft w:val="0"/>
                      <w:marRight w:val="0"/>
                      <w:marTop w:val="0"/>
                      <w:marBottom w:val="0"/>
                      <w:divBdr>
                        <w:top w:val="none" w:sz="0" w:space="0" w:color="auto"/>
                        <w:left w:val="none" w:sz="0" w:space="0" w:color="auto"/>
                        <w:bottom w:val="none" w:sz="0" w:space="0" w:color="auto"/>
                        <w:right w:val="none" w:sz="0" w:space="0" w:color="auto"/>
                      </w:divBdr>
                    </w:div>
                  </w:divsChild>
                </w:div>
                <w:div w:id="811410832">
                  <w:marLeft w:val="0"/>
                  <w:marRight w:val="0"/>
                  <w:marTop w:val="0"/>
                  <w:marBottom w:val="0"/>
                  <w:divBdr>
                    <w:top w:val="none" w:sz="0" w:space="0" w:color="auto"/>
                    <w:left w:val="none" w:sz="0" w:space="0" w:color="auto"/>
                    <w:bottom w:val="none" w:sz="0" w:space="0" w:color="auto"/>
                    <w:right w:val="none" w:sz="0" w:space="0" w:color="auto"/>
                  </w:divBdr>
                  <w:divsChild>
                    <w:div w:id="747994469">
                      <w:marLeft w:val="0"/>
                      <w:marRight w:val="0"/>
                      <w:marTop w:val="0"/>
                      <w:marBottom w:val="0"/>
                      <w:divBdr>
                        <w:top w:val="none" w:sz="0" w:space="0" w:color="auto"/>
                        <w:left w:val="none" w:sz="0" w:space="0" w:color="auto"/>
                        <w:bottom w:val="none" w:sz="0" w:space="0" w:color="auto"/>
                        <w:right w:val="none" w:sz="0" w:space="0" w:color="auto"/>
                      </w:divBdr>
                    </w:div>
                  </w:divsChild>
                </w:div>
                <w:div w:id="946279286">
                  <w:marLeft w:val="0"/>
                  <w:marRight w:val="0"/>
                  <w:marTop w:val="0"/>
                  <w:marBottom w:val="0"/>
                  <w:divBdr>
                    <w:top w:val="none" w:sz="0" w:space="0" w:color="auto"/>
                    <w:left w:val="none" w:sz="0" w:space="0" w:color="auto"/>
                    <w:bottom w:val="none" w:sz="0" w:space="0" w:color="auto"/>
                    <w:right w:val="none" w:sz="0" w:space="0" w:color="auto"/>
                  </w:divBdr>
                  <w:divsChild>
                    <w:div w:id="1480800441">
                      <w:marLeft w:val="0"/>
                      <w:marRight w:val="0"/>
                      <w:marTop w:val="0"/>
                      <w:marBottom w:val="0"/>
                      <w:divBdr>
                        <w:top w:val="none" w:sz="0" w:space="0" w:color="auto"/>
                        <w:left w:val="none" w:sz="0" w:space="0" w:color="auto"/>
                        <w:bottom w:val="none" w:sz="0" w:space="0" w:color="auto"/>
                        <w:right w:val="none" w:sz="0" w:space="0" w:color="auto"/>
                      </w:divBdr>
                    </w:div>
                  </w:divsChild>
                </w:div>
                <w:div w:id="948783627">
                  <w:marLeft w:val="0"/>
                  <w:marRight w:val="0"/>
                  <w:marTop w:val="0"/>
                  <w:marBottom w:val="0"/>
                  <w:divBdr>
                    <w:top w:val="none" w:sz="0" w:space="0" w:color="auto"/>
                    <w:left w:val="none" w:sz="0" w:space="0" w:color="auto"/>
                    <w:bottom w:val="none" w:sz="0" w:space="0" w:color="auto"/>
                    <w:right w:val="none" w:sz="0" w:space="0" w:color="auto"/>
                  </w:divBdr>
                  <w:divsChild>
                    <w:div w:id="1406952703">
                      <w:marLeft w:val="0"/>
                      <w:marRight w:val="0"/>
                      <w:marTop w:val="0"/>
                      <w:marBottom w:val="0"/>
                      <w:divBdr>
                        <w:top w:val="none" w:sz="0" w:space="0" w:color="auto"/>
                        <w:left w:val="none" w:sz="0" w:space="0" w:color="auto"/>
                        <w:bottom w:val="none" w:sz="0" w:space="0" w:color="auto"/>
                        <w:right w:val="none" w:sz="0" w:space="0" w:color="auto"/>
                      </w:divBdr>
                    </w:div>
                  </w:divsChild>
                </w:div>
                <w:div w:id="1008754329">
                  <w:marLeft w:val="0"/>
                  <w:marRight w:val="0"/>
                  <w:marTop w:val="0"/>
                  <w:marBottom w:val="0"/>
                  <w:divBdr>
                    <w:top w:val="none" w:sz="0" w:space="0" w:color="auto"/>
                    <w:left w:val="none" w:sz="0" w:space="0" w:color="auto"/>
                    <w:bottom w:val="none" w:sz="0" w:space="0" w:color="auto"/>
                    <w:right w:val="none" w:sz="0" w:space="0" w:color="auto"/>
                  </w:divBdr>
                  <w:divsChild>
                    <w:div w:id="1916934014">
                      <w:marLeft w:val="0"/>
                      <w:marRight w:val="0"/>
                      <w:marTop w:val="0"/>
                      <w:marBottom w:val="0"/>
                      <w:divBdr>
                        <w:top w:val="none" w:sz="0" w:space="0" w:color="auto"/>
                        <w:left w:val="none" w:sz="0" w:space="0" w:color="auto"/>
                        <w:bottom w:val="none" w:sz="0" w:space="0" w:color="auto"/>
                        <w:right w:val="none" w:sz="0" w:space="0" w:color="auto"/>
                      </w:divBdr>
                    </w:div>
                  </w:divsChild>
                </w:div>
                <w:div w:id="1051612315">
                  <w:marLeft w:val="0"/>
                  <w:marRight w:val="0"/>
                  <w:marTop w:val="0"/>
                  <w:marBottom w:val="0"/>
                  <w:divBdr>
                    <w:top w:val="none" w:sz="0" w:space="0" w:color="auto"/>
                    <w:left w:val="none" w:sz="0" w:space="0" w:color="auto"/>
                    <w:bottom w:val="none" w:sz="0" w:space="0" w:color="auto"/>
                    <w:right w:val="none" w:sz="0" w:space="0" w:color="auto"/>
                  </w:divBdr>
                  <w:divsChild>
                    <w:div w:id="891431000">
                      <w:marLeft w:val="0"/>
                      <w:marRight w:val="0"/>
                      <w:marTop w:val="0"/>
                      <w:marBottom w:val="0"/>
                      <w:divBdr>
                        <w:top w:val="none" w:sz="0" w:space="0" w:color="auto"/>
                        <w:left w:val="none" w:sz="0" w:space="0" w:color="auto"/>
                        <w:bottom w:val="none" w:sz="0" w:space="0" w:color="auto"/>
                        <w:right w:val="none" w:sz="0" w:space="0" w:color="auto"/>
                      </w:divBdr>
                    </w:div>
                  </w:divsChild>
                </w:div>
                <w:div w:id="1131628320">
                  <w:marLeft w:val="0"/>
                  <w:marRight w:val="0"/>
                  <w:marTop w:val="0"/>
                  <w:marBottom w:val="0"/>
                  <w:divBdr>
                    <w:top w:val="none" w:sz="0" w:space="0" w:color="auto"/>
                    <w:left w:val="none" w:sz="0" w:space="0" w:color="auto"/>
                    <w:bottom w:val="none" w:sz="0" w:space="0" w:color="auto"/>
                    <w:right w:val="none" w:sz="0" w:space="0" w:color="auto"/>
                  </w:divBdr>
                  <w:divsChild>
                    <w:div w:id="765466500">
                      <w:marLeft w:val="0"/>
                      <w:marRight w:val="0"/>
                      <w:marTop w:val="0"/>
                      <w:marBottom w:val="0"/>
                      <w:divBdr>
                        <w:top w:val="none" w:sz="0" w:space="0" w:color="auto"/>
                        <w:left w:val="none" w:sz="0" w:space="0" w:color="auto"/>
                        <w:bottom w:val="none" w:sz="0" w:space="0" w:color="auto"/>
                        <w:right w:val="none" w:sz="0" w:space="0" w:color="auto"/>
                      </w:divBdr>
                    </w:div>
                  </w:divsChild>
                </w:div>
                <w:div w:id="1135179931">
                  <w:marLeft w:val="0"/>
                  <w:marRight w:val="0"/>
                  <w:marTop w:val="0"/>
                  <w:marBottom w:val="0"/>
                  <w:divBdr>
                    <w:top w:val="none" w:sz="0" w:space="0" w:color="auto"/>
                    <w:left w:val="none" w:sz="0" w:space="0" w:color="auto"/>
                    <w:bottom w:val="none" w:sz="0" w:space="0" w:color="auto"/>
                    <w:right w:val="none" w:sz="0" w:space="0" w:color="auto"/>
                  </w:divBdr>
                  <w:divsChild>
                    <w:div w:id="686562795">
                      <w:marLeft w:val="0"/>
                      <w:marRight w:val="0"/>
                      <w:marTop w:val="0"/>
                      <w:marBottom w:val="0"/>
                      <w:divBdr>
                        <w:top w:val="none" w:sz="0" w:space="0" w:color="auto"/>
                        <w:left w:val="none" w:sz="0" w:space="0" w:color="auto"/>
                        <w:bottom w:val="none" w:sz="0" w:space="0" w:color="auto"/>
                        <w:right w:val="none" w:sz="0" w:space="0" w:color="auto"/>
                      </w:divBdr>
                    </w:div>
                    <w:div w:id="1766416812">
                      <w:marLeft w:val="0"/>
                      <w:marRight w:val="0"/>
                      <w:marTop w:val="0"/>
                      <w:marBottom w:val="0"/>
                      <w:divBdr>
                        <w:top w:val="none" w:sz="0" w:space="0" w:color="auto"/>
                        <w:left w:val="none" w:sz="0" w:space="0" w:color="auto"/>
                        <w:bottom w:val="none" w:sz="0" w:space="0" w:color="auto"/>
                        <w:right w:val="none" w:sz="0" w:space="0" w:color="auto"/>
                      </w:divBdr>
                    </w:div>
                  </w:divsChild>
                </w:div>
                <w:div w:id="1191801918">
                  <w:marLeft w:val="0"/>
                  <w:marRight w:val="0"/>
                  <w:marTop w:val="0"/>
                  <w:marBottom w:val="0"/>
                  <w:divBdr>
                    <w:top w:val="none" w:sz="0" w:space="0" w:color="auto"/>
                    <w:left w:val="none" w:sz="0" w:space="0" w:color="auto"/>
                    <w:bottom w:val="none" w:sz="0" w:space="0" w:color="auto"/>
                    <w:right w:val="none" w:sz="0" w:space="0" w:color="auto"/>
                  </w:divBdr>
                  <w:divsChild>
                    <w:div w:id="1220749427">
                      <w:marLeft w:val="0"/>
                      <w:marRight w:val="0"/>
                      <w:marTop w:val="0"/>
                      <w:marBottom w:val="0"/>
                      <w:divBdr>
                        <w:top w:val="none" w:sz="0" w:space="0" w:color="auto"/>
                        <w:left w:val="none" w:sz="0" w:space="0" w:color="auto"/>
                        <w:bottom w:val="none" w:sz="0" w:space="0" w:color="auto"/>
                        <w:right w:val="none" w:sz="0" w:space="0" w:color="auto"/>
                      </w:divBdr>
                    </w:div>
                  </w:divsChild>
                </w:div>
                <w:div w:id="1305619950">
                  <w:marLeft w:val="0"/>
                  <w:marRight w:val="0"/>
                  <w:marTop w:val="0"/>
                  <w:marBottom w:val="0"/>
                  <w:divBdr>
                    <w:top w:val="none" w:sz="0" w:space="0" w:color="auto"/>
                    <w:left w:val="none" w:sz="0" w:space="0" w:color="auto"/>
                    <w:bottom w:val="none" w:sz="0" w:space="0" w:color="auto"/>
                    <w:right w:val="none" w:sz="0" w:space="0" w:color="auto"/>
                  </w:divBdr>
                  <w:divsChild>
                    <w:div w:id="1709839507">
                      <w:marLeft w:val="0"/>
                      <w:marRight w:val="0"/>
                      <w:marTop w:val="0"/>
                      <w:marBottom w:val="0"/>
                      <w:divBdr>
                        <w:top w:val="none" w:sz="0" w:space="0" w:color="auto"/>
                        <w:left w:val="none" w:sz="0" w:space="0" w:color="auto"/>
                        <w:bottom w:val="none" w:sz="0" w:space="0" w:color="auto"/>
                        <w:right w:val="none" w:sz="0" w:space="0" w:color="auto"/>
                      </w:divBdr>
                    </w:div>
                  </w:divsChild>
                </w:div>
                <w:div w:id="1337153373">
                  <w:marLeft w:val="0"/>
                  <w:marRight w:val="0"/>
                  <w:marTop w:val="0"/>
                  <w:marBottom w:val="0"/>
                  <w:divBdr>
                    <w:top w:val="none" w:sz="0" w:space="0" w:color="auto"/>
                    <w:left w:val="none" w:sz="0" w:space="0" w:color="auto"/>
                    <w:bottom w:val="none" w:sz="0" w:space="0" w:color="auto"/>
                    <w:right w:val="none" w:sz="0" w:space="0" w:color="auto"/>
                  </w:divBdr>
                  <w:divsChild>
                    <w:div w:id="26492781">
                      <w:marLeft w:val="0"/>
                      <w:marRight w:val="0"/>
                      <w:marTop w:val="0"/>
                      <w:marBottom w:val="0"/>
                      <w:divBdr>
                        <w:top w:val="none" w:sz="0" w:space="0" w:color="auto"/>
                        <w:left w:val="none" w:sz="0" w:space="0" w:color="auto"/>
                        <w:bottom w:val="none" w:sz="0" w:space="0" w:color="auto"/>
                        <w:right w:val="none" w:sz="0" w:space="0" w:color="auto"/>
                      </w:divBdr>
                    </w:div>
                  </w:divsChild>
                </w:div>
                <w:div w:id="1353845135">
                  <w:marLeft w:val="0"/>
                  <w:marRight w:val="0"/>
                  <w:marTop w:val="0"/>
                  <w:marBottom w:val="0"/>
                  <w:divBdr>
                    <w:top w:val="none" w:sz="0" w:space="0" w:color="auto"/>
                    <w:left w:val="none" w:sz="0" w:space="0" w:color="auto"/>
                    <w:bottom w:val="none" w:sz="0" w:space="0" w:color="auto"/>
                    <w:right w:val="none" w:sz="0" w:space="0" w:color="auto"/>
                  </w:divBdr>
                  <w:divsChild>
                    <w:div w:id="1445998574">
                      <w:marLeft w:val="0"/>
                      <w:marRight w:val="0"/>
                      <w:marTop w:val="0"/>
                      <w:marBottom w:val="0"/>
                      <w:divBdr>
                        <w:top w:val="none" w:sz="0" w:space="0" w:color="auto"/>
                        <w:left w:val="none" w:sz="0" w:space="0" w:color="auto"/>
                        <w:bottom w:val="none" w:sz="0" w:space="0" w:color="auto"/>
                        <w:right w:val="none" w:sz="0" w:space="0" w:color="auto"/>
                      </w:divBdr>
                    </w:div>
                  </w:divsChild>
                </w:div>
                <w:div w:id="1547911368">
                  <w:marLeft w:val="0"/>
                  <w:marRight w:val="0"/>
                  <w:marTop w:val="0"/>
                  <w:marBottom w:val="0"/>
                  <w:divBdr>
                    <w:top w:val="none" w:sz="0" w:space="0" w:color="auto"/>
                    <w:left w:val="none" w:sz="0" w:space="0" w:color="auto"/>
                    <w:bottom w:val="none" w:sz="0" w:space="0" w:color="auto"/>
                    <w:right w:val="none" w:sz="0" w:space="0" w:color="auto"/>
                  </w:divBdr>
                  <w:divsChild>
                    <w:div w:id="494806218">
                      <w:marLeft w:val="0"/>
                      <w:marRight w:val="0"/>
                      <w:marTop w:val="0"/>
                      <w:marBottom w:val="0"/>
                      <w:divBdr>
                        <w:top w:val="none" w:sz="0" w:space="0" w:color="auto"/>
                        <w:left w:val="none" w:sz="0" w:space="0" w:color="auto"/>
                        <w:bottom w:val="none" w:sz="0" w:space="0" w:color="auto"/>
                        <w:right w:val="none" w:sz="0" w:space="0" w:color="auto"/>
                      </w:divBdr>
                    </w:div>
                  </w:divsChild>
                </w:div>
                <w:div w:id="1557619265">
                  <w:marLeft w:val="0"/>
                  <w:marRight w:val="0"/>
                  <w:marTop w:val="0"/>
                  <w:marBottom w:val="0"/>
                  <w:divBdr>
                    <w:top w:val="none" w:sz="0" w:space="0" w:color="auto"/>
                    <w:left w:val="none" w:sz="0" w:space="0" w:color="auto"/>
                    <w:bottom w:val="none" w:sz="0" w:space="0" w:color="auto"/>
                    <w:right w:val="none" w:sz="0" w:space="0" w:color="auto"/>
                  </w:divBdr>
                  <w:divsChild>
                    <w:div w:id="418983101">
                      <w:marLeft w:val="0"/>
                      <w:marRight w:val="0"/>
                      <w:marTop w:val="0"/>
                      <w:marBottom w:val="0"/>
                      <w:divBdr>
                        <w:top w:val="none" w:sz="0" w:space="0" w:color="auto"/>
                        <w:left w:val="none" w:sz="0" w:space="0" w:color="auto"/>
                        <w:bottom w:val="none" w:sz="0" w:space="0" w:color="auto"/>
                        <w:right w:val="none" w:sz="0" w:space="0" w:color="auto"/>
                      </w:divBdr>
                    </w:div>
                  </w:divsChild>
                </w:div>
                <w:div w:id="1588224302">
                  <w:marLeft w:val="0"/>
                  <w:marRight w:val="0"/>
                  <w:marTop w:val="0"/>
                  <w:marBottom w:val="0"/>
                  <w:divBdr>
                    <w:top w:val="none" w:sz="0" w:space="0" w:color="auto"/>
                    <w:left w:val="none" w:sz="0" w:space="0" w:color="auto"/>
                    <w:bottom w:val="none" w:sz="0" w:space="0" w:color="auto"/>
                    <w:right w:val="none" w:sz="0" w:space="0" w:color="auto"/>
                  </w:divBdr>
                  <w:divsChild>
                    <w:div w:id="196047075">
                      <w:marLeft w:val="0"/>
                      <w:marRight w:val="0"/>
                      <w:marTop w:val="0"/>
                      <w:marBottom w:val="0"/>
                      <w:divBdr>
                        <w:top w:val="none" w:sz="0" w:space="0" w:color="auto"/>
                        <w:left w:val="none" w:sz="0" w:space="0" w:color="auto"/>
                        <w:bottom w:val="none" w:sz="0" w:space="0" w:color="auto"/>
                        <w:right w:val="none" w:sz="0" w:space="0" w:color="auto"/>
                      </w:divBdr>
                    </w:div>
                  </w:divsChild>
                </w:div>
                <w:div w:id="1594194527">
                  <w:marLeft w:val="0"/>
                  <w:marRight w:val="0"/>
                  <w:marTop w:val="0"/>
                  <w:marBottom w:val="0"/>
                  <w:divBdr>
                    <w:top w:val="none" w:sz="0" w:space="0" w:color="auto"/>
                    <w:left w:val="none" w:sz="0" w:space="0" w:color="auto"/>
                    <w:bottom w:val="none" w:sz="0" w:space="0" w:color="auto"/>
                    <w:right w:val="none" w:sz="0" w:space="0" w:color="auto"/>
                  </w:divBdr>
                  <w:divsChild>
                    <w:div w:id="275137093">
                      <w:marLeft w:val="0"/>
                      <w:marRight w:val="0"/>
                      <w:marTop w:val="0"/>
                      <w:marBottom w:val="0"/>
                      <w:divBdr>
                        <w:top w:val="none" w:sz="0" w:space="0" w:color="auto"/>
                        <w:left w:val="none" w:sz="0" w:space="0" w:color="auto"/>
                        <w:bottom w:val="none" w:sz="0" w:space="0" w:color="auto"/>
                        <w:right w:val="none" w:sz="0" w:space="0" w:color="auto"/>
                      </w:divBdr>
                    </w:div>
                  </w:divsChild>
                </w:div>
                <w:div w:id="1602565071">
                  <w:marLeft w:val="0"/>
                  <w:marRight w:val="0"/>
                  <w:marTop w:val="0"/>
                  <w:marBottom w:val="0"/>
                  <w:divBdr>
                    <w:top w:val="none" w:sz="0" w:space="0" w:color="auto"/>
                    <w:left w:val="none" w:sz="0" w:space="0" w:color="auto"/>
                    <w:bottom w:val="none" w:sz="0" w:space="0" w:color="auto"/>
                    <w:right w:val="none" w:sz="0" w:space="0" w:color="auto"/>
                  </w:divBdr>
                  <w:divsChild>
                    <w:div w:id="1994291287">
                      <w:marLeft w:val="0"/>
                      <w:marRight w:val="0"/>
                      <w:marTop w:val="0"/>
                      <w:marBottom w:val="0"/>
                      <w:divBdr>
                        <w:top w:val="none" w:sz="0" w:space="0" w:color="auto"/>
                        <w:left w:val="none" w:sz="0" w:space="0" w:color="auto"/>
                        <w:bottom w:val="none" w:sz="0" w:space="0" w:color="auto"/>
                        <w:right w:val="none" w:sz="0" w:space="0" w:color="auto"/>
                      </w:divBdr>
                    </w:div>
                  </w:divsChild>
                </w:div>
                <w:div w:id="1641956217">
                  <w:marLeft w:val="0"/>
                  <w:marRight w:val="0"/>
                  <w:marTop w:val="0"/>
                  <w:marBottom w:val="0"/>
                  <w:divBdr>
                    <w:top w:val="none" w:sz="0" w:space="0" w:color="auto"/>
                    <w:left w:val="none" w:sz="0" w:space="0" w:color="auto"/>
                    <w:bottom w:val="none" w:sz="0" w:space="0" w:color="auto"/>
                    <w:right w:val="none" w:sz="0" w:space="0" w:color="auto"/>
                  </w:divBdr>
                  <w:divsChild>
                    <w:div w:id="1756516280">
                      <w:marLeft w:val="0"/>
                      <w:marRight w:val="0"/>
                      <w:marTop w:val="0"/>
                      <w:marBottom w:val="0"/>
                      <w:divBdr>
                        <w:top w:val="none" w:sz="0" w:space="0" w:color="auto"/>
                        <w:left w:val="none" w:sz="0" w:space="0" w:color="auto"/>
                        <w:bottom w:val="none" w:sz="0" w:space="0" w:color="auto"/>
                        <w:right w:val="none" w:sz="0" w:space="0" w:color="auto"/>
                      </w:divBdr>
                    </w:div>
                  </w:divsChild>
                </w:div>
                <w:div w:id="1673023605">
                  <w:marLeft w:val="0"/>
                  <w:marRight w:val="0"/>
                  <w:marTop w:val="0"/>
                  <w:marBottom w:val="0"/>
                  <w:divBdr>
                    <w:top w:val="none" w:sz="0" w:space="0" w:color="auto"/>
                    <w:left w:val="none" w:sz="0" w:space="0" w:color="auto"/>
                    <w:bottom w:val="none" w:sz="0" w:space="0" w:color="auto"/>
                    <w:right w:val="none" w:sz="0" w:space="0" w:color="auto"/>
                  </w:divBdr>
                  <w:divsChild>
                    <w:div w:id="1058436063">
                      <w:marLeft w:val="0"/>
                      <w:marRight w:val="0"/>
                      <w:marTop w:val="0"/>
                      <w:marBottom w:val="0"/>
                      <w:divBdr>
                        <w:top w:val="none" w:sz="0" w:space="0" w:color="auto"/>
                        <w:left w:val="none" w:sz="0" w:space="0" w:color="auto"/>
                        <w:bottom w:val="none" w:sz="0" w:space="0" w:color="auto"/>
                        <w:right w:val="none" w:sz="0" w:space="0" w:color="auto"/>
                      </w:divBdr>
                    </w:div>
                  </w:divsChild>
                </w:div>
                <w:div w:id="1749187005">
                  <w:marLeft w:val="0"/>
                  <w:marRight w:val="0"/>
                  <w:marTop w:val="0"/>
                  <w:marBottom w:val="0"/>
                  <w:divBdr>
                    <w:top w:val="none" w:sz="0" w:space="0" w:color="auto"/>
                    <w:left w:val="none" w:sz="0" w:space="0" w:color="auto"/>
                    <w:bottom w:val="none" w:sz="0" w:space="0" w:color="auto"/>
                    <w:right w:val="none" w:sz="0" w:space="0" w:color="auto"/>
                  </w:divBdr>
                  <w:divsChild>
                    <w:div w:id="506673429">
                      <w:marLeft w:val="0"/>
                      <w:marRight w:val="0"/>
                      <w:marTop w:val="0"/>
                      <w:marBottom w:val="0"/>
                      <w:divBdr>
                        <w:top w:val="none" w:sz="0" w:space="0" w:color="auto"/>
                        <w:left w:val="none" w:sz="0" w:space="0" w:color="auto"/>
                        <w:bottom w:val="none" w:sz="0" w:space="0" w:color="auto"/>
                        <w:right w:val="none" w:sz="0" w:space="0" w:color="auto"/>
                      </w:divBdr>
                    </w:div>
                  </w:divsChild>
                </w:div>
                <w:div w:id="1784960710">
                  <w:marLeft w:val="0"/>
                  <w:marRight w:val="0"/>
                  <w:marTop w:val="0"/>
                  <w:marBottom w:val="0"/>
                  <w:divBdr>
                    <w:top w:val="none" w:sz="0" w:space="0" w:color="auto"/>
                    <w:left w:val="none" w:sz="0" w:space="0" w:color="auto"/>
                    <w:bottom w:val="none" w:sz="0" w:space="0" w:color="auto"/>
                    <w:right w:val="none" w:sz="0" w:space="0" w:color="auto"/>
                  </w:divBdr>
                  <w:divsChild>
                    <w:div w:id="182016663">
                      <w:marLeft w:val="0"/>
                      <w:marRight w:val="0"/>
                      <w:marTop w:val="0"/>
                      <w:marBottom w:val="0"/>
                      <w:divBdr>
                        <w:top w:val="none" w:sz="0" w:space="0" w:color="auto"/>
                        <w:left w:val="none" w:sz="0" w:space="0" w:color="auto"/>
                        <w:bottom w:val="none" w:sz="0" w:space="0" w:color="auto"/>
                        <w:right w:val="none" w:sz="0" w:space="0" w:color="auto"/>
                      </w:divBdr>
                    </w:div>
                  </w:divsChild>
                </w:div>
                <w:div w:id="1787696543">
                  <w:marLeft w:val="0"/>
                  <w:marRight w:val="0"/>
                  <w:marTop w:val="0"/>
                  <w:marBottom w:val="0"/>
                  <w:divBdr>
                    <w:top w:val="none" w:sz="0" w:space="0" w:color="auto"/>
                    <w:left w:val="none" w:sz="0" w:space="0" w:color="auto"/>
                    <w:bottom w:val="none" w:sz="0" w:space="0" w:color="auto"/>
                    <w:right w:val="none" w:sz="0" w:space="0" w:color="auto"/>
                  </w:divBdr>
                  <w:divsChild>
                    <w:div w:id="837421153">
                      <w:marLeft w:val="0"/>
                      <w:marRight w:val="0"/>
                      <w:marTop w:val="0"/>
                      <w:marBottom w:val="0"/>
                      <w:divBdr>
                        <w:top w:val="none" w:sz="0" w:space="0" w:color="auto"/>
                        <w:left w:val="none" w:sz="0" w:space="0" w:color="auto"/>
                        <w:bottom w:val="none" w:sz="0" w:space="0" w:color="auto"/>
                        <w:right w:val="none" w:sz="0" w:space="0" w:color="auto"/>
                      </w:divBdr>
                    </w:div>
                  </w:divsChild>
                </w:div>
                <w:div w:id="1795830739">
                  <w:marLeft w:val="0"/>
                  <w:marRight w:val="0"/>
                  <w:marTop w:val="0"/>
                  <w:marBottom w:val="0"/>
                  <w:divBdr>
                    <w:top w:val="none" w:sz="0" w:space="0" w:color="auto"/>
                    <w:left w:val="none" w:sz="0" w:space="0" w:color="auto"/>
                    <w:bottom w:val="none" w:sz="0" w:space="0" w:color="auto"/>
                    <w:right w:val="none" w:sz="0" w:space="0" w:color="auto"/>
                  </w:divBdr>
                  <w:divsChild>
                    <w:div w:id="592053785">
                      <w:marLeft w:val="0"/>
                      <w:marRight w:val="0"/>
                      <w:marTop w:val="0"/>
                      <w:marBottom w:val="0"/>
                      <w:divBdr>
                        <w:top w:val="none" w:sz="0" w:space="0" w:color="auto"/>
                        <w:left w:val="none" w:sz="0" w:space="0" w:color="auto"/>
                        <w:bottom w:val="none" w:sz="0" w:space="0" w:color="auto"/>
                        <w:right w:val="none" w:sz="0" w:space="0" w:color="auto"/>
                      </w:divBdr>
                    </w:div>
                  </w:divsChild>
                </w:div>
                <w:div w:id="1907492571">
                  <w:marLeft w:val="0"/>
                  <w:marRight w:val="0"/>
                  <w:marTop w:val="0"/>
                  <w:marBottom w:val="0"/>
                  <w:divBdr>
                    <w:top w:val="none" w:sz="0" w:space="0" w:color="auto"/>
                    <w:left w:val="none" w:sz="0" w:space="0" w:color="auto"/>
                    <w:bottom w:val="none" w:sz="0" w:space="0" w:color="auto"/>
                    <w:right w:val="none" w:sz="0" w:space="0" w:color="auto"/>
                  </w:divBdr>
                  <w:divsChild>
                    <w:div w:id="372268458">
                      <w:marLeft w:val="0"/>
                      <w:marRight w:val="0"/>
                      <w:marTop w:val="0"/>
                      <w:marBottom w:val="0"/>
                      <w:divBdr>
                        <w:top w:val="none" w:sz="0" w:space="0" w:color="auto"/>
                        <w:left w:val="none" w:sz="0" w:space="0" w:color="auto"/>
                        <w:bottom w:val="none" w:sz="0" w:space="0" w:color="auto"/>
                        <w:right w:val="none" w:sz="0" w:space="0" w:color="auto"/>
                      </w:divBdr>
                    </w:div>
                  </w:divsChild>
                </w:div>
                <w:div w:id="2001300720">
                  <w:marLeft w:val="0"/>
                  <w:marRight w:val="0"/>
                  <w:marTop w:val="0"/>
                  <w:marBottom w:val="0"/>
                  <w:divBdr>
                    <w:top w:val="none" w:sz="0" w:space="0" w:color="auto"/>
                    <w:left w:val="none" w:sz="0" w:space="0" w:color="auto"/>
                    <w:bottom w:val="none" w:sz="0" w:space="0" w:color="auto"/>
                    <w:right w:val="none" w:sz="0" w:space="0" w:color="auto"/>
                  </w:divBdr>
                  <w:divsChild>
                    <w:div w:id="1594512406">
                      <w:marLeft w:val="0"/>
                      <w:marRight w:val="0"/>
                      <w:marTop w:val="0"/>
                      <w:marBottom w:val="0"/>
                      <w:divBdr>
                        <w:top w:val="none" w:sz="0" w:space="0" w:color="auto"/>
                        <w:left w:val="none" w:sz="0" w:space="0" w:color="auto"/>
                        <w:bottom w:val="none" w:sz="0" w:space="0" w:color="auto"/>
                        <w:right w:val="none" w:sz="0" w:space="0" w:color="auto"/>
                      </w:divBdr>
                    </w:div>
                  </w:divsChild>
                </w:div>
                <w:div w:id="2016033636">
                  <w:marLeft w:val="0"/>
                  <w:marRight w:val="0"/>
                  <w:marTop w:val="0"/>
                  <w:marBottom w:val="0"/>
                  <w:divBdr>
                    <w:top w:val="none" w:sz="0" w:space="0" w:color="auto"/>
                    <w:left w:val="none" w:sz="0" w:space="0" w:color="auto"/>
                    <w:bottom w:val="none" w:sz="0" w:space="0" w:color="auto"/>
                    <w:right w:val="none" w:sz="0" w:space="0" w:color="auto"/>
                  </w:divBdr>
                  <w:divsChild>
                    <w:div w:id="680820514">
                      <w:marLeft w:val="0"/>
                      <w:marRight w:val="0"/>
                      <w:marTop w:val="0"/>
                      <w:marBottom w:val="0"/>
                      <w:divBdr>
                        <w:top w:val="none" w:sz="0" w:space="0" w:color="auto"/>
                        <w:left w:val="none" w:sz="0" w:space="0" w:color="auto"/>
                        <w:bottom w:val="none" w:sz="0" w:space="0" w:color="auto"/>
                        <w:right w:val="none" w:sz="0" w:space="0" w:color="auto"/>
                      </w:divBdr>
                    </w:div>
                  </w:divsChild>
                </w:div>
                <w:div w:id="2016763610">
                  <w:marLeft w:val="0"/>
                  <w:marRight w:val="0"/>
                  <w:marTop w:val="0"/>
                  <w:marBottom w:val="0"/>
                  <w:divBdr>
                    <w:top w:val="none" w:sz="0" w:space="0" w:color="auto"/>
                    <w:left w:val="none" w:sz="0" w:space="0" w:color="auto"/>
                    <w:bottom w:val="none" w:sz="0" w:space="0" w:color="auto"/>
                    <w:right w:val="none" w:sz="0" w:space="0" w:color="auto"/>
                  </w:divBdr>
                  <w:divsChild>
                    <w:div w:id="937640551">
                      <w:marLeft w:val="0"/>
                      <w:marRight w:val="0"/>
                      <w:marTop w:val="0"/>
                      <w:marBottom w:val="0"/>
                      <w:divBdr>
                        <w:top w:val="none" w:sz="0" w:space="0" w:color="auto"/>
                        <w:left w:val="none" w:sz="0" w:space="0" w:color="auto"/>
                        <w:bottom w:val="none" w:sz="0" w:space="0" w:color="auto"/>
                        <w:right w:val="none" w:sz="0" w:space="0" w:color="auto"/>
                      </w:divBdr>
                    </w:div>
                  </w:divsChild>
                </w:div>
                <w:div w:id="2035688230">
                  <w:marLeft w:val="0"/>
                  <w:marRight w:val="0"/>
                  <w:marTop w:val="0"/>
                  <w:marBottom w:val="0"/>
                  <w:divBdr>
                    <w:top w:val="none" w:sz="0" w:space="0" w:color="auto"/>
                    <w:left w:val="none" w:sz="0" w:space="0" w:color="auto"/>
                    <w:bottom w:val="none" w:sz="0" w:space="0" w:color="auto"/>
                    <w:right w:val="none" w:sz="0" w:space="0" w:color="auto"/>
                  </w:divBdr>
                  <w:divsChild>
                    <w:div w:id="86857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081560">
          <w:marLeft w:val="0"/>
          <w:marRight w:val="0"/>
          <w:marTop w:val="0"/>
          <w:marBottom w:val="0"/>
          <w:divBdr>
            <w:top w:val="none" w:sz="0" w:space="0" w:color="auto"/>
            <w:left w:val="none" w:sz="0" w:space="0" w:color="auto"/>
            <w:bottom w:val="none" w:sz="0" w:space="0" w:color="auto"/>
            <w:right w:val="none" w:sz="0" w:space="0" w:color="auto"/>
          </w:divBdr>
          <w:divsChild>
            <w:div w:id="316687286">
              <w:marLeft w:val="-75"/>
              <w:marRight w:val="0"/>
              <w:marTop w:val="30"/>
              <w:marBottom w:val="30"/>
              <w:divBdr>
                <w:top w:val="none" w:sz="0" w:space="0" w:color="auto"/>
                <w:left w:val="none" w:sz="0" w:space="0" w:color="auto"/>
                <w:bottom w:val="none" w:sz="0" w:space="0" w:color="auto"/>
                <w:right w:val="none" w:sz="0" w:space="0" w:color="auto"/>
              </w:divBdr>
              <w:divsChild>
                <w:div w:id="14549222">
                  <w:marLeft w:val="0"/>
                  <w:marRight w:val="0"/>
                  <w:marTop w:val="0"/>
                  <w:marBottom w:val="0"/>
                  <w:divBdr>
                    <w:top w:val="none" w:sz="0" w:space="0" w:color="auto"/>
                    <w:left w:val="none" w:sz="0" w:space="0" w:color="auto"/>
                    <w:bottom w:val="none" w:sz="0" w:space="0" w:color="auto"/>
                    <w:right w:val="none" w:sz="0" w:space="0" w:color="auto"/>
                  </w:divBdr>
                  <w:divsChild>
                    <w:div w:id="1303265401">
                      <w:marLeft w:val="0"/>
                      <w:marRight w:val="0"/>
                      <w:marTop w:val="0"/>
                      <w:marBottom w:val="0"/>
                      <w:divBdr>
                        <w:top w:val="none" w:sz="0" w:space="0" w:color="auto"/>
                        <w:left w:val="none" w:sz="0" w:space="0" w:color="auto"/>
                        <w:bottom w:val="none" w:sz="0" w:space="0" w:color="auto"/>
                        <w:right w:val="none" w:sz="0" w:space="0" w:color="auto"/>
                      </w:divBdr>
                    </w:div>
                  </w:divsChild>
                </w:div>
                <w:div w:id="266159743">
                  <w:marLeft w:val="0"/>
                  <w:marRight w:val="0"/>
                  <w:marTop w:val="0"/>
                  <w:marBottom w:val="0"/>
                  <w:divBdr>
                    <w:top w:val="none" w:sz="0" w:space="0" w:color="auto"/>
                    <w:left w:val="none" w:sz="0" w:space="0" w:color="auto"/>
                    <w:bottom w:val="none" w:sz="0" w:space="0" w:color="auto"/>
                    <w:right w:val="none" w:sz="0" w:space="0" w:color="auto"/>
                  </w:divBdr>
                  <w:divsChild>
                    <w:div w:id="877931043">
                      <w:marLeft w:val="0"/>
                      <w:marRight w:val="0"/>
                      <w:marTop w:val="0"/>
                      <w:marBottom w:val="0"/>
                      <w:divBdr>
                        <w:top w:val="none" w:sz="0" w:space="0" w:color="auto"/>
                        <w:left w:val="none" w:sz="0" w:space="0" w:color="auto"/>
                        <w:bottom w:val="none" w:sz="0" w:space="0" w:color="auto"/>
                        <w:right w:val="none" w:sz="0" w:space="0" w:color="auto"/>
                      </w:divBdr>
                    </w:div>
                  </w:divsChild>
                </w:div>
                <w:div w:id="418908579">
                  <w:marLeft w:val="0"/>
                  <w:marRight w:val="0"/>
                  <w:marTop w:val="0"/>
                  <w:marBottom w:val="0"/>
                  <w:divBdr>
                    <w:top w:val="none" w:sz="0" w:space="0" w:color="auto"/>
                    <w:left w:val="none" w:sz="0" w:space="0" w:color="auto"/>
                    <w:bottom w:val="none" w:sz="0" w:space="0" w:color="auto"/>
                    <w:right w:val="none" w:sz="0" w:space="0" w:color="auto"/>
                  </w:divBdr>
                  <w:divsChild>
                    <w:div w:id="2097970048">
                      <w:marLeft w:val="0"/>
                      <w:marRight w:val="0"/>
                      <w:marTop w:val="0"/>
                      <w:marBottom w:val="0"/>
                      <w:divBdr>
                        <w:top w:val="none" w:sz="0" w:space="0" w:color="auto"/>
                        <w:left w:val="none" w:sz="0" w:space="0" w:color="auto"/>
                        <w:bottom w:val="none" w:sz="0" w:space="0" w:color="auto"/>
                        <w:right w:val="none" w:sz="0" w:space="0" w:color="auto"/>
                      </w:divBdr>
                    </w:div>
                  </w:divsChild>
                </w:div>
                <w:div w:id="465972989">
                  <w:marLeft w:val="0"/>
                  <w:marRight w:val="0"/>
                  <w:marTop w:val="0"/>
                  <w:marBottom w:val="0"/>
                  <w:divBdr>
                    <w:top w:val="none" w:sz="0" w:space="0" w:color="auto"/>
                    <w:left w:val="none" w:sz="0" w:space="0" w:color="auto"/>
                    <w:bottom w:val="none" w:sz="0" w:space="0" w:color="auto"/>
                    <w:right w:val="none" w:sz="0" w:space="0" w:color="auto"/>
                  </w:divBdr>
                  <w:divsChild>
                    <w:div w:id="1640333205">
                      <w:marLeft w:val="0"/>
                      <w:marRight w:val="0"/>
                      <w:marTop w:val="0"/>
                      <w:marBottom w:val="0"/>
                      <w:divBdr>
                        <w:top w:val="none" w:sz="0" w:space="0" w:color="auto"/>
                        <w:left w:val="none" w:sz="0" w:space="0" w:color="auto"/>
                        <w:bottom w:val="none" w:sz="0" w:space="0" w:color="auto"/>
                        <w:right w:val="none" w:sz="0" w:space="0" w:color="auto"/>
                      </w:divBdr>
                    </w:div>
                  </w:divsChild>
                </w:div>
                <w:div w:id="568730350">
                  <w:marLeft w:val="0"/>
                  <w:marRight w:val="0"/>
                  <w:marTop w:val="0"/>
                  <w:marBottom w:val="0"/>
                  <w:divBdr>
                    <w:top w:val="none" w:sz="0" w:space="0" w:color="auto"/>
                    <w:left w:val="none" w:sz="0" w:space="0" w:color="auto"/>
                    <w:bottom w:val="none" w:sz="0" w:space="0" w:color="auto"/>
                    <w:right w:val="none" w:sz="0" w:space="0" w:color="auto"/>
                  </w:divBdr>
                  <w:divsChild>
                    <w:div w:id="1033461400">
                      <w:marLeft w:val="0"/>
                      <w:marRight w:val="0"/>
                      <w:marTop w:val="0"/>
                      <w:marBottom w:val="0"/>
                      <w:divBdr>
                        <w:top w:val="none" w:sz="0" w:space="0" w:color="auto"/>
                        <w:left w:val="none" w:sz="0" w:space="0" w:color="auto"/>
                        <w:bottom w:val="none" w:sz="0" w:space="0" w:color="auto"/>
                        <w:right w:val="none" w:sz="0" w:space="0" w:color="auto"/>
                      </w:divBdr>
                    </w:div>
                  </w:divsChild>
                </w:div>
                <w:div w:id="667365044">
                  <w:marLeft w:val="0"/>
                  <w:marRight w:val="0"/>
                  <w:marTop w:val="0"/>
                  <w:marBottom w:val="0"/>
                  <w:divBdr>
                    <w:top w:val="none" w:sz="0" w:space="0" w:color="auto"/>
                    <w:left w:val="none" w:sz="0" w:space="0" w:color="auto"/>
                    <w:bottom w:val="none" w:sz="0" w:space="0" w:color="auto"/>
                    <w:right w:val="none" w:sz="0" w:space="0" w:color="auto"/>
                  </w:divBdr>
                  <w:divsChild>
                    <w:div w:id="1831099296">
                      <w:marLeft w:val="0"/>
                      <w:marRight w:val="0"/>
                      <w:marTop w:val="0"/>
                      <w:marBottom w:val="0"/>
                      <w:divBdr>
                        <w:top w:val="none" w:sz="0" w:space="0" w:color="auto"/>
                        <w:left w:val="none" w:sz="0" w:space="0" w:color="auto"/>
                        <w:bottom w:val="none" w:sz="0" w:space="0" w:color="auto"/>
                        <w:right w:val="none" w:sz="0" w:space="0" w:color="auto"/>
                      </w:divBdr>
                    </w:div>
                  </w:divsChild>
                </w:div>
                <w:div w:id="754742194">
                  <w:marLeft w:val="0"/>
                  <w:marRight w:val="0"/>
                  <w:marTop w:val="0"/>
                  <w:marBottom w:val="0"/>
                  <w:divBdr>
                    <w:top w:val="none" w:sz="0" w:space="0" w:color="auto"/>
                    <w:left w:val="none" w:sz="0" w:space="0" w:color="auto"/>
                    <w:bottom w:val="none" w:sz="0" w:space="0" w:color="auto"/>
                    <w:right w:val="none" w:sz="0" w:space="0" w:color="auto"/>
                  </w:divBdr>
                  <w:divsChild>
                    <w:div w:id="2112621163">
                      <w:marLeft w:val="0"/>
                      <w:marRight w:val="0"/>
                      <w:marTop w:val="0"/>
                      <w:marBottom w:val="0"/>
                      <w:divBdr>
                        <w:top w:val="none" w:sz="0" w:space="0" w:color="auto"/>
                        <w:left w:val="none" w:sz="0" w:space="0" w:color="auto"/>
                        <w:bottom w:val="none" w:sz="0" w:space="0" w:color="auto"/>
                        <w:right w:val="none" w:sz="0" w:space="0" w:color="auto"/>
                      </w:divBdr>
                    </w:div>
                  </w:divsChild>
                </w:div>
                <w:div w:id="880937830">
                  <w:marLeft w:val="0"/>
                  <w:marRight w:val="0"/>
                  <w:marTop w:val="0"/>
                  <w:marBottom w:val="0"/>
                  <w:divBdr>
                    <w:top w:val="none" w:sz="0" w:space="0" w:color="auto"/>
                    <w:left w:val="none" w:sz="0" w:space="0" w:color="auto"/>
                    <w:bottom w:val="none" w:sz="0" w:space="0" w:color="auto"/>
                    <w:right w:val="none" w:sz="0" w:space="0" w:color="auto"/>
                  </w:divBdr>
                  <w:divsChild>
                    <w:div w:id="1629239688">
                      <w:marLeft w:val="0"/>
                      <w:marRight w:val="0"/>
                      <w:marTop w:val="0"/>
                      <w:marBottom w:val="0"/>
                      <w:divBdr>
                        <w:top w:val="none" w:sz="0" w:space="0" w:color="auto"/>
                        <w:left w:val="none" w:sz="0" w:space="0" w:color="auto"/>
                        <w:bottom w:val="none" w:sz="0" w:space="0" w:color="auto"/>
                        <w:right w:val="none" w:sz="0" w:space="0" w:color="auto"/>
                      </w:divBdr>
                    </w:div>
                  </w:divsChild>
                </w:div>
                <w:div w:id="884103626">
                  <w:marLeft w:val="0"/>
                  <w:marRight w:val="0"/>
                  <w:marTop w:val="0"/>
                  <w:marBottom w:val="0"/>
                  <w:divBdr>
                    <w:top w:val="none" w:sz="0" w:space="0" w:color="auto"/>
                    <w:left w:val="none" w:sz="0" w:space="0" w:color="auto"/>
                    <w:bottom w:val="none" w:sz="0" w:space="0" w:color="auto"/>
                    <w:right w:val="none" w:sz="0" w:space="0" w:color="auto"/>
                  </w:divBdr>
                  <w:divsChild>
                    <w:div w:id="681593766">
                      <w:marLeft w:val="0"/>
                      <w:marRight w:val="0"/>
                      <w:marTop w:val="0"/>
                      <w:marBottom w:val="0"/>
                      <w:divBdr>
                        <w:top w:val="none" w:sz="0" w:space="0" w:color="auto"/>
                        <w:left w:val="none" w:sz="0" w:space="0" w:color="auto"/>
                        <w:bottom w:val="none" w:sz="0" w:space="0" w:color="auto"/>
                        <w:right w:val="none" w:sz="0" w:space="0" w:color="auto"/>
                      </w:divBdr>
                    </w:div>
                  </w:divsChild>
                </w:div>
                <w:div w:id="976102474">
                  <w:marLeft w:val="0"/>
                  <w:marRight w:val="0"/>
                  <w:marTop w:val="0"/>
                  <w:marBottom w:val="0"/>
                  <w:divBdr>
                    <w:top w:val="none" w:sz="0" w:space="0" w:color="auto"/>
                    <w:left w:val="none" w:sz="0" w:space="0" w:color="auto"/>
                    <w:bottom w:val="none" w:sz="0" w:space="0" w:color="auto"/>
                    <w:right w:val="none" w:sz="0" w:space="0" w:color="auto"/>
                  </w:divBdr>
                  <w:divsChild>
                    <w:div w:id="473912834">
                      <w:marLeft w:val="0"/>
                      <w:marRight w:val="0"/>
                      <w:marTop w:val="0"/>
                      <w:marBottom w:val="0"/>
                      <w:divBdr>
                        <w:top w:val="none" w:sz="0" w:space="0" w:color="auto"/>
                        <w:left w:val="none" w:sz="0" w:space="0" w:color="auto"/>
                        <w:bottom w:val="none" w:sz="0" w:space="0" w:color="auto"/>
                        <w:right w:val="none" w:sz="0" w:space="0" w:color="auto"/>
                      </w:divBdr>
                    </w:div>
                  </w:divsChild>
                </w:div>
                <w:div w:id="993147061">
                  <w:marLeft w:val="0"/>
                  <w:marRight w:val="0"/>
                  <w:marTop w:val="0"/>
                  <w:marBottom w:val="0"/>
                  <w:divBdr>
                    <w:top w:val="none" w:sz="0" w:space="0" w:color="auto"/>
                    <w:left w:val="none" w:sz="0" w:space="0" w:color="auto"/>
                    <w:bottom w:val="none" w:sz="0" w:space="0" w:color="auto"/>
                    <w:right w:val="none" w:sz="0" w:space="0" w:color="auto"/>
                  </w:divBdr>
                  <w:divsChild>
                    <w:div w:id="399905688">
                      <w:marLeft w:val="0"/>
                      <w:marRight w:val="0"/>
                      <w:marTop w:val="0"/>
                      <w:marBottom w:val="0"/>
                      <w:divBdr>
                        <w:top w:val="none" w:sz="0" w:space="0" w:color="auto"/>
                        <w:left w:val="none" w:sz="0" w:space="0" w:color="auto"/>
                        <w:bottom w:val="none" w:sz="0" w:space="0" w:color="auto"/>
                        <w:right w:val="none" w:sz="0" w:space="0" w:color="auto"/>
                      </w:divBdr>
                    </w:div>
                  </w:divsChild>
                </w:div>
                <w:div w:id="1281839436">
                  <w:marLeft w:val="0"/>
                  <w:marRight w:val="0"/>
                  <w:marTop w:val="0"/>
                  <w:marBottom w:val="0"/>
                  <w:divBdr>
                    <w:top w:val="none" w:sz="0" w:space="0" w:color="auto"/>
                    <w:left w:val="none" w:sz="0" w:space="0" w:color="auto"/>
                    <w:bottom w:val="none" w:sz="0" w:space="0" w:color="auto"/>
                    <w:right w:val="none" w:sz="0" w:space="0" w:color="auto"/>
                  </w:divBdr>
                  <w:divsChild>
                    <w:div w:id="846863891">
                      <w:marLeft w:val="0"/>
                      <w:marRight w:val="0"/>
                      <w:marTop w:val="0"/>
                      <w:marBottom w:val="0"/>
                      <w:divBdr>
                        <w:top w:val="none" w:sz="0" w:space="0" w:color="auto"/>
                        <w:left w:val="none" w:sz="0" w:space="0" w:color="auto"/>
                        <w:bottom w:val="none" w:sz="0" w:space="0" w:color="auto"/>
                        <w:right w:val="none" w:sz="0" w:space="0" w:color="auto"/>
                      </w:divBdr>
                    </w:div>
                  </w:divsChild>
                </w:div>
                <w:div w:id="1342660699">
                  <w:marLeft w:val="0"/>
                  <w:marRight w:val="0"/>
                  <w:marTop w:val="0"/>
                  <w:marBottom w:val="0"/>
                  <w:divBdr>
                    <w:top w:val="none" w:sz="0" w:space="0" w:color="auto"/>
                    <w:left w:val="none" w:sz="0" w:space="0" w:color="auto"/>
                    <w:bottom w:val="none" w:sz="0" w:space="0" w:color="auto"/>
                    <w:right w:val="none" w:sz="0" w:space="0" w:color="auto"/>
                  </w:divBdr>
                  <w:divsChild>
                    <w:div w:id="358748587">
                      <w:marLeft w:val="0"/>
                      <w:marRight w:val="0"/>
                      <w:marTop w:val="0"/>
                      <w:marBottom w:val="0"/>
                      <w:divBdr>
                        <w:top w:val="none" w:sz="0" w:space="0" w:color="auto"/>
                        <w:left w:val="none" w:sz="0" w:space="0" w:color="auto"/>
                        <w:bottom w:val="none" w:sz="0" w:space="0" w:color="auto"/>
                        <w:right w:val="none" w:sz="0" w:space="0" w:color="auto"/>
                      </w:divBdr>
                    </w:div>
                  </w:divsChild>
                </w:div>
                <w:div w:id="1515537662">
                  <w:marLeft w:val="0"/>
                  <w:marRight w:val="0"/>
                  <w:marTop w:val="0"/>
                  <w:marBottom w:val="0"/>
                  <w:divBdr>
                    <w:top w:val="none" w:sz="0" w:space="0" w:color="auto"/>
                    <w:left w:val="none" w:sz="0" w:space="0" w:color="auto"/>
                    <w:bottom w:val="none" w:sz="0" w:space="0" w:color="auto"/>
                    <w:right w:val="none" w:sz="0" w:space="0" w:color="auto"/>
                  </w:divBdr>
                  <w:divsChild>
                    <w:div w:id="1193037431">
                      <w:marLeft w:val="0"/>
                      <w:marRight w:val="0"/>
                      <w:marTop w:val="0"/>
                      <w:marBottom w:val="0"/>
                      <w:divBdr>
                        <w:top w:val="none" w:sz="0" w:space="0" w:color="auto"/>
                        <w:left w:val="none" w:sz="0" w:space="0" w:color="auto"/>
                        <w:bottom w:val="none" w:sz="0" w:space="0" w:color="auto"/>
                        <w:right w:val="none" w:sz="0" w:space="0" w:color="auto"/>
                      </w:divBdr>
                    </w:div>
                  </w:divsChild>
                </w:div>
                <w:div w:id="1895651339">
                  <w:marLeft w:val="0"/>
                  <w:marRight w:val="0"/>
                  <w:marTop w:val="0"/>
                  <w:marBottom w:val="0"/>
                  <w:divBdr>
                    <w:top w:val="none" w:sz="0" w:space="0" w:color="auto"/>
                    <w:left w:val="none" w:sz="0" w:space="0" w:color="auto"/>
                    <w:bottom w:val="none" w:sz="0" w:space="0" w:color="auto"/>
                    <w:right w:val="none" w:sz="0" w:space="0" w:color="auto"/>
                  </w:divBdr>
                  <w:divsChild>
                    <w:div w:id="80879311">
                      <w:marLeft w:val="0"/>
                      <w:marRight w:val="0"/>
                      <w:marTop w:val="0"/>
                      <w:marBottom w:val="0"/>
                      <w:divBdr>
                        <w:top w:val="none" w:sz="0" w:space="0" w:color="auto"/>
                        <w:left w:val="none" w:sz="0" w:space="0" w:color="auto"/>
                        <w:bottom w:val="none" w:sz="0" w:space="0" w:color="auto"/>
                        <w:right w:val="none" w:sz="0" w:space="0" w:color="auto"/>
                      </w:divBdr>
                    </w:div>
                  </w:divsChild>
                </w:div>
                <w:div w:id="2047289594">
                  <w:marLeft w:val="0"/>
                  <w:marRight w:val="0"/>
                  <w:marTop w:val="0"/>
                  <w:marBottom w:val="0"/>
                  <w:divBdr>
                    <w:top w:val="none" w:sz="0" w:space="0" w:color="auto"/>
                    <w:left w:val="none" w:sz="0" w:space="0" w:color="auto"/>
                    <w:bottom w:val="none" w:sz="0" w:space="0" w:color="auto"/>
                    <w:right w:val="none" w:sz="0" w:space="0" w:color="auto"/>
                  </w:divBdr>
                  <w:divsChild>
                    <w:div w:id="920214401">
                      <w:marLeft w:val="0"/>
                      <w:marRight w:val="0"/>
                      <w:marTop w:val="0"/>
                      <w:marBottom w:val="0"/>
                      <w:divBdr>
                        <w:top w:val="none" w:sz="0" w:space="0" w:color="auto"/>
                        <w:left w:val="none" w:sz="0" w:space="0" w:color="auto"/>
                        <w:bottom w:val="none" w:sz="0" w:space="0" w:color="auto"/>
                        <w:right w:val="none" w:sz="0" w:space="0" w:color="auto"/>
                      </w:divBdr>
                    </w:div>
                  </w:divsChild>
                </w:div>
                <w:div w:id="2122258584">
                  <w:marLeft w:val="0"/>
                  <w:marRight w:val="0"/>
                  <w:marTop w:val="0"/>
                  <w:marBottom w:val="0"/>
                  <w:divBdr>
                    <w:top w:val="none" w:sz="0" w:space="0" w:color="auto"/>
                    <w:left w:val="none" w:sz="0" w:space="0" w:color="auto"/>
                    <w:bottom w:val="none" w:sz="0" w:space="0" w:color="auto"/>
                    <w:right w:val="none" w:sz="0" w:space="0" w:color="auto"/>
                  </w:divBdr>
                  <w:divsChild>
                    <w:div w:id="477304230">
                      <w:marLeft w:val="0"/>
                      <w:marRight w:val="0"/>
                      <w:marTop w:val="0"/>
                      <w:marBottom w:val="0"/>
                      <w:divBdr>
                        <w:top w:val="none" w:sz="0" w:space="0" w:color="auto"/>
                        <w:left w:val="none" w:sz="0" w:space="0" w:color="auto"/>
                        <w:bottom w:val="none" w:sz="0" w:space="0" w:color="auto"/>
                        <w:right w:val="none" w:sz="0" w:space="0" w:color="auto"/>
                      </w:divBdr>
                    </w:div>
                  </w:divsChild>
                </w:div>
                <w:div w:id="2123527017">
                  <w:marLeft w:val="0"/>
                  <w:marRight w:val="0"/>
                  <w:marTop w:val="0"/>
                  <w:marBottom w:val="0"/>
                  <w:divBdr>
                    <w:top w:val="none" w:sz="0" w:space="0" w:color="auto"/>
                    <w:left w:val="none" w:sz="0" w:space="0" w:color="auto"/>
                    <w:bottom w:val="none" w:sz="0" w:space="0" w:color="auto"/>
                    <w:right w:val="none" w:sz="0" w:space="0" w:color="auto"/>
                  </w:divBdr>
                  <w:divsChild>
                    <w:div w:id="9848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83363">
          <w:marLeft w:val="0"/>
          <w:marRight w:val="0"/>
          <w:marTop w:val="0"/>
          <w:marBottom w:val="0"/>
          <w:divBdr>
            <w:top w:val="none" w:sz="0" w:space="0" w:color="auto"/>
            <w:left w:val="none" w:sz="0" w:space="0" w:color="auto"/>
            <w:bottom w:val="none" w:sz="0" w:space="0" w:color="auto"/>
            <w:right w:val="none" w:sz="0" w:space="0" w:color="auto"/>
          </w:divBdr>
        </w:div>
        <w:div w:id="902639379">
          <w:marLeft w:val="0"/>
          <w:marRight w:val="0"/>
          <w:marTop w:val="0"/>
          <w:marBottom w:val="0"/>
          <w:divBdr>
            <w:top w:val="none" w:sz="0" w:space="0" w:color="auto"/>
            <w:left w:val="none" w:sz="0" w:space="0" w:color="auto"/>
            <w:bottom w:val="none" w:sz="0" w:space="0" w:color="auto"/>
            <w:right w:val="none" w:sz="0" w:space="0" w:color="auto"/>
          </w:divBdr>
        </w:div>
        <w:div w:id="978993706">
          <w:marLeft w:val="0"/>
          <w:marRight w:val="0"/>
          <w:marTop w:val="0"/>
          <w:marBottom w:val="0"/>
          <w:divBdr>
            <w:top w:val="none" w:sz="0" w:space="0" w:color="auto"/>
            <w:left w:val="none" w:sz="0" w:space="0" w:color="auto"/>
            <w:bottom w:val="none" w:sz="0" w:space="0" w:color="auto"/>
            <w:right w:val="none" w:sz="0" w:space="0" w:color="auto"/>
          </w:divBdr>
        </w:div>
        <w:div w:id="1228105478">
          <w:marLeft w:val="0"/>
          <w:marRight w:val="0"/>
          <w:marTop w:val="0"/>
          <w:marBottom w:val="0"/>
          <w:divBdr>
            <w:top w:val="none" w:sz="0" w:space="0" w:color="auto"/>
            <w:left w:val="none" w:sz="0" w:space="0" w:color="auto"/>
            <w:bottom w:val="none" w:sz="0" w:space="0" w:color="auto"/>
            <w:right w:val="none" w:sz="0" w:space="0" w:color="auto"/>
          </w:divBdr>
        </w:div>
        <w:div w:id="1454712220">
          <w:marLeft w:val="0"/>
          <w:marRight w:val="0"/>
          <w:marTop w:val="0"/>
          <w:marBottom w:val="0"/>
          <w:divBdr>
            <w:top w:val="none" w:sz="0" w:space="0" w:color="auto"/>
            <w:left w:val="none" w:sz="0" w:space="0" w:color="auto"/>
            <w:bottom w:val="none" w:sz="0" w:space="0" w:color="auto"/>
            <w:right w:val="none" w:sz="0" w:space="0" w:color="auto"/>
          </w:divBdr>
        </w:div>
        <w:div w:id="1483543080">
          <w:marLeft w:val="0"/>
          <w:marRight w:val="0"/>
          <w:marTop w:val="0"/>
          <w:marBottom w:val="0"/>
          <w:divBdr>
            <w:top w:val="none" w:sz="0" w:space="0" w:color="auto"/>
            <w:left w:val="none" w:sz="0" w:space="0" w:color="auto"/>
            <w:bottom w:val="none" w:sz="0" w:space="0" w:color="auto"/>
            <w:right w:val="none" w:sz="0" w:space="0" w:color="auto"/>
          </w:divBdr>
        </w:div>
        <w:div w:id="1551458599">
          <w:marLeft w:val="0"/>
          <w:marRight w:val="0"/>
          <w:marTop w:val="0"/>
          <w:marBottom w:val="0"/>
          <w:divBdr>
            <w:top w:val="none" w:sz="0" w:space="0" w:color="auto"/>
            <w:left w:val="none" w:sz="0" w:space="0" w:color="auto"/>
            <w:bottom w:val="none" w:sz="0" w:space="0" w:color="auto"/>
            <w:right w:val="none" w:sz="0" w:space="0" w:color="auto"/>
          </w:divBdr>
        </w:div>
        <w:div w:id="1552688133">
          <w:marLeft w:val="0"/>
          <w:marRight w:val="0"/>
          <w:marTop w:val="0"/>
          <w:marBottom w:val="0"/>
          <w:divBdr>
            <w:top w:val="none" w:sz="0" w:space="0" w:color="auto"/>
            <w:left w:val="none" w:sz="0" w:space="0" w:color="auto"/>
            <w:bottom w:val="none" w:sz="0" w:space="0" w:color="auto"/>
            <w:right w:val="none" w:sz="0" w:space="0" w:color="auto"/>
          </w:divBdr>
        </w:div>
        <w:div w:id="1731223661">
          <w:marLeft w:val="0"/>
          <w:marRight w:val="0"/>
          <w:marTop w:val="0"/>
          <w:marBottom w:val="0"/>
          <w:divBdr>
            <w:top w:val="none" w:sz="0" w:space="0" w:color="auto"/>
            <w:left w:val="none" w:sz="0" w:space="0" w:color="auto"/>
            <w:bottom w:val="none" w:sz="0" w:space="0" w:color="auto"/>
            <w:right w:val="none" w:sz="0" w:space="0" w:color="auto"/>
          </w:divBdr>
        </w:div>
        <w:div w:id="2052915666">
          <w:marLeft w:val="0"/>
          <w:marRight w:val="0"/>
          <w:marTop w:val="0"/>
          <w:marBottom w:val="0"/>
          <w:divBdr>
            <w:top w:val="none" w:sz="0" w:space="0" w:color="auto"/>
            <w:left w:val="none" w:sz="0" w:space="0" w:color="auto"/>
            <w:bottom w:val="none" w:sz="0" w:space="0" w:color="auto"/>
            <w:right w:val="none" w:sz="0" w:space="0" w:color="auto"/>
          </w:divBdr>
        </w:div>
        <w:div w:id="2102289380">
          <w:marLeft w:val="0"/>
          <w:marRight w:val="0"/>
          <w:marTop w:val="0"/>
          <w:marBottom w:val="0"/>
          <w:divBdr>
            <w:top w:val="none" w:sz="0" w:space="0" w:color="auto"/>
            <w:left w:val="none" w:sz="0" w:space="0" w:color="auto"/>
            <w:bottom w:val="none" w:sz="0" w:space="0" w:color="auto"/>
            <w:right w:val="none" w:sz="0" w:space="0" w:color="auto"/>
          </w:divBdr>
        </w:div>
      </w:divsChild>
    </w:div>
    <w:div w:id="898243172">
      <w:bodyDiv w:val="1"/>
      <w:marLeft w:val="0"/>
      <w:marRight w:val="0"/>
      <w:marTop w:val="0"/>
      <w:marBottom w:val="0"/>
      <w:divBdr>
        <w:top w:val="none" w:sz="0" w:space="0" w:color="auto"/>
        <w:left w:val="none" w:sz="0" w:space="0" w:color="auto"/>
        <w:bottom w:val="none" w:sz="0" w:space="0" w:color="auto"/>
        <w:right w:val="none" w:sz="0" w:space="0" w:color="auto"/>
      </w:divBdr>
      <w:divsChild>
        <w:div w:id="52193607">
          <w:marLeft w:val="0"/>
          <w:marRight w:val="0"/>
          <w:marTop w:val="0"/>
          <w:marBottom w:val="0"/>
          <w:divBdr>
            <w:top w:val="none" w:sz="0" w:space="0" w:color="auto"/>
            <w:left w:val="none" w:sz="0" w:space="0" w:color="auto"/>
            <w:bottom w:val="none" w:sz="0" w:space="0" w:color="auto"/>
            <w:right w:val="none" w:sz="0" w:space="0" w:color="auto"/>
          </w:divBdr>
          <w:divsChild>
            <w:div w:id="485903806">
              <w:marLeft w:val="-75"/>
              <w:marRight w:val="0"/>
              <w:marTop w:val="30"/>
              <w:marBottom w:val="30"/>
              <w:divBdr>
                <w:top w:val="none" w:sz="0" w:space="0" w:color="auto"/>
                <w:left w:val="none" w:sz="0" w:space="0" w:color="auto"/>
                <w:bottom w:val="none" w:sz="0" w:space="0" w:color="auto"/>
                <w:right w:val="none" w:sz="0" w:space="0" w:color="auto"/>
              </w:divBdr>
              <w:divsChild>
                <w:div w:id="18818592">
                  <w:marLeft w:val="0"/>
                  <w:marRight w:val="0"/>
                  <w:marTop w:val="0"/>
                  <w:marBottom w:val="0"/>
                  <w:divBdr>
                    <w:top w:val="none" w:sz="0" w:space="0" w:color="auto"/>
                    <w:left w:val="none" w:sz="0" w:space="0" w:color="auto"/>
                    <w:bottom w:val="none" w:sz="0" w:space="0" w:color="auto"/>
                    <w:right w:val="none" w:sz="0" w:space="0" w:color="auto"/>
                  </w:divBdr>
                  <w:divsChild>
                    <w:div w:id="1373263418">
                      <w:marLeft w:val="0"/>
                      <w:marRight w:val="0"/>
                      <w:marTop w:val="0"/>
                      <w:marBottom w:val="0"/>
                      <w:divBdr>
                        <w:top w:val="none" w:sz="0" w:space="0" w:color="auto"/>
                        <w:left w:val="none" w:sz="0" w:space="0" w:color="auto"/>
                        <w:bottom w:val="none" w:sz="0" w:space="0" w:color="auto"/>
                        <w:right w:val="none" w:sz="0" w:space="0" w:color="auto"/>
                      </w:divBdr>
                    </w:div>
                  </w:divsChild>
                </w:div>
                <w:div w:id="217716389">
                  <w:marLeft w:val="0"/>
                  <w:marRight w:val="0"/>
                  <w:marTop w:val="0"/>
                  <w:marBottom w:val="0"/>
                  <w:divBdr>
                    <w:top w:val="none" w:sz="0" w:space="0" w:color="auto"/>
                    <w:left w:val="none" w:sz="0" w:space="0" w:color="auto"/>
                    <w:bottom w:val="none" w:sz="0" w:space="0" w:color="auto"/>
                    <w:right w:val="none" w:sz="0" w:space="0" w:color="auto"/>
                  </w:divBdr>
                  <w:divsChild>
                    <w:div w:id="375591821">
                      <w:marLeft w:val="0"/>
                      <w:marRight w:val="0"/>
                      <w:marTop w:val="0"/>
                      <w:marBottom w:val="0"/>
                      <w:divBdr>
                        <w:top w:val="none" w:sz="0" w:space="0" w:color="auto"/>
                        <w:left w:val="none" w:sz="0" w:space="0" w:color="auto"/>
                        <w:bottom w:val="none" w:sz="0" w:space="0" w:color="auto"/>
                        <w:right w:val="none" w:sz="0" w:space="0" w:color="auto"/>
                      </w:divBdr>
                    </w:div>
                  </w:divsChild>
                </w:div>
                <w:div w:id="292637198">
                  <w:marLeft w:val="0"/>
                  <w:marRight w:val="0"/>
                  <w:marTop w:val="0"/>
                  <w:marBottom w:val="0"/>
                  <w:divBdr>
                    <w:top w:val="none" w:sz="0" w:space="0" w:color="auto"/>
                    <w:left w:val="none" w:sz="0" w:space="0" w:color="auto"/>
                    <w:bottom w:val="none" w:sz="0" w:space="0" w:color="auto"/>
                    <w:right w:val="none" w:sz="0" w:space="0" w:color="auto"/>
                  </w:divBdr>
                  <w:divsChild>
                    <w:div w:id="1650093047">
                      <w:marLeft w:val="0"/>
                      <w:marRight w:val="0"/>
                      <w:marTop w:val="0"/>
                      <w:marBottom w:val="0"/>
                      <w:divBdr>
                        <w:top w:val="none" w:sz="0" w:space="0" w:color="auto"/>
                        <w:left w:val="none" w:sz="0" w:space="0" w:color="auto"/>
                        <w:bottom w:val="none" w:sz="0" w:space="0" w:color="auto"/>
                        <w:right w:val="none" w:sz="0" w:space="0" w:color="auto"/>
                      </w:divBdr>
                    </w:div>
                  </w:divsChild>
                </w:div>
                <w:div w:id="337587392">
                  <w:marLeft w:val="0"/>
                  <w:marRight w:val="0"/>
                  <w:marTop w:val="0"/>
                  <w:marBottom w:val="0"/>
                  <w:divBdr>
                    <w:top w:val="none" w:sz="0" w:space="0" w:color="auto"/>
                    <w:left w:val="none" w:sz="0" w:space="0" w:color="auto"/>
                    <w:bottom w:val="none" w:sz="0" w:space="0" w:color="auto"/>
                    <w:right w:val="none" w:sz="0" w:space="0" w:color="auto"/>
                  </w:divBdr>
                  <w:divsChild>
                    <w:div w:id="266737966">
                      <w:marLeft w:val="0"/>
                      <w:marRight w:val="0"/>
                      <w:marTop w:val="0"/>
                      <w:marBottom w:val="0"/>
                      <w:divBdr>
                        <w:top w:val="none" w:sz="0" w:space="0" w:color="auto"/>
                        <w:left w:val="none" w:sz="0" w:space="0" w:color="auto"/>
                        <w:bottom w:val="none" w:sz="0" w:space="0" w:color="auto"/>
                        <w:right w:val="none" w:sz="0" w:space="0" w:color="auto"/>
                      </w:divBdr>
                    </w:div>
                  </w:divsChild>
                </w:div>
                <w:div w:id="437912289">
                  <w:marLeft w:val="0"/>
                  <w:marRight w:val="0"/>
                  <w:marTop w:val="0"/>
                  <w:marBottom w:val="0"/>
                  <w:divBdr>
                    <w:top w:val="none" w:sz="0" w:space="0" w:color="auto"/>
                    <w:left w:val="none" w:sz="0" w:space="0" w:color="auto"/>
                    <w:bottom w:val="none" w:sz="0" w:space="0" w:color="auto"/>
                    <w:right w:val="none" w:sz="0" w:space="0" w:color="auto"/>
                  </w:divBdr>
                  <w:divsChild>
                    <w:div w:id="339814684">
                      <w:marLeft w:val="0"/>
                      <w:marRight w:val="0"/>
                      <w:marTop w:val="0"/>
                      <w:marBottom w:val="0"/>
                      <w:divBdr>
                        <w:top w:val="none" w:sz="0" w:space="0" w:color="auto"/>
                        <w:left w:val="none" w:sz="0" w:space="0" w:color="auto"/>
                        <w:bottom w:val="none" w:sz="0" w:space="0" w:color="auto"/>
                        <w:right w:val="none" w:sz="0" w:space="0" w:color="auto"/>
                      </w:divBdr>
                    </w:div>
                  </w:divsChild>
                </w:div>
                <w:div w:id="495462916">
                  <w:marLeft w:val="0"/>
                  <w:marRight w:val="0"/>
                  <w:marTop w:val="0"/>
                  <w:marBottom w:val="0"/>
                  <w:divBdr>
                    <w:top w:val="none" w:sz="0" w:space="0" w:color="auto"/>
                    <w:left w:val="none" w:sz="0" w:space="0" w:color="auto"/>
                    <w:bottom w:val="none" w:sz="0" w:space="0" w:color="auto"/>
                    <w:right w:val="none" w:sz="0" w:space="0" w:color="auto"/>
                  </w:divBdr>
                  <w:divsChild>
                    <w:div w:id="277370974">
                      <w:marLeft w:val="0"/>
                      <w:marRight w:val="0"/>
                      <w:marTop w:val="0"/>
                      <w:marBottom w:val="0"/>
                      <w:divBdr>
                        <w:top w:val="none" w:sz="0" w:space="0" w:color="auto"/>
                        <w:left w:val="none" w:sz="0" w:space="0" w:color="auto"/>
                        <w:bottom w:val="none" w:sz="0" w:space="0" w:color="auto"/>
                        <w:right w:val="none" w:sz="0" w:space="0" w:color="auto"/>
                      </w:divBdr>
                    </w:div>
                  </w:divsChild>
                </w:div>
                <w:div w:id="512960744">
                  <w:marLeft w:val="0"/>
                  <w:marRight w:val="0"/>
                  <w:marTop w:val="0"/>
                  <w:marBottom w:val="0"/>
                  <w:divBdr>
                    <w:top w:val="none" w:sz="0" w:space="0" w:color="auto"/>
                    <w:left w:val="none" w:sz="0" w:space="0" w:color="auto"/>
                    <w:bottom w:val="none" w:sz="0" w:space="0" w:color="auto"/>
                    <w:right w:val="none" w:sz="0" w:space="0" w:color="auto"/>
                  </w:divBdr>
                  <w:divsChild>
                    <w:div w:id="708528254">
                      <w:marLeft w:val="0"/>
                      <w:marRight w:val="0"/>
                      <w:marTop w:val="0"/>
                      <w:marBottom w:val="0"/>
                      <w:divBdr>
                        <w:top w:val="none" w:sz="0" w:space="0" w:color="auto"/>
                        <w:left w:val="none" w:sz="0" w:space="0" w:color="auto"/>
                        <w:bottom w:val="none" w:sz="0" w:space="0" w:color="auto"/>
                        <w:right w:val="none" w:sz="0" w:space="0" w:color="auto"/>
                      </w:divBdr>
                    </w:div>
                  </w:divsChild>
                </w:div>
                <w:div w:id="520819334">
                  <w:marLeft w:val="0"/>
                  <w:marRight w:val="0"/>
                  <w:marTop w:val="0"/>
                  <w:marBottom w:val="0"/>
                  <w:divBdr>
                    <w:top w:val="none" w:sz="0" w:space="0" w:color="auto"/>
                    <w:left w:val="none" w:sz="0" w:space="0" w:color="auto"/>
                    <w:bottom w:val="none" w:sz="0" w:space="0" w:color="auto"/>
                    <w:right w:val="none" w:sz="0" w:space="0" w:color="auto"/>
                  </w:divBdr>
                  <w:divsChild>
                    <w:div w:id="1562978778">
                      <w:marLeft w:val="0"/>
                      <w:marRight w:val="0"/>
                      <w:marTop w:val="0"/>
                      <w:marBottom w:val="0"/>
                      <w:divBdr>
                        <w:top w:val="none" w:sz="0" w:space="0" w:color="auto"/>
                        <w:left w:val="none" w:sz="0" w:space="0" w:color="auto"/>
                        <w:bottom w:val="none" w:sz="0" w:space="0" w:color="auto"/>
                        <w:right w:val="none" w:sz="0" w:space="0" w:color="auto"/>
                      </w:divBdr>
                    </w:div>
                  </w:divsChild>
                </w:div>
                <w:div w:id="786587708">
                  <w:marLeft w:val="0"/>
                  <w:marRight w:val="0"/>
                  <w:marTop w:val="0"/>
                  <w:marBottom w:val="0"/>
                  <w:divBdr>
                    <w:top w:val="none" w:sz="0" w:space="0" w:color="auto"/>
                    <w:left w:val="none" w:sz="0" w:space="0" w:color="auto"/>
                    <w:bottom w:val="none" w:sz="0" w:space="0" w:color="auto"/>
                    <w:right w:val="none" w:sz="0" w:space="0" w:color="auto"/>
                  </w:divBdr>
                  <w:divsChild>
                    <w:div w:id="1257792310">
                      <w:marLeft w:val="0"/>
                      <w:marRight w:val="0"/>
                      <w:marTop w:val="0"/>
                      <w:marBottom w:val="0"/>
                      <w:divBdr>
                        <w:top w:val="none" w:sz="0" w:space="0" w:color="auto"/>
                        <w:left w:val="none" w:sz="0" w:space="0" w:color="auto"/>
                        <w:bottom w:val="none" w:sz="0" w:space="0" w:color="auto"/>
                        <w:right w:val="none" w:sz="0" w:space="0" w:color="auto"/>
                      </w:divBdr>
                    </w:div>
                  </w:divsChild>
                </w:div>
                <w:div w:id="917247058">
                  <w:marLeft w:val="0"/>
                  <w:marRight w:val="0"/>
                  <w:marTop w:val="0"/>
                  <w:marBottom w:val="0"/>
                  <w:divBdr>
                    <w:top w:val="none" w:sz="0" w:space="0" w:color="auto"/>
                    <w:left w:val="none" w:sz="0" w:space="0" w:color="auto"/>
                    <w:bottom w:val="none" w:sz="0" w:space="0" w:color="auto"/>
                    <w:right w:val="none" w:sz="0" w:space="0" w:color="auto"/>
                  </w:divBdr>
                  <w:divsChild>
                    <w:div w:id="1805927297">
                      <w:marLeft w:val="0"/>
                      <w:marRight w:val="0"/>
                      <w:marTop w:val="0"/>
                      <w:marBottom w:val="0"/>
                      <w:divBdr>
                        <w:top w:val="none" w:sz="0" w:space="0" w:color="auto"/>
                        <w:left w:val="none" w:sz="0" w:space="0" w:color="auto"/>
                        <w:bottom w:val="none" w:sz="0" w:space="0" w:color="auto"/>
                        <w:right w:val="none" w:sz="0" w:space="0" w:color="auto"/>
                      </w:divBdr>
                    </w:div>
                  </w:divsChild>
                </w:div>
                <w:div w:id="954140803">
                  <w:marLeft w:val="0"/>
                  <w:marRight w:val="0"/>
                  <w:marTop w:val="0"/>
                  <w:marBottom w:val="0"/>
                  <w:divBdr>
                    <w:top w:val="none" w:sz="0" w:space="0" w:color="auto"/>
                    <w:left w:val="none" w:sz="0" w:space="0" w:color="auto"/>
                    <w:bottom w:val="none" w:sz="0" w:space="0" w:color="auto"/>
                    <w:right w:val="none" w:sz="0" w:space="0" w:color="auto"/>
                  </w:divBdr>
                  <w:divsChild>
                    <w:div w:id="1678456894">
                      <w:marLeft w:val="0"/>
                      <w:marRight w:val="0"/>
                      <w:marTop w:val="0"/>
                      <w:marBottom w:val="0"/>
                      <w:divBdr>
                        <w:top w:val="none" w:sz="0" w:space="0" w:color="auto"/>
                        <w:left w:val="none" w:sz="0" w:space="0" w:color="auto"/>
                        <w:bottom w:val="none" w:sz="0" w:space="0" w:color="auto"/>
                        <w:right w:val="none" w:sz="0" w:space="0" w:color="auto"/>
                      </w:divBdr>
                    </w:div>
                  </w:divsChild>
                </w:div>
                <w:div w:id="991718627">
                  <w:marLeft w:val="0"/>
                  <w:marRight w:val="0"/>
                  <w:marTop w:val="0"/>
                  <w:marBottom w:val="0"/>
                  <w:divBdr>
                    <w:top w:val="none" w:sz="0" w:space="0" w:color="auto"/>
                    <w:left w:val="none" w:sz="0" w:space="0" w:color="auto"/>
                    <w:bottom w:val="none" w:sz="0" w:space="0" w:color="auto"/>
                    <w:right w:val="none" w:sz="0" w:space="0" w:color="auto"/>
                  </w:divBdr>
                  <w:divsChild>
                    <w:div w:id="1586839521">
                      <w:marLeft w:val="0"/>
                      <w:marRight w:val="0"/>
                      <w:marTop w:val="0"/>
                      <w:marBottom w:val="0"/>
                      <w:divBdr>
                        <w:top w:val="none" w:sz="0" w:space="0" w:color="auto"/>
                        <w:left w:val="none" w:sz="0" w:space="0" w:color="auto"/>
                        <w:bottom w:val="none" w:sz="0" w:space="0" w:color="auto"/>
                        <w:right w:val="none" w:sz="0" w:space="0" w:color="auto"/>
                      </w:divBdr>
                    </w:div>
                  </w:divsChild>
                </w:div>
                <w:div w:id="1020161356">
                  <w:marLeft w:val="0"/>
                  <w:marRight w:val="0"/>
                  <w:marTop w:val="0"/>
                  <w:marBottom w:val="0"/>
                  <w:divBdr>
                    <w:top w:val="none" w:sz="0" w:space="0" w:color="auto"/>
                    <w:left w:val="none" w:sz="0" w:space="0" w:color="auto"/>
                    <w:bottom w:val="none" w:sz="0" w:space="0" w:color="auto"/>
                    <w:right w:val="none" w:sz="0" w:space="0" w:color="auto"/>
                  </w:divBdr>
                  <w:divsChild>
                    <w:div w:id="121463693">
                      <w:marLeft w:val="0"/>
                      <w:marRight w:val="0"/>
                      <w:marTop w:val="0"/>
                      <w:marBottom w:val="0"/>
                      <w:divBdr>
                        <w:top w:val="none" w:sz="0" w:space="0" w:color="auto"/>
                        <w:left w:val="none" w:sz="0" w:space="0" w:color="auto"/>
                        <w:bottom w:val="none" w:sz="0" w:space="0" w:color="auto"/>
                        <w:right w:val="none" w:sz="0" w:space="0" w:color="auto"/>
                      </w:divBdr>
                    </w:div>
                  </w:divsChild>
                </w:div>
                <w:div w:id="1053699118">
                  <w:marLeft w:val="0"/>
                  <w:marRight w:val="0"/>
                  <w:marTop w:val="0"/>
                  <w:marBottom w:val="0"/>
                  <w:divBdr>
                    <w:top w:val="none" w:sz="0" w:space="0" w:color="auto"/>
                    <w:left w:val="none" w:sz="0" w:space="0" w:color="auto"/>
                    <w:bottom w:val="none" w:sz="0" w:space="0" w:color="auto"/>
                    <w:right w:val="none" w:sz="0" w:space="0" w:color="auto"/>
                  </w:divBdr>
                  <w:divsChild>
                    <w:div w:id="445657827">
                      <w:marLeft w:val="0"/>
                      <w:marRight w:val="0"/>
                      <w:marTop w:val="0"/>
                      <w:marBottom w:val="0"/>
                      <w:divBdr>
                        <w:top w:val="none" w:sz="0" w:space="0" w:color="auto"/>
                        <w:left w:val="none" w:sz="0" w:space="0" w:color="auto"/>
                        <w:bottom w:val="none" w:sz="0" w:space="0" w:color="auto"/>
                        <w:right w:val="none" w:sz="0" w:space="0" w:color="auto"/>
                      </w:divBdr>
                    </w:div>
                  </w:divsChild>
                </w:div>
                <w:div w:id="1189022633">
                  <w:marLeft w:val="0"/>
                  <w:marRight w:val="0"/>
                  <w:marTop w:val="0"/>
                  <w:marBottom w:val="0"/>
                  <w:divBdr>
                    <w:top w:val="none" w:sz="0" w:space="0" w:color="auto"/>
                    <w:left w:val="none" w:sz="0" w:space="0" w:color="auto"/>
                    <w:bottom w:val="none" w:sz="0" w:space="0" w:color="auto"/>
                    <w:right w:val="none" w:sz="0" w:space="0" w:color="auto"/>
                  </w:divBdr>
                  <w:divsChild>
                    <w:div w:id="905993675">
                      <w:marLeft w:val="0"/>
                      <w:marRight w:val="0"/>
                      <w:marTop w:val="0"/>
                      <w:marBottom w:val="0"/>
                      <w:divBdr>
                        <w:top w:val="none" w:sz="0" w:space="0" w:color="auto"/>
                        <w:left w:val="none" w:sz="0" w:space="0" w:color="auto"/>
                        <w:bottom w:val="none" w:sz="0" w:space="0" w:color="auto"/>
                        <w:right w:val="none" w:sz="0" w:space="0" w:color="auto"/>
                      </w:divBdr>
                    </w:div>
                  </w:divsChild>
                </w:div>
                <w:div w:id="1281256528">
                  <w:marLeft w:val="0"/>
                  <w:marRight w:val="0"/>
                  <w:marTop w:val="0"/>
                  <w:marBottom w:val="0"/>
                  <w:divBdr>
                    <w:top w:val="none" w:sz="0" w:space="0" w:color="auto"/>
                    <w:left w:val="none" w:sz="0" w:space="0" w:color="auto"/>
                    <w:bottom w:val="none" w:sz="0" w:space="0" w:color="auto"/>
                    <w:right w:val="none" w:sz="0" w:space="0" w:color="auto"/>
                  </w:divBdr>
                  <w:divsChild>
                    <w:div w:id="1179925497">
                      <w:marLeft w:val="0"/>
                      <w:marRight w:val="0"/>
                      <w:marTop w:val="0"/>
                      <w:marBottom w:val="0"/>
                      <w:divBdr>
                        <w:top w:val="none" w:sz="0" w:space="0" w:color="auto"/>
                        <w:left w:val="none" w:sz="0" w:space="0" w:color="auto"/>
                        <w:bottom w:val="none" w:sz="0" w:space="0" w:color="auto"/>
                        <w:right w:val="none" w:sz="0" w:space="0" w:color="auto"/>
                      </w:divBdr>
                    </w:div>
                  </w:divsChild>
                </w:div>
                <w:div w:id="1293249952">
                  <w:marLeft w:val="0"/>
                  <w:marRight w:val="0"/>
                  <w:marTop w:val="0"/>
                  <w:marBottom w:val="0"/>
                  <w:divBdr>
                    <w:top w:val="none" w:sz="0" w:space="0" w:color="auto"/>
                    <w:left w:val="none" w:sz="0" w:space="0" w:color="auto"/>
                    <w:bottom w:val="none" w:sz="0" w:space="0" w:color="auto"/>
                    <w:right w:val="none" w:sz="0" w:space="0" w:color="auto"/>
                  </w:divBdr>
                  <w:divsChild>
                    <w:div w:id="1998487529">
                      <w:marLeft w:val="0"/>
                      <w:marRight w:val="0"/>
                      <w:marTop w:val="0"/>
                      <w:marBottom w:val="0"/>
                      <w:divBdr>
                        <w:top w:val="none" w:sz="0" w:space="0" w:color="auto"/>
                        <w:left w:val="none" w:sz="0" w:space="0" w:color="auto"/>
                        <w:bottom w:val="none" w:sz="0" w:space="0" w:color="auto"/>
                        <w:right w:val="none" w:sz="0" w:space="0" w:color="auto"/>
                      </w:divBdr>
                    </w:div>
                  </w:divsChild>
                </w:div>
                <w:div w:id="1502624571">
                  <w:marLeft w:val="0"/>
                  <w:marRight w:val="0"/>
                  <w:marTop w:val="0"/>
                  <w:marBottom w:val="0"/>
                  <w:divBdr>
                    <w:top w:val="none" w:sz="0" w:space="0" w:color="auto"/>
                    <w:left w:val="none" w:sz="0" w:space="0" w:color="auto"/>
                    <w:bottom w:val="none" w:sz="0" w:space="0" w:color="auto"/>
                    <w:right w:val="none" w:sz="0" w:space="0" w:color="auto"/>
                  </w:divBdr>
                  <w:divsChild>
                    <w:div w:id="1530685473">
                      <w:marLeft w:val="0"/>
                      <w:marRight w:val="0"/>
                      <w:marTop w:val="0"/>
                      <w:marBottom w:val="0"/>
                      <w:divBdr>
                        <w:top w:val="none" w:sz="0" w:space="0" w:color="auto"/>
                        <w:left w:val="none" w:sz="0" w:space="0" w:color="auto"/>
                        <w:bottom w:val="none" w:sz="0" w:space="0" w:color="auto"/>
                        <w:right w:val="none" w:sz="0" w:space="0" w:color="auto"/>
                      </w:divBdr>
                    </w:div>
                  </w:divsChild>
                </w:div>
                <w:div w:id="1639914907">
                  <w:marLeft w:val="0"/>
                  <w:marRight w:val="0"/>
                  <w:marTop w:val="0"/>
                  <w:marBottom w:val="0"/>
                  <w:divBdr>
                    <w:top w:val="none" w:sz="0" w:space="0" w:color="auto"/>
                    <w:left w:val="none" w:sz="0" w:space="0" w:color="auto"/>
                    <w:bottom w:val="none" w:sz="0" w:space="0" w:color="auto"/>
                    <w:right w:val="none" w:sz="0" w:space="0" w:color="auto"/>
                  </w:divBdr>
                  <w:divsChild>
                    <w:div w:id="664867080">
                      <w:marLeft w:val="0"/>
                      <w:marRight w:val="0"/>
                      <w:marTop w:val="0"/>
                      <w:marBottom w:val="0"/>
                      <w:divBdr>
                        <w:top w:val="none" w:sz="0" w:space="0" w:color="auto"/>
                        <w:left w:val="none" w:sz="0" w:space="0" w:color="auto"/>
                        <w:bottom w:val="none" w:sz="0" w:space="0" w:color="auto"/>
                        <w:right w:val="none" w:sz="0" w:space="0" w:color="auto"/>
                      </w:divBdr>
                    </w:div>
                  </w:divsChild>
                </w:div>
                <w:div w:id="1645430868">
                  <w:marLeft w:val="0"/>
                  <w:marRight w:val="0"/>
                  <w:marTop w:val="0"/>
                  <w:marBottom w:val="0"/>
                  <w:divBdr>
                    <w:top w:val="none" w:sz="0" w:space="0" w:color="auto"/>
                    <w:left w:val="none" w:sz="0" w:space="0" w:color="auto"/>
                    <w:bottom w:val="none" w:sz="0" w:space="0" w:color="auto"/>
                    <w:right w:val="none" w:sz="0" w:space="0" w:color="auto"/>
                  </w:divBdr>
                  <w:divsChild>
                    <w:div w:id="661813846">
                      <w:marLeft w:val="0"/>
                      <w:marRight w:val="0"/>
                      <w:marTop w:val="0"/>
                      <w:marBottom w:val="0"/>
                      <w:divBdr>
                        <w:top w:val="none" w:sz="0" w:space="0" w:color="auto"/>
                        <w:left w:val="none" w:sz="0" w:space="0" w:color="auto"/>
                        <w:bottom w:val="none" w:sz="0" w:space="0" w:color="auto"/>
                        <w:right w:val="none" w:sz="0" w:space="0" w:color="auto"/>
                      </w:divBdr>
                    </w:div>
                  </w:divsChild>
                </w:div>
                <w:div w:id="1817837612">
                  <w:marLeft w:val="0"/>
                  <w:marRight w:val="0"/>
                  <w:marTop w:val="0"/>
                  <w:marBottom w:val="0"/>
                  <w:divBdr>
                    <w:top w:val="none" w:sz="0" w:space="0" w:color="auto"/>
                    <w:left w:val="none" w:sz="0" w:space="0" w:color="auto"/>
                    <w:bottom w:val="none" w:sz="0" w:space="0" w:color="auto"/>
                    <w:right w:val="none" w:sz="0" w:space="0" w:color="auto"/>
                  </w:divBdr>
                  <w:divsChild>
                    <w:div w:id="567345395">
                      <w:marLeft w:val="0"/>
                      <w:marRight w:val="0"/>
                      <w:marTop w:val="0"/>
                      <w:marBottom w:val="0"/>
                      <w:divBdr>
                        <w:top w:val="none" w:sz="0" w:space="0" w:color="auto"/>
                        <w:left w:val="none" w:sz="0" w:space="0" w:color="auto"/>
                        <w:bottom w:val="none" w:sz="0" w:space="0" w:color="auto"/>
                        <w:right w:val="none" w:sz="0" w:space="0" w:color="auto"/>
                      </w:divBdr>
                    </w:div>
                  </w:divsChild>
                </w:div>
                <w:div w:id="2007511414">
                  <w:marLeft w:val="0"/>
                  <w:marRight w:val="0"/>
                  <w:marTop w:val="0"/>
                  <w:marBottom w:val="0"/>
                  <w:divBdr>
                    <w:top w:val="none" w:sz="0" w:space="0" w:color="auto"/>
                    <w:left w:val="none" w:sz="0" w:space="0" w:color="auto"/>
                    <w:bottom w:val="none" w:sz="0" w:space="0" w:color="auto"/>
                    <w:right w:val="none" w:sz="0" w:space="0" w:color="auto"/>
                  </w:divBdr>
                  <w:divsChild>
                    <w:div w:id="1724282841">
                      <w:marLeft w:val="0"/>
                      <w:marRight w:val="0"/>
                      <w:marTop w:val="0"/>
                      <w:marBottom w:val="0"/>
                      <w:divBdr>
                        <w:top w:val="none" w:sz="0" w:space="0" w:color="auto"/>
                        <w:left w:val="none" w:sz="0" w:space="0" w:color="auto"/>
                        <w:bottom w:val="none" w:sz="0" w:space="0" w:color="auto"/>
                        <w:right w:val="none" w:sz="0" w:space="0" w:color="auto"/>
                      </w:divBdr>
                    </w:div>
                  </w:divsChild>
                </w:div>
                <w:div w:id="2052269964">
                  <w:marLeft w:val="0"/>
                  <w:marRight w:val="0"/>
                  <w:marTop w:val="0"/>
                  <w:marBottom w:val="0"/>
                  <w:divBdr>
                    <w:top w:val="none" w:sz="0" w:space="0" w:color="auto"/>
                    <w:left w:val="none" w:sz="0" w:space="0" w:color="auto"/>
                    <w:bottom w:val="none" w:sz="0" w:space="0" w:color="auto"/>
                    <w:right w:val="none" w:sz="0" w:space="0" w:color="auto"/>
                  </w:divBdr>
                  <w:divsChild>
                    <w:div w:id="1995864713">
                      <w:marLeft w:val="0"/>
                      <w:marRight w:val="0"/>
                      <w:marTop w:val="0"/>
                      <w:marBottom w:val="0"/>
                      <w:divBdr>
                        <w:top w:val="none" w:sz="0" w:space="0" w:color="auto"/>
                        <w:left w:val="none" w:sz="0" w:space="0" w:color="auto"/>
                        <w:bottom w:val="none" w:sz="0" w:space="0" w:color="auto"/>
                        <w:right w:val="none" w:sz="0" w:space="0" w:color="auto"/>
                      </w:divBdr>
                    </w:div>
                  </w:divsChild>
                </w:div>
                <w:div w:id="2064600396">
                  <w:marLeft w:val="0"/>
                  <w:marRight w:val="0"/>
                  <w:marTop w:val="0"/>
                  <w:marBottom w:val="0"/>
                  <w:divBdr>
                    <w:top w:val="none" w:sz="0" w:space="0" w:color="auto"/>
                    <w:left w:val="none" w:sz="0" w:space="0" w:color="auto"/>
                    <w:bottom w:val="none" w:sz="0" w:space="0" w:color="auto"/>
                    <w:right w:val="none" w:sz="0" w:space="0" w:color="auto"/>
                  </w:divBdr>
                  <w:divsChild>
                    <w:div w:id="11429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4017">
          <w:marLeft w:val="0"/>
          <w:marRight w:val="0"/>
          <w:marTop w:val="0"/>
          <w:marBottom w:val="0"/>
          <w:divBdr>
            <w:top w:val="none" w:sz="0" w:space="0" w:color="auto"/>
            <w:left w:val="none" w:sz="0" w:space="0" w:color="auto"/>
            <w:bottom w:val="none" w:sz="0" w:space="0" w:color="auto"/>
            <w:right w:val="none" w:sz="0" w:space="0" w:color="auto"/>
          </w:divBdr>
        </w:div>
        <w:div w:id="78793227">
          <w:marLeft w:val="0"/>
          <w:marRight w:val="0"/>
          <w:marTop w:val="0"/>
          <w:marBottom w:val="0"/>
          <w:divBdr>
            <w:top w:val="none" w:sz="0" w:space="0" w:color="auto"/>
            <w:left w:val="none" w:sz="0" w:space="0" w:color="auto"/>
            <w:bottom w:val="none" w:sz="0" w:space="0" w:color="auto"/>
            <w:right w:val="none" w:sz="0" w:space="0" w:color="auto"/>
          </w:divBdr>
        </w:div>
        <w:div w:id="83452223">
          <w:marLeft w:val="0"/>
          <w:marRight w:val="0"/>
          <w:marTop w:val="0"/>
          <w:marBottom w:val="0"/>
          <w:divBdr>
            <w:top w:val="none" w:sz="0" w:space="0" w:color="auto"/>
            <w:left w:val="none" w:sz="0" w:space="0" w:color="auto"/>
            <w:bottom w:val="none" w:sz="0" w:space="0" w:color="auto"/>
            <w:right w:val="none" w:sz="0" w:space="0" w:color="auto"/>
          </w:divBdr>
        </w:div>
        <w:div w:id="116265781">
          <w:marLeft w:val="0"/>
          <w:marRight w:val="0"/>
          <w:marTop w:val="0"/>
          <w:marBottom w:val="0"/>
          <w:divBdr>
            <w:top w:val="none" w:sz="0" w:space="0" w:color="auto"/>
            <w:left w:val="none" w:sz="0" w:space="0" w:color="auto"/>
            <w:bottom w:val="none" w:sz="0" w:space="0" w:color="auto"/>
            <w:right w:val="none" w:sz="0" w:space="0" w:color="auto"/>
          </w:divBdr>
        </w:div>
        <w:div w:id="123667393">
          <w:marLeft w:val="0"/>
          <w:marRight w:val="0"/>
          <w:marTop w:val="0"/>
          <w:marBottom w:val="0"/>
          <w:divBdr>
            <w:top w:val="none" w:sz="0" w:space="0" w:color="auto"/>
            <w:left w:val="none" w:sz="0" w:space="0" w:color="auto"/>
            <w:bottom w:val="none" w:sz="0" w:space="0" w:color="auto"/>
            <w:right w:val="none" w:sz="0" w:space="0" w:color="auto"/>
          </w:divBdr>
        </w:div>
        <w:div w:id="140705970">
          <w:marLeft w:val="0"/>
          <w:marRight w:val="0"/>
          <w:marTop w:val="0"/>
          <w:marBottom w:val="0"/>
          <w:divBdr>
            <w:top w:val="none" w:sz="0" w:space="0" w:color="auto"/>
            <w:left w:val="none" w:sz="0" w:space="0" w:color="auto"/>
            <w:bottom w:val="none" w:sz="0" w:space="0" w:color="auto"/>
            <w:right w:val="none" w:sz="0" w:space="0" w:color="auto"/>
          </w:divBdr>
        </w:div>
        <w:div w:id="166673992">
          <w:marLeft w:val="0"/>
          <w:marRight w:val="0"/>
          <w:marTop w:val="0"/>
          <w:marBottom w:val="0"/>
          <w:divBdr>
            <w:top w:val="none" w:sz="0" w:space="0" w:color="auto"/>
            <w:left w:val="none" w:sz="0" w:space="0" w:color="auto"/>
            <w:bottom w:val="none" w:sz="0" w:space="0" w:color="auto"/>
            <w:right w:val="none" w:sz="0" w:space="0" w:color="auto"/>
          </w:divBdr>
          <w:divsChild>
            <w:div w:id="1590310659">
              <w:marLeft w:val="-75"/>
              <w:marRight w:val="0"/>
              <w:marTop w:val="30"/>
              <w:marBottom w:val="30"/>
              <w:divBdr>
                <w:top w:val="none" w:sz="0" w:space="0" w:color="auto"/>
                <w:left w:val="none" w:sz="0" w:space="0" w:color="auto"/>
                <w:bottom w:val="none" w:sz="0" w:space="0" w:color="auto"/>
                <w:right w:val="none" w:sz="0" w:space="0" w:color="auto"/>
              </w:divBdr>
              <w:divsChild>
                <w:div w:id="94986339">
                  <w:marLeft w:val="0"/>
                  <w:marRight w:val="0"/>
                  <w:marTop w:val="0"/>
                  <w:marBottom w:val="0"/>
                  <w:divBdr>
                    <w:top w:val="none" w:sz="0" w:space="0" w:color="auto"/>
                    <w:left w:val="none" w:sz="0" w:space="0" w:color="auto"/>
                    <w:bottom w:val="none" w:sz="0" w:space="0" w:color="auto"/>
                    <w:right w:val="none" w:sz="0" w:space="0" w:color="auto"/>
                  </w:divBdr>
                  <w:divsChild>
                    <w:div w:id="1446268146">
                      <w:marLeft w:val="0"/>
                      <w:marRight w:val="0"/>
                      <w:marTop w:val="0"/>
                      <w:marBottom w:val="0"/>
                      <w:divBdr>
                        <w:top w:val="none" w:sz="0" w:space="0" w:color="auto"/>
                        <w:left w:val="none" w:sz="0" w:space="0" w:color="auto"/>
                        <w:bottom w:val="none" w:sz="0" w:space="0" w:color="auto"/>
                        <w:right w:val="none" w:sz="0" w:space="0" w:color="auto"/>
                      </w:divBdr>
                    </w:div>
                  </w:divsChild>
                </w:div>
                <w:div w:id="124468163">
                  <w:marLeft w:val="0"/>
                  <w:marRight w:val="0"/>
                  <w:marTop w:val="0"/>
                  <w:marBottom w:val="0"/>
                  <w:divBdr>
                    <w:top w:val="none" w:sz="0" w:space="0" w:color="auto"/>
                    <w:left w:val="none" w:sz="0" w:space="0" w:color="auto"/>
                    <w:bottom w:val="none" w:sz="0" w:space="0" w:color="auto"/>
                    <w:right w:val="none" w:sz="0" w:space="0" w:color="auto"/>
                  </w:divBdr>
                  <w:divsChild>
                    <w:div w:id="533541431">
                      <w:marLeft w:val="0"/>
                      <w:marRight w:val="0"/>
                      <w:marTop w:val="0"/>
                      <w:marBottom w:val="0"/>
                      <w:divBdr>
                        <w:top w:val="none" w:sz="0" w:space="0" w:color="auto"/>
                        <w:left w:val="none" w:sz="0" w:space="0" w:color="auto"/>
                        <w:bottom w:val="none" w:sz="0" w:space="0" w:color="auto"/>
                        <w:right w:val="none" w:sz="0" w:space="0" w:color="auto"/>
                      </w:divBdr>
                    </w:div>
                  </w:divsChild>
                </w:div>
                <w:div w:id="212814248">
                  <w:marLeft w:val="0"/>
                  <w:marRight w:val="0"/>
                  <w:marTop w:val="0"/>
                  <w:marBottom w:val="0"/>
                  <w:divBdr>
                    <w:top w:val="none" w:sz="0" w:space="0" w:color="auto"/>
                    <w:left w:val="none" w:sz="0" w:space="0" w:color="auto"/>
                    <w:bottom w:val="none" w:sz="0" w:space="0" w:color="auto"/>
                    <w:right w:val="none" w:sz="0" w:space="0" w:color="auto"/>
                  </w:divBdr>
                  <w:divsChild>
                    <w:div w:id="1739087001">
                      <w:marLeft w:val="0"/>
                      <w:marRight w:val="0"/>
                      <w:marTop w:val="0"/>
                      <w:marBottom w:val="0"/>
                      <w:divBdr>
                        <w:top w:val="none" w:sz="0" w:space="0" w:color="auto"/>
                        <w:left w:val="none" w:sz="0" w:space="0" w:color="auto"/>
                        <w:bottom w:val="none" w:sz="0" w:space="0" w:color="auto"/>
                        <w:right w:val="none" w:sz="0" w:space="0" w:color="auto"/>
                      </w:divBdr>
                    </w:div>
                  </w:divsChild>
                </w:div>
                <w:div w:id="459111106">
                  <w:marLeft w:val="0"/>
                  <w:marRight w:val="0"/>
                  <w:marTop w:val="0"/>
                  <w:marBottom w:val="0"/>
                  <w:divBdr>
                    <w:top w:val="none" w:sz="0" w:space="0" w:color="auto"/>
                    <w:left w:val="none" w:sz="0" w:space="0" w:color="auto"/>
                    <w:bottom w:val="none" w:sz="0" w:space="0" w:color="auto"/>
                    <w:right w:val="none" w:sz="0" w:space="0" w:color="auto"/>
                  </w:divBdr>
                  <w:divsChild>
                    <w:div w:id="1395198440">
                      <w:marLeft w:val="0"/>
                      <w:marRight w:val="0"/>
                      <w:marTop w:val="0"/>
                      <w:marBottom w:val="0"/>
                      <w:divBdr>
                        <w:top w:val="none" w:sz="0" w:space="0" w:color="auto"/>
                        <w:left w:val="none" w:sz="0" w:space="0" w:color="auto"/>
                        <w:bottom w:val="none" w:sz="0" w:space="0" w:color="auto"/>
                        <w:right w:val="none" w:sz="0" w:space="0" w:color="auto"/>
                      </w:divBdr>
                    </w:div>
                  </w:divsChild>
                </w:div>
                <w:div w:id="518158897">
                  <w:marLeft w:val="0"/>
                  <w:marRight w:val="0"/>
                  <w:marTop w:val="0"/>
                  <w:marBottom w:val="0"/>
                  <w:divBdr>
                    <w:top w:val="none" w:sz="0" w:space="0" w:color="auto"/>
                    <w:left w:val="none" w:sz="0" w:space="0" w:color="auto"/>
                    <w:bottom w:val="none" w:sz="0" w:space="0" w:color="auto"/>
                    <w:right w:val="none" w:sz="0" w:space="0" w:color="auto"/>
                  </w:divBdr>
                  <w:divsChild>
                    <w:div w:id="1488935509">
                      <w:marLeft w:val="0"/>
                      <w:marRight w:val="0"/>
                      <w:marTop w:val="0"/>
                      <w:marBottom w:val="0"/>
                      <w:divBdr>
                        <w:top w:val="none" w:sz="0" w:space="0" w:color="auto"/>
                        <w:left w:val="none" w:sz="0" w:space="0" w:color="auto"/>
                        <w:bottom w:val="none" w:sz="0" w:space="0" w:color="auto"/>
                        <w:right w:val="none" w:sz="0" w:space="0" w:color="auto"/>
                      </w:divBdr>
                    </w:div>
                  </w:divsChild>
                </w:div>
                <w:div w:id="703212241">
                  <w:marLeft w:val="0"/>
                  <w:marRight w:val="0"/>
                  <w:marTop w:val="0"/>
                  <w:marBottom w:val="0"/>
                  <w:divBdr>
                    <w:top w:val="none" w:sz="0" w:space="0" w:color="auto"/>
                    <w:left w:val="none" w:sz="0" w:space="0" w:color="auto"/>
                    <w:bottom w:val="none" w:sz="0" w:space="0" w:color="auto"/>
                    <w:right w:val="none" w:sz="0" w:space="0" w:color="auto"/>
                  </w:divBdr>
                  <w:divsChild>
                    <w:div w:id="203325123">
                      <w:marLeft w:val="0"/>
                      <w:marRight w:val="0"/>
                      <w:marTop w:val="0"/>
                      <w:marBottom w:val="0"/>
                      <w:divBdr>
                        <w:top w:val="none" w:sz="0" w:space="0" w:color="auto"/>
                        <w:left w:val="none" w:sz="0" w:space="0" w:color="auto"/>
                        <w:bottom w:val="none" w:sz="0" w:space="0" w:color="auto"/>
                        <w:right w:val="none" w:sz="0" w:space="0" w:color="auto"/>
                      </w:divBdr>
                    </w:div>
                  </w:divsChild>
                </w:div>
                <w:div w:id="790435958">
                  <w:marLeft w:val="0"/>
                  <w:marRight w:val="0"/>
                  <w:marTop w:val="0"/>
                  <w:marBottom w:val="0"/>
                  <w:divBdr>
                    <w:top w:val="none" w:sz="0" w:space="0" w:color="auto"/>
                    <w:left w:val="none" w:sz="0" w:space="0" w:color="auto"/>
                    <w:bottom w:val="none" w:sz="0" w:space="0" w:color="auto"/>
                    <w:right w:val="none" w:sz="0" w:space="0" w:color="auto"/>
                  </w:divBdr>
                  <w:divsChild>
                    <w:div w:id="83385548">
                      <w:marLeft w:val="0"/>
                      <w:marRight w:val="0"/>
                      <w:marTop w:val="0"/>
                      <w:marBottom w:val="0"/>
                      <w:divBdr>
                        <w:top w:val="none" w:sz="0" w:space="0" w:color="auto"/>
                        <w:left w:val="none" w:sz="0" w:space="0" w:color="auto"/>
                        <w:bottom w:val="none" w:sz="0" w:space="0" w:color="auto"/>
                        <w:right w:val="none" w:sz="0" w:space="0" w:color="auto"/>
                      </w:divBdr>
                    </w:div>
                  </w:divsChild>
                </w:div>
                <w:div w:id="819464630">
                  <w:marLeft w:val="0"/>
                  <w:marRight w:val="0"/>
                  <w:marTop w:val="0"/>
                  <w:marBottom w:val="0"/>
                  <w:divBdr>
                    <w:top w:val="none" w:sz="0" w:space="0" w:color="auto"/>
                    <w:left w:val="none" w:sz="0" w:space="0" w:color="auto"/>
                    <w:bottom w:val="none" w:sz="0" w:space="0" w:color="auto"/>
                    <w:right w:val="none" w:sz="0" w:space="0" w:color="auto"/>
                  </w:divBdr>
                  <w:divsChild>
                    <w:div w:id="1576091126">
                      <w:marLeft w:val="0"/>
                      <w:marRight w:val="0"/>
                      <w:marTop w:val="0"/>
                      <w:marBottom w:val="0"/>
                      <w:divBdr>
                        <w:top w:val="none" w:sz="0" w:space="0" w:color="auto"/>
                        <w:left w:val="none" w:sz="0" w:space="0" w:color="auto"/>
                        <w:bottom w:val="none" w:sz="0" w:space="0" w:color="auto"/>
                        <w:right w:val="none" w:sz="0" w:space="0" w:color="auto"/>
                      </w:divBdr>
                    </w:div>
                  </w:divsChild>
                </w:div>
                <w:div w:id="958100630">
                  <w:marLeft w:val="0"/>
                  <w:marRight w:val="0"/>
                  <w:marTop w:val="0"/>
                  <w:marBottom w:val="0"/>
                  <w:divBdr>
                    <w:top w:val="none" w:sz="0" w:space="0" w:color="auto"/>
                    <w:left w:val="none" w:sz="0" w:space="0" w:color="auto"/>
                    <w:bottom w:val="none" w:sz="0" w:space="0" w:color="auto"/>
                    <w:right w:val="none" w:sz="0" w:space="0" w:color="auto"/>
                  </w:divBdr>
                  <w:divsChild>
                    <w:div w:id="525800798">
                      <w:marLeft w:val="0"/>
                      <w:marRight w:val="0"/>
                      <w:marTop w:val="0"/>
                      <w:marBottom w:val="0"/>
                      <w:divBdr>
                        <w:top w:val="none" w:sz="0" w:space="0" w:color="auto"/>
                        <w:left w:val="none" w:sz="0" w:space="0" w:color="auto"/>
                        <w:bottom w:val="none" w:sz="0" w:space="0" w:color="auto"/>
                        <w:right w:val="none" w:sz="0" w:space="0" w:color="auto"/>
                      </w:divBdr>
                    </w:div>
                  </w:divsChild>
                </w:div>
                <w:div w:id="1209881842">
                  <w:marLeft w:val="0"/>
                  <w:marRight w:val="0"/>
                  <w:marTop w:val="0"/>
                  <w:marBottom w:val="0"/>
                  <w:divBdr>
                    <w:top w:val="none" w:sz="0" w:space="0" w:color="auto"/>
                    <w:left w:val="none" w:sz="0" w:space="0" w:color="auto"/>
                    <w:bottom w:val="none" w:sz="0" w:space="0" w:color="auto"/>
                    <w:right w:val="none" w:sz="0" w:space="0" w:color="auto"/>
                  </w:divBdr>
                  <w:divsChild>
                    <w:div w:id="1754858578">
                      <w:marLeft w:val="0"/>
                      <w:marRight w:val="0"/>
                      <w:marTop w:val="0"/>
                      <w:marBottom w:val="0"/>
                      <w:divBdr>
                        <w:top w:val="none" w:sz="0" w:space="0" w:color="auto"/>
                        <w:left w:val="none" w:sz="0" w:space="0" w:color="auto"/>
                        <w:bottom w:val="none" w:sz="0" w:space="0" w:color="auto"/>
                        <w:right w:val="none" w:sz="0" w:space="0" w:color="auto"/>
                      </w:divBdr>
                    </w:div>
                  </w:divsChild>
                </w:div>
                <w:div w:id="1298877626">
                  <w:marLeft w:val="0"/>
                  <w:marRight w:val="0"/>
                  <w:marTop w:val="0"/>
                  <w:marBottom w:val="0"/>
                  <w:divBdr>
                    <w:top w:val="none" w:sz="0" w:space="0" w:color="auto"/>
                    <w:left w:val="none" w:sz="0" w:space="0" w:color="auto"/>
                    <w:bottom w:val="none" w:sz="0" w:space="0" w:color="auto"/>
                    <w:right w:val="none" w:sz="0" w:space="0" w:color="auto"/>
                  </w:divBdr>
                  <w:divsChild>
                    <w:div w:id="1665425697">
                      <w:marLeft w:val="0"/>
                      <w:marRight w:val="0"/>
                      <w:marTop w:val="0"/>
                      <w:marBottom w:val="0"/>
                      <w:divBdr>
                        <w:top w:val="none" w:sz="0" w:space="0" w:color="auto"/>
                        <w:left w:val="none" w:sz="0" w:space="0" w:color="auto"/>
                        <w:bottom w:val="none" w:sz="0" w:space="0" w:color="auto"/>
                        <w:right w:val="none" w:sz="0" w:space="0" w:color="auto"/>
                      </w:divBdr>
                    </w:div>
                  </w:divsChild>
                </w:div>
                <w:div w:id="1616209160">
                  <w:marLeft w:val="0"/>
                  <w:marRight w:val="0"/>
                  <w:marTop w:val="0"/>
                  <w:marBottom w:val="0"/>
                  <w:divBdr>
                    <w:top w:val="none" w:sz="0" w:space="0" w:color="auto"/>
                    <w:left w:val="none" w:sz="0" w:space="0" w:color="auto"/>
                    <w:bottom w:val="none" w:sz="0" w:space="0" w:color="auto"/>
                    <w:right w:val="none" w:sz="0" w:space="0" w:color="auto"/>
                  </w:divBdr>
                  <w:divsChild>
                    <w:div w:id="1549104636">
                      <w:marLeft w:val="0"/>
                      <w:marRight w:val="0"/>
                      <w:marTop w:val="0"/>
                      <w:marBottom w:val="0"/>
                      <w:divBdr>
                        <w:top w:val="none" w:sz="0" w:space="0" w:color="auto"/>
                        <w:left w:val="none" w:sz="0" w:space="0" w:color="auto"/>
                        <w:bottom w:val="none" w:sz="0" w:space="0" w:color="auto"/>
                        <w:right w:val="none" w:sz="0" w:space="0" w:color="auto"/>
                      </w:divBdr>
                    </w:div>
                  </w:divsChild>
                </w:div>
                <w:div w:id="1685476826">
                  <w:marLeft w:val="0"/>
                  <w:marRight w:val="0"/>
                  <w:marTop w:val="0"/>
                  <w:marBottom w:val="0"/>
                  <w:divBdr>
                    <w:top w:val="none" w:sz="0" w:space="0" w:color="auto"/>
                    <w:left w:val="none" w:sz="0" w:space="0" w:color="auto"/>
                    <w:bottom w:val="none" w:sz="0" w:space="0" w:color="auto"/>
                    <w:right w:val="none" w:sz="0" w:space="0" w:color="auto"/>
                  </w:divBdr>
                  <w:divsChild>
                    <w:div w:id="1036926839">
                      <w:marLeft w:val="0"/>
                      <w:marRight w:val="0"/>
                      <w:marTop w:val="0"/>
                      <w:marBottom w:val="0"/>
                      <w:divBdr>
                        <w:top w:val="none" w:sz="0" w:space="0" w:color="auto"/>
                        <w:left w:val="none" w:sz="0" w:space="0" w:color="auto"/>
                        <w:bottom w:val="none" w:sz="0" w:space="0" w:color="auto"/>
                        <w:right w:val="none" w:sz="0" w:space="0" w:color="auto"/>
                      </w:divBdr>
                    </w:div>
                  </w:divsChild>
                </w:div>
                <w:div w:id="1692100200">
                  <w:marLeft w:val="0"/>
                  <w:marRight w:val="0"/>
                  <w:marTop w:val="0"/>
                  <w:marBottom w:val="0"/>
                  <w:divBdr>
                    <w:top w:val="none" w:sz="0" w:space="0" w:color="auto"/>
                    <w:left w:val="none" w:sz="0" w:space="0" w:color="auto"/>
                    <w:bottom w:val="none" w:sz="0" w:space="0" w:color="auto"/>
                    <w:right w:val="none" w:sz="0" w:space="0" w:color="auto"/>
                  </w:divBdr>
                  <w:divsChild>
                    <w:div w:id="898445621">
                      <w:marLeft w:val="0"/>
                      <w:marRight w:val="0"/>
                      <w:marTop w:val="0"/>
                      <w:marBottom w:val="0"/>
                      <w:divBdr>
                        <w:top w:val="none" w:sz="0" w:space="0" w:color="auto"/>
                        <w:left w:val="none" w:sz="0" w:space="0" w:color="auto"/>
                        <w:bottom w:val="none" w:sz="0" w:space="0" w:color="auto"/>
                        <w:right w:val="none" w:sz="0" w:space="0" w:color="auto"/>
                      </w:divBdr>
                    </w:div>
                  </w:divsChild>
                </w:div>
                <w:div w:id="1836649615">
                  <w:marLeft w:val="0"/>
                  <w:marRight w:val="0"/>
                  <w:marTop w:val="0"/>
                  <w:marBottom w:val="0"/>
                  <w:divBdr>
                    <w:top w:val="none" w:sz="0" w:space="0" w:color="auto"/>
                    <w:left w:val="none" w:sz="0" w:space="0" w:color="auto"/>
                    <w:bottom w:val="none" w:sz="0" w:space="0" w:color="auto"/>
                    <w:right w:val="none" w:sz="0" w:space="0" w:color="auto"/>
                  </w:divBdr>
                  <w:divsChild>
                    <w:div w:id="1878543278">
                      <w:marLeft w:val="0"/>
                      <w:marRight w:val="0"/>
                      <w:marTop w:val="0"/>
                      <w:marBottom w:val="0"/>
                      <w:divBdr>
                        <w:top w:val="none" w:sz="0" w:space="0" w:color="auto"/>
                        <w:left w:val="none" w:sz="0" w:space="0" w:color="auto"/>
                        <w:bottom w:val="none" w:sz="0" w:space="0" w:color="auto"/>
                        <w:right w:val="none" w:sz="0" w:space="0" w:color="auto"/>
                      </w:divBdr>
                    </w:div>
                  </w:divsChild>
                </w:div>
                <w:div w:id="2042854401">
                  <w:marLeft w:val="0"/>
                  <w:marRight w:val="0"/>
                  <w:marTop w:val="0"/>
                  <w:marBottom w:val="0"/>
                  <w:divBdr>
                    <w:top w:val="none" w:sz="0" w:space="0" w:color="auto"/>
                    <w:left w:val="none" w:sz="0" w:space="0" w:color="auto"/>
                    <w:bottom w:val="none" w:sz="0" w:space="0" w:color="auto"/>
                    <w:right w:val="none" w:sz="0" w:space="0" w:color="auto"/>
                  </w:divBdr>
                  <w:divsChild>
                    <w:div w:id="163860632">
                      <w:marLeft w:val="0"/>
                      <w:marRight w:val="0"/>
                      <w:marTop w:val="0"/>
                      <w:marBottom w:val="0"/>
                      <w:divBdr>
                        <w:top w:val="none" w:sz="0" w:space="0" w:color="auto"/>
                        <w:left w:val="none" w:sz="0" w:space="0" w:color="auto"/>
                        <w:bottom w:val="none" w:sz="0" w:space="0" w:color="auto"/>
                        <w:right w:val="none" w:sz="0" w:space="0" w:color="auto"/>
                      </w:divBdr>
                    </w:div>
                  </w:divsChild>
                </w:div>
                <w:div w:id="2135783269">
                  <w:marLeft w:val="0"/>
                  <w:marRight w:val="0"/>
                  <w:marTop w:val="0"/>
                  <w:marBottom w:val="0"/>
                  <w:divBdr>
                    <w:top w:val="none" w:sz="0" w:space="0" w:color="auto"/>
                    <w:left w:val="none" w:sz="0" w:space="0" w:color="auto"/>
                    <w:bottom w:val="none" w:sz="0" w:space="0" w:color="auto"/>
                    <w:right w:val="none" w:sz="0" w:space="0" w:color="auto"/>
                  </w:divBdr>
                  <w:divsChild>
                    <w:div w:id="1235235013">
                      <w:marLeft w:val="0"/>
                      <w:marRight w:val="0"/>
                      <w:marTop w:val="0"/>
                      <w:marBottom w:val="0"/>
                      <w:divBdr>
                        <w:top w:val="none" w:sz="0" w:space="0" w:color="auto"/>
                        <w:left w:val="none" w:sz="0" w:space="0" w:color="auto"/>
                        <w:bottom w:val="none" w:sz="0" w:space="0" w:color="auto"/>
                        <w:right w:val="none" w:sz="0" w:space="0" w:color="auto"/>
                      </w:divBdr>
                    </w:div>
                  </w:divsChild>
                </w:div>
                <w:div w:id="2144493237">
                  <w:marLeft w:val="0"/>
                  <w:marRight w:val="0"/>
                  <w:marTop w:val="0"/>
                  <w:marBottom w:val="0"/>
                  <w:divBdr>
                    <w:top w:val="none" w:sz="0" w:space="0" w:color="auto"/>
                    <w:left w:val="none" w:sz="0" w:space="0" w:color="auto"/>
                    <w:bottom w:val="none" w:sz="0" w:space="0" w:color="auto"/>
                    <w:right w:val="none" w:sz="0" w:space="0" w:color="auto"/>
                  </w:divBdr>
                  <w:divsChild>
                    <w:div w:id="12544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73971">
          <w:marLeft w:val="0"/>
          <w:marRight w:val="0"/>
          <w:marTop w:val="0"/>
          <w:marBottom w:val="0"/>
          <w:divBdr>
            <w:top w:val="none" w:sz="0" w:space="0" w:color="auto"/>
            <w:left w:val="none" w:sz="0" w:space="0" w:color="auto"/>
            <w:bottom w:val="none" w:sz="0" w:space="0" w:color="auto"/>
            <w:right w:val="none" w:sz="0" w:space="0" w:color="auto"/>
          </w:divBdr>
        </w:div>
        <w:div w:id="300549164">
          <w:marLeft w:val="0"/>
          <w:marRight w:val="0"/>
          <w:marTop w:val="0"/>
          <w:marBottom w:val="0"/>
          <w:divBdr>
            <w:top w:val="none" w:sz="0" w:space="0" w:color="auto"/>
            <w:left w:val="none" w:sz="0" w:space="0" w:color="auto"/>
            <w:bottom w:val="none" w:sz="0" w:space="0" w:color="auto"/>
            <w:right w:val="none" w:sz="0" w:space="0" w:color="auto"/>
          </w:divBdr>
        </w:div>
        <w:div w:id="399326992">
          <w:marLeft w:val="0"/>
          <w:marRight w:val="0"/>
          <w:marTop w:val="0"/>
          <w:marBottom w:val="0"/>
          <w:divBdr>
            <w:top w:val="none" w:sz="0" w:space="0" w:color="auto"/>
            <w:left w:val="none" w:sz="0" w:space="0" w:color="auto"/>
            <w:bottom w:val="none" w:sz="0" w:space="0" w:color="auto"/>
            <w:right w:val="none" w:sz="0" w:space="0" w:color="auto"/>
          </w:divBdr>
        </w:div>
        <w:div w:id="449668829">
          <w:marLeft w:val="0"/>
          <w:marRight w:val="0"/>
          <w:marTop w:val="0"/>
          <w:marBottom w:val="0"/>
          <w:divBdr>
            <w:top w:val="none" w:sz="0" w:space="0" w:color="auto"/>
            <w:left w:val="none" w:sz="0" w:space="0" w:color="auto"/>
            <w:bottom w:val="none" w:sz="0" w:space="0" w:color="auto"/>
            <w:right w:val="none" w:sz="0" w:space="0" w:color="auto"/>
          </w:divBdr>
          <w:divsChild>
            <w:div w:id="191694025">
              <w:marLeft w:val="-75"/>
              <w:marRight w:val="0"/>
              <w:marTop w:val="30"/>
              <w:marBottom w:val="30"/>
              <w:divBdr>
                <w:top w:val="none" w:sz="0" w:space="0" w:color="auto"/>
                <w:left w:val="none" w:sz="0" w:space="0" w:color="auto"/>
                <w:bottom w:val="none" w:sz="0" w:space="0" w:color="auto"/>
                <w:right w:val="none" w:sz="0" w:space="0" w:color="auto"/>
              </w:divBdr>
              <w:divsChild>
                <w:div w:id="218051154">
                  <w:marLeft w:val="0"/>
                  <w:marRight w:val="0"/>
                  <w:marTop w:val="0"/>
                  <w:marBottom w:val="0"/>
                  <w:divBdr>
                    <w:top w:val="none" w:sz="0" w:space="0" w:color="auto"/>
                    <w:left w:val="none" w:sz="0" w:space="0" w:color="auto"/>
                    <w:bottom w:val="none" w:sz="0" w:space="0" w:color="auto"/>
                    <w:right w:val="none" w:sz="0" w:space="0" w:color="auto"/>
                  </w:divBdr>
                  <w:divsChild>
                    <w:div w:id="1347512728">
                      <w:marLeft w:val="0"/>
                      <w:marRight w:val="0"/>
                      <w:marTop w:val="0"/>
                      <w:marBottom w:val="0"/>
                      <w:divBdr>
                        <w:top w:val="none" w:sz="0" w:space="0" w:color="auto"/>
                        <w:left w:val="none" w:sz="0" w:space="0" w:color="auto"/>
                        <w:bottom w:val="none" w:sz="0" w:space="0" w:color="auto"/>
                        <w:right w:val="none" w:sz="0" w:space="0" w:color="auto"/>
                      </w:divBdr>
                    </w:div>
                  </w:divsChild>
                </w:div>
                <w:div w:id="935868735">
                  <w:marLeft w:val="0"/>
                  <w:marRight w:val="0"/>
                  <w:marTop w:val="0"/>
                  <w:marBottom w:val="0"/>
                  <w:divBdr>
                    <w:top w:val="none" w:sz="0" w:space="0" w:color="auto"/>
                    <w:left w:val="none" w:sz="0" w:space="0" w:color="auto"/>
                    <w:bottom w:val="none" w:sz="0" w:space="0" w:color="auto"/>
                    <w:right w:val="none" w:sz="0" w:space="0" w:color="auto"/>
                  </w:divBdr>
                  <w:divsChild>
                    <w:div w:id="701982488">
                      <w:marLeft w:val="0"/>
                      <w:marRight w:val="0"/>
                      <w:marTop w:val="0"/>
                      <w:marBottom w:val="0"/>
                      <w:divBdr>
                        <w:top w:val="none" w:sz="0" w:space="0" w:color="auto"/>
                        <w:left w:val="none" w:sz="0" w:space="0" w:color="auto"/>
                        <w:bottom w:val="none" w:sz="0" w:space="0" w:color="auto"/>
                        <w:right w:val="none" w:sz="0" w:space="0" w:color="auto"/>
                      </w:divBdr>
                    </w:div>
                  </w:divsChild>
                </w:div>
                <w:div w:id="1388183583">
                  <w:marLeft w:val="0"/>
                  <w:marRight w:val="0"/>
                  <w:marTop w:val="0"/>
                  <w:marBottom w:val="0"/>
                  <w:divBdr>
                    <w:top w:val="none" w:sz="0" w:space="0" w:color="auto"/>
                    <w:left w:val="none" w:sz="0" w:space="0" w:color="auto"/>
                    <w:bottom w:val="none" w:sz="0" w:space="0" w:color="auto"/>
                    <w:right w:val="none" w:sz="0" w:space="0" w:color="auto"/>
                  </w:divBdr>
                  <w:divsChild>
                    <w:div w:id="85929119">
                      <w:marLeft w:val="0"/>
                      <w:marRight w:val="0"/>
                      <w:marTop w:val="0"/>
                      <w:marBottom w:val="0"/>
                      <w:divBdr>
                        <w:top w:val="none" w:sz="0" w:space="0" w:color="auto"/>
                        <w:left w:val="none" w:sz="0" w:space="0" w:color="auto"/>
                        <w:bottom w:val="none" w:sz="0" w:space="0" w:color="auto"/>
                        <w:right w:val="none" w:sz="0" w:space="0" w:color="auto"/>
                      </w:divBdr>
                    </w:div>
                  </w:divsChild>
                </w:div>
                <w:div w:id="1491410236">
                  <w:marLeft w:val="0"/>
                  <w:marRight w:val="0"/>
                  <w:marTop w:val="0"/>
                  <w:marBottom w:val="0"/>
                  <w:divBdr>
                    <w:top w:val="none" w:sz="0" w:space="0" w:color="auto"/>
                    <w:left w:val="none" w:sz="0" w:space="0" w:color="auto"/>
                    <w:bottom w:val="none" w:sz="0" w:space="0" w:color="auto"/>
                    <w:right w:val="none" w:sz="0" w:space="0" w:color="auto"/>
                  </w:divBdr>
                  <w:divsChild>
                    <w:div w:id="1494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060378">
          <w:marLeft w:val="0"/>
          <w:marRight w:val="0"/>
          <w:marTop w:val="0"/>
          <w:marBottom w:val="0"/>
          <w:divBdr>
            <w:top w:val="none" w:sz="0" w:space="0" w:color="auto"/>
            <w:left w:val="none" w:sz="0" w:space="0" w:color="auto"/>
            <w:bottom w:val="none" w:sz="0" w:space="0" w:color="auto"/>
            <w:right w:val="none" w:sz="0" w:space="0" w:color="auto"/>
          </w:divBdr>
          <w:divsChild>
            <w:div w:id="2108036688">
              <w:marLeft w:val="-75"/>
              <w:marRight w:val="0"/>
              <w:marTop w:val="30"/>
              <w:marBottom w:val="30"/>
              <w:divBdr>
                <w:top w:val="none" w:sz="0" w:space="0" w:color="auto"/>
                <w:left w:val="none" w:sz="0" w:space="0" w:color="auto"/>
                <w:bottom w:val="none" w:sz="0" w:space="0" w:color="auto"/>
                <w:right w:val="none" w:sz="0" w:space="0" w:color="auto"/>
              </w:divBdr>
              <w:divsChild>
                <w:div w:id="397676908">
                  <w:marLeft w:val="0"/>
                  <w:marRight w:val="0"/>
                  <w:marTop w:val="0"/>
                  <w:marBottom w:val="0"/>
                  <w:divBdr>
                    <w:top w:val="none" w:sz="0" w:space="0" w:color="auto"/>
                    <w:left w:val="none" w:sz="0" w:space="0" w:color="auto"/>
                    <w:bottom w:val="none" w:sz="0" w:space="0" w:color="auto"/>
                    <w:right w:val="none" w:sz="0" w:space="0" w:color="auto"/>
                  </w:divBdr>
                  <w:divsChild>
                    <w:div w:id="484787148">
                      <w:marLeft w:val="0"/>
                      <w:marRight w:val="0"/>
                      <w:marTop w:val="0"/>
                      <w:marBottom w:val="0"/>
                      <w:divBdr>
                        <w:top w:val="none" w:sz="0" w:space="0" w:color="auto"/>
                        <w:left w:val="none" w:sz="0" w:space="0" w:color="auto"/>
                        <w:bottom w:val="none" w:sz="0" w:space="0" w:color="auto"/>
                        <w:right w:val="none" w:sz="0" w:space="0" w:color="auto"/>
                      </w:divBdr>
                    </w:div>
                  </w:divsChild>
                </w:div>
                <w:div w:id="435256152">
                  <w:marLeft w:val="0"/>
                  <w:marRight w:val="0"/>
                  <w:marTop w:val="0"/>
                  <w:marBottom w:val="0"/>
                  <w:divBdr>
                    <w:top w:val="none" w:sz="0" w:space="0" w:color="auto"/>
                    <w:left w:val="none" w:sz="0" w:space="0" w:color="auto"/>
                    <w:bottom w:val="none" w:sz="0" w:space="0" w:color="auto"/>
                    <w:right w:val="none" w:sz="0" w:space="0" w:color="auto"/>
                  </w:divBdr>
                  <w:divsChild>
                    <w:div w:id="1802844295">
                      <w:marLeft w:val="0"/>
                      <w:marRight w:val="0"/>
                      <w:marTop w:val="0"/>
                      <w:marBottom w:val="0"/>
                      <w:divBdr>
                        <w:top w:val="none" w:sz="0" w:space="0" w:color="auto"/>
                        <w:left w:val="none" w:sz="0" w:space="0" w:color="auto"/>
                        <w:bottom w:val="none" w:sz="0" w:space="0" w:color="auto"/>
                        <w:right w:val="none" w:sz="0" w:space="0" w:color="auto"/>
                      </w:divBdr>
                    </w:div>
                  </w:divsChild>
                </w:div>
                <w:div w:id="587151256">
                  <w:marLeft w:val="0"/>
                  <w:marRight w:val="0"/>
                  <w:marTop w:val="0"/>
                  <w:marBottom w:val="0"/>
                  <w:divBdr>
                    <w:top w:val="none" w:sz="0" w:space="0" w:color="auto"/>
                    <w:left w:val="none" w:sz="0" w:space="0" w:color="auto"/>
                    <w:bottom w:val="none" w:sz="0" w:space="0" w:color="auto"/>
                    <w:right w:val="none" w:sz="0" w:space="0" w:color="auto"/>
                  </w:divBdr>
                  <w:divsChild>
                    <w:div w:id="622031457">
                      <w:marLeft w:val="0"/>
                      <w:marRight w:val="0"/>
                      <w:marTop w:val="0"/>
                      <w:marBottom w:val="0"/>
                      <w:divBdr>
                        <w:top w:val="none" w:sz="0" w:space="0" w:color="auto"/>
                        <w:left w:val="none" w:sz="0" w:space="0" w:color="auto"/>
                        <w:bottom w:val="none" w:sz="0" w:space="0" w:color="auto"/>
                        <w:right w:val="none" w:sz="0" w:space="0" w:color="auto"/>
                      </w:divBdr>
                    </w:div>
                  </w:divsChild>
                </w:div>
                <w:div w:id="604730083">
                  <w:marLeft w:val="0"/>
                  <w:marRight w:val="0"/>
                  <w:marTop w:val="0"/>
                  <w:marBottom w:val="0"/>
                  <w:divBdr>
                    <w:top w:val="none" w:sz="0" w:space="0" w:color="auto"/>
                    <w:left w:val="none" w:sz="0" w:space="0" w:color="auto"/>
                    <w:bottom w:val="none" w:sz="0" w:space="0" w:color="auto"/>
                    <w:right w:val="none" w:sz="0" w:space="0" w:color="auto"/>
                  </w:divBdr>
                  <w:divsChild>
                    <w:div w:id="1292129347">
                      <w:marLeft w:val="0"/>
                      <w:marRight w:val="0"/>
                      <w:marTop w:val="0"/>
                      <w:marBottom w:val="0"/>
                      <w:divBdr>
                        <w:top w:val="none" w:sz="0" w:space="0" w:color="auto"/>
                        <w:left w:val="none" w:sz="0" w:space="0" w:color="auto"/>
                        <w:bottom w:val="none" w:sz="0" w:space="0" w:color="auto"/>
                        <w:right w:val="none" w:sz="0" w:space="0" w:color="auto"/>
                      </w:divBdr>
                    </w:div>
                  </w:divsChild>
                </w:div>
                <w:div w:id="792676198">
                  <w:marLeft w:val="0"/>
                  <w:marRight w:val="0"/>
                  <w:marTop w:val="0"/>
                  <w:marBottom w:val="0"/>
                  <w:divBdr>
                    <w:top w:val="none" w:sz="0" w:space="0" w:color="auto"/>
                    <w:left w:val="none" w:sz="0" w:space="0" w:color="auto"/>
                    <w:bottom w:val="none" w:sz="0" w:space="0" w:color="auto"/>
                    <w:right w:val="none" w:sz="0" w:space="0" w:color="auto"/>
                  </w:divBdr>
                  <w:divsChild>
                    <w:div w:id="729235014">
                      <w:marLeft w:val="0"/>
                      <w:marRight w:val="0"/>
                      <w:marTop w:val="0"/>
                      <w:marBottom w:val="0"/>
                      <w:divBdr>
                        <w:top w:val="none" w:sz="0" w:space="0" w:color="auto"/>
                        <w:left w:val="none" w:sz="0" w:space="0" w:color="auto"/>
                        <w:bottom w:val="none" w:sz="0" w:space="0" w:color="auto"/>
                        <w:right w:val="none" w:sz="0" w:space="0" w:color="auto"/>
                      </w:divBdr>
                    </w:div>
                  </w:divsChild>
                </w:div>
                <w:div w:id="917247606">
                  <w:marLeft w:val="0"/>
                  <w:marRight w:val="0"/>
                  <w:marTop w:val="0"/>
                  <w:marBottom w:val="0"/>
                  <w:divBdr>
                    <w:top w:val="none" w:sz="0" w:space="0" w:color="auto"/>
                    <w:left w:val="none" w:sz="0" w:space="0" w:color="auto"/>
                    <w:bottom w:val="none" w:sz="0" w:space="0" w:color="auto"/>
                    <w:right w:val="none" w:sz="0" w:space="0" w:color="auto"/>
                  </w:divBdr>
                  <w:divsChild>
                    <w:div w:id="576474976">
                      <w:marLeft w:val="0"/>
                      <w:marRight w:val="0"/>
                      <w:marTop w:val="0"/>
                      <w:marBottom w:val="0"/>
                      <w:divBdr>
                        <w:top w:val="none" w:sz="0" w:space="0" w:color="auto"/>
                        <w:left w:val="none" w:sz="0" w:space="0" w:color="auto"/>
                        <w:bottom w:val="none" w:sz="0" w:space="0" w:color="auto"/>
                        <w:right w:val="none" w:sz="0" w:space="0" w:color="auto"/>
                      </w:divBdr>
                    </w:div>
                  </w:divsChild>
                </w:div>
                <w:div w:id="923681617">
                  <w:marLeft w:val="0"/>
                  <w:marRight w:val="0"/>
                  <w:marTop w:val="0"/>
                  <w:marBottom w:val="0"/>
                  <w:divBdr>
                    <w:top w:val="none" w:sz="0" w:space="0" w:color="auto"/>
                    <w:left w:val="none" w:sz="0" w:space="0" w:color="auto"/>
                    <w:bottom w:val="none" w:sz="0" w:space="0" w:color="auto"/>
                    <w:right w:val="none" w:sz="0" w:space="0" w:color="auto"/>
                  </w:divBdr>
                  <w:divsChild>
                    <w:div w:id="37826044">
                      <w:marLeft w:val="0"/>
                      <w:marRight w:val="0"/>
                      <w:marTop w:val="0"/>
                      <w:marBottom w:val="0"/>
                      <w:divBdr>
                        <w:top w:val="none" w:sz="0" w:space="0" w:color="auto"/>
                        <w:left w:val="none" w:sz="0" w:space="0" w:color="auto"/>
                        <w:bottom w:val="none" w:sz="0" w:space="0" w:color="auto"/>
                        <w:right w:val="none" w:sz="0" w:space="0" w:color="auto"/>
                      </w:divBdr>
                    </w:div>
                  </w:divsChild>
                </w:div>
                <w:div w:id="1122311618">
                  <w:marLeft w:val="0"/>
                  <w:marRight w:val="0"/>
                  <w:marTop w:val="0"/>
                  <w:marBottom w:val="0"/>
                  <w:divBdr>
                    <w:top w:val="none" w:sz="0" w:space="0" w:color="auto"/>
                    <w:left w:val="none" w:sz="0" w:space="0" w:color="auto"/>
                    <w:bottom w:val="none" w:sz="0" w:space="0" w:color="auto"/>
                    <w:right w:val="none" w:sz="0" w:space="0" w:color="auto"/>
                  </w:divBdr>
                  <w:divsChild>
                    <w:div w:id="839319997">
                      <w:marLeft w:val="0"/>
                      <w:marRight w:val="0"/>
                      <w:marTop w:val="0"/>
                      <w:marBottom w:val="0"/>
                      <w:divBdr>
                        <w:top w:val="none" w:sz="0" w:space="0" w:color="auto"/>
                        <w:left w:val="none" w:sz="0" w:space="0" w:color="auto"/>
                        <w:bottom w:val="none" w:sz="0" w:space="0" w:color="auto"/>
                        <w:right w:val="none" w:sz="0" w:space="0" w:color="auto"/>
                      </w:divBdr>
                    </w:div>
                  </w:divsChild>
                </w:div>
                <w:div w:id="1170562049">
                  <w:marLeft w:val="0"/>
                  <w:marRight w:val="0"/>
                  <w:marTop w:val="0"/>
                  <w:marBottom w:val="0"/>
                  <w:divBdr>
                    <w:top w:val="none" w:sz="0" w:space="0" w:color="auto"/>
                    <w:left w:val="none" w:sz="0" w:space="0" w:color="auto"/>
                    <w:bottom w:val="none" w:sz="0" w:space="0" w:color="auto"/>
                    <w:right w:val="none" w:sz="0" w:space="0" w:color="auto"/>
                  </w:divBdr>
                  <w:divsChild>
                    <w:div w:id="876041704">
                      <w:marLeft w:val="0"/>
                      <w:marRight w:val="0"/>
                      <w:marTop w:val="0"/>
                      <w:marBottom w:val="0"/>
                      <w:divBdr>
                        <w:top w:val="none" w:sz="0" w:space="0" w:color="auto"/>
                        <w:left w:val="none" w:sz="0" w:space="0" w:color="auto"/>
                        <w:bottom w:val="none" w:sz="0" w:space="0" w:color="auto"/>
                        <w:right w:val="none" w:sz="0" w:space="0" w:color="auto"/>
                      </w:divBdr>
                    </w:div>
                  </w:divsChild>
                </w:div>
                <w:div w:id="1227692004">
                  <w:marLeft w:val="0"/>
                  <w:marRight w:val="0"/>
                  <w:marTop w:val="0"/>
                  <w:marBottom w:val="0"/>
                  <w:divBdr>
                    <w:top w:val="none" w:sz="0" w:space="0" w:color="auto"/>
                    <w:left w:val="none" w:sz="0" w:space="0" w:color="auto"/>
                    <w:bottom w:val="none" w:sz="0" w:space="0" w:color="auto"/>
                    <w:right w:val="none" w:sz="0" w:space="0" w:color="auto"/>
                  </w:divBdr>
                  <w:divsChild>
                    <w:div w:id="905527703">
                      <w:marLeft w:val="0"/>
                      <w:marRight w:val="0"/>
                      <w:marTop w:val="0"/>
                      <w:marBottom w:val="0"/>
                      <w:divBdr>
                        <w:top w:val="none" w:sz="0" w:space="0" w:color="auto"/>
                        <w:left w:val="none" w:sz="0" w:space="0" w:color="auto"/>
                        <w:bottom w:val="none" w:sz="0" w:space="0" w:color="auto"/>
                        <w:right w:val="none" w:sz="0" w:space="0" w:color="auto"/>
                      </w:divBdr>
                    </w:div>
                  </w:divsChild>
                </w:div>
                <w:div w:id="1341077354">
                  <w:marLeft w:val="0"/>
                  <w:marRight w:val="0"/>
                  <w:marTop w:val="0"/>
                  <w:marBottom w:val="0"/>
                  <w:divBdr>
                    <w:top w:val="none" w:sz="0" w:space="0" w:color="auto"/>
                    <w:left w:val="none" w:sz="0" w:space="0" w:color="auto"/>
                    <w:bottom w:val="none" w:sz="0" w:space="0" w:color="auto"/>
                    <w:right w:val="none" w:sz="0" w:space="0" w:color="auto"/>
                  </w:divBdr>
                  <w:divsChild>
                    <w:div w:id="252975158">
                      <w:marLeft w:val="0"/>
                      <w:marRight w:val="0"/>
                      <w:marTop w:val="0"/>
                      <w:marBottom w:val="0"/>
                      <w:divBdr>
                        <w:top w:val="none" w:sz="0" w:space="0" w:color="auto"/>
                        <w:left w:val="none" w:sz="0" w:space="0" w:color="auto"/>
                        <w:bottom w:val="none" w:sz="0" w:space="0" w:color="auto"/>
                        <w:right w:val="none" w:sz="0" w:space="0" w:color="auto"/>
                      </w:divBdr>
                    </w:div>
                  </w:divsChild>
                </w:div>
                <w:div w:id="1525166769">
                  <w:marLeft w:val="0"/>
                  <w:marRight w:val="0"/>
                  <w:marTop w:val="0"/>
                  <w:marBottom w:val="0"/>
                  <w:divBdr>
                    <w:top w:val="none" w:sz="0" w:space="0" w:color="auto"/>
                    <w:left w:val="none" w:sz="0" w:space="0" w:color="auto"/>
                    <w:bottom w:val="none" w:sz="0" w:space="0" w:color="auto"/>
                    <w:right w:val="none" w:sz="0" w:space="0" w:color="auto"/>
                  </w:divBdr>
                  <w:divsChild>
                    <w:div w:id="2105955433">
                      <w:marLeft w:val="0"/>
                      <w:marRight w:val="0"/>
                      <w:marTop w:val="0"/>
                      <w:marBottom w:val="0"/>
                      <w:divBdr>
                        <w:top w:val="none" w:sz="0" w:space="0" w:color="auto"/>
                        <w:left w:val="none" w:sz="0" w:space="0" w:color="auto"/>
                        <w:bottom w:val="none" w:sz="0" w:space="0" w:color="auto"/>
                        <w:right w:val="none" w:sz="0" w:space="0" w:color="auto"/>
                      </w:divBdr>
                    </w:div>
                  </w:divsChild>
                </w:div>
                <w:div w:id="1648051625">
                  <w:marLeft w:val="0"/>
                  <w:marRight w:val="0"/>
                  <w:marTop w:val="0"/>
                  <w:marBottom w:val="0"/>
                  <w:divBdr>
                    <w:top w:val="none" w:sz="0" w:space="0" w:color="auto"/>
                    <w:left w:val="none" w:sz="0" w:space="0" w:color="auto"/>
                    <w:bottom w:val="none" w:sz="0" w:space="0" w:color="auto"/>
                    <w:right w:val="none" w:sz="0" w:space="0" w:color="auto"/>
                  </w:divBdr>
                  <w:divsChild>
                    <w:div w:id="1714504194">
                      <w:marLeft w:val="0"/>
                      <w:marRight w:val="0"/>
                      <w:marTop w:val="0"/>
                      <w:marBottom w:val="0"/>
                      <w:divBdr>
                        <w:top w:val="none" w:sz="0" w:space="0" w:color="auto"/>
                        <w:left w:val="none" w:sz="0" w:space="0" w:color="auto"/>
                        <w:bottom w:val="none" w:sz="0" w:space="0" w:color="auto"/>
                        <w:right w:val="none" w:sz="0" w:space="0" w:color="auto"/>
                      </w:divBdr>
                    </w:div>
                  </w:divsChild>
                </w:div>
                <w:div w:id="1662998902">
                  <w:marLeft w:val="0"/>
                  <w:marRight w:val="0"/>
                  <w:marTop w:val="0"/>
                  <w:marBottom w:val="0"/>
                  <w:divBdr>
                    <w:top w:val="none" w:sz="0" w:space="0" w:color="auto"/>
                    <w:left w:val="none" w:sz="0" w:space="0" w:color="auto"/>
                    <w:bottom w:val="none" w:sz="0" w:space="0" w:color="auto"/>
                    <w:right w:val="none" w:sz="0" w:space="0" w:color="auto"/>
                  </w:divBdr>
                  <w:divsChild>
                    <w:div w:id="1480149557">
                      <w:marLeft w:val="0"/>
                      <w:marRight w:val="0"/>
                      <w:marTop w:val="0"/>
                      <w:marBottom w:val="0"/>
                      <w:divBdr>
                        <w:top w:val="none" w:sz="0" w:space="0" w:color="auto"/>
                        <w:left w:val="none" w:sz="0" w:space="0" w:color="auto"/>
                        <w:bottom w:val="none" w:sz="0" w:space="0" w:color="auto"/>
                        <w:right w:val="none" w:sz="0" w:space="0" w:color="auto"/>
                      </w:divBdr>
                    </w:div>
                  </w:divsChild>
                </w:div>
                <w:div w:id="1667396630">
                  <w:marLeft w:val="0"/>
                  <w:marRight w:val="0"/>
                  <w:marTop w:val="0"/>
                  <w:marBottom w:val="0"/>
                  <w:divBdr>
                    <w:top w:val="none" w:sz="0" w:space="0" w:color="auto"/>
                    <w:left w:val="none" w:sz="0" w:space="0" w:color="auto"/>
                    <w:bottom w:val="none" w:sz="0" w:space="0" w:color="auto"/>
                    <w:right w:val="none" w:sz="0" w:space="0" w:color="auto"/>
                  </w:divBdr>
                  <w:divsChild>
                    <w:div w:id="2003774366">
                      <w:marLeft w:val="0"/>
                      <w:marRight w:val="0"/>
                      <w:marTop w:val="0"/>
                      <w:marBottom w:val="0"/>
                      <w:divBdr>
                        <w:top w:val="none" w:sz="0" w:space="0" w:color="auto"/>
                        <w:left w:val="none" w:sz="0" w:space="0" w:color="auto"/>
                        <w:bottom w:val="none" w:sz="0" w:space="0" w:color="auto"/>
                        <w:right w:val="none" w:sz="0" w:space="0" w:color="auto"/>
                      </w:divBdr>
                    </w:div>
                  </w:divsChild>
                </w:div>
                <w:div w:id="1767379871">
                  <w:marLeft w:val="0"/>
                  <w:marRight w:val="0"/>
                  <w:marTop w:val="0"/>
                  <w:marBottom w:val="0"/>
                  <w:divBdr>
                    <w:top w:val="none" w:sz="0" w:space="0" w:color="auto"/>
                    <w:left w:val="none" w:sz="0" w:space="0" w:color="auto"/>
                    <w:bottom w:val="none" w:sz="0" w:space="0" w:color="auto"/>
                    <w:right w:val="none" w:sz="0" w:space="0" w:color="auto"/>
                  </w:divBdr>
                  <w:divsChild>
                    <w:div w:id="252786247">
                      <w:marLeft w:val="0"/>
                      <w:marRight w:val="0"/>
                      <w:marTop w:val="0"/>
                      <w:marBottom w:val="0"/>
                      <w:divBdr>
                        <w:top w:val="none" w:sz="0" w:space="0" w:color="auto"/>
                        <w:left w:val="none" w:sz="0" w:space="0" w:color="auto"/>
                        <w:bottom w:val="none" w:sz="0" w:space="0" w:color="auto"/>
                        <w:right w:val="none" w:sz="0" w:space="0" w:color="auto"/>
                      </w:divBdr>
                    </w:div>
                  </w:divsChild>
                </w:div>
                <w:div w:id="1803116915">
                  <w:marLeft w:val="0"/>
                  <w:marRight w:val="0"/>
                  <w:marTop w:val="0"/>
                  <w:marBottom w:val="0"/>
                  <w:divBdr>
                    <w:top w:val="none" w:sz="0" w:space="0" w:color="auto"/>
                    <w:left w:val="none" w:sz="0" w:space="0" w:color="auto"/>
                    <w:bottom w:val="none" w:sz="0" w:space="0" w:color="auto"/>
                    <w:right w:val="none" w:sz="0" w:space="0" w:color="auto"/>
                  </w:divBdr>
                  <w:divsChild>
                    <w:div w:id="1247306498">
                      <w:marLeft w:val="0"/>
                      <w:marRight w:val="0"/>
                      <w:marTop w:val="0"/>
                      <w:marBottom w:val="0"/>
                      <w:divBdr>
                        <w:top w:val="none" w:sz="0" w:space="0" w:color="auto"/>
                        <w:left w:val="none" w:sz="0" w:space="0" w:color="auto"/>
                        <w:bottom w:val="none" w:sz="0" w:space="0" w:color="auto"/>
                        <w:right w:val="none" w:sz="0" w:space="0" w:color="auto"/>
                      </w:divBdr>
                    </w:div>
                  </w:divsChild>
                </w:div>
                <w:div w:id="1871380591">
                  <w:marLeft w:val="0"/>
                  <w:marRight w:val="0"/>
                  <w:marTop w:val="0"/>
                  <w:marBottom w:val="0"/>
                  <w:divBdr>
                    <w:top w:val="none" w:sz="0" w:space="0" w:color="auto"/>
                    <w:left w:val="none" w:sz="0" w:space="0" w:color="auto"/>
                    <w:bottom w:val="none" w:sz="0" w:space="0" w:color="auto"/>
                    <w:right w:val="none" w:sz="0" w:space="0" w:color="auto"/>
                  </w:divBdr>
                  <w:divsChild>
                    <w:div w:id="81549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1157">
          <w:marLeft w:val="0"/>
          <w:marRight w:val="0"/>
          <w:marTop w:val="0"/>
          <w:marBottom w:val="0"/>
          <w:divBdr>
            <w:top w:val="none" w:sz="0" w:space="0" w:color="auto"/>
            <w:left w:val="none" w:sz="0" w:space="0" w:color="auto"/>
            <w:bottom w:val="none" w:sz="0" w:space="0" w:color="auto"/>
            <w:right w:val="none" w:sz="0" w:space="0" w:color="auto"/>
          </w:divBdr>
        </w:div>
        <w:div w:id="481041764">
          <w:marLeft w:val="0"/>
          <w:marRight w:val="0"/>
          <w:marTop w:val="0"/>
          <w:marBottom w:val="0"/>
          <w:divBdr>
            <w:top w:val="none" w:sz="0" w:space="0" w:color="auto"/>
            <w:left w:val="none" w:sz="0" w:space="0" w:color="auto"/>
            <w:bottom w:val="none" w:sz="0" w:space="0" w:color="auto"/>
            <w:right w:val="none" w:sz="0" w:space="0" w:color="auto"/>
          </w:divBdr>
        </w:div>
        <w:div w:id="497424309">
          <w:marLeft w:val="0"/>
          <w:marRight w:val="0"/>
          <w:marTop w:val="0"/>
          <w:marBottom w:val="0"/>
          <w:divBdr>
            <w:top w:val="none" w:sz="0" w:space="0" w:color="auto"/>
            <w:left w:val="none" w:sz="0" w:space="0" w:color="auto"/>
            <w:bottom w:val="none" w:sz="0" w:space="0" w:color="auto"/>
            <w:right w:val="none" w:sz="0" w:space="0" w:color="auto"/>
          </w:divBdr>
        </w:div>
        <w:div w:id="501434766">
          <w:marLeft w:val="0"/>
          <w:marRight w:val="0"/>
          <w:marTop w:val="0"/>
          <w:marBottom w:val="0"/>
          <w:divBdr>
            <w:top w:val="none" w:sz="0" w:space="0" w:color="auto"/>
            <w:left w:val="none" w:sz="0" w:space="0" w:color="auto"/>
            <w:bottom w:val="none" w:sz="0" w:space="0" w:color="auto"/>
            <w:right w:val="none" w:sz="0" w:space="0" w:color="auto"/>
          </w:divBdr>
        </w:div>
        <w:div w:id="639187790">
          <w:marLeft w:val="0"/>
          <w:marRight w:val="0"/>
          <w:marTop w:val="0"/>
          <w:marBottom w:val="0"/>
          <w:divBdr>
            <w:top w:val="none" w:sz="0" w:space="0" w:color="auto"/>
            <w:left w:val="none" w:sz="0" w:space="0" w:color="auto"/>
            <w:bottom w:val="none" w:sz="0" w:space="0" w:color="auto"/>
            <w:right w:val="none" w:sz="0" w:space="0" w:color="auto"/>
          </w:divBdr>
        </w:div>
        <w:div w:id="646588926">
          <w:marLeft w:val="0"/>
          <w:marRight w:val="0"/>
          <w:marTop w:val="0"/>
          <w:marBottom w:val="0"/>
          <w:divBdr>
            <w:top w:val="none" w:sz="0" w:space="0" w:color="auto"/>
            <w:left w:val="none" w:sz="0" w:space="0" w:color="auto"/>
            <w:bottom w:val="none" w:sz="0" w:space="0" w:color="auto"/>
            <w:right w:val="none" w:sz="0" w:space="0" w:color="auto"/>
          </w:divBdr>
        </w:div>
        <w:div w:id="828524532">
          <w:marLeft w:val="0"/>
          <w:marRight w:val="0"/>
          <w:marTop w:val="0"/>
          <w:marBottom w:val="0"/>
          <w:divBdr>
            <w:top w:val="none" w:sz="0" w:space="0" w:color="auto"/>
            <w:left w:val="none" w:sz="0" w:space="0" w:color="auto"/>
            <w:bottom w:val="none" w:sz="0" w:space="0" w:color="auto"/>
            <w:right w:val="none" w:sz="0" w:space="0" w:color="auto"/>
          </w:divBdr>
        </w:div>
        <w:div w:id="1060010786">
          <w:marLeft w:val="0"/>
          <w:marRight w:val="0"/>
          <w:marTop w:val="0"/>
          <w:marBottom w:val="0"/>
          <w:divBdr>
            <w:top w:val="none" w:sz="0" w:space="0" w:color="auto"/>
            <w:left w:val="none" w:sz="0" w:space="0" w:color="auto"/>
            <w:bottom w:val="none" w:sz="0" w:space="0" w:color="auto"/>
            <w:right w:val="none" w:sz="0" w:space="0" w:color="auto"/>
          </w:divBdr>
          <w:divsChild>
            <w:div w:id="219945339">
              <w:marLeft w:val="0"/>
              <w:marRight w:val="0"/>
              <w:marTop w:val="0"/>
              <w:marBottom w:val="0"/>
              <w:divBdr>
                <w:top w:val="none" w:sz="0" w:space="0" w:color="auto"/>
                <w:left w:val="none" w:sz="0" w:space="0" w:color="auto"/>
                <w:bottom w:val="none" w:sz="0" w:space="0" w:color="auto"/>
                <w:right w:val="none" w:sz="0" w:space="0" w:color="auto"/>
              </w:divBdr>
            </w:div>
            <w:div w:id="408964808">
              <w:marLeft w:val="0"/>
              <w:marRight w:val="0"/>
              <w:marTop w:val="0"/>
              <w:marBottom w:val="0"/>
              <w:divBdr>
                <w:top w:val="none" w:sz="0" w:space="0" w:color="auto"/>
                <w:left w:val="none" w:sz="0" w:space="0" w:color="auto"/>
                <w:bottom w:val="none" w:sz="0" w:space="0" w:color="auto"/>
                <w:right w:val="none" w:sz="0" w:space="0" w:color="auto"/>
              </w:divBdr>
            </w:div>
            <w:div w:id="667173378">
              <w:marLeft w:val="0"/>
              <w:marRight w:val="0"/>
              <w:marTop w:val="0"/>
              <w:marBottom w:val="0"/>
              <w:divBdr>
                <w:top w:val="none" w:sz="0" w:space="0" w:color="auto"/>
                <w:left w:val="none" w:sz="0" w:space="0" w:color="auto"/>
                <w:bottom w:val="none" w:sz="0" w:space="0" w:color="auto"/>
                <w:right w:val="none" w:sz="0" w:space="0" w:color="auto"/>
              </w:divBdr>
            </w:div>
            <w:div w:id="709961193">
              <w:marLeft w:val="0"/>
              <w:marRight w:val="0"/>
              <w:marTop w:val="0"/>
              <w:marBottom w:val="0"/>
              <w:divBdr>
                <w:top w:val="none" w:sz="0" w:space="0" w:color="auto"/>
                <w:left w:val="none" w:sz="0" w:space="0" w:color="auto"/>
                <w:bottom w:val="none" w:sz="0" w:space="0" w:color="auto"/>
                <w:right w:val="none" w:sz="0" w:space="0" w:color="auto"/>
              </w:divBdr>
            </w:div>
            <w:div w:id="764497020">
              <w:marLeft w:val="0"/>
              <w:marRight w:val="0"/>
              <w:marTop w:val="0"/>
              <w:marBottom w:val="0"/>
              <w:divBdr>
                <w:top w:val="none" w:sz="0" w:space="0" w:color="auto"/>
                <w:left w:val="none" w:sz="0" w:space="0" w:color="auto"/>
                <w:bottom w:val="none" w:sz="0" w:space="0" w:color="auto"/>
                <w:right w:val="none" w:sz="0" w:space="0" w:color="auto"/>
              </w:divBdr>
            </w:div>
            <w:div w:id="957832338">
              <w:marLeft w:val="0"/>
              <w:marRight w:val="0"/>
              <w:marTop w:val="0"/>
              <w:marBottom w:val="0"/>
              <w:divBdr>
                <w:top w:val="none" w:sz="0" w:space="0" w:color="auto"/>
                <w:left w:val="none" w:sz="0" w:space="0" w:color="auto"/>
                <w:bottom w:val="none" w:sz="0" w:space="0" w:color="auto"/>
                <w:right w:val="none" w:sz="0" w:space="0" w:color="auto"/>
              </w:divBdr>
            </w:div>
            <w:div w:id="1283808601">
              <w:marLeft w:val="0"/>
              <w:marRight w:val="0"/>
              <w:marTop w:val="0"/>
              <w:marBottom w:val="0"/>
              <w:divBdr>
                <w:top w:val="none" w:sz="0" w:space="0" w:color="auto"/>
                <w:left w:val="none" w:sz="0" w:space="0" w:color="auto"/>
                <w:bottom w:val="none" w:sz="0" w:space="0" w:color="auto"/>
                <w:right w:val="none" w:sz="0" w:space="0" w:color="auto"/>
              </w:divBdr>
            </w:div>
            <w:div w:id="1300644427">
              <w:marLeft w:val="0"/>
              <w:marRight w:val="0"/>
              <w:marTop w:val="0"/>
              <w:marBottom w:val="0"/>
              <w:divBdr>
                <w:top w:val="none" w:sz="0" w:space="0" w:color="auto"/>
                <w:left w:val="none" w:sz="0" w:space="0" w:color="auto"/>
                <w:bottom w:val="none" w:sz="0" w:space="0" w:color="auto"/>
                <w:right w:val="none" w:sz="0" w:space="0" w:color="auto"/>
              </w:divBdr>
            </w:div>
            <w:div w:id="1302418722">
              <w:marLeft w:val="0"/>
              <w:marRight w:val="0"/>
              <w:marTop w:val="0"/>
              <w:marBottom w:val="0"/>
              <w:divBdr>
                <w:top w:val="none" w:sz="0" w:space="0" w:color="auto"/>
                <w:left w:val="none" w:sz="0" w:space="0" w:color="auto"/>
                <w:bottom w:val="none" w:sz="0" w:space="0" w:color="auto"/>
                <w:right w:val="none" w:sz="0" w:space="0" w:color="auto"/>
              </w:divBdr>
            </w:div>
            <w:div w:id="1312254293">
              <w:marLeft w:val="0"/>
              <w:marRight w:val="0"/>
              <w:marTop w:val="0"/>
              <w:marBottom w:val="0"/>
              <w:divBdr>
                <w:top w:val="none" w:sz="0" w:space="0" w:color="auto"/>
                <w:left w:val="none" w:sz="0" w:space="0" w:color="auto"/>
                <w:bottom w:val="none" w:sz="0" w:space="0" w:color="auto"/>
                <w:right w:val="none" w:sz="0" w:space="0" w:color="auto"/>
              </w:divBdr>
            </w:div>
            <w:div w:id="1384714692">
              <w:marLeft w:val="0"/>
              <w:marRight w:val="0"/>
              <w:marTop w:val="0"/>
              <w:marBottom w:val="0"/>
              <w:divBdr>
                <w:top w:val="none" w:sz="0" w:space="0" w:color="auto"/>
                <w:left w:val="none" w:sz="0" w:space="0" w:color="auto"/>
                <w:bottom w:val="none" w:sz="0" w:space="0" w:color="auto"/>
                <w:right w:val="none" w:sz="0" w:space="0" w:color="auto"/>
              </w:divBdr>
            </w:div>
            <w:div w:id="1666007443">
              <w:marLeft w:val="0"/>
              <w:marRight w:val="0"/>
              <w:marTop w:val="0"/>
              <w:marBottom w:val="0"/>
              <w:divBdr>
                <w:top w:val="none" w:sz="0" w:space="0" w:color="auto"/>
                <w:left w:val="none" w:sz="0" w:space="0" w:color="auto"/>
                <w:bottom w:val="none" w:sz="0" w:space="0" w:color="auto"/>
                <w:right w:val="none" w:sz="0" w:space="0" w:color="auto"/>
              </w:divBdr>
            </w:div>
            <w:div w:id="1772966520">
              <w:marLeft w:val="0"/>
              <w:marRight w:val="0"/>
              <w:marTop w:val="0"/>
              <w:marBottom w:val="0"/>
              <w:divBdr>
                <w:top w:val="none" w:sz="0" w:space="0" w:color="auto"/>
                <w:left w:val="none" w:sz="0" w:space="0" w:color="auto"/>
                <w:bottom w:val="none" w:sz="0" w:space="0" w:color="auto"/>
                <w:right w:val="none" w:sz="0" w:space="0" w:color="auto"/>
              </w:divBdr>
            </w:div>
            <w:div w:id="1790471091">
              <w:marLeft w:val="0"/>
              <w:marRight w:val="0"/>
              <w:marTop w:val="0"/>
              <w:marBottom w:val="0"/>
              <w:divBdr>
                <w:top w:val="none" w:sz="0" w:space="0" w:color="auto"/>
                <w:left w:val="none" w:sz="0" w:space="0" w:color="auto"/>
                <w:bottom w:val="none" w:sz="0" w:space="0" w:color="auto"/>
                <w:right w:val="none" w:sz="0" w:space="0" w:color="auto"/>
              </w:divBdr>
            </w:div>
            <w:div w:id="1864709966">
              <w:marLeft w:val="0"/>
              <w:marRight w:val="0"/>
              <w:marTop w:val="0"/>
              <w:marBottom w:val="0"/>
              <w:divBdr>
                <w:top w:val="none" w:sz="0" w:space="0" w:color="auto"/>
                <w:left w:val="none" w:sz="0" w:space="0" w:color="auto"/>
                <w:bottom w:val="none" w:sz="0" w:space="0" w:color="auto"/>
                <w:right w:val="none" w:sz="0" w:space="0" w:color="auto"/>
              </w:divBdr>
            </w:div>
            <w:div w:id="1870802987">
              <w:marLeft w:val="0"/>
              <w:marRight w:val="0"/>
              <w:marTop w:val="0"/>
              <w:marBottom w:val="0"/>
              <w:divBdr>
                <w:top w:val="none" w:sz="0" w:space="0" w:color="auto"/>
                <w:left w:val="none" w:sz="0" w:space="0" w:color="auto"/>
                <w:bottom w:val="none" w:sz="0" w:space="0" w:color="auto"/>
                <w:right w:val="none" w:sz="0" w:space="0" w:color="auto"/>
              </w:divBdr>
            </w:div>
            <w:div w:id="1903061848">
              <w:marLeft w:val="0"/>
              <w:marRight w:val="0"/>
              <w:marTop w:val="0"/>
              <w:marBottom w:val="0"/>
              <w:divBdr>
                <w:top w:val="none" w:sz="0" w:space="0" w:color="auto"/>
                <w:left w:val="none" w:sz="0" w:space="0" w:color="auto"/>
                <w:bottom w:val="none" w:sz="0" w:space="0" w:color="auto"/>
                <w:right w:val="none" w:sz="0" w:space="0" w:color="auto"/>
              </w:divBdr>
            </w:div>
            <w:div w:id="1971979657">
              <w:marLeft w:val="0"/>
              <w:marRight w:val="0"/>
              <w:marTop w:val="0"/>
              <w:marBottom w:val="0"/>
              <w:divBdr>
                <w:top w:val="none" w:sz="0" w:space="0" w:color="auto"/>
                <w:left w:val="none" w:sz="0" w:space="0" w:color="auto"/>
                <w:bottom w:val="none" w:sz="0" w:space="0" w:color="auto"/>
                <w:right w:val="none" w:sz="0" w:space="0" w:color="auto"/>
              </w:divBdr>
            </w:div>
            <w:div w:id="2124688347">
              <w:marLeft w:val="0"/>
              <w:marRight w:val="0"/>
              <w:marTop w:val="0"/>
              <w:marBottom w:val="0"/>
              <w:divBdr>
                <w:top w:val="none" w:sz="0" w:space="0" w:color="auto"/>
                <w:left w:val="none" w:sz="0" w:space="0" w:color="auto"/>
                <w:bottom w:val="none" w:sz="0" w:space="0" w:color="auto"/>
                <w:right w:val="none" w:sz="0" w:space="0" w:color="auto"/>
              </w:divBdr>
            </w:div>
            <w:div w:id="2142115749">
              <w:marLeft w:val="0"/>
              <w:marRight w:val="0"/>
              <w:marTop w:val="0"/>
              <w:marBottom w:val="0"/>
              <w:divBdr>
                <w:top w:val="none" w:sz="0" w:space="0" w:color="auto"/>
                <w:left w:val="none" w:sz="0" w:space="0" w:color="auto"/>
                <w:bottom w:val="none" w:sz="0" w:space="0" w:color="auto"/>
                <w:right w:val="none" w:sz="0" w:space="0" w:color="auto"/>
              </w:divBdr>
            </w:div>
          </w:divsChild>
        </w:div>
        <w:div w:id="1082723085">
          <w:marLeft w:val="0"/>
          <w:marRight w:val="0"/>
          <w:marTop w:val="0"/>
          <w:marBottom w:val="0"/>
          <w:divBdr>
            <w:top w:val="none" w:sz="0" w:space="0" w:color="auto"/>
            <w:left w:val="none" w:sz="0" w:space="0" w:color="auto"/>
            <w:bottom w:val="none" w:sz="0" w:space="0" w:color="auto"/>
            <w:right w:val="none" w:sz="0" w:space="0" w:color="auto"/>
          </w:divBdr>
        </w:div>
        <w:div w:id="1200165546">
          <w:marLeft w:val="0"/>
          <w:marRight w:val="0"/>
          <w:marTop w:val="0"/>
          <w:marBottom w:val="0"/>
          <w:divBdr>
            <w:top w:val="none" w:sz="0" w:space="0" w:color="auto"/>
            <w:left w:val="none" w:sz="0" w:space="0" w:color="auto"/>
            <w:bottom w:val="none" w:sz="0" w:space="0" w:color="auto"/>
            <w:right w:val="none" w:sz="0" w:space="0" w:color="auto"/>
          </w:divBdr>
        </w:div>
        <w:div w:id="1226181192">
          <w:marLeft w:val="0"/>
          <w:marRight w:val="0"/>
          <w:marTop w:val="0"/>
          <w:marBottom w:val="0"/>
          <w:divBdr>
            <w:top w:val="none" w:sz="0" w:space="0" w:color="auto"/>
            <w:left w:val="none" w:sz="0" w:space="0" w:color="auto"/>
            <w:bottom w:val="none" w:sz="0" w:space="0" w:color="auto"/>
            <w:right w:val="none" w:sz="0" w:space="0" w:color="auto"/>
          </w:divBdr>
        </w:div>
        <w:div w:id="1237980365">
          <w:marLeft w:val="0"/>
          <w:marRight w:val="0"/>
          <w:marTop w:val="0"/>
          <w:marBottom w:val="0"/>
          <w:divBdr>
            <w:top w:val="none" w:sz="0" w:space="0" w:color="auto"/>
            <w:left w:val="none" w:sz="0" w:space="0" w:color="auto"/>
            <w:bottom w:val="none" w:sz="0" w:space="0" w:color="auto"/>
            <w:right w:val="none" w:sz="0" w:space="0" w:color="auto"/>
          </w:divBdr>
        </w:div>
        <w:div w:id="1360279237">
          <w:marLeft w:val="0"/>
          <w:marRight w:val="0"/>
          <w:marTop w:val="0"/>
          <w:marBottom w:val="0"/>
          <w:divBdr>
            <w:top w:val="none" w:sz="0" w:space="0" w:color="auto"/>
            <w:left w:val="none" w:sz="0" w:space="0" w:color="auto"/>
            <w:bottom w:val="none" w:sz="0" w:space="0" w:color="auto"/>
            <w:right w:val="none" w:sz="0" w:space="0" w:color="auto"/>
          </w:divBdr>
          <w:divsChild>
            <w:div w:id="1088038717">
              <w:marLeft w:val="-75"/>
              <w:marRight w:val="0"/>
              <w:marTop w:val="30"/>
              <w:marBottom w:val="30"/>
              <w:divBdr>
                <w:top w:val="none" w:sz="0" w:space="0" w:color="auto"/>
                <w:left w:val="none" w:sz="0" w:space="0" w:color="auto"/>
                <w:bottom w:val="none" w:sz="0" w:space="0" w:color="auto"/>
                <w:right w:val="none" w:sz="0" w:space="0" w:color="auto"/>
              </w:divBdr>
              <w:divsChild>
                <w:div w:id="1249847">
                  <w:marLeft w:val="0"/>
                  <w:marRight w:val="0"/>
                  <w:marTop w:val="0"/>
                  <w:marBottom w:val="0"/>
                  <w:divBdr>
                    <w:top w:val="none" w:sz="0" w:space="0" w:color="auto"/>
                    <w:left w:val="none" w:sz="0" w:space="0" w:color="auto"/>
                    <w:bottom w:val="none" w:sz="0" w:space="0" w:color="auto"/>
                    <w:right w:val="none" w:sz="0" w:space="0" w:color="auto"/>
                  </w:divBdr>
                  <w:divsChild>
                    <w:div w:id="1032534971">
                      <w:marLeft w:val="0"/>
                      <w:marRight w:val="0"/>
                      <w:marTop w:val="0"/>
                      <w:marBottom w:val="0"/>
                      <w:divBdr>
                        <w:top w:val="none" w:sz="0" w:space="0" w:color="auto"/>
                        <w:left w:val="none" w:sz="0" w:space="0" w:color="auto"/>
                        <w:bottom w:val="none" w:sz="0" w:space="0" w:color="auto"/>
                        <w:right w:val="none" w:sz="0" w:space="0" w:color="auto"/>
                      </w:divBdr>
                    </w:div>
                  </w:divsChild>
                </w:div>
                <w:div w:id="76757723">
                  <w:marLeft w:val="0"/>
                  <w:marRight w:val="0"/>
                  <w:marTop w:val="0"/>
                  <w:marBottom w:val="0"/>
                  <w:divBdr>
                    <w:top w:val="none" w:sz="0" w:space="0" w:color="auto"/>
                    <w:left w:val="none" w:sz="0" w:space="0" w:color="auto"/>
                    <w:bottom w:val="none" w:sz="0" w:space="0" w:color="auto"/>
                    <w:right w:val="none" w:sz="0" w:space="0" w:color="auto"/>
                  </w:divBdr>
                  <w:divsChild>
                    <w:div w:id="2317408">
                      <w:marLeft w:val="0"/>
                      <w:marRight w:val="0"/>
                      <w:marTop w:val="0"/>
                      <w:marBottom w:val="0"/>
                      <w:divBdr>
                        <w:top w:val="none" w:sz="0" w:space="0" w:color="auto"/>
                        <w:left w:val="none" w:sz="0" w:space="0" w:color="auto"/>
                        <w:bottom w:val="none" w:sz="0" w:space="0" w:color="auto"/>
                        <w:right w:val="none" w:sz="0" w:space="0" w:color="auto"/>
                      </w:divBdr>
                    </w:div>
                  </w:divsChild>
                </w:div>
                <w:div w:id="111748601">
                  <w:marLeft w:val="0"/>
                  <w:marRight w:val="0"/>
                  <w:marTop w:val="0"/>
                  <w:marBottom w:val="0"/>
                  <w:divBdr>
                    <w:top w:val="none" w:sz="0" w:space="0" w:color="auto"/>
                    <w:left w:val="none" w:sz="0" w:space="0" w:color="auto"/>
                    <w:bottom w:val="none" w:sz="0" w:space="0" w:color="auto"/>
                    <w:right w:val="none" w:sz="0" w:space="0" w:color="auto"/>
                  </w:divBdr>
                  <w:divsChild>
                    <w:div w:id="1928151221">
                      <w:marLeft w:val="0"/>
                      <w:marRight w:val="0"/>
                      <w:marTop w:val="0"/>
                      <w:marBottom w:val="0"/>
                      <w:divBdr>
                        <w:top w:val="none" w:sz="0" w:space="0" w:color="auto"/>
                        <w:left w:val="none" w:sz="0" w:space="0" w:color="auto"/>
                        <w:bottom w:val="none" w:sz="0" w:space="0" w:color="auto"/>
                        <w:right w:val="none" w:sz="0" w:space="0" w:color="auto"/>
                      </w:divBdr>
                    </w:div>
                  </w:divsChild>
                </w:div>
                <w:div w:id="187836804">
                  <w:marLeft w:val="0"/>
                  <w:marRight w:val="0"/>
                  <w:marTop w:val="0"/>
                  <w:marBottom w:val="0"/>
                  <w:divBdr>
                    <w:top w:val="none" w:sz="0" w:space="0" w:color="auto"/>
                    <w:left w:val="none" w:sz="0" w:space="0" w:color="auto"/>
                    <w:bottom w:val="none" w:sz="0" w:space="0" w:color="auto"/>
                    <w:right w:val="none" w:sz="0" w:space="0" w:color="auto"/>
                  </w:divBdr>
                  <w:divsChild>
                    <w:div w:id="24988834">
                      <w:marLeft w:val="0"/>
                      <w:marRight w:val="0"/>
                      <w:marTop w:val="0"/>
                      <w:marBottom w:val="0"/>
                      <w:divBdr>
                        <w:top w:val="none" w:sz="0" w:space="0" w:color="auto"/>
                        <w:left w:val="none" w:sz="0" w:space="0" w:color="auto"/>
                        <w:bottom w:val="none" w:sz="0" w:space="0" w:color="auto"/>
                        <w:right w:val="none" w:sz="0" w:space="0" w:color="auto"/>
                      </w:divBdr>
                    </w:div>
                  </w:divsChild>
                </w:div>
                <w:div w:id="217471069">
                  <w:marLeft w:val="0"/>
                  <w:marRight w:val="0"/>
                  <w:marTop w:val="0"/>
                  <w:marBottom w:val="0"/>
                  <w:divBdr>
                    <w:top w:val="none" w:sz="0" w:space="0" w:color="auto"/>
                    <w:left w:val="none" w:sz="0" w:space="0" w:color="auto"/>
                    <w:bottom w:val="none" w:sz="0" w:space="0" w:color="auto"/>
                    <w:right w:val="none" w:sz="0" w:space="0" w:color="auto"/>
                  </w:divBdr>
                  <w:divsChild>
                    <w:div w:id="1737587637">
                      <w:marLeft w:val="0"/>
                      <w:marRight w:val="0"/>
                      <w:marTop w:val="0"/>
                      <w:marBottom w:val="0"/>
                      <w:divBdr>
                        <w:top w:val="none" w:sz="0" w:space="0" w:color="auto"/>
                        <w:left w:val="none" w:sz="0" w:space="0" w:color="auto"/>
                        <w:bottom w:val="none" w:sz="0" w:space="0" w:color="auto"/>
                        <w:right w:val="none" w:sz="0" w:space="0" w:color="auto"/>
                      </w:divBdr>
                    </w:div>
                  </w:divsChild>
                </w:div>
                <w:div w:id="239143562">
                  <w:marLeft w:val="0"/>
                  <w:marRight w:val="0"/>
                  <w:marTop w:val="0"/>
                  <w:marBottom w:val="0"/>
                  <w:divBdr>
                    <w:top w:val="none" w:sz="0" w:space="0" w:color="auto"/>
                    <w:left w:val="none" w:sz="0" w:space="0" w:color="auto"/>
                    <w:bottom w:val="none" w:sz="0" w:space="0" w:color="auto"/>
                    <w:right w:val="none" w:sz="0" w:space="0" w:color="auto"/>
                  </w:divBdr>
                  <w:divsChild>
                    <w:div w:id="799613321">
                      <w:marLeft w:val="0"/>
                      <w:marRight w:val="0"/>
                      <w:marTop w:val="0"/>
                      <w:marBottom w:val="0"/>
                      <w:divBdr>
                        <w:top w:val="none" w:sz="0" w:space="0" w:color="auto"/>
                        <w:left w:val="none" w:sz="0" w:space="0" w:color="auto"/>
                        <w:bottom w:val="none" w:sz="0" w:space="0" w:color="auto"/>
                        <w:right w:val="none" w:sz="0" w:space="0" w:color="auto"/>
                      </w:divBdr>
                    </w:div>
                  </w:divsChild>
                </w:div>
                <w:div w:id="274411325">
                  <w:marLeft w:val="0"/>
                  <w:marRight w:val="0"/>
                  <w:marTop w:val="0"/>
                  <w:marBottom w:val="0"/>
                  <w:divBdr>
                    <w:top w:val="none" w:sz="0" w:space="0" w:color="auto"/>
                    <w:left w:val="none" w:sz="0" w:space="0" w:color="auto"/>
                    <w:bottom w:val="none" w:sz="0" w:space="0" w:color="auto"/>
                    <w:right w:val="none" w:sz="0" w:space="0" w:color="auto"/>
                  </w:divBdr>
                  <w:divsChild>
                    <w:div w:id="1423337319">
                      <w:marLeft w:val="0"/>
                      <w:marRight w:val="0"/>
                      <w:marTop w:val="0"/>
                      <w:marBottom w:val="0"/>
                      <w:divBdr>
                        <w:top w:val="none" w:sz="0" w:space="0" w:color="auto"/>
                        <w:left w:val="none" w:sz="0" w:space="0" w:color="auto"/>
                        <w:bottom w:val="none" w:sz="0" w:space="0" w:color="auto"/>
                        <w:right w:val="none" w:sz="0" w:space="0" w:color="auto"/>
                      </w:divBdr>
                    </w:div>
                  </w:divsChild>
                </w:div>
                <w:div w:id="284778481">
                  <w:marLeft w:val="0"/>
                  <w:marRight w:val="0"/>
                  <w:marTop w:val="0"/>
                  <w:marBottom w:val="0"/>
                  <w:divBdr>
                    <w:top w:val="none" w:sz="0" w:space="0" w:color="auto"/>
                    <w:left w:val="none" w:sz="0" w:space="0" w:color="auto"/>
                    <w:bottom w:val="none" w:sz="0" w:space="0" w:color="auto"/>
                    <w:right w:val="none" w:sz="0" w:space="0" w:color="auto"/>
                  </w:divBdr>
                  <w:divsChild>
                    <w:div w:id="779879645">
                      <w:marLeft w:val="0"/>
                      <w:marRight w:val="0"/>
                      <w:marTop w:val="0"/>
                      <w:marBottom w:val="0"/>
                      <w:divBdr>
                        <w:top w:val="none" w:sz="0" w:space="0" w:color="auto"/>
                        <w:left w:val="none" w:sz="0" w:space="0" w:color="auto"/>
                        <w:bottom w:val="none" w:sz="0" w:space="0" w:color="auto"/>
                        <w:right w:val="none" w:sz="0" w:space="0" w:color="auto"/>
                      </w:divBdr>
                    </w:div>
                  </w:divsChild>
                </w:div>
                <w:div w:id="326174129">
                  <w:marLeft w:val="0"/>
                  <w:marRight w:val="0"/>
                  <w:marTop w:val="0"/>
                  <w:marBottom w:val="0"/>
                  <w:divBdr>
                    <w:top w:val="none" w:sz="0" w:space="0" w:color="auto"/>
                    <w:left w:val="none" w:sz="0" w:space="0" w:color="auto"/>
                    <w:bottom w:val="none" w:sz="0" w:space="0" w:color="auto"/>
                    <w:right w:val="none" w:sz="0" w:space="0" w:color="auto"/>
                  </w:divBdr>
                  <w:divsChild>
                    <w:div w:id="489174043">
                      <w:marLeft w:val="0"/>
                      <w:marRight w:val="0"/>
                      <w:marTop w:val="0"/>
                      <w:marBottom w:val="0"/>
                      <w:divBdr>
                        <w:top w:val="none" w:sz="0" w:space="0" w:color="auto"/>
                        <w:left w:val="none" w:sz="0" w:space="0" w:color="auto"/>
                        <w:bottom w:val="none" w:sz="0" w:space="0" w:color="auto"/>
                        <w:right w:val="none" w:sz="0" w:space="0" w:color="auto"/>
                      </w:divBdr>
                    </w:div>
                  </w:divsChild>
                </w:div>
                <w:div w:id="334766763">
                  <w:marLeft w:val="0"/>
                  <w:marRight w:val="0"/>
                  <w:marTop w:val="0"/>
                  <w:marBottom w:val="0"/>
                  <w:divBdr>
                    <w:top w:val="none" w:sz="0" w:space="0" w:color="auto"/>
                    <w:left w:val="none" w:sz="0" w:space="0" w:color="auto"/>
                    <w:bottom w:val="none" w:sz="0" w:space="0" w:color="auto"/>
                    <w:right w:val="none" w:sz="0" w:space="0" w:color="auto"/>
                  </w:divBdr>
                  <w:divsChild>
                    <w:div w:id="19430626">
                      <w:marLeft w:val="0"/>
                      <w:marRight w:val="0"/>
                      <w:marTop w:val="0"/>
                      <w:marBottom w:val="0"/>
                      <w:divBdr>
                        <w:top w:val="none" w:sz="0" w:space="0" w:color="auto"/>
                        <w:left w:val="none" w:sz="0" w:space="0" w:color="auto"/>
                        <w:bottom w:val="none" w:sz="0" w:space="0" w:color="auto"/>
                        <w:right w:val="none" w:sz="0" w:space="0" w:color="auto"/>
                      </w:divBdr>
                    </w:div>
                  </w:divsChild>
                </w:div>
                <w:div w:id="365954051">
                  <w:marLeft w:val="0"/>
                  <w:marRight w:val="0"/>
                  <w:marTop w:val="0"/>
                  <w:marBottom w:val="0"/>
                  <w:divBdr>
                    <w:top w:val="none" w:sz="0" w:space="0" w:color="auto"/>
                    <w:left w:val="none" w:sz="0" w:space="0" w:color="auto"/>
                    <w:bottom w:val="none" w:sz="0" w:space="0" w:color="auto"/>
                    <w:right w:val="none" w:sz="0" w:space="0" w:color="auto"/>
                  </w:divBdr>
                  <w:divsChild>
                    <w:div w:id="1364211436">
                      <w:marLeft w:val="0"/>
                      <w:marRight w:val="0"/>
                      <w:marTop w:val="0"/>
                      <w:marBottom w:val="0"/>
                      <w:divBdr>
                        <w:top w:val="none" w:sz="0" w:space="0" w:color="auto"/>
                        <w:left w:val="none" w:sz="0" w:space="0" w:color="auto"/>
                        <w:bottom w:val="none" w:sz="0" w:space="0" w:color="auto"/>
                        <w:right w:val="none" w:sz="0" w:space="0" w:color="auto"/>
                      </w:divBdr>
                    </w:div>
                  </w:divsChild>
                </w:div>
                <w:div w:id="373847618">
                  <w:marLeft w:val="0"/>
                  <w:marRight w:val="0"/>
                  <w:marTop w:val="0"/>
                  <w:marBottom w:val="0"/>
                  <w:divBdr>
                    <w:top w:val="none" w:sz="0" w:space="0" w:color="auto"/>
                    <w:left w:val="none" w:sz="0" w:space="0" w:color="auto"/>
                    <w:bottom w:val="none" w:sz="0" w:space="0" w:color="auto"/>
                    <w:right w:val="none" w:sz="0" w:space="0" w:color="auto"/>
                  </w:divBdr>
                  <w:divsChild>
                    <w:div w:id="1465809065">
                      <w:marLeft w:val="0"/>
                      <w:marRight w:val="0"/>
                      <w:marTop w:val="0"/>
                      <w:marBottom w:val="0"/>
                      <w:divBdr>
                        <w:top w:val="none" w:sz="0" w:space="0" w:color="auto"/>
                        <w:left w:val="none" w:sz="0" w:space="0" w:color="auto"/>
                        <w:bottom w:val="none" w:sz="0" w:space="0" w:color="auto"/>
                        <w:right w:val="none" w:sz="0" w:space="0" w:color="auto"/>
                      </w:divBdr>
                    </w:div>
                  </w:divsChild>
                </w:div>
                <w:div w:id="375400006">
                  <w:marLeft w:val="0"/>
                  <w:marRight w:val="0"/>
                  <w:marTop w:val="0"/>
                  <w:marBottom w:val="0"/>
                  <w:divBdr>
                    <w:top w:val="none" w:sz="0" w:space="0" w:color="auto"/>
                    <w:left w:val="none" w:sz="0" w:space="0" w:color="auto"/>
                    <w:bottom w:val="none" w:sz="0" w:space="0" w:color="auto"/>
                    <w:right w:val="none" w:sz="0" w:space="0" w:color="auto"/>
                  </w:divBdr>
                  <w:divsChild>
                    <w:div w:id="355010708">
                      <w:marLeft w:val="0"/>
                      <w:marRight w:val="0"/>
                      <w:marTop w:val="0"/>
                      <w:marBottom w:val="0"/>
                      <w:divBdr>
                        <w:top w:val="none" w:sz="0" w:space="0" w:color="auto"/>
                        <w:left w:val="none" w:sz="0" w:space="0" w:color="auto"/>
                        <w:bottom w:val="none" w:sz="0" w:space="0" w:color="auto"/>
                        <w:right w:val="none" w:sz="0" w:space="0" w:color="auto"/>
                      </w:divBdr>
                    </w:div>
                  </w:divsChild>
                </w:div>
                <w:div w:id="427576974">
                  <w:marLeft w:val="0"/>
                  <w:marRight w:val="0"/>
                  <w:marTop w:val="0"/>
                  <w:marBottom w:val="0"/>
                  <w:divBdr>
                    <w:top w:val="none" w:sz="0" w:space="0" w:color="auto"/>
                    <w:left w:val="none" w:sz="0" w:space="0" w:color="auto"/>
                    <w:bottom w:val="none" w:sz="0" w:space="0" w:color="auto"/>
                    <w:right w:val="none" w:sz="0" w:space="0" w:color="auto"/>
                  </w:divBdr>
                  <w:divsChild>
                    <w:div w:id="36011014">
                      <w:marLeft w:val="0"/>
                      <w:marRight w:val="0"/>
                      <w:marTop w:val="0"/>
                      <w:marBottom w:val="0"/>
                      <w:divBdr>
                        <w:top w:val="none" w:sz="0" w:space="0" w:color="auto"/>
                        <w:left w:val="none" w:sz="0" w:space="0" w:color="auto"/>
                        <w:bottom w:val="none" w:sz="0" w:space="0" w:color="auto"/>
                        <w:right w:val="none" w:sz="0" w:space="0" w:color="auto"/>
                      </w:divBdr>
                    </w:div>
                  </w:divsChild>
                </w:div>
                <w:div w:id="516651408">
                  <w:marLeft w:val="0"/>
                  <w:marRight w:val="0"/>
                  <w:marTop w:val="0"/>
                  <w:marBottom w:val="0"/>
                  <w:divBdr>
                    <w:top w:val="none" w:sz="0" w:space="0" w:color="auto"/>
                    <w:left w:val="none" w:sz="0" w:space="0" w:color="auto"/>
                    <w:bottom w:val="none" w:sz="0" w:space="0" w:color="auto"/>
                    <w:right w:val="none" w:sz="0" w:space="0" w:color="auto"/>
                  </w:divBdr>
                  <w:divsChild>
                    <w:div w:id="1246568828">
                      <w:marLeft w:val="0"/>
                      <w:marRight w:val="0"/>
                      <w:marTop w:val="0"/>
                      <w:marBottom w:val="0"/>
                      <w:divBdr>
                        <w:top w:val="none" w:sz="0" w:space="0" w:color="auto"/>
                        <w:left w:val="none" w:sz="0" w:space="0" w:color="auto"/>
                        <w:bottom w:val="none" w:sz="0" w:space="0" w:color="auto"/>
                        <w:right w:val="none" w:sz="0" w:space="0" w:color="auto"/>
                      </w:divBdr>
                    </w:div>
                  </w:divsChild>
                </w:div>
                <w:div w:id="605427202">
                  <w:marLeft w:val="0"/>
                  <w:marRight w:val="0"/>
                  <w:marTop w:val="0"/>
                  <w:marBottom w:val="0"/>
                  <w:divBdr>
                    <w:top w:val="none" w:sz="0" w:space="0" w:color="auto"/>
                    <w:left w:val="none" w:sz="0" w:space="0" w:color="auto"/>
                    <w:bottom w:val="none" w:sz="0" w:space="0" w:color="auto"/>
                    <w:right w:val="none" w:sz="0" w:space="0" w:color="auto"/>
                  </w:divBdr>
                  <w:divsChild>
                    <w:div w:id="1619487352">
                      <w:marLeft w:val="0"/>
                      <w:marRight w:val="0"/>
                      <w:marTop w:val="0"/>
                      <w:marBottom w:val="0"/>
                      <w:divBdr>
                        <w:top w:val="none" w:sz="0" w:space="0" w:color="auto"/>
                        <w:left w:val="none" w:sz="0" w:space="0" w:color="auto"/>
                        <w:bottom w:val="none" w:sz="0" w:space="0" w:color="auto"/>
                        <w:right w:val="none" w:sz="0" w:space="0" w:color="auto"/>
                      </w:divBdr>
                    </w:div>
                  </w:divsChild>
                </w:div>
                <w:div w:id="616521717">
                  <w:marLeft w:val="0"/>
                  <w:marRight w:val="0"/>
                  <w:marTop w:val="0"/>
                  <w:marBottom w:val="0"/>
                  <w:divBdr>
                    <w:top w:val="none" w:sz="0" w:space="0" w:color="auto"/>
                    <w:left w:val="none" w:sz="0" w:space="0" w:color="auto"/>
                    <w:bottom w:val="none" w:sz="0" w:space="0" w:color="auto"/>
                    <w:right w:val="none" w:sz="0" w:space="0" w:color="auto"/>
                  </w:divBdr>
                  <w:divsChild>
                    <w:div w:id="228078426">
                      <w:marLeft w:val="0"/>
                      <w:marRight w:val="0"/>
                      <w:marTop w:val="0"/>
                      <w:marBottom w:val="0"/>
                      <w:divBdr>
                        <w:top w:val="none" w:sz="0" w:space="0" w:color="auto"/>
                        <w:left w:val="none" w:sz="0" w:space="0" w:color="auto"/>
                        <w:bottom w:val="none" w:sz="0" w:space="0" w:color="auto"/>
                        <w:right w:val="none" w:sz="0" w:space="0" w:color="auto"/>
                      </w:divBdr>
                    </w:div>
                  </w:divsChild>
                </w:div>
                <w:div w:id="620305160">
                  <w:marLeft w:val="0"/>
                  <w:marRight w:val="0"/>
                  <w:marTop w:val="0"/>
                  <w:marBottom w:val="0"/>
                  <w:divBdr>
                    <w:top w:val="none" w:sz="0" w:space="0" w:color="auto"/>
                    <w:left w:val="none" w:sz="0" w:space="0" w:color="auto"/>
                    <w:bottom w:val="none" w:sz="0" w:space="0" w:color="auto"/>
                    <w:right w:val="none" w:sz="0" w:space="0" w:color="auto"/>
                  </w:divBdr>
                  <w:divsChild>
                    <w:div w:id="1874725746">
                      <w:marLeft w:val="0"/>
                      <w:marRight w:val="0"/>
                      <w:marTop w:val="0"/>
                      <w:marBottom w:val="0"/>
                      <w:divBdr>
                        <w:top w:val="none" w:sz="0" w:space="0" w:color="auto"/>
                        <w:left w:val="none" w:sz="0" w:space="0" w:color="auto"/>
                        <w:bottom w:val="none" w:sz="0" w:space="0" w:color="auto"/>
                        <w:right w:val="none" w:sz="0" w:space="0" w:color="auto"/>
                      </w:divBdr>
                    </w:div>
                  </w:divsChild>
                </w:div>
                <w:div w:id="663626577">
                  <w:marLeft w:val="0"/>
                  <w:marRight w:val="0"/>
                  <w:marTop w:val="0"/>
                  <w:marBottom w:val="0"/>
                  <w:divBdr>
                    <w:top w:val="none" w:sz="0" w:space="0" w:color="auto"/>
                    <w:left w:val="none" w:sz="0" w:space="0" w:color="auto"/>
                    <w:bottom w:val="none" w:sz="0" w:space="0" w:color="auto"/>
                    <w:right w:val="none" w:sz="0" w:space="0" w:color="auto"/>
                  </w:divBdr>
                  <w:divsChild>
                    <w:div w:id="540434139">
                      <w:marLeft w:val="0"/>
                      <w:marRight w:val="0"/>
                      <w:marTop w:val="0"/>
                      <w:marBottom w:val="0"/>
                      <w:divBdr>
                        <w:top w:val="none" w:sz="0" w:space="0" w:color="auto"/>
                        <w:left w:val="none" w:sz="0" w:space="0" w:color="auto"/>
                        <w:bottom w:val="none" w:sz="0" w:space="0" w:color="auto"/>
                        <w:right w:val="none" w:sz="0" w:space="0" w:color="auto"/>
                      </w:divBdr>
                    </w:div>
                  </w:divsChild>
                </w:div>
                <w:div w:id="694619661">
                  <w:marLeft w:val="0"/>
                  <w:marRight w:val="0"/>
                  <w:marTop w:val="0"/>
                  <w:marBottom w:val="0"/>
                  <w:divBdr>
                    <w:top w:val="none" w:sz="0" w:space="0" w:color="auto"/>
                    <w:left w:val="none" w:sz="0" w:space="0" w:color="auto"/>
                    <w:bottom w:val="none" w:sz="0" w:space="0" w:color="auto"/>
                    <w:right w:val="none" w:sz="0" w:space="0" w:color="auto"/>
                  </w:divBdr>
                  <w:divsChild>
                    <w:div w:id="1446533331">
                      <w:marLeft w:val="0"/>
                      <w:marRight w:val="0"/>
                      <w:marTop w:val="0"/>
                      <w:marBottom w:val="0"/>
                      <w:divBdr>
                        <w:top w:val="none" w:sz="0" w:space="0" w:color="auto"/>
                        <w:left w:val="none" w:sz="0" w:space="0" w:color="auto"/>
                        <w:bottom w:val="none" w:sz="0" w:space="0" w:color="auto"/>
                        <w:right w:val="none" w:sz="0" w:space="0" w:color="auto"/>
                      </w:divBdr>
                    </w:div>
                  </w:divsChild>
                </w:div>
                <w:div w:id="726611644">
                  <w:marLeft w:val="0"/>
                  <w:marRight w:val="0"/>
                  <w:marTop w:val="0"/>
                  <w:marBottom w:val="0"/>
                  <w:divBdr>
                    <w:top w:val="none" w:sz="0" w:space="0" w:color="auto"/>
                    <w:left w:val="none" w:sz="0" w:space="0" w:color="auto"/>
                    <w:bottom w:val="none" w:sz="0" w:space="0" w:color="auto"/>
                    <w:right w:val="none" w:sz="0" w:space="0" w:color="auto"/>
                  </w:divBdr>
                  <w:divsChild>
                    <w:div w:id="390933772">
                      <w:marLeft w:val="0"/>
                      <w:marRight w:val="0"/>
                      <w:marTop w:val="0"/>
                      <w:marBottom w:val="0"/>
                      <w:divBdr>
                        <w:top w:val="none" w:sz="0" w:space="0" w:color="auto"/>
                        <w:left w:val="none" w:sz="0" w:space="0" w:color="auto"/>
                        <w:bottom w:val="none" w:sz="0" w:space="0" w:color="auto"/>
                        <w:right w:val="none" w:sz="0" w:space="0" w:color="auto"/>
                      </w:divBdr>
                    </w:div>
                  </w:divsChild>
                </w:div>
                <w:div w:id="739210472">
                  <w:marLeft w:val="0"/>
                  <w:marRight w:val="0"/>
                  <w:marTop w:val="0"/>
                  <w:marBottom w:val="0"/>
                  <w:divBdr>
                    <w:top w:val="none" w:sz="0" w:space="0" w:color="auto"/>
                    <w:left w:val="none" w:sz="0" w:space="0" w:color="auto"/>
                    <w:bottom w:val="none" w:sz="0" w:space="0" w:color="auto"/>
                    <w:right w:val="none" w:sz="0" w:space="0" w:color="auto"/>
                  </w:divBdr>
                  <w:divsChild>
                    <w:div w:id="1279214438">
                      <w:marLeft w:val="0"/>
                      <w:marRight w:val="0"/>
                      <w:marTop w:val="0"/>
                      <w:marBottom w:val="0"/>
                      <w:divBdr>
                        <w:top w:val="none" w:sz="0" w:space="0" w:color="auto"/>
                        <w:left w:val="none" w:sz="0" w:space="0" w:color="auto"/>
                        <w:bottom w:val="none" w:sz="0" w:space="0" w:color="auto"/>
                        <w:right w:val="none" w:sz="0" w:space="0" w:color="auto"/>
                      </w:divBdr>
                    </w:div>
                  </w:divsChild>
                </w:div>
                <w:div w:id="767233036">
                  <w:marLeft w:val="0"/>
                  <w:marRight w:val="0"/>
                  <w:marTop w:val="0"/>
                  <w:marBottom w:val="0"/>
                  <w:divBdr>
                    <w:top w:val="none" w:sz="0" w:space="0" w:color="auto"/>
                    <w:left w:val="none" w:sz="0" w:space="0" w:color="auto"/>
                    <w:bottom w:val="none" w:sz="0" w:space="0" w:color="auto"/>
                    <w:right w:val="none" w:sz="0" w:space="0" w:color="auto"/>
                  </w:divBdr>
                  <w:divsChild>
                    <w:div w:id="476647456">
                      <w:marLeft w:val="0"/>
                      <w:marRight w:val="0"/>
                      <w:marTop w:val="0"/>
                      <w:marBottom w:val="0"/>
                      <w:divBdr>
                        <w:top w:val="none" w:sz="0" w:space="0" w:color="auto"/>
                        <w:left w:val="none" w:sz="0" w:space="0" w:color="auto"/>
                        <w:bottom w:val="none" w:sz="0" w:space="0" w:color="auto"/>
                        <w:right w:val="none" w:sz="0" w:space="0" w:color="auto"/>
                      </w:divBdr>
                    </w:div>
                  </w:divsChild>
                </w:div>
                <w:div w:id="850989297">
                  <w:marLeft w:val="0"/>
                  <w:marRight w:val="0"/>
                  <w:marTop w:val="0"/>
                  <w:marBottom w:val="0"/>
                  <w:divBdr>
                    <w:top w:val="none" w:sz="0" w:space="0" w:color="auto"/>
                    <w:left w:val="none" w:sz="0" w:space="0" w:color="auto"/>
                    <w:bottom w:val="none" w:sz="0" w:space="0" w:color="auto"/>
                    <w:right w:val="none" w:sz="0" w:space="0" w:color="auto"/>
                  </w:divBdr>
                  <w:divsChild>
                    <w:div w:id="1190676646">
                      <w:marLeft w:val="0"/>
                      <w:marRight w:val="0"/>
                      <w:marTop w:val="0"/>
                      <w:marBottom w:val="0"/>
                      <w:divBdr>
                        <w:top w:val="none" w:sz="0" w:space="0" w:color="auto"/>
                        <w:left w:val="none" w:sz="0" w:space="0" w:color="auto"/>
                        <w:bottom w:val="none" w:sz="0" w:space="0" w:color="auto"/>
                        <w:right w:val="none" w:sz="0" w:space="0" w:color="auto"/>
                      </w:divBdr>
                    </w:div>
                  </w:divsChild>
                </w:div>
                <w:div w:id="929628349">
                  <w:marLeft w:val="0"/>
                  <w:marRight w:val="0"/>
                  <w:marTop w:val="0"/>
                  <w:marBottom w:val="0"/>
                  <w:divBdr>
                    <w:top w:val="none" w:sz="0" w:space="0" w:color="auto"/>
                    <w:left w:val="none" w:sz="0" w:space="0" w:color="auto"/>
                    <w:bottom w:val="none" w:sz="0" w:space="0" w:color="auto"/>
                    <w:right w:val="none" w:sz="0" w:space="0" w:color="auto"/>
                  </w:divBdr>
                  <w:divsChild>
                    <w:div w:id="1625117907">
                      <w:marLeft w:val="0"/>
                      <w:marRight w:val="0"/>
                      <w:marTop w:val="0"/>
                      <w:marBottom w:val="0"/>
                      <w:divBdr>
                        <w:top w:val="none" w:sz="0" w:space="0" w:color="auto"/>
                        <w:left w:val="none" w:sz="0" w:space="0" w:color="auto"/>
                        <w:bottom w:val="none" w:sz="0" w:space="0" w:color="auto"/>
                        <w:right w:val="none" w:sz="0" w:space="0" w:color="auto"/>
                      </w:divBdr>
                    </w:div>
                  </w:divsChild>
                </w:div>
                <w:div w:id="1038168356">
                  <w:marLeft w:val="0"/>
                  <w:marRight w:val="0"/>
                  <w:marTop w:val="0"/>
                  <w:marBottom w:val="0"/>
                  <w:divBdr>
                    <w:top w:val="none" w:sz="0" w:space="0" w:color="auto"/>
                    <w:left w:val="none" w:sz="0" w:space="0" w:color="auto"/>
                    <w:bottom w:val="none" w:sz="0" w:space="0" w:color="auto"/>
                    <w:right w:val="none" w:sz="0" w:space="0" w:color="auto"/>
                  </w:divBdr>
                  <w:divsChild>
                    <w:div w:id="1440106032">
                      <w:marLeft w:val="0"/>
                      <w:marRight w:val="0"/>
                      <w:marTop w:val="0"/>
                      <w:marBottom w:val="0"/>
                      <w:divBdr>
                        <w:top w:val="none" w:sz="0" w:space="0" w:color="auto"/>
                        <w:left w:val="none" w:sz="0" w:space="0" w:color="auto"/>
                        <w:bottom w:val="none" w:sz="0" w:space="0" w:color="auto"/>
                        <w:right w:val="none" w:sz="0" w:space="0" w:color="auto"/>
                      </w:divBdr>
                    </w:div>
                  </w:divsChild>
                </w:div>
                <w:div w:id="1049570009">
                  <w:marLeft w:val="0"/>
                  <w:marRight w:val="0"/>
                  <w:marTop w:val="0"/>
                  <w:marBottom w:val="0"/>
                  <w:divBdr>
                    <w:top w:val="none" w:sz="0" w:space="0" w:color="auto"/>
                    <w:left w:val="none" w:sz="0" w:space="0" w:color="auto"/>
                    <w:bottom w:val="none" w:sz="0" w:space="0" w:color="auto"/>
                    <w:right w:val="none" w:sz="0" w:space="0" w:color="auto"/>
                  </w:divBdr>
                  <w:divsChild>
                    <w:div w:id="14423857">
                      <w:marLeft w:val="0"/>
                      <w:marRight w:val="0"/>
                      <w:marTop w:val="0"/>
                      <w:marBottom w:val="0"/>
                      <w:divBdr>
                        <w:top w:val="none" w:sz="0" w:space="0" w:color="auto"/>
                        <w:left w:val="none" w:sz="0" w:space="0" w:color="auto"/>
                        <w:bottom w:val="none" w:sz="0" w:space="0" w:color="auto"/>
                        <w:right w:val="none" w:sz="0" w:space="0" w:color="auto"/>
                      </w:divBdr>
                    </w:div>
                  </w:divsChild>
                </w:div>
                <w:div w:id="1123421090">
                  <w:marLeft w:val="0"/>
                  <w:marRight w:val="0"/>
                  <w:marTop w:val="0"/>
                  <w:marBottom w:val="0"/>
                  <w:divBdr>
                    <w:top w:val="none" w:sz="0" w:space="0" w:color="auto"/>
                    <w:left w:val="none" w:sz="0" w:space="0" w:color="auto"/>
                    <w:bottom w:val="none" w:sz="0" w:space="0" w:color="auto"/>
                    <w:right w:val="none" w:sz="0" w:space="0" w:color="auto"/>
                  </w:divBdr>
                  <w:divsChild>
                    <w:div w:id="404300227">
                      <w:marLeft w:val="0"/>
                      <w:marRight w:val="0"/>
                      <w:marTop w:val="0"/>
                      <w:marBottom w:val="0"/>
                      <w:divBdr>
                        <w:top w:val="none" w:sz="0" w:space="0" w:color="auto"/>
                        <w:left w:val="none" w:sz="0" w:space="0" w:color="auto"/>
                        <w:bottom w:val="none" w:sz="0" w:space="0" w:color="auto"/>
                        <w:right w:val="none" w:sz="0" w:space="0" w:color="auto"/>
                      </w:divBdr>
                    </w:div>
                  </w:divsChild>
                </w:div>
                <w:div w:id="1185824898">
                  <w:marLeft w:val="0"/>
                  <w:marRight w:val="0"/>
                  <w:marTop w:val="0"/>
                  <w:marBottom w:val="0"/>
                  <w:divBdr>
                    <w:top w:val="none" w:sz="0" w:space="0" w:color="auto"/>
                    <w:left w:val="none" w:sz="0" w:space="0" w:color="auto"/>
                    <w:bottom w:val="none" w:sz="0" w:space="0" w:color="auto"/>
                    <w:right w:val="none" w:sz="0" w:space="0" w:color="auto"/>
                  </w:divBdr>
                  <w:divsChild>
                    <w:div w:id="1514489482">
                      <w:marLeft w:val="0"/>
                      <w:marRight w:val="0"/>
                      <w:marTop w:val="0"/>
                      <w:marBottom w:val="0"/>
                      <w:divBdr>
                        <w:top w:val="none" w:sz="0" w:space="0" w:color="auto"/>
                        <w:left w:val="none" w:sz="0" w:space="0" w:color="auto"/>
                        <w:bottom w:val="none" w:sz="0" w:space="0" w:color="auto"/>
                        <w:right w:val="none" w:sz="0" w:space="0" w:color="auto"/>
                      </w:divBdr>
                    </w:div>
                  </w:divsChild>
                </w:div>
                <w:div w:id="1224828493">
                  <w:marLeft w:val="0"/>
                  <w:marRight w:val="0"/>
                  <w:marTop w:val="0"/>
                  <w:marBottom w:val="0"/>
                  <w:divBdr>
                    <w:top w:val="none" w:sz="0" w:space="0" w:color="auto"/>
                    <w:left w:val="none" w:sz="0" w:space="0" w:color="auto"/>
                    <w:bottom w:val="none" w:sz="0" w:space="0" w:color="auto"/>
                    <w:right w:val="none" w:sz="0" w:space="0" w:color="auto"/>
                  </w:divBdr>
                  <w:divsChild>
                    <w:div w:id="1441411014">
                      <w:marLeft w:val="0"/>
                      <w:marRight w:val="0"/>
                      <w:marTop w:val="0"/>
                      <w:marBottom w:val="0"/>
                      <w:divBdr>
                        <w:top w:val="none" w:sz="0" w:space="0" w:color="auto"/>
                        <w:left w:val="none" w:sz="0" w:space="0" w:color="auto"/>
                        <w:bottom w:val="none" w:sz="0" w:space="0" w:color="auto"/>
                        <w:right w:val="none" w:sz="0" w:space="0" w:color="auto"/>
                      </w:divBdr>
                    </w:div>
                  </w:divsChild>
                </w:div>
                <w:div w:id="1225145234">
                  <w:marLeft w:val="0"/>
                  <w:marRight w:val="0"/>
                  <w:marTop w:val="0"/>
                  <w:marBottom w:val="0"/>
                  <w:divBdr>
                    <w:top w:val="none" w:sz="0" w:space="0" w:color="auto"/>
                    <w:left w:val="none" w:sz="0" w:space="0" w:color="auto"/>
                    <w:bottom w:val="none" w:sz="0" w:space="0" w:color="auto"/>
                    <w:right w:val="none" w:sz="0" w:space="0" w:color="auto"/>
                  </w:divBdr>
                  <w:divsChild>
                    <w:div w:id="1987782020">
                      <w:marLeft w:val="0"/>
                      <w:marRight w:val="0"/>
                      <w:marTop w:val="0"/>
                      <w:marBottom w:val="0"/>
                      <w:divBdr>
                        <w:top w:val="none" w:sz="0" w:space="0" w:color="auto"/>
                        <w:left w:val="none" w:sz="0" w:space="0" w:color="auto"/>
                        <w:bottom w:val="none" w:sz="0" w:space="0" w:color="auto"/>
                        <w:right w:val="none" w:sz="0" w:space="0" w:color="auto"/>
                      </w:divBdr>
                    </w:div>
                  </w:divsChild>
                </w:div>
                <w:div w:id="1261523856">
                  <w:marLeft w:val="0"/>
                  <w:marRight w:val="0"/>
                  <w:marTop w:val="0"/>
                  <w:marBottom w:val="0"/>
                  <w:divBdr>
                    <w:top w:val="none" w:sz="0" w:space="0" w:color="auto"/>
                    <w:left w:val="none" w:sz="0" w:space="0" w:color="auto"/>
                    <w:bottom w:val="none" w:sz="0" w:space="0" w:color="auto"/>
                    <w:right w:val="none" w:sz="0" w:space="0" w:color="auto"/>
                  </w:divBdr>
                  <w:divsChild>
                    <w:div w:id="244535103">
                      <w:marLeft w:val="0"/>
                      <w:marRight w:val="0"/>
                      <w:marTop w:val="0"/>
                      <w:marBottom w:val="0"/>
                      <w:divBdr>
                        <w:top w:val="none" w:sz="0" w:space="0" w:color="auto"/>
                        <w:left w:val="none" w:sz="0" w:space="0" w:color="auto"/>
                        <w:bottom w:val="none" w:sz="0" w:space="0" w:color="auto"/>
                        <w:right w:val="none" w:sz="0" w:space="0" w:color="auto"/>
                      </w:divBdr>
                    </w:div>
                  </w:divsChild>
                </w:div>
                <w:div w:id="1264649974">
                  <w:marLeft w:val="0"/>
                  <w:marRight w:val="0"/>
                  <w:marTop w:val="0"/>
                  <w:marBottom w:val="0"/>
                  <w:divBdr>
                    <w:top w:val="none" w:sz="0" w:space="0" w:color="auto"/>
                    <w:left w:val="none" w:sz="0" w:space="0" w:color="auto"/>
                    <w:bottom w:val="none" w:sz="0" w:space="0" w:color="auto"/>
                    <w:right w:val="none" w:sz="0" w:space="0" w:color="auto"/>
                  </w:divBdr>
                  <w:divsChild>
                    <w:div w:id="1955332892">
                      <w:marLeft w:val="0"/>
                      <w:marRight w:val="0"/>
                      <w:marTop w:val="0"/>
                      <w:marBottom w:val="0"/>
                      <w:divBdr>
                        <w:top w:val="none" w:sz="0" w:space="0" w:color="auto"/>
                        <w:left w:val="none" w:sz="0" w:space="0" w:color="auto"/>
                        <w:bottom w:val="none" w:sz="0" w:space="0" w:color="auto"/>
                        <w:right w:val="none" w:sz="0" w:space="0" w:color="auto"/>
                      </w:divBdr>
                    </w:div>
                  </w:divsChild>
                </w:div>
                <w:div w:id="1275215901">
                  <w:marLeft w:val="0"/>
                  <w:marRight w:val="0"/>
                  <w:marTop w:val="0"/>
                  <w:marBottom w:val="0"/>
                  <w:divBdr>
                    <w:top w:val="none" w:sz="0" w:space="0" w:color="auto"/>
                    <w:left w:val="none" w:sz="0" w:space="0" w:color="auto"/>
                    <w:bottom w:val="none" w:sz="0" w:space="0" w:color="auto"/>
                    <w:right w:val="none" w:sz="0" w:space="0" w:color="auto"/>
                  </w:divBdr>
                  <w:divsChild>
                    <w:div w:id="1934439006">
                      <w:marLeft w:val="0"/>
                      <w:marRight w:val="0"/>
                      <w:marTop w:val="0"/>
                      <w:marBottom w:val="0"/>
                      <w:divBdr>
                        <w:top w:val="none" w:sz="0" w:space="0" w:color="auto"/>
                        <w:left w:val="none" w:sz="0" w:space="0" w:color="auto"/>
                        <w:bottom w:val="none" w:sz="0" w:space="0" w:color="auto"/>
                        <w:right w:val="none" w:sz="0" w:space="0" w:color="auto"/>
                      </w:divBdr>
                    </w:div>
                  </w:divsChild>
                </w:div>
                <w:div w:id="1329867895">
                  <w:marLeft w:val="0"/>
                  <w:marRight w:val="0"/>
                  <w:marTop w:val="0"/>
                  <w:marBottom w:val="0"/>
                  <w:divBdr>
                    <w:top w:val="none" w:sz="0" w:space="0" w:color="auto"/>
                    <w:left w:val="none" w:sz="0" w:space="0" w:color="auto"/>
                    <w:bottom w:val="none" w:sz="0" w:space="0" w:color="auto"/>
                    <w:right w:val="none" w:sz="0" w:space="0" w:color="auto"/>
                  </w:divBdr>
                  <w:divsChild>
                    <w:div w:id="1599866175">
                      <w:marLeft w:val="0"/>
                      <w:marRight w:val="0"/>
                      <w:marTop w:val="0"/>
                      <w:marBottom w:val="0"/>
                      <w:divBdr>
                        <w:top w:val="none" w:sz="0" w:space="0" w:color="auto"/>
                        <w:left w:val="none" w:sz="0" w:space="0" w:color="auto"/>
                        <w:bottom w:val="none" w:sz="0" w:space="0" w:color="auto"/>
                        <w:right w:val="none" w:sz="0" w:space="0" w:color="auto"/>
                      </w:divBdr>
                    </w:div>
                  </w:divsChild>
                </w:div>
                <w:div w:id="1337925773">
                  <w:marLeft w:val="0"/>
                  <w:marRight w:val="0"/>
                  <w:marTop w:val="0"/>
                  <w:marBottom w:val="0"/>
                  <w:divBdr>
                    <w:top w:val="none" w:sz="0" w:space="0" w:color="auto"/>
                    <w:left w:val="none" w:sz="0" w:space="0" w:color="auto"/>
                    <w:bottom w:val="none" w:sz="0" w:space="0" w:color="auto"/>
                    <w:right w:val="none" w:sz="0" w:space="0" w:color="auto"/>
                  </w:divBdr>
                  <w:divsChild>
                    <w:div w:id="1340156679">
                      <w:marLeft w:val="0"/>
                      <w:marRight w:val="0"/>
                      <w:marTop w:val="0"/>
                      <w:marBottom w:val="0"/>
                      <w:divBdr>
                        <w:top w:val="none" w:sz="0" w:space="0" w:color="auto"/>
                        <w:left w:val="none" w:sz="0" w:space="0" w:color="auto"/>
                        <w:bottom w:val="none" w:sz="0" w:space="0" w:color="auto"/>
                        <w:right w:val="none" w:sz="0" w:space="0" w:color="auto"/>
                      </w:divBdr>
                    </w:div>
                  </w:divsChild>
                </w:div>
                <w:div w:id="1342854146">
                  <w:marLeft w:val="0"/>
                  <w:marRight w:val="0"/>
                  <w:marTop w:val="0"/>
                  <w:marBottom w:val="0"/>
                  <w:divBdr>
                    <w:top w:val="none" w:sz="0" w:space="0" w:color="auto"/>
                    <w:left w:val="none" w:sz="0" w:space="0" w:color="auto"/>
                    <w:bottom w:val="none" w:sz="0" w:space="0" w:color="auto"/>
                    <w:right w:val="none" w:sz="0" w:space="0" w:color="auto"/>
                  </w:divBdr>
                  <w:divsChild>
                    <w:div w:id="1600984071">
                      <w:marLeft w:val="0"/>
                      <w:marRight w:val="0"/>
                      <w:marTop w:val="0"/>
                      <w:marBottom w:val="0"/>
                      <w:divBdr>
                        <w:top w:val="none" w:sz="0" w:space="0" w:color="auto"/>
                        <w:left w:val="none" w:sz="0" w:space="0" w:color="auto"/>
                        <w:bottom w:val="none" w:sz="0" w:space="0" w:color="auto"/>
                        <w:right w:val="none" w:sz="0" w:space="0" w:color="auto"/>
                      </w:divBdr>
                    </w:div>
                  </w:divsChild>
                </w:div>
                <w:div w:id="1343897193">
                  <w:marLeft w:val="0"/>
                  <w:marRight w:val="0"/>
                  <w:marTop w:val="0"/>
                  <w:marBottom w:val="0"/>
                  <w:divBdr>
                    <w:top w:val="none" w:sz="0" w:space="0" w:color="auto"/>
                    <w:left w:val="none" w:sz="0" w:space="0" w:color="auto"/>
                    <w:bottom w:val="none" w:sz="0" w:space="0" w:color="auto"/>
                    <w:right w:val="none" w:sz="0" w:space="0" w:color="auto"/>
                  </w:divBdr>
                  <w:divsChild>
                    <w:div w:id="527569740">
                      <w:marLeft w:val="0"/>
                      <w:marRight w:val="0"/>
                      <w:marTop w:val="0"/>
                      <w:marBottom w:val="0"/>
                      <w:divBdr>
                        <w:top w:val="none" w:sz="0" w:space="0" w:color="auto"/>
                        <w:left w:val="none" w:sz="0" w:space="0" w:color="auto"/>
                        <w:bottom w:val="none" w:sz="0" w:space="0" w:color="auto"/>
                        <w:right w:val="none" w:sz="0" w:space="0" w:color="auto"/>
                      </w:divBdr>
                    </w:div>
                  </w:divsChild>
                </w:div>
                <w:div w:id="1364357962">
                  <w:marLeft w:val="0"/>
                  <w:marRight w:val="0"/>
                  <w:marTop w:val="0"/>
                  <w:marBottom w:val="0"/>
                  <w:divBdr>
                    <w:top w:val="none" w:sz="0" w:space="0" w:color="auto"/>
                    <w:left w:val="none" w:sz="0" w:space="0" w:color="auto"/>
                    <w:bottom w:val="none" w:sz="0" w:space="0" w:color="auto"/>
                    <w:right w:val="none" w:sz="0" w:space="0" w:color="auto"/>
                  </w:divBdr>
                  <w:divsChild>
                    <w:div w:id="761993063">
                      <w:marLeft w:val="0"/>
                      <w:marRight w:val="0"/>
                      <w:marTop w:val="0"/>
                      <w:marBottom w:val="0"/>
                      <w:divBdr>
                        <w:top w:val="none" w:sz="0" w:space="0" w:color="auto"/>
                        <w:left w:val="none" w:sz="0" w:space="0" w:color="auto"/>
                        <w:bottom w:val="none" w:sz="0" w:space="0" w:color="auto"/>
                        <w:right w:val="none" w:sz="0" w:space="0" w:color="auto"/>
                      </w:divBdr>
                    </w:div>
                  </w:divsChild>
                </w:div>
                <w:div w:id="1379432630">
                  <w:marLeft w:val="0"/>
                  <w:marRight w:val="0"/>
                  <w:marTop w:val="0"/>
                  <w:marBottom w:val="0"/>
                  <w:divBdr>
                    <w:top w:val="none" w:sz="0" w:space="0" w:color="auto"/>
                    <w:left w:val="none" w:sz="0" w:space="0" w:color="auto"/>
                    <w:bottom w:val="none" w:sz="0" w:space="0" w:color="auto"/>
                    <w:right w:val="none" w:sz="0" w:space="0" w:color="auto"/>
                  </w:divBdr>
                  <w:divsChild>
                    <w:div w:id="1501311855">
                      <w:marLeft w:val="0"/>
                      <w:marRight w:val="0"/>
                      <w:marTop w:val="0"/>
                      <w:marBottom w:val="0"/>
                      <w:divBdr>
                        <w:top w:val="none" w:sz="0" w:space="0" w:color="auto"/>
                        <w:left w:val="none" w:sz="0" w:space="0" w:color="auto"/>
                        <w:bottom w:val="none" w:sz="0" w:space="0" w:color="auto"/>
                        <w:right w:val="none" w:sz="0" w:space="0" w:color="auto"/>
                      </w:divBdr>
                    </w:div>
                  </w:divsChild>
                </w:div>
                <w:div w:id="1398700670">
                  <w:marLeft w:val="0"/>
                  <w:marRight w:val="0"/>
                  <w:marTop w:val="0"/>
                  <w:marBottom w:val="0"/>
                  <w:divBdr>
                    <w:top w:val="none" w:sz="0" w:space="0" w:color="auto"/>
                    <w:left w:val="none" w:sz="0" w:space="0" w:color="auto"/>
                    <w:bottom w:val="none" w:sz="0" w:space="0" w:color="auto"/>
                    <w:right w:val="none" w:sz="0" w:space="0" w:color="auto"/>
                  </w:divBdr>
                  <w:divsChild>
                    <w:div w:id="54478561">
                      <w:marLeft w:val="0"/>
                      <w:marRight w:val="0"/>
                      <w:marTop w:val="0"/>
                      <w:marBottom w:val="0"/>
                      <w:divBdr>
                        <w:top w:val="none" w:sz="0" w:space="0" w:color="auto"/>
                        <w:left w:val="none" w:sz="0" w:space="0" w:color="auto"/>
                        <w:bottom w:val="none" w:sz="0" w:space="0" w:color="auto"/>
                        <w:right w:val="none" w:sz="0" w:space="0" w:color="auto"/>
                      </w:divBdr>
                    </w:div>
                  </w:divsChild>
                </w:div>
                <w:div w:id="1498614791">
                  <w:marLeft w:val="0"/>
                  <w:marRight w:val="0"/>
                  <w:marTop w:val="0"/>
                  <w:marBottom w:val="0"/>
                  <w:divBdr>
                    <w:top w:val="none" w:sz="0" w:space="0" w:color="auto"/>
                    <w:left w:val="none" w:sz="0" w:space="0" w:color="auto"/>
                    <w:bottom w:val="none" w:sz="0" w:space="0" w:color="auto"/>
                    <w:right w:val="none" w:sz="0" w:space="0" w:color="auto"/>
                  </w:divBdr>
                  <w:divsChild>
                    <w:div w:id="1633437593">
                      <w:marLeft w:val="0"/>
                      <w:marRight w:val="0"/>
                      <w:marTop w:val="0"/>
                      <w:marBottom w:val="0"/>
                      <w:divBdr>
                        <w:top w:val="none" w:sz="0" w:space="0" w:color="auto"/>
                        <w:left w:val="none" w:sz="0" w:space="0" w:color="auto"/>
                        <w:bottom w:val="none" w:sz="0" w:space="0" w:color="auto"/>
                        <w:right w:val="none" w:sz="0" w:space="0" w:color="auto"/>
                      </w:divBdr>
                    </w:div>
                  </w:divsChild>
                </w:div>
                <w:div w:id="1515924186">
                  <w:marLeft w:val="0"/>
                  <w:marRight w:val="0"/>
                  <w:marTop w:val="0"/>
                  <w:marBottom w:val="0"/>
                  <w:divBdr>
                    <w:top w:val="none" w:sz="0" w:space="0" w:color="auto"/>
                    <w:left w:val="none" w:sz="0" w:space="0" w:color="auto"/>
                    <w:bottom w:val="none" w:sz="0" w:space="0" w:color="auto"/>
                    <w:right w:val="none" w:sz="0" w:space="0" w:color="auto"/>
                  </w:divBdr>
                  <w:divsChild>
                    <w:div w:id="1243106588">
                      <w:marLeft w:val="0"/>
                      <w:marRight w:val="0"/>
                      <w:marTop w:val="0"/>
                      <w:marBottom w:val="0"/>
                      <w:divBdr>
                        <w:top w:val="none" w:sz="0" w:space="0" w:color="auto"/>
                        <w:left w:val="none" w:sz="0" w:space="0" w:color="auto"/>
                        <w:bottom w:val="none" w:sz="0" w:space="0" w:color="auto"/>
                        <w:right w:val="none" w:sz="0" w:space="0" w:color="auto"/>
                      </w:divBdr>
                    </w:div>
                  </w:divsChild>
                </w:div>
                <w:div w:id="1542129932">
                  <w:marLeft w:val="0"/>
                  <w:marRight w:val="0"/>
                  <w:marTop w:val="0"/>
                  <w:marBottom w:val="0"/>
                  <w:divBdr>
                    <w:top w:val="none" w:sz="0" w:space="0" w:color="auto"/>
                    <w:left w:val="none" w:sz="0" w:space="0" w:color="auto"/>
                    <w:bottom w:val="none" w:sz="0" w:space="0" w:color="auto"/>
                    <w:right w:val="none" w:sz="0" w:space="0" w:color="auto"/>
                  </w:divBdr>
                  <w:divsChild>
                    <w:div w:id="1870095786">
                      <w:marLeft w:val="0"/>
                      <w:marRight w:val="0"/>
                      <w:marTop w:val="0"/>
                      <w:marBottom w:val="0"/>
                      <w:divBdr>
                        <w:top w:val="none" w:sz="0" w:space="0" w:color="auto"/>
                        <w:left w:val="none" w:sz="0" w:space="0" w:color="auto"/>
                        <w:bottom w:val="none" w:sz="0" w:space="0" w:color="auto"/>
                        <w:right w:val="none" w:sz="0" w:space="0" w:color="auto"/>
                      </w:divBdr>
                    </w:div>
                  </w:divsChild>
                </w:div>
                <w:div w:id="1564683607">
                  <w:marLeft w:val="0"/>
                  <w:marRight w:val="0"/>
                  <w:marTop w:val="0"/>
                  <w:marBottom w:val="0"/>
                  <w:divBdr>
                    <w:top w:val="none" w:sz="0" w:space="0" w:color="auto"/>
                    <w:left w:val="none" w:sz="0" w:space="0" w:color="auto"/>
                    <w:bottom w:val="none" w:sz="0" w:space="0" w:color="auto"/>
                    <w:right w:val="none" w:sz="0" w:space="0" w:color="auto"/>
                  </w:divBdr>
                  <w:divsChild>
                    <w:div w:id="1579174636">
                      <w:marLeft w:val="0"/>
                      <w:marRight w:val="0"/>
                      <w:marTop w:val="0"/>
                      <w:marBottom w:val="0"/>
                      <w:divBdr>
                        <w:top w:val="none" w:sz="0" w:space="0" w:color="auto"/>
                        <w:left w:val="none" w:sz="0" w:space="0" w:color="auto"/>
                        <w:bottom w:val="none" w:sz="0" w:space="0" w:color="auto"/>
                        <w:right w:val="none" w:sz="0" w:space="0" w:color="auto"/>
                      </w:divBdr>
                    </w:div>
                  </w:divsChild>
                </w:div>
                <w:div w:id="1622375706">
                  <w:marLeft w:val="0"/>
                  <w:marRight w:val="0"/>
                  <w:marTop w:val="0"/>
                  <w:marBottom w:val="0"/>
                  <w:divBdr>
                    <w:top w:val="none" w:sz="0" w:space="0" w:color="auto"/>
                    <w:left w:val="none" w:sz="0" w:space="0" w:color="auto"/>
                    <w:bottom w:val="none" w:sz="0" w:space="0" w:color="auto"/>
                    <w:right w:val="none" w:sz="0" w:space="0" w:color="auto"/>
                  </w:divBdr>
                  <w:divsChild>
                    <w:div w:id="183174220">
                      <w:marLeft w:val="0"/>
                      <w:marRight w:val="0"/>
                      <w:marTop w:val="0"/>
                      <w:marBottom w:val="0"/>
                      <w:divBdr>
                        <w:top w:val="none" w:sz="0" w:space="0" w:color="auto"/>
                        <w:left w:val="none" w:sz="0" w:space="0" w:color="auto"/>
                        <w:bottom w:val="none" w:sz="0" w:space="0" w:color="auto"/>
                        <w:right w:val="none" w:sz="0" w:space="0" w:color="auto"/>
                      </w:divBdr>
                    </w:div>
                  </w:divsChild>
                </w:div>
                <w:div w:id="1649624104">
                  <w:marLeft w:val="0"/>
                  <w:marRight w:val="0"/>
                  <w:marTop w:val="0"/>
                  <w:marBottom w:val="0"/>
                  <w:divBdr>
                    <w:top w:val="none" w:sz="0" w:space="0" w:color="auto"/>
                    <w:left w:val="none" w:sz="0" w:space="0" w:color="auto"/>
                    <w:bottom w:val="none" w:sz="0" w:space="0" w:color="auto"/>
                    <w:right w:val="none" w:sz="0" w:space="0" w:color="auto"/>
                  </w:divBdr>
                  <w:divsChild>
                    <w:div w:id="378631138">
                      <w:marLeft w:val="0"/>
                      <w:marRight w:val="0"/>
                      <w:marTop w:val="0"/>
                      <w:marBottom w:val="0"/>
                      <w:divBdr>
                        <w:top w:val="none" w:sz="0" w:space="0" w:color="auto"/>
                        <w:left w:val="none" w:sz="0" w:space="0" w:color="auto"/>
                        <w:bottom w:val="none" w:sz="0" w:space="0" w:color="auto"/>
                        <w:right w:val="none" w:sz="0" w:space="0" w:color="auto"/>
                      </w:divBdr>
                    </w:div>
                  </w:divsChild>
                </w:div>
                <w:div w:id="1769079103">
                  <w:marLeft w:val="0"/>
                  <w:marRight w:val="0"/>
                  <w:marTop w:val="0"/>
                  <w:marBottom w:val="0"/>
                  <w:divBdr>
                    <w:top w:val="none" w:sz="0" w:space="0" w:color="auto"/>
                    <w:left w:val="none" w:sz="0" w:space="0" w:color="auto"/>
                    <w:bottom w:val="none" w:sz="0" w:space="0" w:color="auto"/>
                    <w:right w:val="none" w:sz="0" w:space="0" w:color="auto"/>
                  </w:divBdr>
                  <w:divsChild>
                    <w:div w:id="1485462894">
                      <w:marLeft w:val="0"/>
                      <w:marRight w:val="0"/>
                      <w:marTop w:val="0"/>
                      <w:marBottom w:val="0"/>
                      <w:divBdr>
                        <w:top w:val="none" w:sz="0" w:space="0" w:color="auto"/>
                        <w:left w:val="none" w:sz="0" w:space="0" w:color="auto"/>
                        <w:bottom w:val="none" w:sz="0" w:space="0" w:color="auto"/>
                        <w:right w:val="none" w:sz="0" w:space="0" w:color="auto"/>
                      </w:divBdr>
                    </w:div>
                  </w:divsChild>
                </w:div>
                <w:div w:id="1771315102">
                  <w:marLeft w:val="0"/>
                  <w:marRight w:val="0"/>
                  <w:marTop w:val="0"/>
                  <w:marBottom w:val="0"/>
                  <w:divBdr>
                    <w:top w:val="none" w:sz="0" w:space="0" w:color="auto"/>
                    <w:left w:val="none" w:sz="0" w:space="0" w:color="auto"/>
                    <w:bottom w:val="none" w:sz="0" w:space="0" w:color="auto"/>
                    <w:right w:val="none" w:sz="0" w:space="0" w:color="auto"/>
                  </w:divBdr>
                  <w:divsChild>
                    <w:div w:id="1386174636">
                      <w:marLeft w:val="0"/>
                      <w:marRight w:val="0"/>
                      <w:marTop w:val="0"/>
                      <w:marBottom w:val="0"/>
                      <w:divBdr>
                        <w:top w:val="none" w:sz="0" w:space="0" w:color="auto"/>
                        <w:left w:val="none" w:sz="0" w:space="0" w:color="auto"/>
                        <w:bottom w:val="none" w:sz="0" w:space="0" w:color="auto"/>
                        <w:right w:val="none" w:sz="0" w:space="0" w:color="auto"/>
                      </w:divBdr>
                    </w:div>
                  </w:divsChild>
                </w:div>
                <w:div w:id="1771701143">
                  <w:marLeft w:val="0"/>
                  <w:marRight w:val="0"/>
                  <w:marTop w:val="0"/>
                  <w:marBottom w:val="0"/>
                  <w:divBdr>
                    <w:top w:val="none" w:sz="0" w:space="0" w:color="auto"/>
                    <w:left w:val="none" w:sz="0" w:space="0" w:color="auto"/>
                    <w:bottom w:val="none" w:sz="0" w:space="0" w:color="auto"/>
                    <w:right w:val="none" w:sz="0" w:space="0" w:color="auto"/>
                  </w:divBdr>
                  <w:divsChild>
                    <w:div w:id="344019239">
                      <w:marLeft w:val="0"/>
                      <w:marRight w:val="0"/>
                      <w:marTop w:val="0"/>
                      <w:marBottom w:val="0"/>
                      <w:divBdr>
                        <w:top w:val="none" w:sz="0" w:space="0" w:color="auto"/>
                        <w:left w:val="none" w:sz="0" w:space="0" w:color="auto"/>
                        <w:bottom w:val="none" w:sz="0" w:space="0" w:color="auto"/>
                        <w:right w:val="none" w:sz="0" w:space="0" w:color="auto"/>
                      </w:divBdr>
                    </w:div>
                  </w:divsChild>
                </w:div>
                <w:div w:id="1796947216">
                  <w:marLeft w:val="0"/>
                  <w:marRight w:val="0"/>
                  <w:marTop w:val="0"/>
                  <w:marBottom w:val="0"/>
                  <w:divBdr>
                    <w:top w:val="none" w:sz="0" w:space="0" w:color="auto"/>
                    <w:left w:val="none" w:sz="0" w:space="0" w:color="auto"/>
                    <w:bottom w:val="none" w:sz="0" w:space="0" w:color="auto"/>
                    <w:right w:val="none" w:sz="0" w:space="0" w:color="auto"/>
                  </w:divBdr>
                  <w:divsChild>
                    <w:div w:id="1486123976">
                      <w:marLeft w:val="0"/>
                      <w:marRight w:val="0"/>
                      <w:marTop w:val="0"/>
                      <w:marBottom w:val="0"/>
                      <w:divBdr>
                        <w:top w:val="none" w:sz="0" w:space="0" w:color="auto"/>
                        <w:left w:val="none" w:sz="0" w:space="0" w:color="auto"/>
                        <w:bottom w:val="none" w:sz="0" w:space="0" w:color="auto"/>
                        <w:right w:val="none" w:sz="0" w:space="0" w:color="auto"/>
                      </w:divBdr>
                    </w:div>
                  </w:divsChild>
                </w:div>
                <w:div w:id="1821072089">
                  <w:marLeft w:val="0"/>
                  <w:marRight w:val="0"/>
                  <w:marTop w:val="0"/>
                  <w:marBottom w:val="0"/>
                  <w:divBdr>
                    <w:top w:val="none" w:sz="0" w:space="0" w:color="auto"/>
                    <w:left w:val="none" w:sz="0" w:space="0" w:color="auto"/>
                    <w:bottom w:val="none" w:sz="0" w:space="0" w:color="auto"/>
                    <w:right w:val="none" w:sz="0" w:space="0" w:color="auto"/>
                  </w:divBdr>
                  <w:divsChild>
                    <w:div w:id="420178734">
                      <w:marLeft w:val="0"/>
                      <w:marRight w:val="0"/>
                      <w:marTop w:val="0"/>
                      <w:marBottom w:val="0"/>
                      <w:divBdr>
                        <w:top w:val="none" w:sz="0" w:space="0" w:color="auto"/>
                        <w:left w:val="none" w:sz="0" w:space="0" w:color="auto"/>
                        <w:bottom w:val="none" w:sz="0" w:space="0" w:color="auto"/>
                        <w:right w:val="none" w:sz="0" w:space="0" w:color="auto"/>
                      </w:divBdr>
                    </w:div>
                  </w:divsChild>
                </w:div>
                <w:div w:id="1893996532">
                  <w:marLeft w:val="0"/>
                  <w:marRight w:val="0"/>
                  <w:marTop w:val="0"/>
                  <w:marBottom w:val="0"/>
                  <w:divBdr>
                    <w:top w:val="none" w:sz="0" w:space="0" w:color="auto"/>
                    <w:left w:val="none" w:sz="0" w:space="0" w:color="auto"/>
                    <w:bottom w:val="none" w:sz="0" w:space="0" w:color="auto"/>
                    <w:right w:val="none" w:sz="0" w:space="0" w:color="auto"/>
                  </w:divBdr>
                  <w:divsChild>
                    <w:div w:id="1786121376">
                      <w:marLeft w:val="0"/>
                      <w:marRight w:val="0"/>
                      <w:marTop w:val="0"/>
                      <w:marBottom w:val="0"/>
                      <w:divBdr>
                        <w:top w:val="none" w:sz="0" w:space="0" w:color="auto"/>
                        <w:left w:val="none" w:sz="0" w:space="0" w:color="auto"/>
                        <w:bottom w:val="none" w:sz="0" w:space="0" w:color="auto"/>
                        <w:right w:val="none" w:sz="0" w:space="0" w:color="auto"/>
                      </w:divBdr>
                    </w:div>
                  </w:divsChild>
                </w:div>
                <w:div w:id="1924876216">
                  <w:marLeft w:val="0"/>
                  <w:marRight w:val="0"/>
                  <w:marTop w:val="0"/>
                  <w:marBottom w:val="0"/>
                  <w:divBdr>
                    <w:top w:val="none" w:sz="0" w:space="0" w:color="auto"/>
                    <w:left w:val="none" w:sz="0" w:space="0" w:color="auto"/>
                    <w:bottom w:val="none" w:sz="0" w:space="0" w:color="auto"/>
                    <w:right w:val="none" w:sz="0" w:space="0" w:color="auto"/>
                  </w:divBdr>
                  <w:divsChild>
                    <w:div w:id="1009913566">
                      <w:marLeft w:val="0"/>
                      <w:marRight w:val="0"/>
                      <w:marTop w:val="0"/>
                      <w:marBottom w:val="0"/>
                      <w:divBdr>
                        <w:top w:val="none" w:sz="0" w:space="0" w:color="auto"/>
                        <w:left w:val="none" w:sz="0" w:space="0" w:color="auto"/>
                        <w:bottom w:val="none" w:sz="0" w:space="0" w:color="auto"/>
                        <w:right w:val="none" w:sz="0" w:space="0" w:color="auto"/>
                      </w:divBdr>
                    </w:div>
                  </w:divsChild>
                </w:div>
                <w:div w:id="1971324195">
                  <w:marLeft w:val="0"/>
                  <w:marRight w:val="0"/>
                  <w:marTop w:val="0"/>
                  <w:marBottom w:val="0"/>
                  <w:divBdr>
                    <w:top w:val="none" w:sz="0" w:space="0" w:color="auto"/>
                    <w:left w:val="none" w:sz="0" w:space="0" w:color="auto"/>
                    <w:bottom w:val="none" w:sz="0" w:space="0" w:color="auto"/>
                    <w:right w:val="none" w:sz="0" w:space="0" w:color="auto"/>
                  </w:divBdr>
                  <w:divsChild>
                    <w:div w:id="732964906">
                      <w:marLeft w:val="0"/>
                      <w:marRight w:val="0"/>
                      <w:marTop w:val="0"/>
                      <w:marBottom w:val="0"/>
                      <w:divBdr>
                        <w:top w:val="none" w:sz="0" w:space="0" w:color="auto"/>
                        <w:left w:val="none" w:sz="0" w:space="0" w:color="auto"/>
                        <w:bottom w:val="none" w:sz="0" w:space="0" w:color="auto"/>
                        <w:right w:val="none" w:sz="0" w:space="0" w:color="auto"/>
                      </w:divBdr>
                    </w:div>
                  </w:divsChild>
                </w:div>
                <w:div w:id="2020619967">
                  <w:marLeft w:val="0"/>
                  <w:marRight w:val="0"/>
                  <w:marTop w:val="0"/>
                  <w:marBottom w:val="0"/>
                  <w:divBdr>
                    <w:top w:val="none" w:sz="0" w:space="0" w:color="auto"/>
                    <w:left w:val="none" w:sz="0" w:space="0" w:color="auto"/>
                    <w:bottom w:val="none" w:sz="0" w:space="0" w:color="auto"/>
                    <w:right w:val="none" w:sz="0" w:space="0" w:color="auto"/>
                  </w:divBdr>
                  <w:divsChild>
                    <w:div w:id="1991709647">
                      <w:marLeft w:val="0"/>
                      <w:marRight w:val="0"/>
                      <w:marTop w:val="0"/>
                      <w:marBottom w:val="0"/>
                      <w:divBdr>
                        <w:top w:val="none" w:sz="0" w:space="0" w:color="auto"/>
                        <w:left w:val="none" w:sz="0" w:space="0" w:color="auto"/>
                        <w:bottom w:val="none" w:sz="0" w:space="0" w:color="auto"/>
                        <w:right w:val="none" w:sz="0" w:space="0" w:color="auto"/>
                      </w:divBdr>
                    </w:div>
                  </w:divsChild>
                </w:div>
                <w:div w:id="2091124163">
                  <w:marLeft w:val="0"/>
                  <w:marRight w:val="0"/>
                  <w:marTop w:val="0"/>
                  <w:marBottom w:val="0"/>
                  <w:divBdr>
                    <w:top w:val="none" w:sz="0" w:space="0" w:color="auto"/>
                    <w:left w:val="none" w:sz="0" w:space="0" w:color="auto"/>
                    <w:bottom w:val="none" w:sz="0" w:space="0" w:color="auto"/>
                    <w:right w:val="none" w:sz="0" w:space="0" w:color="auto"/>
                  </w:divBdr>
                  <w:divsChild>
                    <w:div w:id="1314216623">
                      <w:marLeft w:val="0"/>
                      <w:marRight w:val="0"/>
                      <w:marTop w:val="0"/>
                      <w:marBottom w:val="0"/>
                      <w:divBdr>
                        <w:top w:val="none" w:sz="0" w:space="0" w:color="auto"/>
                        <w:left w:val="none" w:sz="0" w:space="0" w:color="auto"/>
                        <w:bottom w:val="none" w:sz="0" w:space="0" w:color="auto"/>
                        <w:right w:val="none" w:sz="0" w:space="0" w:color="auto"/>
                      </w:divBdr>
                    </w:div>
                  </w:divsChild>
                </w:div>
                <w:div w:id="2107072613">
                  <w:marLeft w:val="0"/>
                  <w:marRight w:val="0"/>
                  <w:marTop w:val="0"/>
                  <w:marBottom w:val="0"/>
                  <w:divBdr>
                    <w:top w:val="none" w:sz="0" w:space="0" w:color="auto"/>
                    <w:left w:val="none" w:sz="0" w:space="0" w:color="auto"/>
                    <w:bottom w:val="none" w:sz="0" w:space="0" w:color="auto"/>
                    <w:right w:val="none" w:sz="0" w:space="0" w:color="auto"/>
                  </w:divBdr>
                  <w:divsChild>
                    <w:div w:id="101765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551225">
          <w:marLeft w:val="0"/>
          <w:marRight w:val="0"/>
          <w:marTop w:val="0"/>
          <w:marBottom w:val="0"/>
          <w:divBdr>
            <w:top w:val="none" w:sz="0" w:space="0" w:color="auto"/>
            <w:left w:val="none" w:sz="0" w:space="0" w:color="auto"/>
            <w:bottom w:val="none" w:sz="0" w:space="0" w:color="auto"/>
            <w:right w:val="none" w:sz="0" w:space="0" w:color="auto"/>
          </w:divBdr>
        </w:div>
        <w:div w:id="1481801040">
          <w:marLeft w:val="0"/>
          <w:marRight w:val="0"/>
          <w:marTop w:val="0"/>
          <w:marBottom w:val="0"/>
          <w:divBdr>
            <w:top w:val="none" w:sz="0" w:space="0" w:color="auto"/>
            <w:left w:val="none" w:sz="0" w:space="0" w:color="auto"/>
            <w:bottom w:val="none" w:sz="0" w:space="0" w:color="auto"/>
            <w:right w:val="none" w:sz="0" w:space="0" w:color="auto"/>
          </w:divBdr>
        </w:div>
        <w:div w:id="1552887609">
          <w:marLeft w:val="0"/>
          <w:marRight w:val="0"/>
          <w:marTop w:val="0"/>
          <w:marBottom w:val="0"/>
          <w:divBdr>
            <w:top w:val="none" w:sz="0" w:space="0" w:color="auto"/>
            <w:left w:val="none" w:sz="0" w:space="0" w:color="auto"/>
            <w:bottom w:val="none" w:sz="0" w:space="0" w:color="auto"/>
            <w:right w:val="none" w:sz="0" w:space="0" w:color="auto"/>
          </w:divBdr>
        </w:div>
        <w:div w:id="1597786748">
          <w:marLeft w:val="0"/>
          <w:marRight w:val="0"/>
          <w:marTop w:val="0"/>
          <w:marBottom w:val="0"/>
          <w:divBdr>
            <w:top w:val="none" w:sz="0" w:space="0" w:color="auto"/>
            <w:left w:val="none" w:sz="0" w:space="0" w:color="auto"/>
            <w:bottom w:val="none" w:sz="0" w:space="0" w:color="auto"/>
            <w:right w:val="none" w:sz="0" w:space="0" w:color="auto"/>
          </w:divBdr>
        </w:div>
        <w:div w:id="1610357279">
          <w:marLeft w:val="0"/>
          <w:marRight w:val="0"/>
          <w:marTop w:val="0"/>
          <w:marBottom w:val="0"/>
          <w:divBdr>
            <w:top w:val="none" w:sz="0" w:space="0" w:color="auto"/>
            <w:left w:val="none" w:sz="0" w:space="0" w:color="auto"/>
            <w:bottom w:val="none" w:sz="0" w:space="0" w:color="auto"/>
            <w:right w:val="none" w:sz="0" w:space="0" w:color="auto"/>
          </w:divBdr>
        </w:div>
        <w:div w:id="1843934747">
          <w:marLeft w:val="0"/>
          <w:marRight w:val="0"/>
          <w:marTop w:val="0"/>
          <w:marBottom w:val="0"/>
          <w:divBdr>
            <w:top w:val="none" w:sz="0" w:space="0" w:color="auto"/>
            <w:left w:val="none" w:sz="0" w:space="0" w:color="auto"/>
            <w:bottom w:val="none" w:sz="0" w:space="0" w:color="auto"/>
            <w:right w:val="none" w:sz="0" w:space="0" w:color="auto"/>
          </w:divBdr>
        </w:div>
        <w:div w:id="1898202771">
          <w:marLeft w:val="0"/>
          <w:marRight w:val="0"/>
          <w:marTop w:val="0"/>
          <w:marBottom w:val="0"/>
          <w:divBdr>
            <w:top w:val="none" w:sz="0" w:space="0" w:color="auto"/>
            <w:left w:val="none" w:sz="0" w:space="0" w:color="auto"/>
            <w:bottom w:val="none" w:sz="0" w:space="0" w:color="auto"/>
            <w:right w:val="none" w:sz="0" w:space="0" w:color="auto"/>
          </w:divBdr>
        </w:div>
        <w:div w:id="1916936665">
          <w:marLeft w:val="0"/>
          <w:marRight w:val="0"/>
          <w:marTop w:val="0"/>
          <w:marBottom w:val="0"/>
          <w:divBdr>
            <w:top w:val="none" w:sz="0" w:space="0" w:color="auto"/>
            <w:left w:val="none" w:sz="0" w:space="0" w:color="auto"/>
            <w:bottom w:val="none" w:sz="0" w:space="0" w:color="auto"/>
            <w:right w:val="none" w:sz="0" w:space="0" w:color="auto"/>
          </w:divBdr>
          <w:divsChild>
            <w:div w:id="1344433016">
              <w:marLeft w:val="-75"/>
              <w:marRight w:val="0"/>
              <w:marTop w:val="30"/>
              <w:marBottom w:val="30"/>
              <w:divBdr>
                <w:top w:val="none" w:sz="0" w:space="0" w:color="auto"/>
                <w:left w:val="none" w:sz="0" w:space="0" w:color="auto"/>
                <w:bottom w:val="none" w:sz="0" w:space="0" w:color="auto"/>
                <w:right w:val="none" w:sz="0" w:space="0" w:color="auto"/>
              </w:divBdr>
              <w:divsChild>
                <w:div w:id="80487188">
                  <w:marLeft w:val="0"/>
                  <w:marRight w:val="0"/>
                  <w:marTop w:val="0"/>
                  <w:marBottom w:val="0"/>
                  <w:divBdr>
                    <w:top w:val="none" w:sz="0" w:space="0" w:color="auto"/>
                    <w:left w:val="none" w:sz="0" w:space="0" w:color="auto"/>
                    <w:bottom w:val="none" w:sz="0" w:space="0" w:color="auto"/>
                    <w:right w:val="none" w:sz="0" w:space="0" w:color="auto"/>
                  </w:divBdr>
                  <w:divsChild>
                    <w:div w:id="1293246648">
                      <w:marLeft w:val="0"/>
                      <w:marRight w:val="0"/>
                      <w:marTop w:val="0"/>
                      <w:marBottom w:val="0"/>
                      <w:divBdr>
                        <w:top w:val="none" w:sz="0" w:space="0" w:color="auto"/>
                        <w:left w:val="none" w:sz="0" w:space="0" w:color="auto"/>
                        <w:bottom w:val="none" w:sz="0" w:space="0" w:color="auto"/>
                        <w:right w:val="none" w:sz="0" w:space="0" w:color="auto"/>
                      </w:divBdr>
                    </w:div>
                  </w:divsChild>
                </w:div>
                <w:div w:id="140706053">
                  <w:marLeft w:val="0"/>
                  <w:marRight w:val="0"/>
                  <w:marTop w:val="0"/>
                  <w:marBottom w:val="0"/>
                  <w:divBdr>
                    <w:top w:val="none" w:sz="0" w:space="0" w:color="auto"/>
                    <w:left w:val="none" w:sz="0" w:space="0" w:color="auto"/>
                    <w:bottom w:val="none" w:sz="0" w:space="0" w:color="auto"/>
                    <w:right w:val="none" w:sz="0" w:space="0" w:color="auto"/>
                  </w:divBdr>
                  <w:divsChild>
                    <w:div w:id="1445147235">
                      <w:marLeft w:val="0"/>
                      <w:marRight w:val="0"/>
                      <w:marTop w:val="0"/>
                      <w:marBottom w:val="0"/>
                      <w:divBdr>
                        <w:top w:val="none" w:sz="0" w:space="0" w:color="auto"/>
                        <w:left w:val="none" w:sz="0" w:space="0" w:color="auto"/>
                        <w:bottom w:val="none" w:sz="0" w:space="0" w:color="auto"/>
                        <w:right w:val="none" w:sz="0" w:space="0" w:color="auto"/>
                      </w:divBdr>
                    </w:div>
                  </w:divsChild>
                </w:div>
                <w:div w:id="170877475">
                  <w:marLeft w:val="0"/>
                  <w:marRight w:val="0"/>
                  <w:marTop w:val="0"/>
                  <w:marBottom w:val="0"/>
                  <w:divBdr>
                    <w:top w:val="none" w:sz="0" w:space="0" w:color="auto"/>
                    <w:left w:val="none" w:sz="0" w:space="0" w:color="auto"/>
                    <w:bottom w:val="none" w:sz="0" w:space="0" w:color="auto"/>
                    <w:right w:val="none" w:sz="0" w:space="0" w:color="auto"/>
                  </w:divBdr>
                  <w:divsChild>
                    <w:div w:id="369646972">
                      <w:marLeft w:val="0"/>
                      <w:marRight w:val="0"/>
                      <w:marTop w:val="0"/>
                      <w:marBottom w:val="0"/>
                      <w:divBdr>
                        <w:top w:val="none" w:sz="0" w:space="0" w:color="auto"/>
                        <w:left w:val="none" w:sz="0" w:space="0" w:color="auto"/>
                        <w:bottom w:val="none" w:sz="0" w:space="0" w:color="auto"/>
                        <w:right w:val="none" w:sz="0" w:space="0" w:color="auto"/>
                      </w:divBdr>
                    </w:div>
                  </w:divsChild>
                </w:div>
                <w:div w:id="227153269">
                  <w:marLeft w:val="0"/>
                  <w:marRight w:val="0"/>
                  <w:marTop w:val="0"/>
                  <w:marBottom w:val="0"/>
                  <w:divBdr>
                    <w:top w:val="none" w:sz="0" w:space="0" w:color="auto"/>
                    <w:left w:val="none" w:sz="0" w:space="0" w:color="auto"/>
                    <w:bottom w:val="none" w:sz="0" w:space="0" w:color="auto"/>
                    <w:right w:val="none" w:sz="0" w:space="0" w:color="auto"/>
                  </w:divBdr>
                  <w:divsChild>
                    <w:div w:id="1575313752">
                      <w:marLeft w:val="0"/>
                      <w:marRight w:val="0"/>
                      <w:marTop w:val="0"/>
                      <w:marBottom w:val="0"/>
                      <w:divBdr>
                        <w:top w:val="none" w:sz="0" w:space="0" w:color="auto"/>
                        <w:left w:val="none" w:sz="0" w:space="0" w:color="auto"/>
                        <w:bottom w:val="none" w:sz="0" w:space="0" w:color="auto"/>
                        <w:right w:val="none" w:sz="0" w:space="0" w:color="auto"/>
                      </w:divBdr>
                    </w:div>
                  </w:divsChild>
                </w:div>
                <w:div w:id="318074298">
                  <w:marLeft w:val="0"/>
                  <w:marRight w:val="0"/>
                  <w:marTop w:val="0"/>
                  <w:marBottom w:val="0"/>
                  <w:divBdr>
                    <w:top w:val="none" w:sz="0" w:space="0" w:color="auto"/>
                    <w:left w:val="none" w:sz="0" w:space="0" w:color="auto"/>
                    <w:bottom w:val="none" w:sz="0" w:space="0" w:color="auto"/>
                    <w:right w:val="none" w:sz="0" w:space="0" w:color="auto"/>
                  </w:divBdr>
                  <w:divsChild>
                    <w:div w:id="1441221764">
                      <w:marLeft w:val="0"/>
                      <w:marRight w:val="0"/>
                      <w:marTop w:val="0"/>
                      <w:marBottom w:val="0"/>
                      <w:divBdr>
                        <w:top w:val="none" w:sz="0" w:space="0" w:color="auto"/>
                        <w:left w:val="none" w:sz="0" w:space="0" w:color="auto"/>
                        <w:bottom w:val="none" w:sz="0" w:space="0" w:color="auto"/>
                        <w:right w:val="none" w:sz="0" w:space="0" w:color="auto"/>
                      </w:divBdr>
                    </w:div>
                  </w:divsChild>
                </w:div>
                <w:div w:id="350184552">
                  <w:marLeft w:val="0"/>
                  <w:marRight w:val="0"/>
                  <w:marTop w:val="0"/>
                  <w:marBottom w:val="0"/>
                  <w:divBdr>
                    <w:top w:val="none" w:sz="0" w:space="0" w:color="auto"/>
                    <w:left w:val="none" w:sz="0" w:space="0" w:color="auto"/>
                    <w:bottom w:val="none" w:sz="0" w:space="0" w:color="auto"/>
                    <w:right w:val="none" w:sz="0" w:space="0" w:color="auto"/>
                  </w:divBdr>
                  <w:divsChild>
                    <w:div w:id="966737134">
                      <w:marLeft w:val="0"/>
                      <w:marRight w:val="0"/>
                      <w:marTop w:val="0"/>
                      <w:marBottom w:val="0"/>
                      <w:divBdr>
                        <w:top w:val="none" w:sz="0" w:space="0" w:color="auto"/>
                        <w:left w:val="none" w:sz="0" w:space="0" w:color="auto"/>
                        <w:bottom w:val="none" w:sz="0" w:space="0" w:color="auto"/>
                        <w:right w:val="none" w:sz="0" w:space="0" w:color="auto"/>
                      </w:divBdr>
                    </w:div>
                  </w:divsChild>
                </w:div>
                <w:div w:id="392394720">
                  <w:marLeft w:val="0"/>
                  <w:marRight w:val="0"/>
                  <w:marTop w:val="0"/>
                  <w:marBottom w:val="0"/>
                  <w:divBdr>
                    <w:top w:val="none" w:sz="0" w:space="0" w:color="auto"/>
                    <w:left w:val="none" w:sz="0" w:space="0" w:color="auto"/>
                    <w:bottom w:val="none" w:sz="0" w:space="0" w:color="auto"/>
                    <w:right w:val="none" w:sz="0" w:space="0" w:color="auto"/>
                  </w:divBdr>
                  <w:divsChild>
                    <w:div w:id="957294942">
                      <w:marLeft w:val="0"/>
                      <w:marRight w:val="0"/>
                      <w:marTop w:val="0"/>
                      <w:marBottom w:val="0"/>
                      <w:divBdr>
                        <w:top w:val="none" w:sz="0" w:space="0" w:color="auto"/>
                        <w:left w:val="none" w:sz="0" w:space="0" w:color="auto"/>
                        <w:bottom w:val="none" w:sz="0" w:space="0" w:color="auto"/>
                        <w:right w:val="none" w:sz="0" w:space="0" w:color="auto"/>
                      </w:divBdr>
                    </w:div>
                  </w:divsChild>
                </w:div>
                <w:div w:id="407578838">
                  <w:marLeft w:val="0"/>
                  <w:marRight w:val="0"/>
                  <w:marTop w:val="0"/>
                  <w:marBottom w:val="0"/>
                  <w:divBdr>
                    <w:top w:val="none" w:sz="0" w:space="0" w:color="auto"/>
                    <w:left w:val="none" w:sz="0" w:space="0" w:color="auto"/>
                    <w:bottom w:val="none" w:sz="0" w:space="0" w:color="auto"/>
                    <w:right w:val="none" w:sz="0" w:space="0" w:color="auto"/>
                  </w:divBdr>
                  <w:divsChild>
                    <w:div w:id="1239679510">
                      <w:marLeft w:val="0"/>
                      <w:marRight w:val="0"/>
                      <w:marTop w:val="0"/>
                      <w:marBottom w:val="0"/>
                      <w:divBdr>
                        <w:top w:val="none" w:sz="0" w:space="0" w:color="auto"/>
                        <w:left w:val="none" w:sz="0" w:space="0" w:color="auto"/>
                        <w:bottom w:val="none" w:sz="0" w:space="0" w:color="auto"/>
                        <w:right w:val="none" w:sz="0" w:space="0" w:color="auto"/>
                      </w:divBdr>
                    </w:div>
                  </w:divsChild>
                </w:div>
                <w:div w:id="488791994">
                  <w:marLeft w:val="0"/>
                  <w:marRight w:val="0"/>
                  <w:marTop w:val="0"/>
                  <w:marBottom w:val="0"/>
                  <w:divBdr>
                    <w:top w:val="none" w:sz="0" w:space="0" w:color="auto"/>
                    <w:left w:val="none" w:sz="0" w:space="0" w:color="auto"/>
                    <w:bottom w:val="none" w:sz="0" w:space="0" w:color="auto"/>
                    <w:right w:val="none" w:sz="0" w:space="0" w:color="auto"/>
                  </w:divBdr>
                  <w:divsChild>
                    <w:div w:id="77291394">
                      <w:marLeft w:val="0"/>
                      <w:marRight w:val="0"/>
                      <w:marTop w:val="0"/>
                      <w:marBottom w:val="0"/>
                      <w:divBdr>
                        <w:top w:val="none" w:sz="0" w:space="0" w:color="auto"/>
                        <w:left w:val="none" w:sz="0" w:space="0" w:color="auto"/>
                        <w:bottom w:val="none" w:sz="0" w:space="0" w:color="auto"/>
                        <w:right w:val="none" w:sz="0" w:space="0" w:color="auto"/>
                      </w:divBdr>
                    </w:div>
                  </w:divsChild>
                </w:div>
                <w:div w:id="499467868">
                  <w:marLeft w:val="0"/>
                  <w:marRight w:val="0"/>
                  <w:marTop w:val="0"/>
                  <w:marBottom w:val="0"/>
                  <w:divBdr>
                    <w:top w:val="none" w:sz="0" w:space="0" w:color="auto"/>
                    <w:left w:val="none" w:sz="0" w:space="0" w:color="auto"/>
                    <w:bottom w:val="none" w:sz="0" w:space="0" w:color="auto"/>
                    <w:right w:val="none" w:sz="0" w:space="0" w:color="auto"/>
                  </w:divBdr>
                  <w:divsChild>
                    <w:div w:id="1851338429">
                      <w:marLeft w:val="0"/>
                      <w:marRight w:val="0"/>
                      <w:marTop w:val="0"/>
                      <w:marBottom w:val="0"/>
                      <w:divBdr>
                        <w:top w:val="none" w:sz="0" w:space="0" w:color="auto"/>
                        <w:left w:val="none" w:sz="0" w:space="0" w:color="auto"/>
                        <w:bottom w:val="none" w:sz="0" w:space="0" w:color="auto"/>
                        <w:right w:val="none" w:sz="0" w:space="0" w:color="auto"/>
                      </w:divBdr>
                    </w:div>
                  </w:divsChild>
                </w:div>
                <w:div w:id="673579501">
                  <w:marLeft w:val="0"/>
                  <w:marRight w:val="0"/>
                  <w:marTop w:val="0"/>
                  <w:marBottom w:val="0"/>
                  <w:divBdr>
                    <w:top w:val="none" w:sz="0" w:space="0" w:color="auto"/>
                    <w:left w:val="none" w:sz="0" w:space="0" w:color="auto"/>
                    <w:bottom w:val="none" w:sz="0" w:space="0" w:color="auto"/>
                    <w:right w:val="none" w:sz="0" w:space="0" w:color="auto"/>
                  </w:divBdr>
                  <w:divsChild>
                    <w:div w:id="978342839">
                      <w:marLeft w:val="0"/>
                      <w:marRight w:val="0"/>
                      <w:marTop w:val="0"/>
                      <w:marBottom w:val="0"/>
                      <w:divBdr>
                        <w:top w:val="none" w:sz="0" w:space="0" w:color="auto"/>
                        <w:left w:val="none" w:sz="0" w:space="0" w:color="auto"/>
                        <w:bottom w:val="none" w:sz="0" w:space="0" w:color="auto"/>
                        <w:right w:val="none" w:sz="0" w:space="0" w:color="auto"/>
                      </w:divBdr>
                    </w:div>
                  </w:divsChild>
                </w:div>
                <w:div w:id="673728229">
                  <w:marLeft w:val="0"/>
                  <w:marRight w:val="0"/>
                  <w:marTop w:val="0"/>
                  <w:marBottom w:val="0"/>
                  <w:divBdr>
                    <w:top w:val="none" w:sz="0" w:space="0" w:color="auto"/>
                    <w:left w:val="none" w:sz="0" w:space="0" w:color="auto"/>
                    <w:bottom w:val="none" w:sz="0" w:space="0" w:color="auto"/>
                    <w:right w:val="none" w:sz="0" w:space="0" w:color="auto"/>
                  </w:divBdr>
                  <w:divsChild>
                    <w:div w:id="200481555">
                      <w:marLeft w:val="0"/>
                      <w:marRight w:val="0"/>
                      <w:marTop w:val="0"/>
                      <w:marBottom w:val="0"/>
                      <w:divBdr>
                        <w:top w:val="none" w:sz="0" w:space="0" w:color="auto"/>
                        <w:left w:val="none" w:sz="0" w:space="0" w:color="auto"/>
                        <w:bottom w:val="none" w:sz="0" w:space="0" w:color="auto"/>
                        <w:right w:val="none" w:sz="0" w:space="0" w:color="auto"/>
                      </w:divBdr>
                    </w:div>
                  </w:divsChild>
                </w:div>
                <w:div w:id="720061759">
                  <w:marLeft w:val="0"/>
                  <w:marRight w:val="0"/>
                  <w:marTop w:val="0"/>
                  <w:marBottom w:val="0"/>
                  <w:divBdr>
                    <w:top w:val="none" w:sz="0" w:space="0" w:color="auto"/>
                    <w:left w:val="none" w:sz="0" w:space="0" w:color="auto"/>
                    <w:bottom w:val="none" w:sz="0" w:space="0" w:color="auto"/>
                    <w:right w:val="none" w:sz="0" w:space="0" w:color="auto"/>
                  </w:divBdr>
                  <w:divsChild>
                    <w:div w:id="828445962">
                      <w:marLeft w:val="0"/>
                      <w:marRight w:val="0"/>
                      <w:marTop w:val="0"/>
                      <w:marBottom w:val="0"/>
                      <w:divBdr>
                        <w:top w:val="none" w:sz="0" w:space="0" w:color="auto"/>
                        <w:left w:val="none" w:sz="0" w:space="0" w:color="auto"/>
                        <w:bottom w:val="none" w:sz="0" w:space="0" w:color="auto"/>
                        <w:right w:val="none" w:sz="0" w:space="0" w:color="auto"/>
                      </w:divBdr>
                    </w:div>
                  </w:divsChild>
                </w:div>
                <w:div w:id="721712159">
                  <w:marLeft w:val="0"/>
                  <w:marRight w:val="0"/>
                  <w:marTop w:val="0"/>
                  <w:marBottom w:val="0"/>
                  <w:divBdr>
                    <w:top w:val="none" w:sz="0" w:space="0" w:color="auto"/>
                    <w:left w:val="none" w:sz="0" w:space="0" w:color="auto"/>
                    <w:bottom w:val="none" w:sz="0" w:space="0" w:color="auto"/>
                    <w:right w:val="none" w:sz="0" w:space="0" w:color="auto"/>
                  </w:divBdr>
                  <w:divsChild>
                    <w:div w:id="962153318">
                      <w:marLeft w:val="0"/>
                      <w:marRight w:val="0"/>
                      <w:marTop w:val="0"/>
                      <w:marBottom w:val="0"/>
                      <w:divBdr>
                        <w:top w:val="none" w:sz="0" w:space="0" w:color="auto"/>
                        <w:left w:val="none" w:sz="0" w:space="0" w:color="auto"/>
                        <w:bottom w:val="none" w:sz="0" w:space="0" w:color="auto"/>
                        <w:right w:val="none" w:sz="0" w:space="0" w:color="auto"/>
                      </w:divBdr>
                    </w:div>
                  </w:divsChild>
                </w:div>
                <w:div w:id="765267296">
                  <w:marLeft w:val="0"/>
                  <w:marRight w:val="0"/>
                  <w:marTop w:val="0"/>
                  <w:marBottom w:val="0"/>
                  <w:divBdr>
                    <w:top w:val="none" w:sz="0" w:space="0" w:color="auto"/>
                    <w:left w:val="none" w:sz="0" w:space="0" w:color="auto"/>
                    <w:bottom w:val="none" w:sz="0" w:space="0" w:color="auto"/>
                    <w:right w:val="none" w:sz="0" w:space="0" w:color="auto"/>
                  </w:divBdr>
                  <w:divsChild>
                    <w:div w:id="1127164682">
                      <w:marLeft w:val="0"/>
                      <w:marRight w:val="0"/>
                      <w:marTop w:val="0"/>
                      <w:marBottom w:val="0"/>
                      <w:divBdr>
                        <w:top w:val="none" w:sz="0" w:space="0" w:color="auto"/>
                        <w:left w:val="none" w:sz="0" w:space="0" w:color="auto"/>
                        <w:bottom w:val="none" w:sz="0" w:space="0" w:color="auto"/>
                        <w:right w:val="none" w:sz="0" w:space="0" w:color="auto"/>
                      </w:divBdr>
                    </w:div>
                  </w:divsChild>
                </w:div>
                <w:div w:id="881290233">
                  <w:marLeft w:val="0"/>
                  <w:marRight w:val="0"/>
                  <w:marTop w:val="0"/>
                  <w:marBottom w:val="0"/>
                  <w:divBdr>
                    <w:top w:val="none" w:sz="0" w:space="0" w:color="auto"/>
                    <w:left w:val="none" w:sz="0" w:space="0" w:color="auto"/>
                    <w:bottom w:val="none" w:sz="0" w:space="0" w:color="auto"/>
                    <w:right w:val="none" w:sz="0" w:space="0" w:color="auto"/>
                  </w:divBdr>
                  <w:divsChild>
                    <w:div w:id="1511025643">
                      <w:marLeft w:val="0"/>
                      <w:marRight w:val="0"/>
                      <w:marTop w:val="0"/>
                      <w:marBottom w:val="0"/>
                      <w:divBdr>
                        <w:top w:val="none" w:sz="0" w:space="0" w:color="auto"/>
                        <w:left w:val="none" w:sz="0" w:space="0" w:color="auto"/>
                        <w:bottom w:val="none" w:sz="0" w:space="0" w:color="auto"/>
                        <w:right w:val="none" w:sz="0" w:space="0" w:color="auto"/>
                      </w:divBdr>
                    </w:div>
                  </w:divsChild>
                </w:div>
                <w:div w:id="896015289">
                  <w:marLeft w:val="0"/>
                  <w:marRight w:val="0"/>
                  <w:marTop w:val="0"/>
                  <w:marBottom w:val="0"/>
                  <w:divBdr>
                    <w:top w:val="none" w:sz="0" w:space="0" w:color="auto"/>
                    <w:left w:val="none" w:sz="0" w:space="0" w:color="auto"/>
                    <w:bottom w:val="none" w:sz="0" w:space="0" w:color="auto"/>
                    <w:right w:val="none" w:sz="0" w:space="0" w:color="auto"/>
                  </w:divBdr>
                  <w:divsChild>
                    <w:div w:id="1855461656">
                      <w:marLeft w:val="0"/>
                      <w:marRight w:val="0"/>
                      <w:marTop w:val="0"/>
                      <w:marBottom w:val="0"/>
                      <w:divBdr>
                        <w:top w:val="none" w:sz="0" w:space="0" w:color="auto"/>
                        <w:left w:val="none" w:sz="0" w:space="0" w:color="auto"/>
                        <w:bottom w:val="none" w:sz="0" w:space="0" w:color="auto"/>
                        <w:right w:val="none" w:sz="0" w:space="0" w:color="auto"/>
                      </w:divBdr>
                    </w:div>
                  </w:divsChild>
                </w:div>
                <w:div w:id="915168881">
                  <w:marLeft w:val="0"/>
                  <w:marRight w:val="0"/>
                  <w:marTop w:val="0"/>
                  <w:marBottom w:val="0"/>
                  <w:divBdr>
                    <w:top w:val="none" w:sz="0" w:space="0" w:color="auto"/>
                    <w:left w:val="none" w:sz="0" w:space="0" w:color="auto"/>
                    <w:bottom w:val="none" w:sz="0" w:space="0" w:color="auto"/>
                    <w:right w:val="none" w:sz="0" w:space="0" w:color="auto"/>
                  </w:divBdr>
                  <w:divsChild>
                    <w:div w:id="163786870">
                      <w:marLeft w:val="0"/>
                      <w:marRight w:val="0"/>
                      <w:marTop w:val="0"/>
                      <w:marBottom w:val="0"/>
                      <w:divBdr>
                        <w:top w:val="none" w:sz="0" w:space="0" w:color="auto"/>
                        <w:left w:val="none" w:sz="0" w:space="0" w:color="auto"/>
                        <w:bottom w:val="none" w:sz="0" w:space="0" w:color="auto"/>
                        <w:right w:val="none" w:sz="0" w:space="0" w:color="auto"/>
                      </w:divBdr>
                    </w:div>
                    <w:div w:id="808131119">
                      <w:marLeft w:val="0"/>
                      <w:marRight w:val="0"/>
                      <w:marTop w:val="0"/>
                      <w:marBottom w:val="0"/>
                      <w:divBdr>
                        <w:top w:val="none" w:sz="0" w:space="0" w:color="auto"/>
                        <w:left w:val="none" w:sz="0" w:space="0" w:color="auto"/>
                        <w:bottom w:val="none" w:sz="0" w:space="0" w:color="auto"/>
                        <w:right w:val="none" w:sz="0" w:space="0" w:color="auto"/>
                      </w:divBdr>
                    </w:div>
                  </w:divsChild>
                </w:div>
                <w:div w:id="1022517790">
                  <w:marLeft w:val="0"/>
                  <w:marRight w:val="0"/>
                  <w:marTop w:val="0"/>
                  <w:marBottom w:val="0"/>
                  <w:divBdr>
                    <w:top w:val="none" w:sz="0" w:space="0" w:color="auto"/>
                    <w:left w:val="none" w:sz="0" w:space="0" w:color="auto"/>
                    <w:bottom w:val="none" w:sz="0" w:space="0" w:color="auto"/>
                    <w:right w:val="none" w:sz="0" w:space="0" w:color="auto"/>
                  </w:divBdr>
                  <w:divsChild>
                    <w:div w:id="1324356894">
                      <w:marLeft w:val="0"/>
                      <w:marRight w:val="0"/>
                      <w:marTop w:val="0"/>
                      <w:marBottom w:val="0"/>
                      <w:divBdr>
                        <w:top w:val="none" w:sz="0" w:space="0" w:color="auto"/>
                        <w:left w:val="none" w:sz="0" w:space="0" w:color="auto"/>
                        <w:bottom w:val="none" w:sz="0" w:space="0" w:color="auto"/>
                        <w:right w:val="none" w:sz="0" w:space="0" w:color="auto"/>
                      </w:divBdr>
                    </w:div>
                  </w:divsChild>
                </w:div>
                <w:div w:id="1111053718">
                  <w:marLeft w:val="0"/>
                  <w:marRight w:val="0"/>
                  <w:marTop w:val="0"/>
                  <w:marBottom w:val="0"/>
                  <w:divBdr>
                    <w:top w:val="none" w:sz="0" w:space="0" w:color="auto"/>
                    <w:left w:val="none" w:sz="0" w:space="0" w:color="auto"/>
                    <w:bottom w:val="none" w:sz="0" w:space="0" w:color="auto"/>
                    <w:right w:val="none" w:sz="0" w:space="0" w:color="auto"/>
                  </w:divBdr>
                  <w:divsChild>
                    <w:div w:id="695349076">
                      <w:marLeft w:val="0"/>
                      <w:marRight w:val="0"/>
                      <w:marTop w:val="0"/>
                      <w:marBottom w:val="0"/>
                      <w:divBdr>
                        <w:top w:val="none" w:sz="0" w:space="0" w:color="auto"/>
                        <w:left w:val="none" w:sz="0" w:space="0" w:color="auto"/>
                        <w:bottom w:val="none" w:sz="0" w:space="0" w:color="auto"/>
                        <w:right w:val="none" w:sz="0" w:space="0" w:color="auto"/>
                      </w:divBdr>
                    </w:div>
                  </w:divsChild>
                </w:div>
                <w:div w:id="1163934171">
                  <w:marLeft w:val="0"/>
                  <w:marRight w:val="0"/>
                  <w:marTop w:val="0"/>
                  <w:marBottom w:val="0"/>
                  <w:divBdr>
                    <w:top w:val="none" w:sz="0" w:space="0" w:color="auto"/>
                    <w:left w:val="none" w:sz="0" w:space="0" w:color="auto"/>
                    <w:bottom w:val="none" w:sz="0" w:space="0" w:color="auto"/>
                    <w:right w:val="none" w:sz="0" w:space="0" w:color="auto"/>
                  </w:divBdr>
                  <w:divsChild>
                    <w:div w:id="1100027303">
                      <w:marLeft w:val="0"/>
                      <w:marRight w:val="0"/>
                      <w:marTop w:val="0"/>
                      <w:marBottom w:val="0"/>
                      <w:divBdr>
                        <w:top w:val="none" w:sz="0" w:space="0" w:color="auto"/>
                        <w:left w:val="none" w:sz="0" w:space="0" w:color="auto"/>
                        <w:bottom w:val="none" w:sz="0" w:space="0" w:color="auto"/>
                        <w:right w:val="none" w:sz="0" w:space="0" w:color="auto"/>
                      </w:divBdr>
                    </w:div>
                  </w:divsChild>
                </w:div>
                <w:div w:id="1220362513">
                  <w:marLeft w:val="0"/>
                  <w:marRight w:val="0"/>
                  <w:marTop w:val="0"/>
                  <w:marBottom w:val="0"/>
                  <w:divBdr>
                    <w:top w:val="none" w:sz="0" w:space="0" w:color="auto"/>
                    <w:left w:val="none" w:sz="0" w:space="0" w:color="auto"/>
                    <w:bottom w:val="none" w:sz="0" w:space="0" w:color="auto"/>
                    <w:right w:val="none" w:sz="0" w:space="0" w:color="auto"/>
                  </w:divBdr>
                  <w:divsChild>
                    <w:div w:id="130249286">
                      <w:marLeft w:val="0"/>
                      <w:marRight w:val="0"/>
                      <w:marTop w:val="0"/>
                      <w:marBottom w:val="0"/>
                      <w:divBdr>
                        <w:top w:val="none" w:sz="0" w:space="0" w:color="auto"/>
                        <w:left w:val="none" w:sz="0" w:space="0" w:color="auto"/>
                        <w:bottom w:val="none" w:sz="0" w:space="0" w:color="auto"/>
                        <w:right w:val="none" w:sz="0" w:space="0" w:color="auto"/>
                      </w:divBdr>
                    </w:div>
                    <w:div w:id="365372477">
                      <w:marLeft w:val="0"/>
                      <w:marRight w:val="0"/>
                      <w:marTop w:val="0"/>
                      <w:marBottom w:val="0"/>
                      <w:divBdr>
                        <w:top w:val="none" w:sz="0" w:space="0" w:color="auto"/>
                        <w:left w:val="none" w:sz="0" w:space="0" w:color="auto"/>
                        <w:bottom w:val="none" w:sz="0" w:space="0" w:color="auto"/>
                        <w:right w:val="none" w:sz="0" w:space="0" w:color="auto"/>
                      </w:divBdr>
                    </w:div>
                  </w:divsChild>
                </w:div>
                <w:div w:id="1232425034">
                  <w:marLeft w:val="0"/>
                  <w:marRight w:val="0"/>
                  <w:marTop w:val="0"/>
                  <w:marBottom w:val="0"/>
                  <w:divBdr>
                    <w:top w:val="none" w:sz="0" w:space="0" w:color="auto"/>
                    <w:left w:val="none" w:sz="0" w:space="0" w:color="auto"/>
                    <w:bottom w:val="none" w:sz="0" w:space="0" w:color="auto"/>
                    <w:right w:val="none" w:sz="0" w:space="0" w:color="auto"/>
                  </w:divBdr>
                  <w:divsChild>
                    <w:div w:id="918754411">
                      <w:marLeft w:val="0"/>
                      <w:marRight w:val="0"/>
                      <w:marTop w:val="0"/>
                      <w:marBottom w:val="0"/>
                      <w:divBdr>
                        <w:top w:val="none" w:sz="0" w:space="0" w:color="auto"/>
                        <w:left w:val="none" w:sz="0" w:space="0" w:color="auto"/>
                        <w:bottom w:val="none" w:sz="0" w:space="0" w:color="auto"/>
                        <w:right w:val="none" w:sz="0" w:space="0" w:color="auto"/>
                      </w:divBdr>
                    </w:div>
                  </w:divsChild>
                </w:div>
                <w:div w:id="1310472996">
                  <w:marLeft w:val="0"/>
                  <w:marRight w:val="0"/>
                  <w:marTop w:val="0"/>
                  <w:marBottom w:val="0"/>
                  <w:divBdr>
                    <w:top w:val="none" w:sz="0" w:space="0" w:color="auto"/>
                    <w:left w:val="none" w:sz="0" w:space="0" w:color="auto"/>
                    <w:bottom w:val="none" w:sz="0" w:space="0" w:color="auto"/>
                    <w:right w:val="none" w:sz="0" w:space="0" w:color="auto"/>
                  </w:divBdr>
                  <w:divsChild>
                    <w:div w:id="1677228399">
                      <w:marLeft w:val="0"/>
                      <w:marRight w:val="0"/>
                      <w:marTop w:val="0"/>
                      <w:marBottom w:val="0"/>
                      <w:divBdr>
                        <w:top w:val="none" w:sz="0" w:space="0" w:color="auto"/>
                        <w:left w:val="none" w:sz="0" w:space="0" w:color="auto"/>
                        <w:bottom w:val="none" w:sz="0" w:space="0" w:color="auto"/>
                        <w:right w:val="none" w:sz="0" w:space="0" w:color="auto"/>
                      </w:divBdr>
                    </w:div>
                  </w:divsChild>
                </w:div>
                <w:div w:id="1343750686">
                  <w:marLeft w:val="0"/>
                  <w:marRight w:val="0"/>
                  <w:marTop w:val="0"/>
                  <w:marBottom w:val="0"/>
                  <w:divBdr>
                    <w:top w:val="none" w:sz="0" w:space="0" w:color="auto"/>
                    <w:left w:val="none" w:sz="0" w:space="0" w:color="auto"/>
                    <w:bottom w:val="none" w:sz="0" w:space="0" w:color="auto"/>
                    <w:right w:val="none" w:sz="0" w:space="0" w:color="auto"/>
                  </w:divBdr>
                  <w:divsChild>
                    <w:div w:id="1992443344">
                      <w:marLeft w:val="0"/>
                      <w:marRight w:val="0"/>
                      <w:marTop w:val="0"/>
                      <w:marBottom w:val="0"/>
                      <w:divBdr>
                        <w:top w:val="none" w:sz="0" w:space="0" w:color="auto"/>
                        <w:left w:val="none" w:sz="0" w:space="0" w:color="auto"/>
                        <w:bottom w:val="none" w:sz="0" w:space="0" w:color="auto"/>
                        <w:right w:val="none" w:sz="0" w:space="0" w:color="auto"/>
                      </w:divBdr>
                    </w:div>
                  </w:divsChild>
                </w:div>
                <w:div w:id="1396078446">
                  <w:marLeft w:val="0"/>
                  <w:marRight w:val="0"/>
                  <w:marTop w:val="0"/>
                  <w:marBottom w:val="0"/>
                  <w:divBdr>
                    <w:top w:val="none" w:sz="0" w:space="0" w:color="auto"/>
                    <w:left w:val="none" w:sz="0" w:space="0" w:color="auto"/>
                    <w:bottom w:val="none" w:sz="0" w:space="0" w:color="auto"/>
                    <w:right w:val="none" w:sz="0" w:space="0" w:color="auto"/>
                  </w:divBdr>
                  <w:divsChild>
                    <w:div w:id="2006130479">
                      <w:marLeft w:val="0"/>
                      <w:marRight w:val="0"/>
                      <w:marTop w:val="0"/>
                      <w:marBottom w:val="0"/>
                      <w:divBdr>
                        <w:top w:val="none" w:sz="0" w:space="0" w:color="auto"/>
                        <w:left w:val="none" w:sz="0" w:space="0" w:color="auto"/>
                        <w:bottom w:val="none" w:sz="0" w:space="0" w:color="auto"/>
                        <w:right w:val="none" w:sz="0" w:space="0" w:color="auto"/>
                      </w:divBdr>
                    </w:div>
                  </w:divsChild>
                </w:div>
                <w:div w:id="1504393638">
                  <w:marLeft w:val="0"/>
                  <w:marRight w:val="0"/>
                  <w:marTop w:val="0"/>
                  <w:marBottom w:val="0"/>
                  <w:divBdr>
                    <w:top w:val="none" w:sz="0" w:space="0" w:color="auto"/>
                    <w:left w:val="none" w:sz="0" w:space="0" w:color="auto"/>
                    <w:bottom w:val="none" w:sz="0" w:space="0" w:color="auto"/>
                    <w:right w:val="none" w:sz="0" w:space="0" w:color="auto"/>
                  </w:divBdr>
                  <w:divsChild>
                    <w:div w:id="651370247">
                      <w:marLeft w:val="0"/>
                      <w:marRight w:val="0"/>
                      <w:marTop w:val="0"/>
                      <w:marBottom w:val="0"/>
                      <w:divBdr>
                        <w:top w:val="none" w:sz="0" w:space="0" w:color="auto"/>
                        <w:left w:val="none" w:sz="0" w:space="0" w:color="auto"/>
                        <w:bottom w:val="none" w:sz="0" w:space="0" w:color="auto"/>
                        <w:right w:val="none" w:sz="0" w:space="0" w:color="auto"/>
                      </w:divBdr>
                    </w:div>
                  </w:divsChild>
                </w:div>
                <w:div w:id="1623724962">
                  <w:marLeft w:val="0"/>
                  <w:marRight w:val="0"/>
                  <w:marTop w:val="0"/>
                  <w:marBottom w:val="0"/>
                  <w:divBdr>
                    <w:top w:val="none" w:sz="0" w:space="0" w:color="auto"/>
                    <w:left w:val="none" w:sz="0" w:space="0" w:color="auto"/>
                    <w:bottom w:val="none" w:sz="0" w:space="0" w:color="auto"/>
                    <w:right w:val="none" w:sz="0" w:space="0" w:color="auto"/>
                  </w:divBdr>
                  <w:divsChild>
                    <w:div w:id="1178622121">
                      <w:marLeft w:val="0"/>
                      <w:marRight w:val="0"/>
                      <w:marTop w:val="0"/>
                      <w:marBottom w:val="0"/>
                      <w:divBdr>
                        <w:top w:val="none" w:sz="0" w:space="0" w:color="auto"/>
                        <w:left w:val="none" w:sz="0" w:space="0" w:color="auto"/>
                        <w:bottom w:val="none" w:sz="0" w:space="0" w:color="auto"/>
                        <w:right w:val="none" w:sz="0" w:space="0" w:color="auto"/>
                      </w:divBdr>
                    </w:div>
                  </w:divsChild>
                </w:div>
                <w:div w:id="1729299824">
                  <w:marLeft w:val="0"/>
                  <w:marRight w:val="0"/>
                  <w:marTop w:val="0"/>
                  <w:marBottom w:val="0"/>
                  <w:divBdr>
                    <w:top w:val="none" w:sz="0" w:space="0" w:color="auto"/>
                    <w:left w:val="none" w:sz="0" w:space="0" w:color="auto"/>
                    <w:bottom w:val="none" w:sz="0" w:space="0" w:color="auto"/>
                    <w:right w:val="none" w:sz="0" w:space="0" w:color="auto"/>
                  </w:divBdr>
                  <w:divsChild>
                    <w:div w:id="1521700969">
                      <w:marLeft w:val="0"/>
                      <w:marRight w:val="0"/>
                      <w:marTop w:val="0"/>
                      <w:marBottom w:val="0"/>
                      <w:divBdr>
                        <w:top w:val="none" w:sz="0" w:space="0" w:color="auto"/>
                        <w:left w:val="none" w:sz="0" w:space="0" w:color="auto"/>
                        <w:bottom w:val="none" w:sz="0" w:space="0" w:color="auto"/>
                        <w:right w:val="none" w:sz="0" w:space="0" w:color="auto"/>
                      </w:divBdr>
                    </w:div>
                  </w:divsChild>
                </w:div>
                <w:div w:id="1762098822">
                  <w:marLeft w:val="0"/>
                  <w:marRight w:val="0"/>
                  <w:marTop w:val="0"/>
                  <w:marBottom w:val="0"/>
                  <w:divBdr>
                    <w:top w:val="none" w:sz="0" w:space="0" w:color="auto"/>
                    <w:left w:val="none" w:sz="0" w:space="0" w:color="auto"/>
                    <w:bottom w:val="none" w:sz="0" w:space="0" w:color="auto"/>
                    <w:right w:val="none" w:sz="0" w:space="0" w:color="auto"/>
                  </w:divBdr>
                  <w:divsChild>
                    <w:div w:id="448935946">
                      <w:marLeft w:val="0"/>
                      <w:marRight w:val="0"/>
                      <w:marTop w:val="0"/>
                      <w:marBottom w:val="0"/>
                      <w:divBdr>
                        <w:top w:val="none" w:sz="0" w:space="0" w:color="auto"/>
                        <w:left w:val="none" w:sz="0" w:space="0" w:color="auto"/>
                        <w:bottom w:val="none" w:sz="0" w:space="0" w:color="auto"/>
                        <w:right w:val="none" w:sz="0" w:space="0" w:color="auto"/>
                      </w:divBdr>
                    </w:div>
                  </w:divsChild>
                </w:div>
                <w:div w:id="1775125659">
                  <w:marLeft w:val="0"/>
                  <w:marRight w:val="0"/>
                  <w:marTop w:val="0"/>
                  <w:marBottom w:val="0"/>
                  <w:divBdr>
                    <w:top w:val="none" w:sz="0" w:space="0" w:color="auto"/>
                    <w:left w:val="none" w:sz="0" w:space="0" w:color="auto"/>
                    <w:bottom w:val="none" w:sz="0" w:space="0" w:color="auto"/>
                    <w:right w:val="none" w:sz="0" w:space="0" w:color="auto"/>
                  </w:divBdr>
                  <w:divsChild>
                    <w:div w:id="1421365036">
                      <w:marLeft w:val="0"/>
                      <w:marRight w:val="0"/>
                      <w:marTop w:val="0"/>
                      <w:marBottom w:val="0"/>
                      <w:divBdr>
                        <w:top w:val="none" w:sz="0" w:space="0" w:color="auto"/>
                        <w:left w:val="none" w:sz="0" w:space="0" w:color="auto"/>
                        <w:bottom w:val="none" w:sz="0" w:space="0" w:color="auto"/>
                        <w:right w:val="none" w:sz="0" w:space="0" w:color="auto"/>
                      </w:divBdr>
                    </w:div>
                  </w:divsChild>
                </w:div>
                <w:div w:id="1875342609">
                  <w:marLeft w:val="0"/>
                  <w:marRight w:val="0"/>
                  <w:marTop w:val="0"/>
                  <w:marBottom w:val="0"/>
                  <w:divBdr>
                    <w:top w:val="none" w:sz="0" w:space="0" w:color="auto"/>
                    <w:left w:val="none" w:sz="0" w:space="0" w:color="auto"/>
                    <w:bottom w:val="none" w:sz="0" w:space="0" w:color="auto"/>
                    <w:right w:val="none" w:sz="0" w:space="0" w:color="auto"/>
                  </w:divBdr>
                  <w:divsChild>
                    <w:div w:id="911351850">
                      <w:marLeft w:val="0"/>
                      <w:marRight w:val="0"/>
                      <w:marTop w:val="0"/>
                      <w:marBottom w:val="0"/>
                      <w:divBdr>
                        <w:top w:val="none" w:sz="0" w:space="0" w:color="auto"/>
                        <w:left w:val="none" w:sz="0" w:space="0" w:color="auto"/>
                        <w:bottom w:val="none" w:sz="0" w:space="0" w:color="auto"/>
                        <w:right w:val="none" w:sz="0" w:space="0" w:color="auto"/>
                      </w:divBdr>
                    </w:div>
                  </w:divsChild>
                </w:div>
                <w:div w:id="1957634853">
                  <w:marLeft w:val="0"/>
                  <w:marRight w:val="0"/>
                  <w:marTop w:val="0"/>
                  <w:marBottom w:val="0"/>
                  <w:divBdr>
                    <w:top w:val="none" w:sz="0" w:space="0" w:color="auto"/>
                    <w:left w:val="none" w:sz="0" w:space="0" w:color="auto"/>
                    <w:bottom w:val="none" w:sz="0" w:space="0" w:color="auto"/>
                    <w:right w:val="none" w:sz="0" w:space="0" w:color="auto"/>
                  </w:divBdr>
                  <w:divsChild>
                    <w:div w:id="1932934812">
                      <w:marLeft w:val="0"/>
                      <w:marRight w:val="0"/>
                      <w:marTop w:val="0"/>
                      <w:marBottom w:val="0"/>
                      <w:divBdr>
                        <w:top w:val="none" w:sz="0" w:space="0" w:color="auto"/>
                        <w:left w:val="none" w:sz="0" w:space="0" w:color="auto"/>
                        <w:bottom w:val="none" w:sz="0" w:space="0" w:color="auto"/>
                        <w:right w:val="none" w:sz="0" w:space="0" w:color="auto"/>
                      </w:divBdr>
                    </w:div>
                  </w:divsChild>
                </w:div>
                <w:div w:id="1964773055">
                  <w:marLeft w:val="0"/>
                  <w:marRight w:val="0"/>
                  <w:marTop w:val="0"/>
                  <w:marBottom w:val="0"/>
                  <w:divBdr>
                    <w:top w:val="none" w:sz="0" w:space="0" w:color="auto"/>
                    <w:left w:val="none" w:sz="0" w:space="0" w:color="auto"/>
                    <w:bottom w:val="none" w:sz="0" w:space="0" w:color="auto"/>
                    <w:right w:val="none" w:sz="0" w:space="0" w:color="auto"/>
                  </w:divBdr>
                  <w:divsChild>
                    <w:div w:id="260140236">
                      <w:marLeft w:val="0"/>
                      <w:marRight w:val="0"/>
                      <w:marTop w:val="0"/>
                      <w:marBottom w:val="0"/>
                      <w:divBdr>
                        <w:top w:val="none" w:sz="0" w:space="0" w:color="auto"/>
                        <w:left w:val="none" w:sz="0" w:space="0" w:color="auto"/>
                        <w:bottom w:val="none" w:sz="0" w:space="0" w:color="auto"/>
                        <w:right w:val="none" w:sz="0" w:space="0" w:color="auto"/>
                      </w:divBdr>
                    </w:div>
                  </w:divsChild>
                </w:div>
                <w:div w:id="1977635096">
                  <w:marLeft w:val="0"/>
                  <w:marRight w:val="0"/>
                  <w:marTop w:val="0"/>
                  <w:marBottom w:val="0"/>
                  <w:divBdr>
                    <w:top w:val="none" w:sz="0" w:space="0" w:color="auto"/>
                    <w:left w:val="none" w:sz="0" w:space="0" w:color="auto"/>
                    <w:bottom w:val="none" w:sz="0" w:space="0" w:color="auto"/>
                    <w:right w:val="none" w:sz="0" w:space="0" w:color="auto"/>
                  </w:divBdr>
                  <w:divsChild>
                    <w:div w:id="754516578">
                      <w:marLeft w:val="0"/>
                      <w:marRight w:val="0"/>
                      <w:marTop w:val="0"/>
                      <w:marBottom w:val="0"/>
                      <w:divBdr>
                        <w:top w:val="none" w:sz="0" w:space="0" w:color="auto"/>
                        <w:left w:val="none" w:sz="0" w:space="0" w:color="auto"/>
                        <w:bottom w:val="none" w:sz="0" w:space="0" w:color="auto"/>
                        <w:right w:val="none" w:sz="0" w:space="0" w:color="auto"/>
                      </w:divBdr>
                    </w:div>
                  </w:divsChild>
                </w:div>
                <w:div w:id="1996031929">
                  <w:marLeft w:val="0"/>
                  <w:marRight w:val="0"/>
                  <w:marTop w:val="0"/>
                  <w:marBottom w:val="0"/>
                  <w:divBdr>
                    <w:top w:val="none" w:sz="0" w:space="0" w:color="auto"/>
                    <w:left w:val="none" w:sz="0" w:space="0" w:color="auto"/>
                    <w:bottom w:val="none" w:sz="0" w:space="0" w:color="auto"/>
                    <w:right w:val="none" w:sz="0" w:space="0" w:color="auto"/>
                  </w:divBdr>
                  <w:divsChild>
                    <w:div w:id="1621641708">
                      <w:marLeft w:val="0"/>
                      <w:marRight w:val="0"/>
                      <w:marTop w:val="0"/>
                      <w:marBottom w:val="0"/>
                      <w:divBdr>
                        <w:top w:val="none" w:sz="0" w:space="0" w:color="auto"/>
                        <w:left w:val="none" w:sz="0" w:space="0" w:color="auto"/>
                        <w:bottom w:val="none" w:sz="0" w:space="0" w:color="auto"/>
                        <w:right w:val="none" w:sz="0" w:space="0" w:color="auto"/>
                      </w:divBdr>
                    </w:div>
                  </w:divsChild>
                </w:div>
                <w:div w:id="2006853837">
                  <w:marLeft w:val="0"/>
                  <w:marRight w:val="0"/>
                  <w:marTop w:val="0"/>
                  <w:marBottom w:val="0"/>
                  <w:divBdr>
                    <w:top w:val="none" w:sz="0" w:space="0" w:color="auto"/>
                    <w:left w:val="none" w:sz="0" w:space="0" w:color="auto"/>
                    <w:bottom w:val="none" w:sz="0" w:space="0" w:color="auto"/>
                    <w:right w:val="none" w:sz="0" w:space="0" w:color="auto"/>
                  </w:divBdr>
                  <w:divsChild>
                    <w:div w:id="769160510">
                      <w:marLeft w:val="0"/>
                      <w:marRight w:val="0"/>
                      <w:marTop w:val="0"/>
                      <w:marBottom w:val="0"/>
                      <w:divBdr>
                        <w:top w:val="none" w:sz="0" w:space="0" w:color="auto"/>
                        <w:left w:val="none" w:sz="0" w:space="0" w:color="auto"/>
                        <w:bottom w:val="none" w:sz="0" w:space="0" w:color="auto"/>
                        <w:right w:val="none" w:sz="0" w:space="0" w:color="auto"/>
                      </w:divBdr>
                    </w:div>
                  </w:divsChild>
                </w:div>
                <w:div w:id="2070806940">
                  <w:marLeft w:val="0"/>
                  <w:marRight w:val="0"/>
                  <w:marTop w:val="0"/>
                  <w:marBottom w:val="0"/>
                  <w:divBdr>
                    <w:top w:val="none" w:sz="0" w:space="0" w:color="auto"/>
                    <w:left w:val="none" w:sz="0" w:space="0" w:color="auto"/>
                    <w:bottom w:val="none" w:sz="0" w:space="0" w:color="auto"/>
                    <w:right w:val="none" w:sz="0" w:space="0" w:color="auto"/>
                  </w:divBdr>
                  <w:divsChild>
                    <w:div w:id="261378277">
                      <w:marLeft w:val="0"/>
                      <w:marRight w:val="0"/>
                      <w:marTop w:val="0"/>
                      <w:marBottom w:val="0"/>
                      <w:divBdr>
                        <w:top w:val="none" w:sz="0" w:space="0" w:color="auto"/>
                        <w:left w:val="none" w:sz="0" w:space="0" w:color="auto"/>
                        <w:bottom w:val="none" w:sz="0" w:space="0" w:color="auto"/>
                        <w:right w:val="none" w:sz="0" w:space="0" w:color="auto"/>
                      </w:divBdr>
                    </w:div>
                  </w:divsChild>
                </w:div>
                <w:div w:id="2087457242">
                  <w:marLeft w:val="0"/>
                  <w:marRight w:val="0"/>
                  <w:marTop w:val="0"/>
                  <w:marBottom w:val="0"/>
                  <w:divBdr>
                    <w:top w:val="none" w:sz="0" w:space="0" w:color="auto"/>
                    <w:left w:val="none" w:sz="0" w:space="0" w:color="auto"/>
                    <w:bottom w:val="none" w:sz="0" w:space="0" w:color="auto"/>
                    <w:right w:val="none" w:sz="0" w:space="0" w:color="auto"/>
                  </w:divBdr>
                  <w:divsChild>
                    <w:div w:id="715815944">
                      <w:marLeft w:val="0"/>
                      <w:marRight w:val="0"/>
                      <w:marTop w:val="0"/>
                      <w:marBottom w:val="0"/>
                      <w:divBdr>
                        <w:top w:val="none" w:sz="0" w:space="0" w:color="auto"/>
                        <w:left w:val="none" w:sz="0" w:space="0" w:color="auto"/>
                        <w:bottom w:val="none" w:sz="0" w:space="0" w:color="auto"/>
                        <w:right w:val="none" w:sz="0" w:space="0" w:color="auto"/>
                      </w:divBdr>
                    </w:div>
                  </w:divsChild>
                </w:div>
                <w:div w:id="2127692659">
                  <w:marLeft w:val="0"/>
                  <w:marRight w:val="0"/>
                  <w:marTop w:val="0"/>
                  <w:marBottom w:val="0"/>
                  <w:divBdr>
                    <w:top w:val="none" w:sz="0" w:space="0" w:color="auto"/>
                    <w:left w:val="none" w:sz="0" w:space="0" w:color="auto"/>
                    <w:bottom w:val="none" w:sz="0" w:space="0" w:color="auto"/>
                    <w:right w:val="none" w:sz="0" w:space="0" w:color="auto"/>
                  </w:divBdr>
                  <w:divsChild>
                    <w:div w:id="878203229">
                      <w:marLeft w:val="0"/>
                      <w:marRight w:val="0"/>
                      <w:marTop w:val="0"/>
                      <w:marBottom w:val="0"/>
                      <w:divBdr>
                        <w:top w:val="none" w:sz="0" w:space="0" w:color="auto"/>
                        <w:left w:val="none" w:sz="0" w:space="0" w:color="auto"/>
                        <w:bottom w:val="none" w:sz="0" w:space="0" w:color="auto"/>
                        <w:right w:val="none" w:sz="0" w:space="0" w:color="auto"/>
                      </w:divBdr>
                    </w:div>
                  </w:divsChild>
                </w:div>
                <w:div w:id="2128234995">
                  <w:marLeft w:val="0"/>
                  <w:marRight w:val="0"/>
                  <w:marTop w:val="0"/>
                  <w:marBottom w:val="0"/>
                  <w:divBdr>
                    <w:top w:val="none" w:sz="0" w:space="0" w:color="auto"/>
                    <w:left w:val="none" w:sz="0" w:space="0" w:color="auto"/>
                    <w:bottom w:val="none" w:sz="0" w:space="0" w:color="auto"/>
                    <w:right w:val="none" w:sz="0" w:space="0" w:color="auto"/>
                  </w:divBdr>
                  <w:divsChild>
                    <w:div w:id="934165678">
                      <w:marLeft w:val="0"/>
                      <w:marRight w:val="0"/>
                      <w:marTop w:val="0"/>
                      <w:marBottom w:val="0"/>
                      <w:divBdr>
                        <w:top w:val="none" w:sz="0" w:space="0" w:color="auto"/>
                        <w:left w:val="none" w:sz="0" w:space="0" w:color="auto"/>
                        <w:bottom w:val="none" w:sz="0" w:space="0" w:color="auto"/>
                        <w:right w:val="none" w:sz="0" w:space="0" w:color="auto"/>
                      </w:divBdr>
                    </w:div>
                  </w:divsChild>
                </w:div>
                <w:div w:id="2141797426">
                  <w:marLeft w:val="0"/>
                  <w:marRight w:val="0"/>
                  <w:marTop w:val="0"/>
                  <w:marBottom w:val="0"/>
                  <w:divBdr>
                    <w:top w:val="none" w:sz="0" w:space="0" w:color="auto"/>
                    <w:left w:val="none" w:sz="0" w:space="0" w:color="auto"/>
                    <w:bottom w:val="none" w:sz="0" w:space="0" w:color="auto"/>
                    <w:right w:val="none" w:sz="0" w:space="0" w:color="auto"/>
                  </w:divBdr>
                  <w:divsChild>
                    <w:div w:id="6548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818776">
          <w:marLeft w:val="0"/>
          <w:marRight w:val="0"/>
          <w:marTop w:val="0"/>
          <w:marBottom w:val="0"/>
          <w:divBdr>
            <w:top w:val="none" w:sz="0" w:space="0" w:color="auto"/>
            <w:left w:val="none" w:sz="0" w:space="0" w:color="auto"/>
            <w:bottom w:val="none" w:sz="0" w:space="0" w:color="auto"/>
            <w:right w:val="none" w:sz="0" w:space="0" w:color="auto"/>
          </w:divBdr>
        </w:div>
        <w:div w:id="1972054332">
          <w:marLeft w:val="0"/>
          <w:marRight w:val="0"/>
          <w:marTop w:val="0"/>
          <w:marBottom w:val="0"/>
          <w:divBdr>
            <w:top w:val="none" w:sz="0" w:space="0" w:color="auto"/>
            <w:left w:val="none" w:sz="0" w:space="0" w:color="auto"/>
            <w:bottom w:val="none" w:sz="0" w:space="0" w:color="auto"/>
            <w:right w:val="none" w:sz="0" w:space="0" w:color="auto"/>
          </w:divBdr>
        </w:div>
        <w:div w:id="2058386770">
          <w:marLeft w:val="0"/>
          <w:marRight w:val="0"/>
          <w:marTop w:val="0"/>
          <w:marBottom w:val="0"/>
          <w:divBdr>
            <w:top w:val="none" w:sz="0" w:space="0" w:color="auto"/>
            <w:left w:val="none" w:sz="0" w:space="0" w:color="auto"/>
            <w:bottom w:val="none" w:sz="0" w:space="0" w:color="auto"/>
            <w:right w:val="none" w:sz="0" w:space="0" w:color="auto"/>
          </w:divBdr>
          <w:divsChild>
            <w:div w:id="2117670043">
              <w:marLeft w:val="-75"/>
              <w:marRight w:val="0"/>
              <w:marTop w:val="30"/>
              <w:marBottom w:val="30"/>
              <w:divBdr>
                <w:top w:val="none" w:sz="0" w:space="0" w:color="auto"/>
                <w:left w:val="none" w:sz="0" w:space="0" w:color="auto"/>
                <w:bottom w:val="none" w:sz="0" w:space="0" w:color="auto"/>
                <w:right w:val="none" w:sz="0" w:space="0" w:color="auto"/>
              </w:divBdr>
              <w:divsChild>
                <w:div w:id="21366577">
                  <w:marLeft w:val="0"/>
                  <w:marRight w:val="0"/>
                  <w:marTop w:val="0"/>
                  <w:marBottom w:val="0"/>
                  <w:divBdr>
                    <w:top w:val="none" w:sz="0" w:space="0" w:color="auto"/>
                    <w:left w:val="none" w:sz="0" w:space="0" w:color="auto"/>
                    <w:bottom w:val="none" w:sz="0" w:space="0" w:color="auto"/>
                    <w:right w:val="none" w:sz="0" w:space="0" w:color="auto"/>
                  </w:divBdr>
                  <w:divsChild>
                    <w:div w:id="1948388226">
                      <w:marLeft w:val="0"/>
                      <w:marRight w:val="0"/>
                      <w:marTop w:val="0"/>
                      <w:marBottom w:val="0"/>
                      <w:divBdr>
                        <w:top w:val="none" w:sz="0" w:space="0" w:color="auto"/>
                        <w:left w:val="none" w:sz="0" w:space="0" w:color="auto"/>
                        <w:bottom w:val="none" w:sz="0" w:space="0" w:color="auto"/>
                        <w:right w:val="none" w:sz="0" w:space="0" w:color="auto"/>
                      </w:divBdr>
                    </w:div>
                  </w:divsChild>
                </w:div>
                <w:div w:id="134027830">
                  <w:marLeft w:val="0"/>
                  <w:marRight w:val="0"/>
                  <w:marTop w:val="0"/>
                  <w:marBottom w:val="0"/>
                  <w:divBdr>
                    <w:top w:val="none" w:sz="0" w:space="0" w:color="auto"/>
                    <w:left w:val="none" w:sz="0" w:space="0" w:color="auto"/>
                    <w:bottom w:val="none" w:sz="0" w:space="0" w:color="auto"/>
                    <w:right w:val="none" w:sz="0" w:space="0" w:color="auto"/>
                  </w:divBdr>
                  <w:divsChild>
                    <w:div w:id="253322617">
                      <w:marLeft w:val="0"/>
                      <w:marRight w:val="0"/>
                      <w:marTop w:val="0"/>
                      <w:marBottom w:val="0"/>
                      <w:divBdr>
                        <w:top w:val="none" w:sz="0" w:space="0" w:color="auto"/>
                        <w:left w:val="none" w:sz="0" w:space="0" w:color="auto"/>
                        <w:bottom w:val="none" w:sz="0" w:space="0" w:color="auto"/>
                        <w:right w:val="none" w:sz="0" w:space="0" w:color="auto"/>
                      </w:divBdr>
                    </w:div>
                  </w:divsChild>
                </w:div>
                <w:div w:id="136386627">
                  <w:marLeft w:val="0"/>
                  <w:marRight w:val="0"/>
                  <w:marTop w:val="0"/>
                  <w:marBottom w:val="0"/>
                  <w:divBdr>
                    <w:top w:val="none" w:sz="0" w:space="0" w:color="auto"/>
                    <w:left w:val="none" w:sz="0" w:space="0" w:color="auto"/>
                    <w:bottom w:val="none" w:sz="0" w:space="0" w:color="auto"/>
                    <w:right w:val="none" w:sz="0" w:space="0" w:color="auto"/>
                  </w:divBdr>
                  <w:divsChild>
                    <w:div w:id="112483218">
                      <w:marLeft w:val="0"/>
                      <w:marRight w:val="0"/>
                      <w:marTop w:val="0"/>
                      <w:marBottom w:val="0"/>
                      <w:divBdr>
                        <w:top w:val="none" w:sz="0" w:space="0" w:color="auto"/>
                        <w:left w:val="none" w:sz="0" w:space="0" w:color="auto"/>
                        <w:bottom w:val="none" w:sz="0" w:space="0" w:color="auto"/>
                        <w:right w:val="none" w:sz="0" w:space="0" w:color="auto"/>
                      </w:divBdr>
                    </w:div>
                  </w:divsChild>
                </w:div>
                <w:div w:id="148064284">
                  <w:marLeft w:val="0"/>
                  <w:marRight w:val="0"/>
                  <w:marTop w:val="0"/>
                  <w:marBottom w:val="0"/>
                  <w:divBdr>
                    <w:top w:val="none" w:sz="0" w:space="0" w:color="auto"/>
                    <w:left w:val="none" w:sz="0" w:space="0" w:color="auto"/>
                    <w:bottom w:val="none" w:sz="0" w:space="0" w:color="auto"/>
                    <w:right w:val="none" w:sz="0" w:space="0" w:color="auto"/>
                  </w:divBdr>
                  <w:divsChild>
                    <w:div w:id="40906018">
                      <w:marLeft w:val="0"/>
                      <w:marRight w:val="0"/>
                      <w:marTop w:val="0"/>
                      <w:marBottom w:val="0"/>
                      <w:divBdr>
                        <w:top w:val="none" w:sz="0" w:space="0" w:color="auto"/>
                        <w:left w:val="none" w:sz="0" w:space="0" w:color="auto"/>
                        <w:bottom w:val="none" w:sz="0" w:space="0" w:color="auto"/>
                        <w:right w:val="none" w:sz="0" w:space="0" w:color="auto"/>
                      </w:divBdr>
                    </w:div>
                  </w:divsChild>
                </w:div>
                <w:div w:id="347684272">
                  <w:marLeft w:val="0"/>
                  <w:marRight w:val="0"/>
                  <w:marTop w:val="0"/>
                  <w:marBottom w:val="0"/>
                  <w:divBdr>
                    <w:top w:val="none" w:sz="0" w:space="0" w:color="auto"/>
                    <w:left w:val="none" w:sz="0" w:space="0" w:color="auto"/>
                    <w:bottom w:val="none" w:sz="0" w:space="0" w:color="auto"/>
                    <w:right w:val="none" w:sz="0" w:space="0" w:color="auto"/>
                  </w:divBdr>
                  <w:divsChild>
                    <w:div w:id="576477631">
                      <w:marLeft w:val="0"/>
                      <w:marRight w:val="0"/>
                      <w:marTop w:val="0"/>
                      <w:marBottom w:val="0"/>
                      <w:divBdr>
                        <w:top w:val="none" w:sz="0" w:space="0" w:color="auto"/>
                        <w:left w:val="none" w:sz="0" w:space="0" w:color="auto"/>
                        <w:bottom w:val="none" w:sz="0" w:space="0" w:color="auto"/>
                        <w:right w:val="none" w:sz="0" w:space="0" w:color="auto"/>
                      </w:divBdr>
                    </w:div>
                  </w:divsChild>
                </w:div>
                <w:div w:id="362949234">
                  <w:marLeft w:val="0"/>
                  <w:marRight w:val="0"/>
                  <w:marTop w:val="0"/>
                  <w:marBottom w:val="0"/>
                  <w:divBdr>
                    <w:top w:val="none" w:sz="0" w:space="0" w:color="auto"/>
                    <w:left w:val="none" w:sz="0" w:space="0" w:color="auto"/>
                    <w:bottom w:val="none" w:sz="0" w:space="0" w:color="auto"/>
                    <w:right w:val="none" w:sz="0" w:space="0" w:color="auto"/>
                  </w:divBdr>
                  <w:divsChild>
                    <w:div w:id="1217745072">
                      <w:marLeft w:val="0"/>
                      <w:marRight w:val="0"/>
                      <w:marTop w:val="0"/>
                      <w:marBottom w:val="0"/>
                      <w:divBdr>
                        <w:top w:val="none" w:sz="0" w:space="0" w:color="auto"/>
                        <w:left w:val="none" w:sz="0" w:space="0" w:color="auto"/>
                        <w:bottom w:val="none" w:sz="0" w:space="0" w:color="auto"/>
                        <w:right w:val="none" w:sz="0" w:space="0" w:color="auto"/>
                      </w:divBdr>
                    </w:div>
                  </w:divsChild>
                </w:div>
                <w:div w:id="373818163">
                  <w:marLeft w:val="0"/>
                  <w:marRight w:val="0"/>
                  <w:marTop w:val="0"/>
                  <w:marBottom w:val="0"/>
                  <w:divBdr>
                    <w:top w:val="none" w:sz="0" w:space="0" w:color="auto"/>
                    <w:left w:val="none" w:sz="0" w:space="0" w:color="auto"/>
                    <w:bottom w:val="none" w:sz="0" w:space="0" w:color="auto"/>
                    <w:right w:val="none" w:sz="0" w:space="0" w:color="auto"/>
                  </w:divBdr>
                  <w:divsChild>
                    <w:div w:id="1901666594">
                      <w:marLeft w:val="0"/>
                      <w:marRight w:val="0"/>
                      <w:marTop w:val="0"/>
                      <w:marBottom w:val="0"/>
                      <w:divBdr>
                        <w:top w:val="none" w:sz="0" w:space="0" w:color="auto"/>
                        <w:left w:val="none" w:sz="0" w:space="0" w:color="auto"/>
                        <w:bottom w:val="none" w:sz="0" w:space="0" w:color="auto"/>
                        <w:right w:val="none" w:sz="0" w:space="0" w:color="auto"/>
                      </w:divBdr>
                    </w:div>
                  </w:divsChild>
                </w:div>
                <w:div w:id="431244639">
                  <w:marLeft w:val="0"/>
                  <w:marRight w:val="0"/>
                  <w:marTop w:val="0"/>
                  <w:marBottom w:val="0"/>
                  <w:divBdr>
                    <w:top w:val="none" w:sz="0" w:space="0" w:color="auto"/>
                    <w:left w:val="none" w:sz="0" w:space="0" w:color="auto"/>
                    <w:bottom w:val="none" w:sz="0" w:space="0" w:color="auto"/>
                    <w:right w:val="none" w:sz="0" w:space="0" w:color="auto"/>
                  </w:divBdr>
                  <w:divsChild>
                    <w:div w:id="294409980">
                      <w:marLeft w:val="0"/>
                      <w:marRight w:val="0"/>
                      <w:marTop w:val="0"/>
                      <w:marBottom w:val="0"/>
                      <w:divBdr>
                        <w:top w:val="none" w:sz="0" w:space="0" w:color="auto"/>
                        <w:left w:val="none" w:sz="0" w:space="0" w:color="auto"/>
                        <w:bottom w:val="none" w:sz="0" w:space="0" w:color="auto"/>
                        <w:right w:val="none" w:sz="0" w:space="0" w:color="auto"/>
                      </w:divBdr>
                    </w:div>
                  </w:divsChild>
                </w:div>
                <w:div w:id="596905904">
                  <w:marLeft w:val="0"/>
                  <w:marRight w:val="0"/>
                  <w:marTop w:val="0"/>
                  <w:marBottom w:val="0"/>
                  <w:divBdr>
                    <w:top w:val="none" w:sz="0" w:space="0" w:color="auto"/>
                    <w:left w:val="none" w:sz="0" w:space="0" w:color="auto"/>
                    <w:bottom w:val="none" w:sz="0" w:space="0" w:color="auto"/>
                    <w:right w:val="none" w:sz="0" w:space="0" w:color="auto"/>
                  </w:divBdr>
                  <w:divsChild>
                    <w:div w:id="1390810678">
                      <w:marLeft w:val="0"/>
                      <w:marRight w:val="0"/>
                      <w:marTop w:val="0"/>
                      <w:marBottom w:val="0"/>
                      <w:divBdr>
                        <w:top w:val="none" w:sz="0" w:space="0" w:color="auto"/>
                        <w:left w:val="none" w:sz="0" w:space="0" w:color="auto"/>
                        <w:bottom w:val="none" w:sz="0" w:space="0" w:color="auto"/>
                        <w:right w:val="none" w:sz="0" w:space="0" w:color="auto"/>
                      </w:divBdr>
                    </w:div>
                  </w:divsChild>
                </w:div>
                <w:div w:id="611939746">
                  <w:marLeft w:val="0"/>
                  <w:marRight w:val="0"/>
                  <w:marTop w:val="0"/>
                  <w:marBottom w:val="0"/>
                  <w:divBdr>
                    <w:top w:val="none" w:sz="0" w:space="0" w:color="auto"/>
                    <w:left w:val="none" w:sz="0" w:space="0" w:color="auto"/>
                    <w:bottom w:val="none" w:sz="0" w:space="0" w:color="auto"/>
                    <w:right w:val="none" w:sz="0" w:space="0" w:color="auto"/>
                  </w:divBdr>
                  <w:divsChild>
                    <w:div w:id="1313756564">
                      <w:marLeft w:val="0"/>
                      <w:marRight w:val="0"/>
                      <w:marTop w:val="0"/>
                      <w:marBottom w:val="0"/>
                      <w:divBdr>
                        <w:top w:val="none" w:sz="0" w:space="0" w:color="auto"/>
                        <w:left w:val="none" w:sz="0" w:space="0" w:color="auto"/>
                        <w:bottom w:val="none" w:sz="0" w:space="0" w:color="auto"/>
                        <w:right w:val="none" w:sz="0" w:space="0" w:color="auto"/>
                      </w:divBdr>
                    </w:div>
                  </w:divsChild>
                </w:div>
                <w:div w:id="629671428">
                  <w:marLeft w:val="0"/>
                  <w:marRight w:val="0"/>
                  <w:marTop w:val="0"/>
                  <w:marBottom w:val="0"/>
                  <w:divBdr>
                    <w:top w:val="none" w:sz="0" w:space="0" w:color="auto"/>
                    <w:left w:val="none" w:sz="0" w:space="0" w:color="auto"/>
                    <w:bottom w:val="none" w:sz="0" w:space="0" w:color="auto"/>
                    <w:right w:val="none" w:sz="0" w:space="0" w:color="auto"/>
                  </w:divBdr>
                  <w:divsChild>
                    <w:div w:id="2116754185">
                      <w:marLeft w:val="0"/>
                      <w:marRight w:val="0"/>
                      <w:marTop w:val="0"/>
                      <w:marBottom w:val="0"/>
                      <w:divBdr>
                        <w:top w:val="none" w:sz="0" w:space="0" w:color="auto"/>
                        <w:left w:val="none" w:sz="0" w:space="0" w:color="auto"/>
                        <w:bottom w:val="none" w:sz="0" w:space="0" w:color="auto"/>
                        <w:right w:val="none" w:sz="0" w:space="0" w:color="auto"/>
                      </w:divBdr>
                    </w:div>
                  </w:divsChild>
                </w:div>
                <w:div w:id="830757120">
                  <w:marLeft w:val="0"/>
                  <w:marRight w:val="0"/>
                  <w:marTop w:val="0"/>
                  <w:marBottom w:val="0"/>
                  <w:divBdr>
                    <w:top w:val="none" w:sz="0" w:space="0" w:color="auto"/>
                    <w:left w:val="none" w:sz="0" w:space="0" w:color="auto"/>
                    <w:bottom w:val="none" w:sz="0" w:space="0" w:color="auto"/>
                    <w:right w:val="none" w:sz="0" w:space="0" w:color="auto"/>
                  </w:divBdr>
                  <w:divsChild>
                    <w:div w:id="132257988">
                      <w:marLeft w:val="0"/>
                      <w:marRight w:val="0"/>
                      <w:marTop w:val="0"/>
                      <w:marBottom w:val="0"/>
                      <w:divBdr>
                        <w:top w:val="none" w:sz="0" w:space="0" w:color="auto"/>
                        <w:left w:val="none" w:sz="0" w:space="0" w:color="auto"/>
                        <w:bottom w:val="none" w:sz="0" w:space="0" w:color="auto"/>
                        <w:right w:val="none" w:sz="0" w:space="0" w:color="auto"/>
                      </w:divBdr>
                    </w:div>
                  </w:divsChild>
                </w:div>
                <w:div w:id="841356942">
                  <w:marLeft w:val="0"/>
                  <w:marRight w:val="0"/>
                  <w:marTop w:val="0"/>
                  <w:marBottom w:val="0"/>
                  <w:divBdr>
                    <w:top w:val="none" w:sz="0" w:space="0" w:color="auto"/>
                    <w:left w:val="none" w:sz="0" w:space="0" w:color="auto"/>
                    <w:bottom w:val="none" w:sz="0" w:space="0" w:color="auto"/>
                    <w:right w:val="none" w:sz="0" w:space="0" w:color="auto"/>
                  </w:divBdr>
                  <w:divsChild>
                    <w:div w:id="1561867649">
                      <w:marLeft w:val="0"/>
                      <w:marRight w:val="0"/>
                      <w:marTop w:val="0"/>
                      <w:marBottom w:val="0"/>
                      <w:divBdr>
                        <w:top w:val="none" w:sz="0" w:space="0" w:color="auto"/>
                        <w:left w:val="none" w:sz="0" w:space="0" w:color="auto"/>
                        <w:bottom w:val="none" w:sz="0" w:space="0" w:color="auto"/>
                        <w:right w:val="none" w:sz="0" w:space="0" w:color="auto"/>
                      </w:divBdr>
                    </w:div>
                  </w:divsChild>
                </w:div>
                <w:div w:id="855458799">
                  <w:marLeft w:val="0"/>
                  <w:marRight w:val="0"/>
                  <w:marTop w:val="0"/>
                  <w:marBottom w:val="0"/>
                  <w:divBdr>
                    <w:top w:val="none" w:sz="0" w:space="0" w:color="auto"/>
                    <w:left w:val="none" w:sz="0" w:space="0" w:color="auto"/>
                    <w:bottom w:val="none" w:sz="0" w:space="0" w:color="auto"/>
                    <w:right w:val="none" w:sz="0" w:space="0" w:color="auto"/>
                  </w:divBdr>
                  <w:divsChild>
                    <w:div w:id="1059791288">
                      <w:marLeft w:val="0"/>
                      <w:marRight w:val="0"/>
                      <w:marTop w:val="0"/>
                      <w:marBottom w:val="0"/>
                      <w:divBdr>
                        <w:top w:val="none" w:sz="0" w:space="0" w:color="auto"/>
                        <w:left w:val="none" w:sz="0" w:space="0" w:color="auto"/>
                        <w:bottom w:val="none" w:sz="0" w:space="0" w:color="auto"/>
                        <w:right w:val="none" w:sz="0" w:space="0" w:color="auto"/>
                      </w:divBdr>
                    </w:div>
                  </w:divsChild>
                </w:div>
                <w:div w:id="958561764">
                  <w:marLeft w:val="0"/>
                  <w:marRight w:val="0"/>
                  <w:marTop w:val="0"/>
                  <w:marBottom w:val="0"/>
                  <w:divBdr>
                    <w:top w:val="none" w:sz="0" w:space="0" w:color="auto"/>
                    <w:left w:val="none" w:sz="0" w:space="0" w:color="auto"/>
                    <w:bottom w:val="none" w:sz="0" w:space="0" w:color="auto"/>
                    <w:right w:val="none" w:sz="0" w:space="0" w:color="auto"/>
                  </w:divBdr>
                  <w:divsChild>
                    <w:div w:id="1959338992">
                      <w:marLeft w:val="0"/>
                      <w:marRight w:val="0"/>
                      <w:marTop w:val="0"/>
                      <w:marBottom w:val="0"/>
                      <w:divBdr>
                        <w:top w:val="none" w:sz="0" w:space="0" w:color="auto"/>
                        <w:left w:val="none" w:sz="0" w:space="0" w:color="auto"/>
                        <w:bottom w:val="none" w:sz="0" w:space="0" w:color="auto"/>
                        <w:right w:val="none" w:sz="0" w:space="0" w:color="auto"/>
                      </w:divBdr>
                    </w:div>
                  </w:divsChild>
                </w:div>
                <w:div w:id="1054428893">
                  <w:marLeft w:val="0"/>
                  <w:marRight w:val="0"/>
                  <w:marTop w:val="0"/>
                  <w:marBottom w:val="0"/>
                  <w:divBdr>
                    <w:top w:val="none" w:sz="0" w:space="0" w:color="auto"/>
                    <w:left w:val="none" w:sz="0" w:space="0" w:color="auto"/>
                    <w:bottom w:val="none" w:sz="0" w:space="0" w:color="auto"/>
                    <w:right w:val="none" w:sz="0" w:space="0" w:color="auto"/>
                  </w:divBdr>
                  <w:divsChild>
                    <w:div w:id="1998537804">
                      <w:marLeft w:val="0"/>
                      <w:marRight w:val="0"/>
                      <w:marTop w:val="0"/>
                      <w:marBottom w:val="0"/>
                      <w:divBdr>
                        <w:top w:val="none" w:sz="0" w:space="0" w:color="auto"/>
                        <w:left w:val="none" w:sz="0" w:space="0" w:color="auto"/>
                        <w:bottom w:val="none" w:sz="0" w:space="0" w:color="auto"/>
                        <w:right w:val="none" w:sz="0" w:space="0" w:color="auto"/>
                      </w:divBdr>
                    </w:div>
                  </w:divsChild>
                </w:div>
                <w:div w:id="1140460175">
                  <w:marLeft w:val="0"/>
                  <w:marRight w:val="0"/>
                  <w:marTop w:val="0"/>
                  <w:marBottom w:val="0"/>
                  <w:divBdr>
                    <w:top w:val="none" w:sz="0" w:space="0" w:color="auto"/>
                    <w:left w:val="none" w:sz="0" w:space="0" w:color="auto"/>
                    <w:bottom w:val="none" w:sz="0" w:space="0" w:color="auto"/>
                    <w:right w:val="none" w:sz="0" w:space="0" w:color="auto"/>
                  </w:divBdr>
                  <w:divsChild>
                    <w:div w:id="463621564">
                      <w:marLeft w:val="0"/>
                      <w:marRight w:val="0"/>
                      <w:marTop w:val="0"/>
                      <w:marBottom w:val="0"/>
                      <w:divBdr>
                        <w:top w:val="none" w:sz="0" w:space="0" w:color="auto"/>
                        <w:left w:val="none" w:sz="0" w:space="0" w:color="auto"/>
                        <w:bottom w:val="none" w:sz="0" w:space="0" w:color="auto"/>
                        <w:right w:val="none" w:sz="0" w:space="0" w:color="auto"/>
                      </w:divBdr>
                    </w:div>
                  </w:divsChild>
                </w:div>
                <w:div w:id="1163353959">
                  <w:marLeft w:val="0"/>
                  <w:marRight w:val="0"/>
                  <w:marTop w:val="0"/>
                  <w:marBottom w:val="0"/>
                  <w:divBdr>
                    <w:top w:val="none" w:sz="0" w:space="0" w:color="auto"/>
                    <w:left w:val="none" w:sz="0" w:space="0" w:color="auto"/>
                    <w:bottom w:val="none" w:sz="0" w:space="0" w:color="auto"/>
                    <w:right w:val="none" w:sz="0" w:space="0" w:color="auto"/>
                  </w:divBdr>
                  <w:divsChild>
                    <w:div w:id="1556701699">
                      <w:marLeft w:val="0"/>
                      <w:marRight w:val="0"/>
                      <w:marTop w:val="0"/>
                      <w:marBottom w:val="0"/>
                      <w:divBdr>
                        <w:top w:val="none" w:sz="0" w:space="0" w:color="auto"/>
                        <w:left w:val="none" w:sz="0" w:space="0" w:color="auto"/>
                        <w:bottom w:val="none" w:sz="0" w:space="0" w:color="auto"/>
                        <w:right w:val="none" w:sz="0" w:space="0" w:color="auto"/>
                      </w:divBdr>
                    </w:div>
                  </w:divsChild>
                </w:div>
                <w:div w:id="1279601724">
                  <w:marLeft w:val="0"/>
                  <w:marRight w:val="0"/>
                  <w:marTop w:val="0"/>
                  <w:marBottom w:val="0"/>
                  <w:divBdr>
                    <w:top w:val="none" w:sz="0" w:space="0" w:color="auto"/>
                    <w:left w:val="none" w:sz="0" w:space="0" w:color="auto"/>
                    <w:bottom w:val="none" w:sz="0" w:space="0" w:color="auto"/>
                    <w:right w:val="none" w:sz="0" w:space="0" w:color="auto"/>
                  </w:divBdr>
                  <w:divsChild>
                    <w:div w:id="981689967">
                      <w:marLeft w:val="0"/>
                      <w:marRight w:val="0"/>
                      <w:marTop w:val="0"/>
                      <w:marBottom w:val="0"/>
                      <w:divBdr>
                        <w:top w:val="none" w:sz="0" w:space="0" w:color="auto"/>
                        <w:left w:val="none" w:sz="0" w:space="0" w:color="auto"/>
                        <w:bottom w:val="none" w:sz="0" w:space="0" w:color="auto"/>
                        <w:right w:val="none" w:sz="0" w:space="0" w:color="auto"/>
                      </w:divBdr>
                    </w:div>
                  </w:divsChild>
                </w:div>
                <w:div w:id="1639797174">
                  <w:marLeft w:val="0"/>
                  <w:marRight w:val="0"/>
                  <w:marTop w:val="0"/>
                  <w:marBottom w:val="0"/>
                  <w:divBdr>
                    <w:top w:val="none" w:sz="0" w:space="0" w:color="auto"/>
                    <w:left w:val="none" w:sz="0" w:space="0" w:color="auto"/>
                    <w:bottom w:val="none" w:sz="0" w:space="0" w:color="auto"/>
                    <w:right w:val="none" w:sz="0" w:space="0" w:color="auto"/>
                  </w:divBdr>
                  <w:divsChild>
                    <w:div w:id="1211917061">
                      <w:marLeft w:val="0"/>
                      <w:marRight w:val="0"/>
                      <w:marTop w:val="0"/>
                      <w:marBottom w:val="0"/>
                      <w:divBdr>
                        <w:top w:val="none" w:sz="0" w:space="0" w:color="auto"/>
                        <w:left w:val="none" w:sz="0" w:space="0" w:color="auto"/>
                        <w:bottom w:val="none" w:sz="0" w:space="0" w:color="auto"/>
                        <w:right w:val="none" w:sz="0" w:space="0" w:color="auto"/>
                      </w:divBdr>
                    </w:div>
                  </w:divsChild>
                </w:div>
                <w:div w:id="1726832707">
                  <w:marLeft w:val="0"/>
                  <w:marRight w:val="0"/>
                  <w:marTop w:val="0"/>
                  <w:marBottom w:val="0"/>
                  <w:divBdr>
                    <w:top w:val="none" w:sz="0" w:space="0" w:color="auto"/>
                    <w:left w:val="none" w:sz="0" w:space="0" w:color="auto"/>
                    <w:bottom w:val="none" w:sz="0" w:space="0" w:color="auto"/>
                    <w:right w:val="none" w:sz="0" w:space="0" w:color="auto"/>
                  </w:divBdr>
                  <w:divsChild>
                    <w:div w:id="1738477742">
                      <w:marLeft w:val="0"/>
                      <w:marRight w:val="0"/>
                      <w:marTop w:val="0"/>
                      <w:marBottom w:val="0"/>
                      <w:divBdr>
                        <w:top w:val="none" w:sz="0" w:space="0" w:color="auto"/>
                        <w:left w:val="none" w:sz="0" w:space="0" w:color="auto"/>
                        <w:bottom w:val="none" w:sz="0" w:space="0" w:color="auto"/>
                        <w:right w:val="none" w:sz="0" w:space="0" w:color="auto"/>
                      </w:divBdr>
                    </w:div>
                  </w:divsChild>
                </w:div>
                <w:div w:id="1727795738">
                  <w:marLeft w:val="0"/>
                  <w:marRight w:val="0"/>
                  <w:marTop w:val="0"/>
                  <w:marBottom w:val="0"/>
                  <w:divBdr>
                    <w:top w:val="none" w:sz="0" w:space="0" w:color="auto"/>
                    <w:left w:val="none" w:sz="0" w:space="0" w:color="auto"/>
                    <w:bottom w:val="none" w:sz="0" w:space="0" w:color="auto"/>
                    <w:right w:val="none" w:sz="0" w:space="0" w:color="auto"/>
                  </w:divBdr>
                  <w:divsChild>
                    <w:div w:id="179900987">
                      <w:marLeft w:val="0"/>
                      <w:marRight w:val="0"/>
                      <w:marTop w:val="0"/>
                      <w:marBottom w:val="0"/>
                      <w:divBdr>
                        <w:top w:val="none" w:sz="0" w:space="0" w:color="auto"/>
                        <w:left w:val="none" w:sz="0" w:space="0" w:color="auto"/>
                        <w:bottom w:val="none" w:sz="0" w:space="0" w:color="auto"/>
                        <w:right w:val="none" w:sz="0" w:space="0" w:color="auto"/>
                      </w:divBdr>
                    </w:div>
                  </w:divsChild>
                </w:div>
                <w:div w:id="1743064048">
                  <w:marLeft w:val="0"/>
                  <w:marRight w:val="0"/>
                  <w:marTop w:val="0"/>
                  <w:marBottom w:val="0"/>
                  <w:divBdr>
                    <w:top w:val="none" w:sz="0" w:space="0" w:color="auto"/>
                    <w:left w:val="none" w:sz="0" w:space="0" w:color="auto"/>
                    <w:bottom w:val="none" w:sz="0" w:space="0" w:color="auto"/>
                    <w:right w:val="none" w:sz="0" w:space="0" w:color="auto"/>
                  </w:divBdr>
                  <w:divsChild>
                    <w:div w:id="272516293">
                      <w:marLeft w:val="0"/>
                      <w:marRight w:val="0"/>
                      <w:marTop w:val="0"/>
                      <w:marBottom w:val="0"/>
                      <w:divBdr>
                        <w:top w:val="none" w:sz="0" w:space="0" w:color="auto"/>
                        <w:left w:val="none" w:sz="0" w:space="0" w:color="auto"/>
                        <w:bottom w:val="none" w:sz="0" w:space="0" w:color="auto"/>
                        <w:right w:val="none" w:sz="0" w:space="0" w:color="auto"/>
                      </w:divBdr>
                    </w:div>
                  </w:divsChild>
                </w:div>
                <w:div w:id="1778911661">
                  <w:marLeft w:val="0"/>
                  <w:marRight w:val="0"/>
                  <w:marTop w:val="0"/>
                  <w:marBottom w:val="0"/>
                  <w:divBdr>
                    <w:top w:val="none" w:sz="0" w:space="0" w:color="auto"/>
                    <w:left w:val="none" w:sz="0" w:space="0" w:color="auto"/>
                    <w:bottom w:val="none" w:sz="0" w:space="0" w:color="auto"/>
                    <w:right w:val="none" w:sz="0" w:space="0" w:color="auto"/>
                  </w:divBdr>
                  <w:divsChild>
                    <w:div w:id="11366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25283">
          <w:marLeft w:val="0"/>
          <w:marRight w:val="0"/>
          <w:marTop w:val="0"/>
          <w:marBottom w:val="0"/>
          <w:divBdr>
            <w:top w:val="none" w:sz="0" w:space="0" w:color="auto"/>
            <w:left w:val="none" w:sz="0" w:space="0" w:color="auto"/>
            <w:bottom w:val="none" w:sz="0" w:space="0" w:color="auto"/>
            <w:right w:val="none" w:sz="0" w:space="0" w:color="auto"/>
          </w:divBdr>
        </w:div>
      </w:divsChild>
    </w:div>
    <w:div w:id="1002783774">
      <w:bodyDiv w:val="1"/>
      <w:marLeft w:val="0"/>
      <w:marRight w:val="0"/>
      <w:marTop w:val="0"/>
      <w:marBottom w:val="0"/>
      <w:divBdr>
        <w:top w:val="none" w:sz="0" w:space="0" w:color="auto"/>
        <w:left w:val="none" w:sz="0" w:space="0" w:color="auto"/>
        <w:bottom w:val="none" w:sz="0" w:space="0" w:color="auto"/>
        <w:right w:val="none" w:sz="0" w:space="0" w:color="auto"/>
      </w:divBdr>
    </w:div>
    <w:div w:id="1070929511">
      <w:bodyDiv w:val="1"/>
      <w:marLeft w:val="0"/>
      <w:marRight w:val="0"/>
      <w:marTop w:val="0"/>
      <w:marBottom w:val="0"/>
      <w:divBdr>
        <w:top w:val="none" w:sz="0" w:space="0" w:color="auto"/>
        <w:left w:val="none" w:sz="0" w:space="0" w:color="auto"/>
        <w:bottom w:val="none" w:sz="0" w:space="0" w:color="auto"/>
        <w:right w:val="none" w:sz="0" w:space="0" w:color="auto"/>
      </w:divBdr>
      <w:divsChild>
        <w:div w:id="1634016026">
          <w:marLeft w:val="0"/>
          <w:marRight w:val="0"/>
          <w:marTop w:val="0"/>
          <w:marBottom w:val="0"/>
          <w:divBdr>
            <w:top w:val="none" w:sz="0" w:space="0" w:color="auto"/>
            <w:left w:val="none" w:sz="0" w:space="0" w:color="auto"/>
            <w:bottom w:val="none" w:sz="0" w:space="0" w:color="auto"/>
            <w:right w:val="none" w:sz="0" w:space="0" w:color="auto"/>
          </w:divBdr>
          <w:divsChild>
            <w:div w:id="1176378766">
              <w:marLeft w:val="0"/>
              <w:marRight w:val="0"/>
              <w:marTop w:val="0"/>
              <w:marBottom w:val="0"/>
              <w:divBdr>
                <w:top w:val="none" w:sz="0" w:space="0" w:color="auto"/>
                <w:left w:val="none" w:sz="0" w:space="0" w:color="auto"/>
                <w:bottom w:val="none" w:sz="0" w:space="0" w:color="auto"/>
                <w:right w:val="none" w:sz="0" w:space="0" w:color="auto"/>
              </w:divBdr>
              <w:divsChild>
                <w:div w:id="740296573">
                  <w:marLeft w:val="0"/>
                  <w:marRight w:val="0"/>
                  <w:marTop w:val="0"/>
                  <w:marBottom w:val="0"/>
                  <w:divBdr>
                    <w:top w:val="none" w:sz="0" w:space="0" w:color="auto"/>
                    <w:left w:val="none" w:sz="0" w:space="0" w:color="auto"/>
                    <w:bottom w:val="none" w:sz="0" w:space="0" w:color="auto"/>
                    <w:right w:val="none" w:sz="0" w:space="0" w:color="auto"/>
                  </w:divBdr>
                  <w:divsChild>
                    <w:div w:id="529301164">
                      <w:marLeft w:val="0"/>
                      <w:marRight w:val="0"/>
                      <w:marTop w:val="0"/>
                      <w:marBottom w:val="0"/>
                      <w:divBdr>
                        <w:top w:val="none" w:sz="0" w:space="0" w:color="auto"/>
                        <w:left w:val="none" w:sz="0" w:space="0" w:color="auto"/>
                        <w:bottom w:val="none" w:sz="0" w:space="0" w:color="auto"/>
                        <w:right w:val="none" w:sz="0" w:space="0" w:color="auto"/>
                      </w:divBdr>
                      <w:divsChild>
                        <w:div w:id="1253390431">
                          <w:marLeft w:val="0"/>
                          <w:marRight w:val="0"/>
                          <w:marTop w:val="0"/>
                          <w:marBottom w:val="0"/>
                          <w:divBdr>
                            <w:top w:val="none" w:sz="0" w:space="0" w:color="auto"/>
                            <w:left w:val="none" w:sz="0" w:space="0" w:color="auto"/>
                            <w:bottom w:val="none" w:sz="0" w:space="0" w:color="auto"/>
                            <w:right w:val="none" w:sz="0" w:space="0" w:color="auto"/>
                          </w:divBdr>
                          <w:divsChild>
                            <w:div w:id="818574783">
                              <w:marLeft w:val="0"/>
                              <w:marRight w:val="0"/>
                              <w:marTop w:val="0"/>
                              <w:marBottom w:val="0"/>
                              <w:divBdr>
                                <w:top w:val="none" w:sz="0" w:space="0" w:color="auto"/>
                                <w:left w:val="none" w:sz="0" w:space="0" w:color="auto"/>
                                <w:bottom w:val="none" w:sz="0" w:space="0" w:color="auto"/>
                                <w:right w:val="none" w:sz="0" w:space="0" w:color="auto"/>
                              </w:divBdr>
                              <w:divsChild>
                                <w:div w:id="561210676">
                                  <w:marLeft w:val="0"/>
                                  <w:marRight w:val="0"/>
                                  <w:marTop w:val="0"/>
                                  <w:marBottom w:val="0"/>
                                  <w:divBdr>
                                    <w:top w:val="none" w:sz="0" w:space="0" w:color="auto"/>
                                    <w:left w:val="none" w:sz="0" w:space="0" w:color="auto"/>
                                    <w:bottom w:val="none" w:sz="0" w:space="0" w:color="auto"/>
                                    <w:right w:val="none" w:sz="0" w:space="0" w:color="auto"/>
                                  </w:divBdr>
                                  <w:divsChild>
                                    <w:div w:id="1502965358">
                                      <w:marLeft w:val="0"/>
                                      <w:marRight w:val="0"/>
                                      <w:marTop w:val="0"/>
                                      <w:marBottom w:val="0"/>
                                      <w:divBdr>
                                        <w:top w:val="none" w:sz="0" w:space="0" w:color="auto"/>
                                        <w:left w:val="none" w:sz="0" w:space="0" w:color="auto"/>
                                        <w:bottom w:val="none" w:sz="0" w:space="0" w:color="auto"/>
                                        <w:right w:val="none" w:sz="0" w:space="0" w:color="auto"/>
                                      </w:divBdr>
                                      <w:divsChild>
                                        <w:div w:id="790587275">
                                          <w:marLeft w:val="0"/>
                                          <w:marRight w:val="0"/>
                                          <w:marTop w:val="0"/>
                                          <w:marBottom w:val="0"/>
                                          <w:divBdr>
                                            <w:top w:val="none" w:sz="0" w:space="0" w:color="auto"/>
                                            <w:left w:val="none" w:sz="0" w:space="0" w:color="auto"/>
                                            <w:bottom w:val="none" w:sz="0" w:space="0" w:color="auto"/>
                                            <w:right w:val="none" w:sz="0" w:space="0" w:color="auto"/>
                                          </w:divBdr>
                                          <w:divsChild>
                                            <w:div w:id="1111709346">
                                              <w:marLeft w:val="0"/>
                                              <w:marRight w:val="0"/>
                                              <w:marTop w:val="0"/>
                                              <w:marBottom w:val="0"/>
                                              <w:divBdr>
                                                <w:top w:val="none" w:sz="0" w:space="0" w:color="auto"/>
                                                <w:left w:val="none" w:sz="0" w:space="0" w:color="auto"/>
                                                <w:bottom w:val="none" w:sz="0" w:space="0" w:color="auto"/>
                                                <w:right w:val="none" w:sz="0" w:space="0" w:color="auto"/>
                                              </w:divBdr>
                                              <w:divsChild>
                                                <w:div w:id="1736853040">
                                                  <w:marLeft w:val="0"/>
                                                  <w:marRight w:val="0"/>
                                                  <w:marTop w:val="0"/>
                                                  <w:marBottom w:val="0"/>
                                                  <w:divBdr>
                                                    <w:top w:val="none" w:sz="0" w:space="0" w:color="auto"/>
                                                    <w:left w:val="none" w:sz="0" w:space="0" w:color="auto"/>
                                                    <w:bottom w:val="none" w:sz="0" w:space="0" w:color="auto"/>
                                                    <w:right w:val="none" w:sz="0" w:space="0" w:color="auto"/>
                                                  </w:divBdr>
                                                  <w:divsChild>
                                                    <w:div w:id="1623921761">
                                                      <w:marLeft w:val="0"/>
                                                      <w:marRight w:val="0"/>
                                                      <w:marTop w:val="0"/>
                                                      <w:marBottom w:val="0"/>
                                                      <w:divBdr>
                                                        <w:top w:val="none" w:sz="0" w:space="0" w:color="auto"/>
                                                        <w:left w:val="none" w:sz="0" w:space="0" w:color="auto"/>
                                                        <w:bottom w:val="none" w:sz="0" w:space="0" w:color="auto"/>
                                                        <w:right w:val="none" w:sz="0" w:space="0" w:color="auto"/>
                                                      </w:divBdr>
                                                      <w:divsChild>
                                                        <w:div w:id="1373264408">
                                                          <w:marLeft w:val="0"/>
                                                          <w:marRight w:val="0"/>
                                                          <w:marTop w:val="0"/>
                                                          <w:marBottom w:val="0"/>
                                                          <w:divBdr>
                                                            <w:top w:val="none" w:sz="0" w:space="0" w:color="auto"/>
                                                            <w:left w:val="none" w:sz="0" w:space="0" w:color="auto"/>
                                                            <w:bottom w:val="none" w:sz="0" w:space="0" w:color="auto"/>
                                                            <w:right w:val="none" w:sz="0" w:space="0" w:color="auto"/>
                                                          </w:divBdr>
                                                          <w:divsChild>
                                                            <w:div w:id="1203440409">
                                                              <w:marLeft w:val="0"/>
                                                              <w:marRight w:val="0"/>
                                                              <w:marTop w:val="0"/>
                                                              <w:marBottom w:val="0"/>
                                                              <w:divBdr>
                                                                <w:top w:val="none" w:sz="0" w:space="0" w:color="auto"/>
                                                                <w:left w:val="none" w:sz="0" w:space="0" w:color="auto"/>
                                                                <w:bottom w:val="none" w:sz="0" w:space="0" w:color="auto"/>
                                                                <w:right w:val="none" w:sz="0" w:space="0" w:color="auto"/>
                                                              </w:divBdr>
                                                              <w:divsChild>
                                                                <w:div w:id="997535422">
                                                                  <w:marLeft w:val="0"/>
                                                                  <w:marRight w:val="0"/>
                                                                  <w:marTop w:val="0"/>
                                                                  <w:marBottom w:val="0"/>
                                                                  <w:divBdr>
                                                                    <w:top w:val="none" w:sz="0" w:space="0" w:color="auto"/>
                                                                    <w:left w:val="none" w:sz="0" w:space="0" w:color="auto"/>
                                                                    <w:bottom w:val="none" w:sz="0" w:space="0" w:color="auto"/>
                                                                    <w:right w:val="none" w:sz="0" w:space="0" w:color="auto"/>
                                                                  </w:divBdr>
                                                                  <w:divsChild>
                                                                    <w:div w:id="3234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71272137">
      <w:bodyDiv w:val="1"/>
      <w:marLeft w:val="0"/>
      <w:marRight w:val="0"/>
      <w:marTop w:val="0"/>
      <w:marBottom w:val="0"/>
      <w:divBdr>
        <w:top w:val="none" w:sz="0" w:space="0" w:color="auto"/>
        <w:left w:val="none" w:sz="0" w:space="0" w:color="auto"/>
        <w:bottom w:val="none" w:sz="0" w:space="0" w:color="auto"/>
        <w:right w:val="none" w:sz="0" w:space="0" w:color="auto"/>
      </w:divBdr>
      <w:divsChild>
        <w:div w:id="40132070">
          <w:marLeft w:val="0"/>
          <w:marRight w:val="0"/>
          <w:marTop w:val="0"/>
          <w:marBottom w:val="0"/>
          <w:divBdr>
            <w:top w:val="none" w:sz="0" w:space="0" w:color="auto"/>
            <w:left w:val="none" w:sz="0" w:space="0" w:color="auto"/>
            <w:bottom w:val="none" w:sz="0" w:space="0" w:color="auto"/>
            <w:right w:val="none" w:sz="0" w:space="0" w:color="auto"/>
          </w:divBdr>
        </w:div>
        <w:div w:id="374736385">
          <w:marLeft w:val="0"/>
          <w:marRight w:val="0"/>
          <w:marTop w:val="0"/>
          <w:marBottom w:val="0"/>
          <w:divBdr>
            <w:top w:val="none" w:sz="0" w:space="0" w:color="auto"/>
            <w:left w:val="none" w:sz="0" w:space="0" w:color="auto"/>
            <w:bottom w:val="none" w:sz="0" w:space="0" w:color="auto"/>
            <w:right w:val="none" w:sz="0" w:space="0" w:color="auto"/>
          </w:divBdr>
          <w:divsChild>
            <w:div w:id="1296179493">
              <w:marLeft w:val="-75"/>
              <w:marRight w:val="0"/>
              <w:marTop w:val="30"/>
              <w:marBottom w:val="30"/>
              <w:divBdr>
                <w:top w:val="none" w:sz="0" w:space="0" w:color="auto"/>
                <w:left w:val="none" w:sz="0" w:space="0" w:color="auto"/>
                <w:bottom w:val="none" w:sz="0" w:space="0" w:color="auto"/>
                <w:right w:val="none" w:sz="0" w:space="0" w:color="auto"/>
              </w:divBdr>
              <w:divsChild>
                <w:div w:id="4795584">
                  <w:marLeft w:val="0"/>
                  <w:marRight w:val="0"/>
                  <w:marTop w:val="0"/>
                  <w:marBottom w:val="0"/>
                  <w:divBdr>
                    <w:top w:val="none" w:sz="0" w:space="0" w:color="auto"/>
                    <w:left w:val="none" w:sz="0" w:space="0" w:color="auto"/>
                    <w:bottom w:val="none" w:sz="0" w:space="0" w:color="auto"/>
                    <w:right w:val="none" w:sz="0" w:space="0" w:color="auto"/>
                  </w:divBdr>
                  <w:divsChild>
                    <w:div w:id="1836338979">
                      <w:marLeft w:val="0"/>
                      <w:marRight w:val="0"/>
                      <w:marTop w:val="0"/>
                      <w:marBottom w:val="0"/>
                      <w:divBdr>
                        <w:top w:val="none" w:sz="0" w:space="0" w:color="auto"/>
                        <w:left w:val="none" w:sz="0" w:space="0" w:color="auto"/>
                        <w:bottom w:val="none" w:sz="0" w:space="0" w:color="auto"/>
                        <w:right w:val="none" w:sz="0" w:space="0" w:color="auto"/>
                      </w:divBdr>
                    </w:div>
                  </w:divsChild>
                </w:div>
                <w:div w:id="18512254">
                  <w:marLeft w:val="0"/>
                  <w:marRight w:val="0"/>
                  <w:marTop w:val="0"/>
                  <w:marBottom w:val="0"/>
                  <w:divBdr>
                    <w:top w:val="none" w:sz="0" w:space="0" w:color="auto"/>
                    <w:left w:val="none" w:sz="0" w:space="0" w:color="auto"/>
                    <w:bottom w:val="none" w:sz="0" w:space="0" w:color="auto"/>
                    <w:right w:val="none" w:sz="0" w:space="0" w:color="auto"/>
                  </w:divBdr>
                  <w:divsChild>
                    <w:div w:id="1429230314">
                      <w:marLeft w:val="0"/>
                      <w:marRight w:val="0"/>
                      <w:marTop w:val="0"/>
                      <w:marBottom w:val="0"/>
                      <w:divBdr>
                        <w:top w:val="none" w:sz="0" w:space="0" w:color="auto"/>
                        <w:left w:val="none" w:sz="0" w:space="0" w:color="auto"/>
                        <w:bottom w:val="none" w:sz="0" w:space="0" w:color="auto"/>
                        <w:right w:val="none" w:sz="0" w:space="0" w:color="auto"/>
                      </w:divBdr>
                    </w:div>
                  </w:divsChild>
                </w:div>
                <w:div w:id="22287412">
                  <w:marLeft w:val="0"/>
                  <w:marRight w:val="0"/>
                  <w:marTop w:val="0"/>
                  <w:marBottom w:val="0"/>
                  <w:divBdr>
                    <w:top w:val="none" w:sz="0" w:space="0" w:color="auto"/>
                    <w:left w:val="none" w:sz="0" w:space="0" w:color="auto"/>
                    <w:bottom w:val="none" w:sz="0" w:space="0" w:color="auto"/>
                    <w:right w:val="none" w:sz="0" w:space="0" w:color="auto"/>
                  </w:divBdr>
                  <w:divsChild>
                    <w:div w:id="1685743026">
                      <w:marLeft w:val="0"/>
                      <w:marRight w:val="0"/>
                      <w:marTop w:val="0"/>
                      <w:marBottom w:val="0"/>
                      <w:divBdr>
                        <w:top w:val="none" w:sz="0" w:space="0" w:color="auto"/>
                        <w:left w:val="none" w:sz="0" w:space="0" w:color="auto"/>
                        <w:bottom w:val="none" w:sz="0" w:space="0" w:color="auto"/>
                        <w:right w:val="none" w:sz="0" w:space="0" w:color="auto"/>
                      </w:divBdr>
                    </w:div>
                  </w:divsChild>
                </w:div>
                <w:div w:id="24916228">
                  <w:marLeft w:val="0"/>
                  <w:marRight w:val="0"/>
                  <w:marTop w:val="0"/>
                  <w:marBottom w:val="0"/>
                  <w:divBdr>
                    <w:top w:val="none" w:sz="0" w:space="0" w:color="auto"/>
                    <w:left w:val="none" w:sz="0" w:space="0" w:color="auto"/>
                    <w:bottom w:val="none" w:sz="0" w:space="0" w:color="auto"/>
                    <w:right w:val="none" w:sz="0" w:space="0" w:color="auto"/>
                  </w:divBdr>
                  <w:divsChild>
                    <w:div w:id="1063678343">
                      <w:marLeft w:val="0"/>
                      <w:marRight w:val="0"/>
                      <w:marTop w:val="0"/>
                      <w:marBottom w:val="0"/>
                      <w:divBdr>
                        <w:top w:val="none" w:sz="0" w:space="0" w:color="auto"/>
                        <w:left w:val="none" w:sz="0" w:space="0" w:color="auto"/>
                        <w:bottom w:val="none" w:sz="0" w:space="0" w:color="auto"/>
                        <w:right w:val="none" w:sz="0" w:space="0" w:color="auto"/>
                      </w:divBdr>
                    </w:div>
                  </w:divsChild>
                </w:div>
                <w:div w:id="25496615">
                  <w:marLeft w:val="0"/>
                  <w:marRight w:val="0"/>
                  <w:marTop w:val="0"/>
                  <w:marBottom w:val="0"/>
                  <w:divBdr>
                    <w:top w:val="none" w:sz="0" w:space="0" w:color="auto"/>
                    <w:left w:val="none" w:sz="0" w:space="0" w:color="auto"/>
                    <w:bottom w:val="none" w:sz="0" w:space="0" w:color="auto"/>
                    <w:right w:val="none" w:sz="0" w:space="0" w:color="auto"/>
                  </w:divBdr>
                  <w:divsChild>
                    <w:div w:id="1215583885">
                      <w:marLeft w:val="0"/>
                      <w:marRight w:val="0"/>
                      <w:marTop w:val="0"/>
                      <w:marBottom w:val="0"/>
                      <w:divBdr>
                        <w:top w:val="none" w:sz="0" w:space="0" w:color="auto"/>
                        <w:left w:val="none" w:sz="0" w:space="0" w:color="auto"/>
                        <w:bottom w:val="none" w:sz="0" w:space="0" w:color="auto"/>
                        <w:right w:val="none" w:sz="0" w:space="0" w:color="auto"/>
                      </w:divBdr>
                    </w:div>
                  </w:divsChild>
                </w:div>
                <w:div w:id="26756815">
                  <w:marLeft w:val="0"/>
                  <w:marRight w:val="0"/>
                  <w:marTop w:val="0"/>
                  <w:marBottom w:val="0"/>
                  <w:divBdr>
                    <w:top w:val="none" w:sz="0" w:space="0" w:color="auto"/>
                    <w:left w:val="none" w:sz="0" w:space="0" w:color="auto"/>
                    <w:bottom w:val="none" w:sz="0" w:space="0" w:color="auto"/>
                    <w:right w:val="none" w:sz="0" w:space="0" w:color="auto"/>
                  </w:divBdr>
                  <w:divsChild>
                    <w:div w:id="1565487746">
                      <w:marLeft w:val="0"/>
                      <w:marRight w:val="0"/>
                      <w:marTop w:val="0"/>
                      <w:marBottom w:val="0"/>
                      <w:divBdr>
                        <w:top w:val="none" w:sz="0" w:space="0" w:color="auto"/>
                        <w:left w:val="none" w:sz="0" w:space="0" w:color="auto"/>
                        <w:bottom w:val="none" w:sz="0" w:space="0" w:color="auto"/>
                        <w:right w:val="none" w:sz="0" w:space="0" w:color="auto"/>
                      </w:divBdr>
                    </w:div>
                  </w:divsChild>
                </w:div>
                <w:div w:id="33775030">
                  <w:marLeft w:val="0"/>
                  <w:marRight w:val="0"/>
                  <w:marTop w:val="0"/>
                  <w:marBottom w:val="0"/>
                  <w:divBdr>
                    <w:top w:val="none" w:sz="0" w:space="0" w:color="auto"/>
                    <w:left w:val="none" w:sz="0" w:space="0" w:color="auto"/>
                    <w:bottom w:val="none" w:sz="0" w:space="0" w:color="auto"/>
                    <w:right w:val="none" w:sz="0" w:space="0" w:color="auto"/>
                  </w:divBdr>
                  <w:divsChild>
                    <w:div w:id="803740090">
                      <w:marLeft w:val="0"/>
                      <w:marRight w:val="0"/>
                      <w:marTop w:val="0"/>
                      <w:marBottom w:val="0"/>
                      <w:divBdr>
                        <w:top w:val="none" w:sz="0" w:space="0" w:color="auto"/>
                        <w:left w:val="none" w:sz="0" w:space="0" w:color="auto"/>
                        <w:bottom w:val="none" w:sz="0" w:space="0" w:color="auto"/>
                        <w:right w:val="none" w:sz="0" w:space="0" w:color="auto"/>
                      </w:divBdr>
                    </w:div>
                  </w:divsChild>
                </w:div>
                <w:div w:id="37777176">
                  <w:marLeft w:val="0"/>
                  <w:marRight w:val="0"/>
                  <w:marTop w:val="0"/>
                  <w:marBottom w:val="0"/>
                  <w:divBdr>
                    <w:top w:val="none" w:sz="0" w:space="0" w:color="auto"/>
                    <w:left w:val="none" w:sz="0" w:space="0" w:color="auto"/>
                    <w:bottom w:val="none" w:sz="0" w:space="0" w:color="auto"/>
                    <w:right w:val="none" w:sz="0" w:space="0" w:color="auto"/>
                  </w:divBdr>
                  <w:divsChild>
                    <w:div w:id="1847818469">
                      <w:marLeft w:val="0"/>
                      <w:marRight w:val="0"/>
                      <w:marTop w:val="0"/>
                      <w:marBottom w:val="0"/>
                      <w:divBdr>
                        <w:top w:val="none" w:sz="0" w:space="0" w:color="auto"/>
                        <w:left w:val="none" w:sz="0" w:space="0" w:color="auto"/>
                        <w:bottom w:val="none" w:sz="0" w:space="0" w:color="auto"/>
                        <w:right w:val="none" w:sz="0" w:space="0" w:color="auto"/>
                      </w:divBdr>
                    </w:div>
                  </w:divsChild>
                </w:div>
                <w:div w:id="38480382">
                  <w:marLeft w:val="0"/>
                  <w:marRight w:val="0"/>
                  <w:marTop w:val="0"/>
                  <w:marBottom w:val="0"/>
                  <w:divBdr>
                    <w:top w:val="none" w:sz="0" w:space="0" w:color="auto"/>
                    <w:left w:val="none" w:sz="0" w:space="0" w:color="auto"/>
                    <w:bottom w:val="none" w:sz="0" w:space="0" w:color="auto"/>
                    <w:right w:val="none" w:sz="0" w:space="0" w:color="auto"/>
                  </w:divBdr>
                  <w:divsChild>
                    <w:div w:id="1364357335">
                      <w:marLeft w:val="0"/>
                      <w:marRight w:val="0"/>
                      <w:marTop w:val="0"/>
                      <w:marBottom w:val="0"/>
                      <w:divBdr>
                        <w:top w:val="none" w:sz="0" w:space="0" w:color="auto"/>
                        <w:left w:val="none" w:sz="0" w:space="0" w:color="auto"/>
                        <w:bottom w:val="none" w:sz="0" w:space="0" w:color="auto"/>
                        <w:right w:val="none" w:sz="0" w:space="0" w:color="auto"/>
                      </w:divBdr>
                    </w:div>
                  </w:divsChild>
                </w:div>
                <w:div w:id="57829076">
                  <w:marLeft w:val="0"/>
                  <w:marRight w:val="0"/>
                  <w:marTop w:val="0"/>
                  <w:marBottom w:val="0"/>
                  <w:divBdr>
                    <w:top w:val="none" w:sz="0" w:space="0" w:color="auto"/>
                    <w:left w:val="none" w:sz="0" w:space="0" w:color="auto"/>
                    <w:bottom w:val="none" w:sz="0" w:space="0" w:color="auto"/>
                    <w:right w:val="none" w:sz="0" w:space="0" w:color="auto"/>
                  </w:divBdr>
                  <w:divsChild>
                    <w:div w:id="1709603065">
                      <w:marLeft w:val="0"/>
                      <w:marRight w:val="0"/>
                      <w:marTop w:val="0"/>
                      <w:marBottom w:val="0"/>
                      <w:divBdr>
                        <w:top w:val="none" w:sz="0" w:space="0" w:color="auto"/>
                        <w:left w:val="none" w:sz="0" w:space="0" w:color="auto"/>
                        <w:bottom w:val="none" w:sz="0" w:space="0" w:color="auto"/>
                        <w:right w:val="none" w:sz="0" w:space="0" w:color="auto"/>
                      </w:divBdr>
                    </w:div>
                  </w:divsChild>
                </w:div>
                <w:div w:id="59179547">
                  <w:marLeft w:val="0"/>
                  <w:marRight w:val="0"/>
                  <w:marTop w:val="0"/>
                  <w:marBottom w:val="0"/>
                  <w:divBdr>
                    <w:top w:val="none" w:sz="0" w:space="0" w:color="auto"/>
                    <w:left w:val="none" w:sz="0" w:space="0" w:color="auto"/>
                    <w:bottom w:val="none" w:sz="0" w:space="0" w:color="auto"/>
                    <w:right w:val="none" w:sz="0" w:space="0" w:color="auto"/>
                  </w:divBdr>
                  <w:divsChild>
                    <w:div w:id="2065568155">
                      <w:marLeft w:val="0"/>
                      <w:marRight w:val="0"/>
                      <w:marTop w:val="0"/>
                      <w:marBottom w:val="0"/>
                      <w:divBdr>
                        <w:top w:val="none" w:sz="0" w:space="0" w:color="auto"/>
                        <w:left w:val="none" w:sz="0" w:space="0" w:color="auto"/>
                        <w:bottom w:val="none" w:sz="0" w:space="0" w:color="auto"/>
                        <w:right w:val="none" w:sz="0" w:space="0" w:color="auto"/>
                      </w:divBdr>
                    </w:div>
                  </w:divsChild>
                </w:div>
                <w:div w:id="62145408">
                  <w:marLeft w:val="0"/>
                  <w:marRight w:val="0"/>
                  <w:marTop w:val="0"/>
                  <w:marBottom w:val="0"/>
                  <w:divBdr>
                    <w:top w:val="none" w:sz="0" w:space="0" w:color="auto"/>
                    <w:left w:val="none" w:sz="0" w:space="0" w:color="auto"/>
                    <w:bottom w:val="none" w:sz="0" w:space="0" w:color="auto"/>
                    <w:right w:val="none" w:sz="0" w:space="0" w:color="auto"/>
                  </w:divBdr>
                  <w:divsChild>
                    <w:div w:id="1967076285">
                      <w:marLeft w:val="0"/>
                      <w:marRight w:val="0"/>
                      <w:marTop w:val="0"/>
                      <w:marBottom w:val="0"/>
                      <w:divBdr>
                        <w:top w:val="none" w:sz="0" w:space="0" w:color="auto"/>
                        <w:left w:val="none" w:sz="0" w:space="0" w:color="auto"/>
                        <w:bottom w:val="none" w:sz="0" w:space="0" w:color="auto"/>
                        <w:right w:val="none" w:sz="0" w:space="0" w:color="auto"/>
                      </w:divBdr>
                    </w:div>
                  </w:divsChild>
                </w:div>
                <w:div w:id="78062719">
                  <w:marLeft w:val="0"/>
                  <w:marRight w:val="0"/>
                  <w:marTop w:val="0"/>
                  <w:marBottom w:val="0"/>
                  <w:divBdr>
                    <w:top w:val="none" w:sz="0" w:space="0" w:color="auto"/>
                    <w:left w:val="none" w:sz="0" w:space="0" w:color="auto"/>
                    <w:bottom w:val="none" w:sz="0" w:space="0" w:color="auto"/>
                    <w:right w:val="none" w:sz="0" w:space="0" w:color="auto"/>
                  </w:divBdr>
                  <w:divsChild>
                    <w:div w:id="1211529665">
                      <w:marLeft w:val="0"/>
                      <w:marRight w:val="0"/>
                      <w:marTop w:val="0"/>
                      <w:marBottom w:val="0"/>
                      <w:divBdr>
                        <w:top w:val="none" w:sz="0" w:space="0" w:color="auto"/>
                        <w:left w:val="none" w:sz="0" w:space="0" w:color="auto"/>
                        <w:bottom w:val="none" w:sz="0" w:space="0" w:color="auto"/>
                        <w:right w:val="none" w:sz="0" w:space="0" w:color="auto"/>
                      </w:divBdr>
                    </w:div>
                  </w:divsChild>
                </w:div>
                <w:div w:id="84225990">
                  <w:marLeft w:val="0"/>
                  <w:marRight w:val="0"/>
                  <w:marTop w:val="0"/>
                  <w:marBottom w:val="0"/>
                  <w:divBdr>
                    <w:top w:val="none" w:sz="0" w:space="0" w:color="auto"/>
                    <w:left w:val="none" w:sz="0" w:space="0" w:color="auto"/>
                    <w:bottom w:val="none" w:sz="0" w:space="0" w:color="auto"/>
                    <w:right w:val="none" w:sz="0" w:space="0" w:color="auto"/>
                  </w:divBdr>
                  <w:divsChild>
                    <w:div w:id="1114401840">
                      <w:marLeft w:val="0"/>
                      <w:marRight w:val="0"/>
                      <w:marTop w:val="0"/>
                      <w:marBottom w:val="0"/>
                      <w:divBdr>
                        <w:top w:val="none" w:sz="0" w:space="0" w:color="auto"/>
                        <w:left w:val="none" w:sz="0" w:space="0" w:color="auto"/>
                        <w:bottom w:val="none" w:sz="0" w:space="0" w:color="auto"/>
                        <w:right w:val="none" w:sz="0" w:space="0" w:color="auto"/>
                      </w:divBdr>
                    </w:div>
                  </w:divsChild>
                </w:div>
                <w:div w:id="84309100">
                  <w:marLeft w:val="0"/>
                  <w:marRight w:val="0"/>
                  <w:marTop w:val="0"/>
                  <w:marBottom w:val="0"/>
                  <w:divBdr>
                    <w:top w:val="none" w:sz="0" w:space="0" w:color="auto"/>
                    <w:left w:val="none" w:sz="0" w:space="0" w:color="auto"/>
                    <w:bottom w:val="none" w:sz="0" w:space="0" w:color="auto"/>
                    <w:right w:val="none" w:sz="0" w:space="0" w:color="auto"/>
                  </w:divBdr>
                  <w:divsChild>
                    <w:div w:id="1729767804">
                      <w:marLeft w:val="0"/>
                      <w:marRight w:val="0"/>
                      <w:marTop w:val="0"/>
                      <w:marBottom w:val="0"/>
                      <w:divBdr>
                        <w:top w:val="none" w:sz="0" w:space="0" w:color="auto"/>
                        <w:left w:val="none" w:sz="0" w:space="0" w:color="auto"/>
                        <w:bottom w:val="none" w:sz="0" w:space="0" w:color="auto"/>
                        <w:right w:val="none" w:sz="0" w:space="0" w:color="auto"/>
                      </w:divBdr>
                    </w:div>
                  </w:divsChild>
                </w:div>
                <w:div w:id="94521788">
                  <w:marLeft w:val="0"/>
                  <w:marRight w:val="0"/>
                  <w:marTop w:val="0"/>
                  <w:marBottom w:val="0"/>
                  <w:divBdr>
                    <w:top w:val="none" w:sz="0" w:space="0" w:color="auto"/>
                    <w:left w:val="none" w:sz="0" w:space="0" w:color="auto"/>
                    <w:bottom w:val="none" w:sz="0" w:space="0" w:color="auto"/>
                    <w:right w:val="none" w:sz="0" w:space="0" w:color="auto"/>
                  </w:divBdr>
                  <w:divsChild>
                    <w:div w:id="1735272130">
                      <w:marLeft w:val="0"/>
                      <w:marRight w:val="0"/>
                      <w:marTop w:val="0"/>
                      <w:marBottom w:val="0"/>
                      <w:divBdr>
                        <w:top w:val="none" w:sz="0" w:space="0" w:color="auto"/>
                        <w:left w:val="none" w:sz="0" w:space="0" w:color="auto"/>
                        <w:bottom w:val="none" w:sz="0" w:space="0" w:color="auto"/>
                        <w:right w:val="none" w:sz="0" w:space="0" w:color="auto"/>
                      </w:divBdr>
                    </w:div>
                  </w:divsChild>
                </w:div>
                <w:div w:id="96483831">
                  <w:marLeft w:val="0"/>
                  <w:marRight w:val="0"/>
                  <w:marTop w:val="0"/>
                  <w:marBottom w:val="0"/>
                  <w:divBdr>
                    <w:top w:val="none" w:sz="0" w:space="0" w:color="auto"/>
                    <w:left w:val="none" w:sz="0" w:space="0" w:color="auto"/>
                    <w:bottom w:val="none" w:sz="0" w:space="0" w:color="auto"/>
                    <w:right w:val="none" w:sz="0" w:space="0" w:color="auto"/>
                  </w:divBdr>
                  <w:divsChild>
                    <w:div w:id="116802742">
                      <w:marLeft w:val="0"/>
                      <w:marRight w:val="0"/>
                      <w:marTop w:val="0"/>
                      <w:marBottom w:val="0"/>
                      <w:divBdr>
                        <w:top w:val="none" w:sz="0" w:space="0" w:color="auto"/>
                        <w:left w:val="none" w:sz="0" w:space="0" w:color="auto"/>
                        <w:bottom w:val="none" w:sz="0" w:space="0" w:color="auto"/>
                        <w:right w:val="none" w:sz="0" w:space="0" w:color="auto"/>
                      </w:divBdr>
                    </w:div>
                  </w:divsChild>
                </w:div>
                <w:div w:id="104159148">
                  <w:marLeft w:val="0"/>
                  <w:marRight w:val="0"/>
                  <w:marTop w:val="0"/>
                  <w:marBottom w:val="0"/>
                  <w:divBdr>
                    <w:top w:val="none" w:sz="0" w:space="0" w:color="auto"/>
                    <w:left w:val="none" w:sz="0" w:space="0" w:color="auto"/>
                    <w:bottom w:val="none" w:sz="0" w:space="0" w:color="auto"/>
                    <w:right w:val="none" w:sz="0" w:space="0" w:color="auto"/>
                  </w:divBdr>
                  <w:divsChild>
                    <w:div w:id="210312788">
                      <w:marLeft w:val="0"/>
                      <w:marRight w:val="0"/>
                      <w:marTop w:val="0"/>
                      <w:marBottom w:val="0"/>
                      <w:divBdr>
                        <w:top w:val="none" w:sz="0" w:space="0" w:color="auto"/>
                        <w:left w:val="none" w:sz="0" w:space="0" w:color="auto"/>
                        <w:bottom w:val="none" w:sz="0" w:space="0" w:color="auto"/>
                        <w:right w:val="none" w:sz="0" w:space="0" w:color="auto"/>
                      </w:divBdr>
                    </w:div>
                  </w:divsChild>
                </w:div>
                <w:div w:id="105778833">
                  <w:marLeft w:val="0"/>
                  <w:marRight w:val="0"/>
                  <w:marTop w:val="0"/>
                  <w:marBottom w:val="0"/>
                  <w:divBdr>
                    <w:top w:val="none" w:sz="0" w:space="0" w:color="auto"/>
                    <w:left w:val="none" w:sz="0" w:space="0" w:color="auto"/>
                    <w:bottom w:val="none" w:sz="0" w:space="0" w:color="auto"/>
                    <w:right w:val="none" w:sz="0" w:space="0" w:color="auto"/>
                  </w:divBdr>
                  <w:divsChild>
                    <w:div w:id="208347205">
                      <w:marLeft w:val="0"/>
                      <w:marRight w:val="0"/>
                      <w:marTop w:val="0"/>
                      <w:marBottom w:val="0"/>
                      <w:divBdr>
                        <w:top w:val="none" w:sz="0" w:space="0" w:color="auto"/>
                        <w:left w:val="none" w:sz="0" w:space="0" w:color="auto"/>
                        <w:bottom w:val="none" w:sz="0" w:space="0" w:color="auto"/>
                        <w:right w:val="none" w:sz="0" w:space="0" w:color="auto"/>
                      </w:divBdr>
                    </w:div>
                  </w:divsChild>
                </w:div>
                <w:div w:id="116799191">
                  <w:marLeft w:val="0"/>
                  <w:marRight w:val="0"/>
                  <w:marTop w:val="0"/>
                  <w:marBottom w:val="0"/>
                  <w:divBdr>
                    <w:top w:val="none" w:sz="0" w:space="0" w:color="auto"/>
                    <w:left w:val="none" w:sz="0" w:space="0" w:color="auto"/>
                    <w:bottom w:val="none" w:sz="0" w:space="0" w:color="auto"/>
                    <w:right w:val="none" w:sz="0" w:space="0" w:color="auto"/>
                  </w:divBdr>
                  <w:divsChild>
                    <w:div w:id="1199121788">
                      <w:marLeft w:val="0"/>
                      <w:marRight w:val="0"/>
                      <w:marTop w:val="0"/>
                      <w:marBottom w:val="0"/>
                      <w:divBdr>
                        <w:top w:val="none" w:sz="0" w:space="0" w:color="auto"/>
                        <w:left w:val="none" w:sz="0" w:space="0" w:color="auto"/>
                        <w:bottom w:val="none" w:sz="0" w:space="0" w:color="auto"/>
                        <w:right w:val="none" w:sz="0" w:space="0" w:color="auto"/>
                      </w:divBdr>
                    </w:div>
                  </w:divsChild>
                </w:div>
                <w:div w:id="125591492">
                  <w:marLeft w:val="0"/>
                  <w:marRight w:val="0"/>
                  <w:marTop w:val="0"/>
                  <w:marBottom w:val="0"/>
                  <w:divBdr>
                    <w:top w:val="none" w:sz="0" w:space="0" w:color="auto"/>
                    <w:left w:val="none" w:sz="0" w:space="0" w:color="auto"/>
                    <w:bottom w:val="none" w:sz="0" w:space="0" w:color="auto"/>
                    <w:right w:val="none" w:sz="0" w:space="0" w:color="auto"/>
                  </w:divBdr>
                  <w:divsChild>
                    <w:div w:id="701825901">
                      <w:marLeft w:val="0"/>
                      <w:marRight w:val="0"/>
                      <w:marTop w:val="0"/>
                      <w:marBottom w:val="0"/>
                      <w:divBdr>
                        <w:top w:val="none" w:sz="0" w:space="0" w:color="auto"/>
                        <w:left w:val="none" w:sz="0" w:space="0" w:color="auto"/>
                        <w:bottom w:val="none" w:sz="0" w:space="0" w:color="auto"/>
                        <w:right w:val="none" w:sz="0" w:space="0" w:color="auto"/>
                      </w:divBdr>
                    </w:div>
                  </w:divsChild>
                </w:div>
                <w:div w:id="132257037">
                  <w:marLeft w:val="0"/>
                  <w:marRight w:val="0"/>
                  <w:marTop w:val="0"/>
                  <w:marBottom w:val="0"/>
                  <w:divBdr>
                    <w:top w:val="none" w:sz="0" w:space="0" w:color="auto"/>
                    <w:left w:val="none" w:sz="0" w:space="0" w:color="auto"/>
                    <w:bottom w:val="none" w:sz="0" w:space="0" w:color="auto"/>
                    <w:right w:val="none" w:sz="0" w:space="0" w:color="auto"/>
                  </w:divBdr>
                  <w:divsChild>
                    <w:div w:id="623461504">
                      <w:marLeft w:val="0"/>
                      <w:marRight w:val="0"/>
                      <w:marTop w:val="0"/>
                      <w:marBottom w:val="0"/>
                      <w:divBdr>
                        <w:top w:val="none" w:sz="0" w:space="0" w:color="auto"/>
                        <w:left w:val="none" w:sz="0" w:space="0" w:color="auto"/>
                        <w:bottom w:val="none" w:sz="0" w:space="0" w:color="auto"/>
                        <w:right w:val="none" w:sz="0" w:space="0" w:color="auto"/>
                      </w:divBdr>
                    </w:div>
                  </w:divsChild>
                </w:div>
                <w:div w:id="158235963">
                  <w:marLeft w:val="0"/>
                  <w:marRight w:val="0"/>
                  <w:marTop w:val="0"/>
                  <w:marBottom w:val="0"/>
                  <w:divBdr>
                    <w:top w:val="none" w:sz="0" w:space="0" w:color="auto"/>
                    <w:left w:val="none" w:sz="0" w:space="0" w:color="auto"/>
                    <w:bottom w:val="none" w:sz="0" w:space="0" w:color="auto"/>
                    <w:right w:val="none" w:sz="0" w:space="0" w:color="auto"/>
                  </w:divBdr>
                  <w:divsChild>
                    <w:div w:id="753279352">
                      <w:marLeft w:val="0"/>
                      <w:marRight w:val="0"/>
                      <w:marTop w:val="0"/>
                      <w:marBottom w:val="0"/>
                      <w:divBdr>
                        <w:top w:val="none" w:sz="0" w:space="0" w:color="auto"/>
                        <w:left w:val="none" w:sz="0" w:space="0" w:color="auto"/>
                        <w:bottom w:val="none" w:sz="0" w:space="0" w:color="auto"/>
                        <w:right w:val="none" w:sz="0" w:space="0" w:color="auto"/>
                      </w:divBdr>
                    </w:div>
                  </w:divsChild>
                </w:div>
                <w:div w:id="161548301">
                  <w:marLeft w:val="0"/>
                  <w:marRight w:val="0"/>
                  <w:marTop w:val="0"/>
                  <w:marBottom w:val="0"/>
                  <w:divBdr>
                    <w:top w:val="none" w:sz="0" w:space="0" w:color="auto"/>
                    <w:left w:val="none" w:sz="0" w:space="0" w:color="auto"/>
                    <w:bottom w:val="none" w:sz="0" w:space="0" w:color="auto"/>
                    <w:right w:val="none" w:sz="0" w:space="0" w:color="auto"/>
                  </w:divBdr>
                  <w:divsChild>
                    <w:div w:id="1323116497">
                      <w:marLeft w:val="0"/>
                      <w:marRight w:val="0"/>
                      <w:marTop w:val="0"/>
                      <w:marBottom w:val="0"/>
                      <w:divBdr>
                        <w:top w:val="none" w:sz="0" w:space="0" w:color="auto"/>
                        <w:left w:val="none" w:sz="0" w:space="0" w:color="auto"/>
                        <w:bottom w:val="none" w:sz="0" w:space="0" w:color="auto"/>
                        <w:right w:val="none" w:sz="0" w:space="0" w:color="auto"/>
                      </w:divBdr>
                    </w:div>
                  </w:divsChild>
                </w:div>
                <w:div w:id="166990046">
                  <w:marLeft w:val="0"/>
                  <w:marRight w:val="0"/>
                  <w:marTop w:val="0"/>
                  <w:marBottom w:val="0"/>
                  <w:divBdr>
                    <w:top w:val="none" w:sz="0" w:space="0" w:color="auto"/>
                    <w:left w:val="none" w:sz="0" w:space="0" w:color="auto"/>
                    <w:bottom w:val="none" w:sz="0" w:space="0" w:color="auto"/>
                    <w:right w:val="none" w:sz="0" w:space="0" w:color="auto"/>
                  </w:divBdr>
                  <w:divsChild>
                    <w:div w:id="487791824">
                      <w:marLeft w:val="0"/>
                      <w:marRight w:val="0"/>
                      <w:marTop w:val="0"/>
                      <w:marBottom w:val="0"/>
                      <w:divBdr>
                        <w:top w:val="none" w:sz="0" w:space="0" w:color="auto"/>
                        <w:left w:val="none" w:sz="0" w:space="0" w:color="auto"/>
                        <w:bottom w:val="none" w:sz="0" w:space="0" w:color="auto"/>
                        <w:right w:val="none" w:sz="0" w:space="0" w:color="auto"/>
                      </w:divBdr>
                    </w:div>
                    <w:div w:id="1619069519">
                      <w:marLeft w:val="0"/>
                      <w:marRight w:val="0"/>
                      <w:marTop w:val="0"/>
                      <w:marBottom w:val="0"/>
                      <w:divBdr>
                        <w:top w:val="none" w:sz="0" w:space="0" w:color="auto"/>
                        <w:left w:val="none" w:sz="0" w:space="0" w:color="auto"/>
                        <w:bottom w:val="none" w:sz="0" w:space="0" w:color="auto"/>
                        <w:right w:val="none" w:sz="0" w:space="0" w:color="auto"/>
                      </w:divBdr>
                    </w:div>
                    <w:div w:id="2084598085">
                      <w:marLeft w:val="0"/>
                      <w:marRight w:val="0"/>
                      <w:marTop w:val="0"/>
                      <w:marBottom w:val="0"/>
                      <w:divBdr>
                        <w:top w:val="none" w:sz="0" w:space="0" w:color="auto"/>
                        <w:left w:val="none" w:sz="0" w:space="0" w:color="auto"/>
                        <w:bottom w:val="none" w:sz="0" w:space="0" w:color="auto"/>
                        <w:right w:val="none" w:sz="0" w:space="0" w:color="auto"/>
                      </w:divBdr>
                    </w:div>
                  </w:divsChild>
                </w:div>
                <w:div w:id="168108776">
                  <w:marLeft w:val="0"/>
                  <w:marRight w:val="0"/>
                  <w:marTop w:val="0"/>
                  <w:marBottom w:val="0"/>
                  <w:divBdr>
                    <w:top w:val="none" w:sz="0" w:space="0" w:color="auto"/>
                    <w:left w:val="none" w:sz="0" w:space="0" w:color="auto"/>
                    <w:bottom w:val="none" w:sz="0" w:space="0" w:color="auto"/>
                    <w:right w:val="none" w:sz="0" w:space="0" w:color="auto"/>
                  </w:divBdr>
                  <w:divsChild>
                    <w:div w:id="1844276449">
                      <w:marLeft w:val="0"/>
                      <w:marRight w:val="0"/>
                      <w:marTop w:val="0"/>
                      <w:marBottom w:val="0"/>
                      <w:divBdr>
                        <w:top w:val="none" w:sz="0" w:space="0" w:color="auto"/>
                        <w:left w:val="none" w:sz="0" w:space="0" w:color="auto"/>
                        <w:bottom w:val="none" w:sz="0" w:space="0" w:color="auto"/>
                        <w:right w:val="none" w:sz="0" w:space="0" w:color="auto"/>
                      </w:divBdr>
                    </w:div>
                  </w:divsChild>
                </w:div>
                <w:div w:id="170412650">
                  <w:marLeft w:val="0"/>
                  <w:marRight w:val="0"/>
                  <w:marTop w:val="0"/>
                  <w:marBottom w:val="0"/>
                  <w:divBdr>
                    <w:top w:val="none" w:sz="0" w:space="0" w:color="auto"/>
                    <w:left w:val="none" w:sz="0" w:space="0" w:color="auto"/>
                    <w:bottom w:val="none" w:sz="0" w:space="0" w:color="auto"/>
                    <w:right w:val="none" w:sz="0" w:space="0" w:color="auto"/>
                  </w:divBdr>
                  <w:divsChild>
                    <w:div w:id="391781178">
                      <w:marLeft w:val="0"/>
                      <w:marRight w:val="0"/>
                      <w:marTop w:val="0"/>
                      <w:marBottom w:val="0"/>
                      <w:divBdr>
                        <w:top w:val="none" w:sz="0" w:space="0" w:color="auto"/>
                        <w:left w:val="none" w:sz="0" w:space="0" w:color="auto"/>
                        <w:bottom w:val="none" w:sz="0" w:space="0" w:color="auto"/>
                        <w:right w:val="none" w:sz="0" w:space="0" w:color="auto"/>
                      </w:divBdr>
                    </w:div>
                    <w:div w:id="561140517">
                      <w:marLeft w:val="0"/>
                      <w:marRight w:val="0"/>
                      <w:marTop w:val="0"/>
                      <w:marBottom w:val="0"/>
                      <w:divBdr>
                        <w:top w:val="none" w:sz="0" w:space="0" w:color="auto"/>
                        <w:left w:val="none" w:sz="0" w:space="0" w:color="auto"/>
                        <w:bottom w:val="none" w:sz="0" w:space="0" w:color="auto"/>
                        <w:right w:val="none" w:sz="0" w:space="0" w:color="auto"/>
                      </w:divBdr>
                    </w:div>
                    <w:div w:id="603221510">
                      <w:marLeft w:val="0"/>
                      <w:marRight w:val="0"/>
                      <w:marTop w:val="0"/>
                      <w:marBottom w:val="0"/>
                      <w:divBdr>
                        <w:top w:val="none" w:sz="0" w:space="0" w:color="auto"/>
                        <w:left w:val="none" w:sz="0" w:space="0" w:color="auto"/>
                        <w:bottom w:val="none" w:sz="0" w:space="0" w:color="auto"/>
                        <w:right w:val="none" w:sz="0" w:space="0" w:color="auto"/>
                      </w:divBdr>
                    </w:div>
                    <w:div w:id="1510632753">
                      <w:marLeft w:val="0"/>
                      <w:marRight w:val="0"/>
                      <w:marTop w:val="0"/>
                      <w:marBottom w:val="0"/>
                      <w:divBdr>
                        <w:top w:val="none" w:sz="0" w:space="0" w:color="auto"/>
                        <w:left w:val="none" w:sz="0" w:space="0" w:color="auto"/>
                        <w:bottom w:val="none" w:sz="0" w:space="0" w:color="auto"/>
                        <w:right w:val="none" w:sz="0" w:space="0" w:color="auto"/>
                      </w:divBdr>
                    </w:div>
                  </w:divsChild>
                </w:div>
                <w:div w:id="178737035">
                  <w:marLeft w:val="0"/>
                  <w:marRight w:val="0"/>
                  <w:marTop w:val="0"/>
                  <w:marBottom w:val="0"/>
                  <w:divBdr>
                    <w:top w:val="none" w:sz="0" w:space="0" w:color="auto"/>
                    <w:left w:val="none" w:sz="0" w:space="0" w:color="auto"/>
                    <w:bottom w:val="none" w:sz="0" w:space="0" w:color="auto"/>
                    <w:right w:val="none" w:sz="0" w:space="0" w:color="auto"/>
                  </w:divBdr>
                  <w:divsChild>
                    <w:div w:id="816529563">
                      <w:marLeft w:val="0"/>
                      <w:marRight w:val="0"/>
                      <w:marTop w:val="0"/>
                      <w:marBottom w:val="0"/>
                      <w:divBdr>
                        <w:top w:val="none" w:sz="0" w:space="0" w:color="auto"/>
                        <w:left w:val="none" w:sz="0" w:space="0" w:color="auto"/>
                        <w:bottom w:val="none" w:sz="0" w:space="0" w:color="auto"/>
                        <w:right w:val="none" w:sz="0" w:space="0" w:color="auto"/>
                      </w:divBdr>
                    </w:div>
                  </w:divsChild>
                </w:div>
                <w:div w:id="189294922">
                  <w:marLeft w:val="0"/>
                  <w:marRight w:val="0"/>
                  <w:marTop w:val="0"/>
                  <w:marBottom w:val="0"/>
                  <w:divBdr>
                    <w:top w:val="none" w:sz="0" w:space="0" w:color="auto"/>
                    <w:left w:val="none" w:sz="0" w:space="0" w:color="auto"/>
                    <w:bottom w:val="none" w:sz="0" w:space="0" w:color="auto"/>
                    <w:right w:val="none" w:sz="0" w:space="0" w:color="auto"/>
                  </w:divBdr>
                  <w:divsChild>
                    <w:div w:id="1647081677">
                      <w:marLeft w:val="0"/>
                      <w:marRight w:val="0"/>
                      <w:marTop w:val="0"/>
                      <w:marBottom w:val="0"/>
                      <w:divBdr>
                        <w:top w:val="none" w:sz="0" w:space="0" w:color="auto"/>
                        <w:left w:val="none" w:sz="0" w:space="0" w:color="auto"/>
                        <w:bottom w:val="none" w:sz="0" w:space="0" w:color="auto"/>
                        <w:right w:val="none" w:sz="0" w:space="0" w:color="auto"/>
                      </w:divBdr>
                    </w:div>
                  </w:divsChild>
                </w:div>
                <w:div w:id="197358604">
                  <w:marLeft w:val="0"/>
                  <w:marRight w:val="0"/>
                  <w:marTop w:val="0"/>
                  <w:marBottom w:val="0"/>
                  <w:divBdr>
                    <w:top w:val="none" w:sz="0" w:space="0" w:color="auto"/>
                    <w:left w:val="none" w:sz="0" w:space="0" w:color="auto"/>
                    <w:bottom w:val="none" w:sz="0" w:space="0" w:color="auto"/>
                    <w:right w:val="none" w:sz="0" w:space="0" w:color="auto"/>
                  </w:divBdr>
                  <w:divsChild>
                    <w:div w:id="6830111">
                      <w:marLeft w:val="0"/>
                      <w:marRight w:val="0"/>
                      <w:marTop w:val="0"/>
                      <w:marBottom w:val="0"/>
                      <w:divBdr>
                        <w:top w:val="none" w:sz="0" w:space="0" w:color="auto"/>
                        <w:left w:val="none" w:sz="0" w:space="0" w:color="auto"/>
                        <w:bottom w:val="none" w:sz="0" w:space="0" w:color="auto"/>
                        <w:right w:val="none" w:sz="0" w:space="0" w:color="auto"/>
                      </w:divBdr>
                    </w:div>
                    <w:div w:id="335230533">
                      <w:marLeft w:val="0"/>
                      <w:marRight w:val="0"/>
                      <w:marTop w:val="0"/>
                      <w:marBottom w:val="0"/>
                      <w:divBdr>
                        <w:top w:val="none" w:sz="0" w:space="0" w:color="auto"/>
                        <w:left w:val="none" w:sz="0" w:space="0" w:color="auto"/>
                        <w:bottom w:val="none" w:sz="0" w:space="0" w:color="auto"/>
                        <w:right w:val="none" w:sz="0" w:space="0" w:color="auto"/>
                      </w:divBdr>
                    </w:div>
                    <w:div w:id="981271766">
                      <w:marLeft w:val="0"/>
                      <w:marRight w:val="0"/>
                      <w:marTop w:val="0"/>
                      <w:marBottom w:val="0"/>
                      <w:divBdr>
                        <w:top w:val="none" w:sz="0" w:space="0" w:color="auto"/>
                        <w:left w:val="none" w:sz="0" w:space="0" w:color="auto"/>
                        <w:bottom w:val="none" w:sz="0" w:space="0" w:color="auto"/>
                        <w:right w:val="none" w:sz="0" w:space="0" w:color="auto"/>
                      </w:divBdr>
                    </w:div>
                  </w:divsChild>
                </w:div>
                <w:div w:id="199242433">
                  <w:marLeft w:val="0"/>
                  <w:marRight w:val="0"/>
                  <w:marTop w:val="0"/>
                  <w:marBottom w:val="0"/>
                  <w:divBdr>
                    <w:top w:val="none" w:sz="0" w:space="0" w:color="auto"/>
                    <w:left w:val="none" w:sz="0" w:space="0" w:color="auto"/>
                    <w:bottom w:val="none" w:sz="0" w:space="0" w:color="auto"/>
                    <w:right w:val="none" w:sz="0" w:space="0" w:color="auto"/>
                  </w:divBdr>
                  <w:divsChild>
                    <w:div w:id="1844390952">
                      <w:marLeft w:val="0"/>
                      <w:marRight w:val="0"/>
                      <w:marTop w:val="0"/>
                      <w:marBottom w:val="0"/>
                      <w:divBdr>
                        <w:top w:val="none" w:sz="0" w:space="0" w:color="auto"/>
                        <w:left w:val="none" w:sz="0" w:space="0" w:color="auto"/>
                        <w:bottom w:val="none" w:sz="0" w:space="0" w:color="auto"/>
                        <w:right w:val="none" w:sz="0" w:space="0" w:color="auto"/>
                      </w:divBdr>
                    </w:div>
                  </w:divsChild>
                </w:div>
                <w:div w:id="199511829">
                  <w:marLeft w:val="0"/>
                  <w:marRight w:val="0"/>
                  <w:marTop w:val="0"/>
                  <w:marBottom w:val="0"/>
                  <w:divBdr>
                    <w:top w:val="none" w:sz="0" w:space="0" w:color="auto"/>
                    <w:left w:val="none" w:sz="0" w:space="0" w:color="auto"/>
                    <w:bottom w:val="none" w:sz="0" w:space="0" w:color="auto"/>
                    <w:right w:val="none" w:sz="0" w:space="0" w:color="auto"/>
                  </w:divBdr>
                  <w:divsChild>
                    <w:div w:id="300118352">
                      <w:marLeft w:val="0"/>
                      <w:marRight w:val="0"/>
                      <w:marTop w:val="0"/>
                      <w:marBottom w:val="0"/>
                      <w:divBdr>
                        <w:top w:val="none" w:sz="0" w:space="0" w:color="auto"/>
                        <w:left w:val="none" w:sz="0" w:space="0" w:color="auto"/>
                        <w:bottom w:val="none" w:sz="0" w:space="0" w:color="auto"/>
                        <w:right w:val="none" w:sz="0" w:space="0" w:color="auto"/>
                      </w:divBdr>
                    </w:div>
                    <w:div w:id="362903120">
                      <w:marLeft w:val="0"/>
                      <w:marRight w:val="0"/>
                      <w:marTop w:val="0"/>
                      <w:marBottom w:val="0"/>
                      <w:divBdr>
                        <w:top w:val="none" w:sz="0" w:space="0" w:color="auto"/>
                        <w:left w:val="none" w:sz="0" w:space="0" w:color="auto"/>
                        <w:bottom w:val="none" w:sz="0" w:space="0" w:color="auto"/>
                        <w:right w:val="none" w:sz="0" w:space="0" w:color="auto"/>
                      </w:divBdr>
                    </w:div>
                    <w:div w:id="854610900">
                      <w:marLeft w:val="0"/>
                      <w:marRight w:val="0"/>
                      <w:marTop w:val="0"/>
                      <w:marBottom w:val="0"/>
                      <w:divBdr>
                        <w:top w:val="none" w:sz="0" w:space="0" w:color="auto"/>
                        <w:left w:val="none" w:sz="0" w:space="0" w:color="auto"/>
                        <w:bottom w:val="none" w:sz="0" w:space="0" w:color="auto"/>
                        <w:right w:val="none" w:sz="0" w:space="0" w:color="auto"/>
                      </w:divBdr>
                    </w:div>
                  </w:divsChild>
                </w:div>
                <w:div w:id="212692429">
                  <w:marLeft w:val="0"/>
                  <w:marRight w:val="0"/>
                  <w:marTop w:val="0"/>
                  <w:marBottom w:val="0"/>
                  <w:divBdr>
                    <w:top w:val="none" w:sz="0" w:space="0" w:color="auto"/>
                    <w:left w:val="none" w:sz="0" w:space="0" w:color="auto"/>
                    <w:bottom w:val="none" w:sz="0" w:space="0" w:color="auto"/>
                    <w:right w:val="none" w:sz="0" w:space="0" w:color="auto"/>
                  </w:divBdr>
                  <w:divsChild>
                    <w:div w:id="2015301653">
                      <w:marLeft w:val="0"/>
                      <w:marRight w:val="0"/>
                      <w:marTop w:val="0"/>
                      <w:marBottom w:val="0"/>
                      <w:divBdr>
                        <w:top w:val="none" w:sz="0" w:space="0" w:color="auto"/>
                        <w:left w:val="none" w:sz="0" w:space="0" w:color="auto"/>
                        <w:bottom w:val="none" w:sz="0" w:space="0" w:color="auto"/>
                        <w:right w:val="none" w:sz="0" w:space="0" w:color="auto"/>
                      </w:divBdr>
                    </w:div>
                  </w:divsChild>
                </w:div>
                <w:div w:id="216629087">
                  <w:marLeft w:val="0"/>
                  <w:marRight w:val="0"/>
                  <w:marTop w:val="0"/>
                  <w:marBottom w:val="0"/>
                  <w:divBdr>
                    <w:top w:val="none" w:sz="0" w:space="0" w:color="auto"/>
                    <w:left w:val="none" w:sz="0" w:space="0" w:color="auto"/>
                    <w:bottom w:val="none" w:sz="0" w:space="0" w:color="auto"/>
                    <w:right w:val="none" w:sz="0" w:space="0" w:color="auto"/>
                  </w:divBdr>
                  <w:divsChild>
                    <w:div w:id="1027558005">
                      <w:marLeft w:val="0"/>
                      <w:marRight w:val="0"/>
                      <w:marTop w:val="0"/>
                      <w:marBottom w:val="0"/>
                      <w:divBdr>
                        <w:top w:val="none" w:sz="0" w:space="0" w:color="auto"/>
                        <w:left w:val="none" w:sz="0" w:space="0" w:color="auto"/>
                        <w:bottom w:val="none" w:sz="0" w:space="0" w:color="auto"/>
                        <w:right w:val="none" w:sz="0" w:space="0" w:color="auto"/>
                      </w:divBdr>
                    </w:div>
                  </w:divsChild>
                </w:div>
                <w:div w:id="216936778">
                  <w:marLeft w:val="0"/>
                  <w:marRight w:val="0"/>
                  <w:marTop w:val="0"/>
                  <w:marBottom w:val="0"/>
                  <w:divBdr>
                    <w:top w:val="none" w:sz="0" w:space="0" w:color="auto"/>
                    <w:left w:val="none" w:sz="0" w:space="0" w:color="auto"/>
                    <w:bottom w:val="none" w:sz="0" w:space="0" w:color="auto"/>
                    <w:right w:val="none" w:sz="0" w:space="0" w:color="auto"/>
                  </w:divBdr>
                  <w:divsChild>
                    <w:div w:id="363212313">
                      <w:marLeft w:val="0"/>
                      <w:marRight w:val="0"/>
                      <w:marTop w:val="0"/>
                      <w:marBottom w:val="0"/>
                      <w:divBdr>
                        <w:top w:val="none" w:sz="0" w:space="0" w:color="auto"/>
                        <w:left w:val="none" w:sz="0" w:space="0" w:color="auto"/>
                        <w:bottom w:val="none" w:sz="0" w:space="0" w:color="auto"/>
                        <w:right w:val="none" w:sz="0" w:space="0" w:color="auto"/>
                      </w:divBdr>
                    </w:div>
                  </w:divsChild>
                </w:div>
                <w:div w:id="230039249">
                  <w:marLeft w:val="0"/>
                  <w:marRight w:val="0"/>
                  <w:marTop w:val="0"/>
                  <w:marBottom w:val="0"/>
                  <w:divBdr>
                    <w:top w:val="none" w:sz="0" w:space="0" w:color="auto"/>
                    <w:left w:val="none" w:sz="0" w:space="0" w:color="auto"/>
                    <w:bottom w:val="none" w:sz="0" w:space="0" w:color="auto"/>
                    <w:right w:val="none" w:sz="0" w:space="0" w:color="auto"/>
                  </w:divBdr>
                  <w:divsChild>
                    <w:div w:id="719747941">
                      <w:marLeft w:val="0"/>
                      <w:marRight w:val="0"/>
                      <w:marTop w:val="0"/>
                      <w:marBottom w:val="0"/>
                      <w:divBdr>
                        <w:top w:val="none" w:sz="0" w:space="0" w:color="auto"/>
                        <w:left w:val="none" w:sz="0" w:space="0" w:color="auto"/>
                        <w:bottom w:val="none" w:sz="0" w:space="0" w:color="auto"/>
                        <w:right w:val="none" w:sz="0" w:space="0" w:color="auto"/>
                      </w:divBdr>
                    </w:div>
                  </w:divsChild>
                </w:div>
                <w:div w:id="234167071">
                  <w:marLeft w:val="0"/>
                  <w:marRight w:val="0"/>
                  <w:marTop w:val="0"/>
                  <w:marBottom w:val="0"/>
                  <w:divBdr>
                    <w:top w:val="none" w:sz="0" w:space="0" w:color="auto"/>
                    <w:left w:val="none" w:sz="0" w:space="0" w:color="auto"/>
                    <w:bottom w:val="none" w:sz="0" w:space="0" w:color="auto"/>
                    <w:right w:val="none" w:sz="0" w:space="0" w:color="auto"/>
                  </w:divBdr>
                  <w:divsChild>
                    <w:div w:id="31077747">
                      <w:marLeft w:val="0"/>
                      <w:marRight w:val="0"/>
                      <w:marTop w:val="0"/>
                      <w:marBottom w:val="0"/>
                      <w:divBdr>
                        <w:top w:val="none" w:sz="0" w:space="0" w:color="auto"/>
                        <w:left w:val="none" w:sz="0" w:space="0" w:color="auto"/>
                        <w:bottom w:val="none" w:sz="0" w:space="0" w:color="auto"/>
                        <w:right w:val="none" w:sz="0" w:space="0" w:color="auto"/>
                      </w:divBdr>
                    </w:div>
                  </w:divsChild>
                </w:div>
                <w:div w:id="248776205">
                  <w:marLeft w:val="0"/>
                  <w:marRight w:val="0"/>
                  <w:marTop w:val="0"/>
                  <w:marBottom w:val="0"/>
                  <w:divBdr>
                    <w:top w:val="none" w:sz="0" w:space="0" w:color="auto"/>
                    <w:left w:val="none" w:sz="0" w:space="0" w:color="auto"/>
                    <w:bottom w:val="none" w:sz="0" w:space="0" w:color="auto"/>
                    <w:right w:val="none" w:sz="0" w:space="0" w:color="auto"/>
                  </w:divBdr>
                  <w:divsChild>
                    <w:div w:id="217476231">
                      <w:marLeft w:val="0"/>
                      <w:marRight w:val="0"/>
                      <w:marTop w:val="0"/>
                      <w:marBottom w:val="0"/>
                      <w:divBdr>
                        <w:top w:val="none" w:sz="0" w:space="0" w:color="auto"/>
                        <w:left w:val="none" w:sz="0" w:space="0" w:color="auto"/>
                        <w:bottom w:val="none" w:sz="0" w:space="0" w:color="auto"/>
                        <w:right w:val="none" w:sz="0" w:space="0" w:color="auto"/>
                      </w:divBdr>
                    </w:div>
                  </w:divsChild>
                </w:div>
                <w:div w:id="252855847">
                  <w:marLeft w:val="0"/>
                  <w:marRight w:val="0"/>
                  <w:marTop w:val="0"/>
                  <w:marBottom w:val="0"/>
                  <w:divBdr>
                    <w:top w:val="none" w:sz="0" w:space="0" w:color="auto"/>
                    <w:left w:val="none" w:sz="0" w:space="0" w:color="auto"/>
                    <w:bottom w:val="none" w:sz="0" w:space="0" w:color="auto"/>
                    <w:right w:val="none" w:sz="0" w:space="0" w:color="auto"/>
                  </w:divBdr>
                  <w:divsChild>
                    <w:div w:id="1349025247">
                      <w:marLeft w:val="0"/>
                      <w:marRight w:val="0"/>
                      <w:marTop w:val="0"/>
                      <w:marBottom w:val="0"/>
                      <w:divBdr>
                        <w:top w:val="none" w:sz="0" w:space="0" w:color="auto"/>
                        <w:left w:val="none" w:sz="0" w:space="0" w:color="auto"/>
                        <w:bottom w:val="none" w:sz="0" w:space="0" w:color="auto"/>
                        <w:right w:val="none" w:sz="0" w:space="0" w:color="auto"/>
                      </w:divBdr>
                    </w:div>
                  </w:divsChild>
                </w:div>
                <w:div w:id="266691932">
                  <w:marLeft w:val="0"/>
                  <w:marRight w:val="0"/>
                  <w:marTop w:val="0"/>
                  <w:marBottom w:val="0"/>
                  <w:divBdr>
                    <w:top w:val="none" w:sz="0" w:space="0" w:color="auto"/>
                    <w:left w:val="none" w:sz="0" w:space="0" w:color="auto"/>
                    <w:bottom w:val="none" w:sz="0" w:space="0" w:color="auto"/>
                    <w:right w:val="none" w:sz="0" w:space="0" w:color="auto"/>
                  </w:divBdr>
                  <w:divsChild>
                    <w:div w:id="316307154">
                      <w:marLeft w:val="0"/>
                      <w:marRight w:val="0"/>
                      <w:marTop w:val="0"/>
                      <w:marBottom w:val="0"/>
                      <w:divBdr>
                        <w:top w:val="none" w:sz="0" w:space="0" w:color="auto"/>
                        <w:left w:val="none" w:sz="0" w:space="0" w:color="auto"/>
                        <w:bottom w:val="none" w:sz="0" w:space="0" w:color="auto"/>
                        <w:right w:val="none" w:sz="0" w:space="0" w:color="auto"/>
                      </w:divBdr>
                    </w:div>
                  </w:divsChild>
                </w:div>
                <w:div w:id="272903515">
                  <w:marLeft w:val="0"/>
                  <w:marRight w:val="0"/>
                  <w:marTop w:val="0"/>
                  <w:marBottom w:val="0"/>
                  <w:divBdr>
                    <w:top w:val="none" w:sz="0" w:space="0" w:color="auto"/>
                    <w:left w:val="none" w:sz="0" w:space="0" w:color="auto"/>
                    <w:bottom w:val="none" w:sz="0" w:space="0" w:color="auto"/>
                    <w:right w:val="none" w:sz="0" w:space="0" w:color="auto"/>
                  </w:divBdr>
                  <w:divsChild>
                    <w:div w:id="1582250702">
                      <w:marLeft w:val="0"/>
                      <w:marRight w:val="0"/>
                      <w:marTop w:val="0"/>
                      <w:marBottom w:val="0"/>
                      <w:divBdr>
                        <w:top w:val="none" w:sz="0" w:space="0" w:color="auto"/>
                        <w:left w:val="none" w:sz="0" w:space="0" w:color="auto"/>
                        <w:bottom w:val="none" w:sz="0" w:space="0" w:color="auto"/>
                        <w:right w:val="none" w:sz="0" w:space="0" w:color="auto"/>
                      </w:divBdr>
                    </w:div>
                  </w:divsChild>
                </w:div>
                <w:div w:id="274946063">
                  <w:marLeft w:val="0"/>
                  <w:marRight w:val="0"/>
                  <w:marTop w:val="0"/>
                  <w:marBottom w:val="0"/>
                  <w:divBdr>
                    <w:top w:val="none" w:sz="0" w:space="0" w:color="auto"/>
                    <w:left w:val="none" w:sz="0" w:space="0" w:color="auto"/>
                    <w:bottom w:val="none" w:sz="0" w:space="0" w:color="auto"/>
                    <w:right w:val="none" w:sz="0" w:space="0" w:color="auto"/>
                  </w:divBdr>
                  <w:divsChild>
                    <w:div w:id="322705286">
                      <w:marLeft w:val="0"/>
                      <w:marRight w:val="0"/>
                      <w:marTop w:val="0"/>
                      <w:marBottom w:val="0"/>
                      <w:divBdr>
                        <w:top w:val="none" w:sz="0" w:space="0" w:color="auto"/>
                        <w:left w:val="none" w:sz="0" w:space="0" w:color="auto"/>
                        <w:bottom w:val="none" w:sz="0" w:space="0" w:color="auto"/>
                        <w:right w:val="none" w:sz="0" w:space="0" w:color="auto"/>
                      </w:divBdr>
                    </w:div>
                  </w:divsChild>
                </w:div>
                <w:div w:id="283578002">
                  <w:marLeft w:val="0"/>
                  <w:marRight w:val="0"/>
                  <w:marTop w:val="0"/>
                  <w:marBottom w:val="0"/>
                  <w:divBdr>
                    <w:top w:val="none" w:sz="0" w:space="0" w:color="auto"/>
                    <w:left w:val="none" w:sz="0" w:space="0" w:color="auto"/>
                    <w:bottom w:val="none" w:sz="0" w:space="0" w:color="auto"/>
                    <w:right w:val="none" w:sz="0" w:space="0" w:color="auto"/>
                  </w:divBdr>
                  <w:divsChild>
                    <w:div w:id="697123712">
                      <w:marLeft w:val="0"/>
                      <w:marRight w:val="0"/>
                      <w:marTop w:val="0"/>
                      <w:marBottom w:val="0"/>
                      <w:divBdr>
                        <w:top w:val="none" w:sz="0" w:space="0" w:color="auto"/>
                        <w:left w:val="none" w:sz="0" w:space="0" w:color="auto"/>
                        <w:bottom w:val="none" w:sz="0" w:space="0" w:color="auto"/>
                        <w:right w:val="none" w:sz="0" w:space="0" w:color="auto"/>
                      </w:divBdr>
                    </w:div>
                  </w:divsChild>
                </w:div>
                <w:div w:id="286549349">
                  <w:marLeft w:val="0"/>
                  <w:marRight w:val="0"/>
                  <w:marTop w:val="0"/>
                  <w:marBottom w:val="0"/>
                  <w:divBdr>
                    <w:top w:val="none" w:sz="0" w:space="0" w:color="auto"/>
                    <w:left w:val="none" w:sz="0" w:space="0" w:color="auto"/>
                    <w:bottom w:val="none" w:sz="0" w:space="0" w:color="auto"/>
                    <w:right w:val="none" w:sz="0" w:space="0" w:color="auto"/>
                  </w:divBdr>
                  <w:divsChild>
                    <w:div w:id="233929904">
                      <w:marLeft w:val="0"/>
                      <w:marRight w:val="0"/>
                      <w:marTop w:val="0"/>
                      <w:marBottom w:val="0"/>
                      <w:divBdr>
                        <w:top w:val="none" w:sz="0" w:space="0" w:color="auto"/>
                        <w:left w:val="none" w:sz="0" w:space="0" w:color="auto"/>
                        <w:bottom w:val="none" w:sz="0" w:space="0" w:color="auto"/>
                        <w:right w:val="none" w:sz="0" w:space="0" w:color="auto"/>
                      </w:divBdr>
                    </w:div>
                  </w:divsChild>
                </w:div>
                <w:div w:id="291137696">
                  <w:marLeft w:val="0"/>
                  <w:marRight w:val="0"/>
                  <w:marTop w:val="0"/>
                  <w:marBottom w:val="0"/>
                  <w:divBdr>
                    <w:top w:val="none" w:sz="0" w:space="0" w:color="auto"/>
                    <w:left w:val="none" w:sz="0" w:space="0" w:color="auto"/>
                    <w:bottom w:val="none" w:sz="0" w:space="0" w:color="auto"/>
                    <w:right w:val="none" w:sz="0" w:space="0" w:color="auto"/>
                  </w:divBdr>
                  <w:divsChild>
                    <w:div w:id="1480806716">
                      <w:marLeft w:val="0"/>
                      <w:marRight w:val="0"/>
                      <w:marTop w:val="0"/>
                      <w:marBottom w:val="0"/>
                      <w:divBdr>
                        <w:top w:val="none" w:sz="0" w:space="0" w:color="auto"/>
                        <w:left w:val="none" w:sz="0" w:space="0" w:color="auto"/>
                        <w:bottom w:val="none" w:sz="0" w:space="0" w:color="auto"/>
                        <w:right w:val="none" w:sz="0" w:space="0" w:color="auto"/>
                      </w:divBdr>
                    </w:div>
                  </w:divsChild>
                </w:div>
                <w:div w:id="296686333">
                  <w:marLeft w:val="0"/>
                  <w:marRight w:val="0"/>
                  <w:marTop w:val="0"/>
                  <w:marBottom w:val="0"/>
                  <w:divBdr>
                    <w:top w:val="none" w:sz="0" w:space="0" w:color="auto"/>
                    <w:left w:val="none" w:sz="0" w:space="0" w:color="auto"/>
                    <w:bottom w:val="none" w:sz="0" w:space="0" w:color="auto"/>
                    <w:right w:val="none" w:sz="0" w:space="0" w:color="auto"/>
                  </w:divBdr>
                  <w:divsChild>
                    <w:div w:id="605776382">
                      <w:marLeft w:val="0"/>
                      <w:marRight w:val="0"/>
                      <w:marTop w:val="0"/>
                      <w:marBottom w:val="0"/>
                      <w:divBdr>
                        <w:top w:val="none" w:sz="0" w:space="0" w:color="auto"/>
                        <w:left w:val="none" w:sz="0" w:space="0" w:color="auto"/>
                        <w:bottom w:val="none" w:sz="0" w:space="0" w:color="auto"/>
                        <w:right w:val="none" w:sz="0" w:space="0" w:color="auto"/>
                      </w:divBdr>
                    </w:div>
                    <w:div w:id="1266034911">
                      <w:marLeft w:val="0"/>
                      <w:marRight w:val="0"/>
                      <w:marTop w:val="0"/>
                      <w:marBottom w:val="0"/>
                      <w:divBdr>
                        <w:top w:val="none" w:sz="0" w:space="0" w:color="auto"/>
                        <w:left w:val="none" w:sz="0" w:space="0" w:color="auto"/>
                        <w:bottom w:val="none" w:sz="0" w:space="0" w:color="auto"/>
                        <w:right w:val="none" w:sz="0" w:space="0" w:color="auto"/>
                      </w:divBdr>
                    </w:div>
                    <w:div w:id="1427194700">
                      <w:marLeft w:val="0"/>
                      <w:marRight w:val="0"/>
                      <w:marTop w:val="0"/>
                      <w:marBottom w:val="0"/>
                      <w:divBdr>
                        <w:top w:val="none" w:sz="0" w:space="0" w:color="auto"/>
                        <w:left w:val="none" w:sz="0" w:space="0" w:color="auto"/>
                        <w:bottom w:val="none" w:sz="0" w:space="0" w:color="auto"/>
                        <w:right w:val="none" w:sz="0" w:space="0" w:color="auto"/>
                      </w:divBdr>
                    </w:div>
                    <w:div w:id="1579903846">
                      <w:marLeft w:val="0"/>
                      <w:marRight w:val="0"/>
                      <w:marTop w:val="0"/>
                      <w:marBottom w:val="0"/>
                      <w:divBdr>
                        <w:top w:val="none" w:sz="0" w:space="0" w:color="auto"/>
                        <w:left w:val="none" w:sz="0" w:space="0" w:color="auto"/>
                        <w:bottom w:val="none" w:sz="0" w:space="0" w:color="auto"/>
                        <w:right w:val="none" w:sz="0" w:space="0" w:color="auto"/>
                      </w:divBdr>
                    </w:div>
                    <w:div w:id="1995252729">
                      <w:marLeft w:val="0"/>
                      <w:marRight w:val="0"/>
                      <w:marTop w:val="0"/>
                      <w:marBottom w:val="0"/>
                      <w:divBdr>
                        <w:top w:val="none" w:sz="0" w:space="0" w:color="auto"/>
                        <w:left w:val="none" w:sz="0" w:space="0" w:color="auto"/>
                        <w:bottom w:val="none" w:sz="0" w:space="0" w:color="auto"/>
                        <w:right w:val="none" w:sz="0" w:space="0" w:color="auto"/>
                      </w:divBdr>
                    </w:div>
                  </w:divsChild>
                </w:div>
                <w:div w:id="304287219">
                  <w:marLeft w:val="0"/>
                  <w:marRight w:val="0"/>
                  <w:marTop w:val="0"/>
                  <w:marBottom w:val="0"/>
                  <w:divBdr>
                    <w:top w:val="none" w:sz="0" w:space="0" w:color="auto"/>
                    <w:left w:val="none" w:sz="0" w:space="0" w:color="auto"/>
                    <w:bottom w:val="none" w:sz="0" w:space="0" w:color="auto"/>
                    <w:right w:val="none" w:sz="0" w:space="0" w:color="auto"/>
                  </w:divBdr>
                  <w:divsChild>
                    <w:div w:id="1747919498">
                      <w:marLeft w:val="0"/>
                      <w:marRight w:val="0"/>
                      <w:marTop w:val="0"/>
                      <w:marBottom w:val="0"/>
                      <w:divBdr>
                        <w:top w:val="none" w:sz="0" w:space="0" w:color="auto"/>
                        <w:left w:val="none" w:sz="0" w:space="0" w:color="auto"/>
                        <w:bottom w:val="none" w:sz="0" w:space="0" w:color="auto"/>
                        <w:right w:val="none" w:sz="0" w:space="0" w:color="auto"/>
                      </w:divBdr>
                    </w:div>
                  </w:divsChild>
                </w:div>
                <w:div w:id="309213736">
                  <w:marLeft w:val="0"/>
                  <w:marRight w:val="0"/>
                  <w:marTop w:val="0"/>
                  <w:marBottom w:val="0"/>
                  <w:divBdr>
                    <w:top w:val="none" w:sz="0" w:space="0" w:color="auto"/>
                    <w:left w:val="none" w:sz="0" w:space="0" w:color="auto"/>
                    <w:bottom w:val="none" w:sz="0" w:space="0" w:color="auto"/>
                    <w:right w:val="none" w:sz="0" w:space="0" w:color="auto"/>
                  </w:divBdr>
                  <w:divsChild>
                    <w:div w:id="74908095">
                      <w:marLeft w:val="0"/>
                      <w:marRight w:val="0"/>
                      <w:marTop w:val="0"/>
                      <w:marBottom w:val="0"/>
                      <w:divBdr>
                        <w:top w:val="none" w:sz="0" w:space="0" w:color="auto"/>
                        <w:left w:val="none" w:sz="0" w:space="0" w:color="auto"/>
                        <w:bottom w:val="none" w:sz="0" w:space="0" w:color="auto"/>
                        <w:right w:val="none" w:sz="0" w:space="0" w:color="auto"/>
                      </w:divBdr>
                    </w:div>
                  </w:divsChild>
                </w:div>
                <w:div w:id="310717634">
                  <w:marLeft w:val="0"/>
                  <w:marRight w:val="0"/>
                  <w:marTop w:val="0"/>
                  <w:marBottom w:val="0"/>
                  <w:divBdr>
                    <w:top w:val="none" w:sz="0" w:space="0" w:color="auto"/>
                    <w:left w:val="none" w:sz="0" w:space="0" w:color="auto"/>
                    <w:bottom w:val="none" w:sz="0" w:space="0" w:color="auto"/>
                    <w:right w:val="none" w:sz="0" w:space="0" w:color="auto"/>
                  </w:divBdr>
                  <w:divsChild>
                    <w:div w:id="987051292">
                      <w:marLeft w:val="0"/>
                      <w:marRight w:val="0"/>
                      <w:marTop w:val="0"/>
                      <w:marBottom w:val="0"/>
                      <w:divBdr>
                        <w:top w:val="none" w:sz="0" w:space="0" w:color="auto"/>
                        <w:left w:val="none" w:sz="0" w:space="0" w:color="auto"/>
                        <w:bottom w:val="none" w:sz="0" w:space="0" w:color="auto"/>
                        <w:right w:val="none" w:sz="0" w:space="0" w:color="auto"/>
                      </w:divBdr>
                    </w:div>
                  </w:divsChild>
                </w:div>
                <w:div w:id="313069725">
                  <w:marLeft w:val="0"/>
                  <w:marRight w:val="0"/>
                  <w:marTop w:val="0"/>
                  <w:marBottom w:val="0"/>
                  <w:divBdr>
                    <w:top w:val="none" w:sz="0" w:space="0" w:color="auto"/>
                    <w:left w:val="none" w:sz="0" w:space="0" w:color="auto"/>
                    <w:bottom w:val="none" w:sz="0" w:space="0" w:color="auto"/>
                    <w:right w:val="none" w:sz="0" w:space="0" w:color="auto"/>
                  </w:divBdr>
                  <w:divsChild>
                    <w:div w:id="390226818">
                      <w:marLeft w:val="0"/>
                      <w:marRight w:val="0"/>
                      <w:marTop w:val="0"/>
                      <w:marBottom w:val="0"/>
                      <w:divBdr>
                        <w:top w:val="none" w:sz="0" w:space="0" w:color="auto"/>
                        <w:left w:val="none" w:sz="0" w:space="0" w:color="auto"/>
                        <w:bottom w:val="none" w:sz="0" w:space="0" w:color="auto"/>
                        <w:right w:val="none" w:sz="0" w:space="0" w:color="auto"/>
                      </w:divBdr>
                    </w:div>
                  </w:divsChild>
                </w:div>
                <w:div w:id="317346832">
                  <w:marLeft w:val="0"/>
                  <w:marRight w:val="0"/>
                  <w:marTop w:val="0"/>
                  <w:marBottom w:val="0"/>
                  <w:divBdr>
                    <w:top w:val="none" w:sz="0" w:space="0" w:color="auto"/>
                    <w:left w:val="none" w:sz="0" w:space="0" w:color="auto"/>
                    <w:bottom w:val="none" w:sz="0" w:space="0" w:color="auto"/>
                    <w:right w:val="none" w:sz="0" w:space="0" w:color="auto"/>
                  </w:divBdr>
                  <w:divsChild>
                    <w:div w:id="536357361">
                      <w:marLeft w:val="0"/>
                      <w:marRight w:val="0"/>
                      <w:marTop w:val="0"/>
                      <w:marBottom w:val="0"/>
                      <w:divBdr>
                        <w:top w:val="none" w:sz="0" w:space="0" w:color="auto"/>
                        <w:left w:val="none" w:sz="0" w:space="0" w:color="auto"/>
                        <w:bottom w:val="none" w:sz="0" w:space="0" w:color="auto"/>
                        <w:right w:val="none" w:sz="0" w:space="0" w:color="auto"/>
                      </w:divBdr>
                    </w:div>
                  </w:divsChild>
                </w:div>
                <w:div w:id="332529742">
                  <w:marLeft w:val="0"/>
                  <w:marRight w:val="0"/>
                  <w:marTop w:val="0"/>
                  <w:marBottom w:val="0"/>
                  <w:divBdr>
                    <w:top w:val="none" w:sz="0" w:space="0" w:color="auto"/>
                    <w:left w:val="none" w:sz="0" w:space="0" w:color="auto"/>
                    <w:bottom w:val="none" w:sz="0" w:space="0" w:color="auto"/>
                    <w:right w:val="none" w:sz="0" w:space="0" w:color="auto"/>
                  </w:divBdr>
                  <w:divsChild>
                    <w:div w:id="641736049">
                      <w:marLeft w:val="0"/>
                      <w:marRight w:val="0"/>
                      <w:marTop w:val="0"/>
                      <w:marBottom w:val="0"/>
                      <w:divBdr>
                        <w:top w:val="none" w:sz="0" w:space="0" w:color="auto"/>
                        <w:left w:val="none" w:sz="0" w:space="0" w:color="auto"/>
                        <w:bottom w:val="none" w:sz="0" w:space="0" w:color="auto"/>
                        <w:right w:val="none" w:sz="0" w:space="0" w:color="auto"/>
                      </w:divBdr>
                    </w:div>
                    <w:div w:id="1056004784">
                      <w:marLeft w:val="0"/>
                      <w:marRight w:val="0"/>
                      <w:marTop w:val="0"/>
                      <w:marBottom w:val="0"/>
                      <w:divBdr>
                        <w:top w:val="none" w:sz="0" w:space="0" w:color="auto"/>
                        <w:left w:val="none" w:sz="0" w:space="0" w:color="auto"/>
                        <w:bottom w:val="none" w:sz="0" w:space="0" w:color="auto"/>
                        <w:right w:val="none" w:sz="0" w:space="0" w:color="auto"/>
                      </w:divBdr>
                    </w:div>
                    <w:div w:id="1477910955">
                      <w:marLeft w:val="0"/>
                      <w:marRight w:val="0"/>
                      <w:marTop w:val="0"/>
                      <w:marBottom w:val="0"/>
                      <w:divBdr>
                        <w:top w:val="none" w:sz="0" w:space="0" w:color="auto"/>
                        <w:left w:val="none" w:sz="0" w:space="0" w:color="auto"/>
                        <w:bottom w:val="none" w:sz="0" w:space="0" w:color="auto"/>
                        <w:right w:val="none" w:sz="0" w:space="0" w:color="auto"/>
                      </w:divBdr>
                    </w:div>
                  </w:divsChild>
                </w:div>
                <w:div w:id="334694107">
                  <w:marLeft w:val="0"/>
                  <w:marRight w:val="0"/>
                  <w:marTop w:val="0"/>
                  <w:marBottom w:val="0"/>
                  <w:divBdr>
                    <w:top w:val="none" w:sz="0" w:space="0" w:color="auto"/>
                    <w:left w:val="none" w:sz="0" w:space="0" w:color="auto"/>
                    <w:bottom w:val="none" w:sz="0" w:space="0" w:color="auto"/>
                    <w:right w:val="none" w:sz="0" w:space="0" w:color="auto"/>
                  </w:divBdr>
                  <w:divsChild>
                    <w:div w:id="769199332">
                      <w:marLeft w:val="0"/>
                      <w:marRight w:val="0"/>
                      <w:marTop w:val="0"/>
                      <w:marBottom w:val="0"/>
                      <w:divBdr>
                        <w:top w:val="none" w:sz="0" w:space="0" w:color="auto"/>
                        <w:left w:val="none" w:sz="0" w:space="0" w:color="auto"/>
                        <w:bottom w:val="none" w:sz="0" w:space="0" w:color="auto"/>
                        <w:right w:val="none" w:sz="0" w:space="0" w:color="auto"/>
                      </w:divBdr>
                    </w:div>
                  </w:divsChild>
                </w:div>
                <w:div w:id="334964687">
                  <w:marLeft w:val="0"/>
                  <w:marRight w:val="0"/>
                  <w:marTop w:val="0"/>
                  <w:marBottom w:val="0"/>
                  <w:divBdr>
                    <w:top w:val="none" w:sz="0" w:space="0" w:color="auto"/>
                    <w:left w:val="none" w:sz="0" w:space="0" w:color="auto"/>
                    <w:bottom w:val="none" w:sz="0" w:space="0" w:color="auto"/>
                    <w:right w:val="none" w:sz="0" w:space="0" w:color="auto"/>
                  </w:divBdr>
                  <w:divsChild>
                    <w:div w:id="855195286">
                      <w:marLeft w:val="0"/>
                      <w:marRight w:val="0"/>
                      <w:marTop w:val="0"/>
                      <w:marBottom w:val="0"/>
                      <w:divBdr>
                        <w:top w:val="none" w:sz="0" w:space="0" w:color="auto"/>
                        <w:left w:val="none" w:sz="0" w:space="0" w:color="auto"/>
                        <w:bottom w:val="none" w:sz="0" w:space="0" w:color="auto"/>
                        <w:right w:val="none" w:sz="0" w:space="0" w:color="auto"/>
                      </w:divBdr>
                    </w:div>
                  </w:divsChild>
                </w:div>
                <w:div w:id="340133037">
                  <w:marLeft w:val="0"/>
                  <w:marRight w:val="0"/>
                  <w:marTop w:val="0"/>
                  <w:marBottom w:val="0"/>
                  <w:divBdr>
                    <w:top w:val="none" w:sz="0" w:space="0" w:color="auto"/>
                    <w:left w:val="none" w:sz="0" w:space="0" w:color="auto"/>
                    <w:bottom w:val="none" w:sz="0" w:space="0" w:color="auto"/>
                    <w:right w:val="none" w:sz="0" w:space="0" w:color="auto"/>
                  </w:divBdr>
                  <w:divsChild>
                    <w:div w:id="561135908">
                      <w:marLeft w:val="0"/>
                      <w:marRight w:val="0"/>
                      <w:marTop w:val="0"/>
                      <w:marBottom w:val="0"/>
                      <w:divBdr>
                        <w:top w:val="none" w:sz="0" w:space="0" w:color="auto"/>
                        <w:left w:val="none" w:sz="0" w:space="0" w:color="auto"/>
                        <w:bottom w:val="none" w:sz="0" w:space="0" w:color="auto"/>
                        <w:right w:val="none" w:sz="0" w:space="0" w:color="auto"/>
                      </w:divBdr>
                    </w:div>
                  </w:divsChild>
                </w:div>
                <w:div w:id="344676227">
                  <w:marLeft w:val="0"/>
                  <w:marRight w:val="0"/>
                  <w:marTop w:val="0"/>
                  <w:marBottom w:val="0"/>
                  <w:divBdr>
                    <w:top w:val="none" w:sz="0" w:space="0" w:color="auto"/>
                    <w:left w:val="none" w:sz="0" w:space="0" w:color="auto"/>
                    <w:bottom w:val="none" w:sz="0" w:space="0" w:color="auto"/>
                    <w:right w:val="none" w:sz="0" w:space="0" w:color="auto"/>
                  </w:divBdr>
                  <w:divsChild>
                    <w:div w:id="93938101">
                      <w:marLeft w:val="0"/>
                      <w:marRight w:val="0"/>
                      <w:marTop w:val="0"/>
                      <w:marBottom w:val="0"/>
                      <w:divBdr>
                        <w:top w:val="none" w:sz="0" w:space="0" w:color="auto"/>
                        <w:left w:val="none" w:sz="0" w:space="0" w:color="auto"/>
                        <w:bottom w:val="none" w:sz="0" w:space="0" w:color="auto"/>
                        <w:right w:val="none" w:sz="0" w:space="0" w:color="auto"/>
                      </w:divBdr>
                    </w:div>
                  </w:divsChild>
                </w:div>
                <w:div w:id="356927002">
                  <w:marLeft w:val="0"/>
                  <w:marRight w:val="0"/>
                  <w:marTop w:val="0"/>
                  <w:marBottom w:val="0"/>
                  <w:divBdr>
                    <w:top w:val="none" w:sz="0" w:space="0" w:color="auto"/>
                    <w:left w:val="none" w:sz="0" w:space="0" w:color="auto"/>
                    <w:bottom w:val="none" w:sz="0" w:space="0" w:color="auto"/>
                    <w:right w:val="none" w:sz="0" w:space="0" w:color="auto"/>
                  </w:divBdr>
                  <w:divsChild>
                    <w:div w:id="1653950373">
                      <w:marLeft w:val="0"/>
                      <w:marRight w:val="0"/>
                      <w:marTop w:val="0"/>
                      <w:marBottom w:val="0"/>
                      <w:divBdr>
                        <w:top w:val="none" w:sz="0" w:space="0" w:color="auto"/>
                        <w:left w:val="none" w:sz="0" w:space="0" w:color="auto"/>
                        <w:bottom w:val="none" w:sz="0" w:space="0" w:color="auto"/>
                        <w:right w:val="none" w:sz="0" w:space="0" w:color="auto"/>
                      </w:divBdr>
                    </w:div>
                  </w:divsChild>
                </w:div>
                <w:div w:id="359089575">
                  <w:marLeft w:val="0"/>
                  <w:marRight w:val="0"/>
                  <w:marTop w:val="0"/>
                  <w:marBottom w:val="0"/>
                  <w:divBdr>
                    <w:top w:val="none" w:sz="0" w:space="0" w:color="auto"/>
                    <w:left w:val="none" w:sz="0" w:space="0" w:color="auto"/>
                    <w:bottom w:val="none" w:sz="0" w:space="0" w:color="auto"/>
                    <w:right w:val="none" w:sz="0" w:space="0" w:color="auto"/>
                  </w:divBdr>
                  <w:divsChild>
                    <w:div w:id="1421177174">
                      <w:marLeft w:val="0"/>
                      <w:marRight w:val="0"/>
                      <w:marTop w:val="0"/>
                      <w:marBottom w:val="0"/>
                      <w:divBdr>
                        <w:top w:val="none" w:sz="0" w:space="0" w:color="auto"/>
                        <w:left w:val="none" w:sz="0" w:space="0" w:color="auto"/>
                        <w:bottom w:val="none" w:sz="0" w:space="0" w:color="auto"/>
                        <w:right w:val="none" w:sz="0" w:space="0" w:color="auto"/>
                      </w:divBdr>
                    </w:div>
                  </w:divsChild>
                </w:div>
                <w:div w:id="363408652">
                  <w:marLeft w:val="0"/>
                  <w:marRight w:val="0"/>
                  <w:marTop w:val="0"/>
                  <w:marBottom w:val="0"/>
                  <w:divBdr>
                    <w:top w:val="none" w:sz="0" w:space="0" w:color="auto"/>
                    <w:left w:val="none" w:sz="0" w:space="0" w:color="auto"/>
                    <w:bottom w:val="none" w:sz="0" w:space="0" w:color="auto"/>
                    <w:right w:val="none" w:sz="0" w:space="0" w:color="auto"/>
                  </w:divBdr>
                  <w:divsChild>
                    <w:div w:id="911737987">
                      <w:marLeft w:val="0"/>
                      <w:marRight w:val="0"/>
                      <w:marTop w:val="0"/>
                      <w:marBottom w:val="0"/>
                      <w:divBdr>
                        <w:top w:val="none" w:sz="0" w:space="0" w:color="auto"/>
                        <w:left w:val="none" w:sz="0" w:space="0" w:color="auto"/>
                        <w:bottom w:val="none" w:sz="0" w:space="0" w:color="auto"/>
                        <w:right w:val="none" w:sz="0" w:space="0" w:color="auto"/>
                      </w:divBdr>
                    </w:div>
                  </w:divsChild>
                </w:div>
                <w:div w:id="374427548">
                  <w:marLeft w:val="0"/>
                  <w:marRight w:val="0"/>
                  <w:marTop w:val="0"/>
                  <w:marBottom w:val="0"/>
                  <w:divBdr>
                    <w:top w:val="none" w:sz="0" w:space="0" w:color="auto"/>
                    <w:left w:val="none" w:sz="0" w:space="0" w:color="auto"/>
                    <w:bottom w:val="none" w:sz="0" w:space="0" w:color="auto"/>
                    <w:right w:val="none" w:sz="0" w:space="0" w:color="auto"/>
                  </w:divBdr>
                  <w:divsChild>
                    <w:div w:id="1095056168">
                      <w:marLeft w:val="0"/>
                      <w:marRight w:val="0"/>
                      <w:marTop w:val="0"/>
                      <w:marBottom w:val="0"/>
                      <w:divBdr>
                        <w:top w:val="none" w:sz="0" w:space="0" w:color="auto"/>
                        <w:left w:val="none" w:sz="0" w:space="0" w:color="auto"/>
                        <w:bottom w:val="none" w:sz="0" w:space="0" w:color="auto"/>
                        <w:right w:val="none" w:sz="0" w:space="0" w:color="auto"/>
                      </w:divBdr>
                    </w:div>
                  </w:divsChild>
                </w:div>
                <w:div w:id="375088735">
                  <w:marLeft w:val="0"/>
                  <w:marRight w:val="0"/>
                  <w:marTop w:val="0"/>
                  <w:marBottom w:val="0"/>
                  <w:divBdr>
                    <w:top w:val="none" w:sz="0" w:space="0" w:color="auto"/>
                    <w:left w:val="none" w:sz="0" w:space="0" w:color="auto"/>
                    <w:bottom w:val="none" w:sz="0" w:space="0" w:color="auto"/>
                    <w:right w:val="none" w:sz="0" w:space="0" w:color="auto"/>
                  </w:divBdr>
                  <w:divsChild>
                    <w:div w:id="1192957997">
                      <w:marLeft w:val="0"/>
                      <w:marRight w:val="0"/>
                      <w:marTop w:val="0"/>
                      <w:marBottom w:val="0"/>
                      <w:divBdr>
                        <w:top w:val="none" w:sz="0" w:space="0" w:color="auto"/>
                        <w:left w:val="none" w:sz="0" w:space="0" w:color="auto"/>
                        <w:bottom w:val="none" w:sz="0" w:space="0" w:color="auto"/>
                        <w:right w:val="none" w:sz="0" w:space="0" w:color="auto"/>
                      </w:divBdr>
                    </w:div>
                  </w:divsChild>
                </w:div>
                <w:div w:id="380591487">
                  <w:marLeft w:val="0"/>
                  <w:marRight w:val="0"/>
                  <w:marTop w:val="0"/>
                  <w:marBottom w:val="0"/>
                  <w:divBdr>
                    <w:top w:val="none" w:sz="0" w:space="0" w:color="auto"/>
                    <w:left w:val="none" w:sz="0" w:space="0" w:color="auto"/>
                    <w:bottom w:val="none" w:sz="0" w:space="0" w:color="auto"/>
                    <w:right w:val="none" w:sz="0" w:space="0" w:color="auto"/>
                  </w:divBdr>
                  <w:divsChild>
                    <w:div w:id="404650053">
                      <w:marLeft w:val="0"/>
                      <w:marRight w:val="0"/>
                      <w:marTop w:val="0"/>
                      <w:marBottom w:val="0"/>
                      <w:divBdr>
                        <w:top w:val="none" w:sz="0" w:space="0" w:color="auto"/>
                        <w:left w:val="none" w:sz="0" w:space="0" w:color="auto"/>
                        <w:bottom w:val="none" w:sz="0" w:space="0" w:color="auto"/>
                        <w:right w:val="none" w:sz="0" w:space="0" w:color="auto"/>
                      </w:divBdr>
                    </w:div>
                  </w:divsChild>
                </w:div>
                <w:div w:id="385644674">
                  <w:marLeft w:val="0"/>
                  <w:marRight w:val="0"/>
                  <w:marTop w:val="0"/>
                  <w:marBottom w:val="0"/>
                  <w:divBdr>
                    <w:top w:val="none" w:sz="0" w:space="0" w:color="auto"/>
                    <w:left w:val="none" w:sz="0" w:space="0" w:color="auto"/>
                    <w:bottom w:val="none" w:sz="0" w:space="0" w:color="auto"/>
                    <w:right w:val="none" w:sz="0" w:space="0" w:color="auto"/>
                  </w:divBdr>
                  <w:divsChild>
                    <w:div w:id="921716882">
                      <w:marLeft w:val="0"/>
                      <w:marRight w:val="0"/>
                      <w:marTop w:val="0"/>
                      <w:marBottom w:val="0"/>
                      <w:divBdr>
                        <w:top w:val="none" w:sz="0" w:space="0" w:color="auto"/>
                        <w:left w:val="none" w:sz="0" w:space="0" w:color="auto"/>
                        <w:bottom w:val="none" w:sz="0" w:space="0" w:color="auto"/>
                        <w:right w:val="none" w:sz="0" w:space="0" w:color="auto"/>
                      </w:divBdr>
                    </w:div>
                  </w:divsChild>
                </w:div>
                <w:div w:id="391975616">
                  <w:marLeft w:val="0"/>
                  <w:marRight w:val="0"/>
                  <w:marTop w:val="0"/>
                  <w:marBottom w:val="0"/>
                  <w:divBdr>
                    <w:top w:val="none" w:sz="0" w:space="0" w:color="auto"/>
                    <w:left w:val="none" w:sz="0" w:space="0" w:color="auto"/>
                    <w:bottom w:val="none" w:sz="0" w:space="0" w:color="auto"/>
                    <w:right w:val="none" w:sz="0" w:space="0" w:color="auto"/>
                  </w:divBdr>
                  <w:divsChild>
                    <w:div w:id="36785305">
                      <w:marLeft w:val="0"/>
                      <w:marRight w:val="0"/>
                      <w:marTop w:val="0"/>
                      <w:marBottom w:val="0"/>
                      <w:divBdr>
                        <w:top w:val="none" w:sz="0" w:space="0" w:color="auto"/>
                        <w:left w:val="none" w:sz="0" w:space="0" w:color="auto"/>
                        <w:bottom w:val="none" w:sz="0" w:space="0" w:color="auto"/>
                        <w:right w:val="none" w:sz="0" w:space="0" w:color="auto"/>
                      </w:divBdr>
                    </w:div>
                  </w:divsChild>
                </w:div>
                <w:div w:id="393356626">
                  <w:marLeft w:val="0"/>
                  <w:marRight w:val="0"/>
                  <w:marTop w:val="0"/>
                  <w:marBottom w:val="0"/>
                  <w:divBdr>
                    <w:top w:val="none" w:sz="0" w:space="0" w:color="auto"/>
                    <w:left w:val="none" w:sz="0" w:space="0" w:color="auto"/>
                    <w:bottom w:val="none" w:sz="0" w:space="0" w:color="auto"/>
                    <w:right w:val="none" w:sz="0" w:space="0" w:color="auto"/>
                  </w:divBdr>
                  <w:divsChild>
                    <w:div w:id="1845977369">
                      <w:marLeft w:val="0"/>
                      <w:marRight w:val="0"/>
                      <w:marTop w:val="0"/>
                      <w:marBottom w:val="0"/>
                      <w:divBdr>
                        <w:top w:val="none" w:sz="0" w:space="0" w:color="auto"/>
                        <w:left w:val="none" w:sz="0" w:space="0" w:color="auto"/>
                        <w:bottom w:val="none" w:sz="0" w:space="0" w:color="auto"/>
                        <w:right w:val="none" w:sz="0" w:space="0" w:color="auto"/>
                      </w:divBdr>
                    </w:div>
                  </w:divsChild>
                </w:div>
                <w:div w:id="416831254">
                  <w:marLeft w:val="0"/>
                  <w:marRight w:val="0"/>
                  <w:marTop w:val="0"/>
                  <w:marBottom w:val="0"/>
                  <w:divBdr>
                    <w:top w:val="none" w:sz="0" w:space="0" w:color="auto"/>
                    <w:left w:val="none" w:sz="0" w:space="0" w:color="auto"/>
                    <w:bottom w:val="none" w:sz="0" w:space="0" w:color="auto"/>
                    <w:right w:val="none" w:sz="0" w:space="0" w:color="auto"/>
                  </w:divBdr>
                  <w:divsChild>
                    <w:div w:id="1242523849">
                      <w:marLeft w:val="0"/>
                      <w:marRight w:val="0"/>
                      <w:marTop w:val="0"/>
                      <w:marBottom w:val="0"/>
                      <w:divBdr>
                        <w:top w:val="none" w:sz="0" w:space="0" w:color="auto"/>
                        <w:left w:val="none" w:sz="0" w:space="0" w:color="auto"/>
                        <w:bottom w:val="none" w:sz="0" w:space="0" w:color="auto"/>
                        <w:right w:val="none" w:sz="0" w:space="0" w:color="auto"/>
                      </w:divBdr>
                    </w:div>
                  </w:divsChild>
                </w:div>
                <w:div w:id="419176223">
                  <w:marLeft w:val="0"/>
                  <w:marRight w:val="0"/>
                  <w:marTop w:val="0"/>
                  <w:marBottom w:val="0"/>
                  <w:divBdr>
                    <w:top w:val="none" w:sz="0" w:space="0" w:color="auto"/>
                    <w:left w:val="none" w:sz="0" w:space="0" w:color="auto"/>
                    <w:bottom w:val="none" w:sz="0" w:space="0" w:color="auto"/>
                    <w:right w:val="none" w:sz="0" w:space="0" w:color="auto"/>
                  </w:divBdr>
                  <w:divsChild>
                    <w:div w:id="1186946359">
                      <w:marLeft w:val="0"/>
                      <w:marRight w:val="0"/>
                      <w:marTop w:val="0"/>
                      <w:marBottom w:val="0"/>
                      <w:divBdr>
                        <w:top w:val="none" w:sz="0" w:space="0" w:color="auto"/>
                        <w:left w:val="none" w:sz="0" w:space="0" w:color="auto"/>
                        <w:bottom w:val="none" w:sz="0" w:space="0" w:color="auto"/>
                        <w:right w:val="none" w:sz="0" w:space="0" w:color="auto"/>
                      </w:divBdr>
                    </w:div>
                  </w:divsChild>
                </w:div>
                <w:div w:id="425422077">
                  <w:marLeft w:val="0"/>
                  <w:marRight w:val="0"/>
                  <w:marTop w:val="0"/>
                  <w:marBottom w:val="0"/>
                  <w:divBdr>
                    <w:top w:val="none" w:sz="0" w:space="0" w:color="auto"/>
                    <w:left w:val="none" w:sz="0" w:space="0" w:color="auto"/>
                    <w:bottom w:val="none" w:sz="0" w:space="0" w:color="auto"/>
                    <w:right w:val="none" w:sz="0" w:space="0" w:color="auto"/>
                  </w:divBdr>
                  <w:divsChild>
                    <w:div w:id="1534686167">
                      <w:marLeft w:val="0"/>
                      <w:marRight w:val="0"/>
                      <w:marTop w:val="0"/>
                      <w:marBottom w:val="0"/>
                      <w:divBdr>
                        <w:top w:val="none" w:sz="0" w:space="0" w:color="auto"/>
                        <w:left w:val="none" w:sz="0" w:space="0" w:color="auto"/>
                        <w:bottom w:val="none" w:sz="0" w:space="0" w:color="auto"/>
                        <w:right w:val="none" w:sz="0" w:space="0" w:color="auto"/>
                      </w:divBdr>
                    </w:div>
                  </w:divsChild>
                </w:div>
                <w:div w:id="428627943">
                  <w:marLeft w:val="0"/>
                  <w:marRight w:val="0"/>
                  <w:marTop w:val="0"/>
                  <w:marBottom w:val="0"/>
                  <w:divBdr>
                    <w:top w:val="none" w:sz="0" w:space="0" w:color="auto"/>
                    <w:left w:val="none" w:sz="0" w:space="0" w:color="auto"/>
                    <w:bottom w:val="none" w:sz="0" w:space="0" w:color="auto"/>
                    <w:right w:val="none" w:sz="0" w:space="0" w:color="auto"/>
                  </w:divBdr>
                  <w:divsChild>
                    <w:div w:id="1818689697">
                      <w:marLeft w:val="0"/>
                      <w:marRight w:val="0"/>
                      <w:marTop w:val="0"/>
                      <w:marBottom w:val="0"/>
                      <w:divBdr>
                        <w:top w:val="none" w:sz="0" w:space="0" w:color="auto"/>
                        <w:left w:val="none" w:sz="0" w:space="0" w:color="auto"/>
                        <w:bottom w:val="none" w:sz="0" w:space="0" w:color="auto"/>
                        <w:right w:val="none" w:sz="0" w:space="0" w:color="auto"/>
                      </w:divBdr>
                    </w:div>
                  </w:divsChild>
                </w:div>
                <w:div w:id="430398487">
                  <w:marLeft w:val="0"/>
                  <w:marRight w:val="0"/>
                  <w:marTop w:val="0"/>
                  <w:marBottom w:val="0"/>
                  <w:divBdr>
                    <w:top w:val="none" w:sz="0" w:space="0" w:color="auto"/>
                    <w:left w:val="none" w:sz="0" w:space="0" w:color="auto"/>
                    <w:bottom w:val="none" w:sz="0" w:space="0" w:color="auto"/>
                    <w:right w:val="none" w:sz="0" w:space="0" w:color="auto"/>
                  </w:divBdr>
                  <w:divsChild>
                    <w:div w:id="631637640">
                      <w:marLeft w:val="0"/>
                      <w:marRight w:val="0"/>
                      <w:marTop w:val="0"/>
                      <w:marBottom w:val="0"/>
                      <w:divBdr>
                        <w:top w:val="none" w:sz="0" w:space="0" w:color="auto"/>
                        <w:left w:val="none" w:sz="0" w:space="0" w:color="auto"/>
                        <w:bottom w:val="none" w:sz="0" w:space="0" w:color="auto"/>
                        <w:right w:val="none" w:sz="0" w:space="0" w:color="auto"/>
                      </w:divBdr>
                    </w:div>
                  </w:divsChild>
                </w:div>
                <w:div w:id="439222494">
                  <w:marLeft w:val="0"/>
                  <w:marRight w:val="0"/>
                  <w:marTop w:val="0"/>
                  <w:marBottom w:val="0"/>
                  <w:divBdr>
                    <w:top w:val="none" w:sz="0" w:space="0" w:color="auto"/>
                    <w:left w:val="none" w:sz="0" w:space="0" w:color="auto"/>
                    <w:bottom w:val="none" w:sz="0" w:space="0" w:color="auto"/>
                    <w:right w:val="none" w:sz="0" w:space="0" w:color="auto"/>
                  </w:divBdr>
                  <w:divsChild>
                    <w:div w:id="587664118">
                      <w:marLeft w:val="0"/>
                      <w:marRight w:val="0"/>
                      <w:marTop w:val="0"/>
                      <w:marBottom w:val="0"/>
                      <w:divBdr>
                        <w:top w:val="none" w:sz="0" w:space="0" w:color="auto"/>
                        <w:left w:val="none" w:sz="0" w:space="0" w:color="auto"/>
                        <w:bottom w:val="none" w:sz="0" w:space="0" w:color="auto"/>
                        <w:right w:val="none" w:sz="0" w:space="0" w:color="auto"/>
                      </w:divBdr>
                    </w:div>
                  </w:divsChild>
                </w:div>
                <w:div w:id="439646223">
                  <w:marLeft w:val="0"/>
                  <w:marRight w:val="0"/>
                  <w:marTop w:val="0"/>
                  <w:marBottom w:val="0"/>
                  <w:divBdr>
                    <w:top w:val="none" w:sz="0" w:space="0" w:color="auto"/>
                    <w:left w:val="none" w:sz="0" w:space="0" w:color="auto"/>
                    <w:bottom w:val="none" w:sz="0" w:space="0" w:color="auto"/>
                    <w:right w:val="none" w:sz="0" w:space="0" w:color="auto"/>
                  </w:divBdr>
                  <w:divsChild>
                    <w:div w:id="150872167">
                      <w:marLeft w:val="0"/>
                      <w:marRight w:val="0"/>
                      <w:marTop w:val="0"/>
                      <w:marBottom w:val="0"/>
                      <w:divBdr>
                        <w:top w:val="none" w:sz="0" w:space="0" w:color="auto"/>
                        <w:left w:val="none" w:sz="0" w:space="0" w:color="auto"/>
                        <w:bottom w:val="none" w:sz="0" w:space="0" w:color="auto"/>
                        <w:right w:val="none" w:sz="0" w:space="0" w:color="auto"/>
                      </w:divBdr>
                    </w:div>
                  </w:divsChild>
                </w:div>
                <w:div w:id="450323224">
                  <w:marLeft w:val="0"/>
                  <w:marRight w:val="0"/>
                  <w:marTop w:val="0"/>
                  <w:marBottom w:val="0"/>
                  <w:divBdr>
                    <w:top w:val="none" w:sz="0" w:space="0" w:color="auto"/>
                    <w:left w:val="none" w:sz="0" w:space="0" w:color="auto"/>
                    <w:bottom w:val="none" w:sz="0" w:space="0" w:color="auto"/>
                    <w:right w:val="none" w:sz="0" w:space="0" w:color="auto"/>
                  </w:divBdr>
                  <w:divsChild>
                    <w:div w:id="560286352">
                      <w:marLeft w:val="0"/>
                      <w:marRight w:val="0"/>
                      <w:marTop w:val="0"/>
                      <w:marBottom w:val="0"/>
                      <w:divBdr>
                        <w:top w:val="none" w:sz="0" w:space="0" w:color="auto"/>
                        <w:left w:val="none" w:sz="0" w:space="0" w:color="auto"/>
                        <w:bottom w:val="none" w:sz="0" w:space="0" w:color="auto"/>
                        <w:right w:val="none" w:sz="0" w:space="0" w:color="auto"/>
                      </w:divBdr>
                    </w:div>
                  </w:divsChild>
                </w:div>
                <w:div w:id="463280469">
                  <w:marLeft w:val="0"/>
                  <w:marRight w:val="0"/>
                  <w:marTop w:val="0"/>
                  <w:marBottom w:val="0"/>
                  <w:divBdr>
                    <w:top w:val="none" w:sz="0" w:space="0" w:color="auto"/>
                    <w:left w:val="none" w:sz="0" w:space="0" w:color="auto"/>
                    <w:bottom w:val="none" w:sz="0" w:space="0" w:color="auto"/>
                    <w:right w:val="none" w:sz="0" w:space="0" w:color="auto"/>
                  </w:divBdr>
                  <w:divsChild>
                    <w:div w:id="1307855581">
                      <w:marLeft w:val="0"/>
                      <w:marRight w:val="0"/>
                      <w:marTop w:val="0"/>
                      <w:marBottom w:val="0"/>
                      <w:divBdr>
                        <w:top w:val="none" w:sz="0" w:space="0" w:color="auto"/>
                        <w:left w:val="none" w:sz="0" w:space="0" w:color="auto"/>
                        <w:bottom w:val="none" w:sz="0" w:space="0" w:color="auto"/>
                        <w:right w:val="none" w:sz="0" w:space="0" w:color="auto"/>
                      </w:divBdr>
                    </w:div>
                  </w:divsChild>
                </w:div>
                <w:div w:id="474687857">
                  <w:marLeft w:val="0"/>
                  <w:marRight w:val="0"/>
                  <w:marTop w:val="0"/>
                  <w:marBottom w:val="0"/>
                  <w:divBdr>
                    <w:top w:val="none" w:sz="0" w:space="0" w:color="auto"/>
                    <w:left w:val="none" w:sz="0" w:space="0" w:color="auto"/>
                    <w:bottom w:val="none" w:sz="0" w:space="0" w:color="auto"/>
                    <w:right w:val="none" w:sz="0" w:space="0" w:color="auto"/>
                  </w:divBdr>
                  <w:divsChild>
                    <w:div w:id="811212166">
                      <w:marLeft w:val="0"/>
                      <w:marRight w:val="0"/>
                      <w:marTop w:val="0"/>
                      <w:marBottom w:val="0"/>
                      <w:divBdr>
                        <w:top w:val="none" w:sz="0" w:space="0" w:color="auto"/>
                        <w:left w:val="none" w:sz="0" w:space="0" w:color="auto"/>
                        <w:bottom w:val="none" w:sz="0" w:space="0" w:color="auto"/>
                        <w:right w:val="none" w:sz="0" w:space="0" w:color="auto"/>
                      </w:divBdr>
                    </w:div>
                  </w:divsChild>
                </w:div>
                <w:div w:id="476412123">
                  <w:marLeft w:val="0"/>
                  <w:marRight w:val="0"/>
                  <w:marTop w:val="0"/>
                  <w:marBottom w:val="0"/>
                  <w:divBdr>
                    <w:top w:val="none" w:sz="0" w:space="0" w:color="auto"/>
                    <w:left w:val="none" w:sz="0" w:space="0" w:color="auto"/>
                    <w:bottom w:val="none" w:sz="0" w:space="0" w:color="auto"/>
                    <w:right w:val="none" w:sz="0" w:space="0" w:color="auto"/>
                  </w:divBdr>
                  <w:divsChild>
                    <w:div w:id="2113471666">
                      <w:marLeft w:val="0"/>
                      <w:marRight w:val="0"/>
                      <w:marTop w:val="0"/>
                      <w:marBottom w:val="0"/>
                      <w:divBdr>
                        <w:top w:val="none" w:sz="0" w:space="0" w:color="auto"/>
                        <w:left w:val="none" w:sz="0" w:space="0" w:color="auto"/>
                        <w:bottom w:val="none" w:sz="0" w:space="0" w:color="auto"/>
                        <w:right w:val="none" w:sz="0" w:space="0" w:color="auto"/>
                      </w:divBdr>
                    </w:div>
                  </w:divsChild>
                </w:div>
                <w:div w:id="487870287">
                  <w:marLeft w:val="0"/>
                  <w:marRight w:val="0"/>
                  <w:marTop w:val="0"/>
                  <w:marBottom w:val="0"/>
                  <w:divBdr>
                    <w:top w:val="none" w:sz="0" w:space="0" w:color="auto"/>
                    <w:left w:val="none" w:sz="0" w:space="0" w:color="auto"/>
                    <w:bottom w:val="none" w:sz="0" w:space="0" w:color="auto"/>
                    <w:right w:val="none" w:sz="0" w:space="0" w:color="auto"/>
                  </w:divBdr>
                  <w:divsChild>
                    <w:div w:id="1838034070">
                      <w:marLeft w:val="0"/>
                      <w:marRight w:val="0"/>
                      <w:marTop w:val="0"/>
                      <w:marBottom w:val="0"/>
                      <w:divBdr>
                        <w:top w:val="none" w:sz="0" w:space="0" w:color="auto"/>
                        <w:left w:val="none" w:sz="0" w:space="0" w:color="auto"/>
                        <w:bottom w:val="none" w:sz="0" w:space="0" w:color="auto"/>
                        <w:right w:val="none" w:sz="0" w:space="0" w:color="auto"/>
                      </w:divBdr>
                    </w:div>
                  </w:divsChild>
                </w:div>
                <w:div w:id="491289471">
                  <w:marLeft w:val="0"/>
                  <w:marRight w:val="0"/>
                  <w:marTop w:val="0"/>
                  <w:marBottom w:val="0"/>
                  <w:divBdr>
                    <w:top w:val="none" w:sz="0" w:space="0" w:color="auto"/>
                    <w:left w:val="none" w:sz="0" w:space="0" w:color="auto"/>
                    <w:bottom w:val="none" w:sz="0" w:space="0" w:color="auto"/>
                    <w:right w:val="none" w:sz="0" w:space="0" w:color="auto"/>
                  </w:divBdr>
                  <w:divsChild>
                    <w:div w:id="966398254">
                      <w:marLeft w:val="0"/>
                      <w:marRight w:val="0"/>
                      <w:marTop w:val="0"/>
                      <w:marBottom w:val="0"/>
                      <w:divBdr>
                        <w:top w:val="none" w:sz="0" w:space="0" w:color="auto"/>
                        <w:left w:val="none" w:sz="0" w:space="0" w:color="auto"/>
                        <w:bottom w:val="none" w:sz="0" w:space="0" w:color="auto"/>
                        <w:right w:val="none" w:sz="0" w:space="0" w:color="auto"/>
                      </w:divBdr>
                    </w:div>
                  </w:divsChild>
                </w:div>
                <w:div w:id="497354702">
                  <w:marLeft w:val="0"/>
                  <w:marRight w:val="0"/>
                  <w:marTop w:val="0"/>
                  <w:marBottom w:val="0"/>
                  <w:divBdr>
                    <w:top w:val="none" w:sz="0" w:space="0" w:color="auto"/>
                    <w:left w:val="none" w:sz="0" w:space="0" w:color="auto"/>
                    <w:bottom w:val="none" w:sz="0" w:space="0" w:color="auto"/>
                    <w:right w:val="none" w:sz="0" w:space="0" w:color="auto"/>
                  </w:divBdr>
                  <w:divsChild>
                    <w:div w:id="961157052">
                      <w:marLeft w:val="0"/>
                      <w:marRight w:val="0"/>
                      <w:marTop w:val="0"/>
                      <w:marBottom w:val="0"/>
                      <w:divBdr>
                        <w:top w:val="none" w:sz="0" w:space="0" w:color="auto"/>
                        <w:left w:val="none" w:sz="0" w:space="0" w:color="auto"/>
                        <w:bottom w:val="none" w:sz="0" w:space="0" w:color="auto"/>
                        <w:right w:val="none" w:sz="0" w:space="0" w:color="auto"/>
                      </w:divBdr>
                    </w:div>
                  </w:divsChild>
                </w:div>
                <w:div w:id="508645202">
                  <w:marLeft w:val="0"/>
                  <w:marRight w:val="0"/>
                  <w:marTop w:val="0"/>
                  <w:marBottom w:val="0"/>
                  <w:divBdr>
                    <w:top w:val="none" w:sz="0" w:space="0" w:color="auto"/>
                    <w:left w:val="none" w:sz="0" w:space="0" w:color="auto"/>
                    <w:bottom w:val="none" w:sz="0" w:space="0" w:color="auto"/>
                    <w:right w:val="none" w:sz="0" w:space="0" w:color="auto"/>
                  </w:divBdr>
                  <w:divsChild>
                    <w:div w:id="121852117">
                      <w:marLeft w:val="0"/>
                      <w:marRight w:val="0"/>
                      <w:marTop w:val="0"/>
                      <w:marBottom w:val="0"/>
                      <w:divBdr>
                        <w:top w:val="none" w:sz="0" w:space="0" w:color="auto"/>
                        <w:left w:val="none" w:sz="0" w:space="0" w:color="auto"/>
                        <w:bottom w:val="none" w:sz="0" w:space="0" w:color="auto"/>
                        <w:right w:val="none" w:sz="0" w:space="0" w:color="auto"/>
                      </w:divBdr>
                    </w:div>
                  </w:divsChild>
                </w:div>
                <w:div w:id="511263538">
                  <w:marLeft w:val="0"/>
                  <w:marRight w:val="0"/>
                  <w:marTop w:val="0"/>
                  <w:marBottom w:val="0"/>
                  <w:divBdr>
                    <w:top w:val="none" w:sz="0" w:space="0" w:color="auto"/>
                    <w:left w:val="none" w:sz="0" w:space="0" w:color="auto"/>
                    <w:bottom w:val="none" w:sz="0" w:space="0" w:color="auto"/>
                    <w:right w:val="none" w:sz="0" w:space="0" w:color="auto"/>
                  </w:divBdr>
                  <w:divsChild>
                    <w:div w:id="458032983">
                      <w:marLeft w:val="0"/>
                      <w:marRight w:val="0"/>
                      <w:marTop w:val="0"/>
                      <w:marBottom w:val="0"/>
                      <w:divBdr>
                        <w:top w:val="none" w:sz="0" w:space="0" w:color="auto"/>
                        <w:left w:val="none" w:sz="0" w:space="0" w:color="auto"/>
                        <w:bottom w:val="none" w:sz="0" w:space="0" w:color="auto"/>
                        <w:right w:val="none" w:sz="0" w:space="0" w:color="auto"/>
                      </w:divBdr>
                    </w:div>
                  </w:divsChild>
                </w:div>
                <w:div w:id="539362488">
                  <w:marLeft w:val="0"/>
                  <w:marRight w:val="0"/>
                  <w:marTop w:val="0"/>
                  <w:marBottom w:val="0"/>
                  <w:divBdr>
                    <w:top w:val="none" w:sz="0" w:space="0" w:color="auto"/>
                    <w:left w:val="none" w:sz="0" w:space="0" w:color="auto"/>
                    <w:bottom w:val="none" w:sz="0" w:space="0" w:color="auto"/>
                    <w:right w:val="none" w:sz="0" w:space="0" w:color="auto"/>
                  </w:divBdr>
                  <w:divsChild>
                    <w:div w:id="2024740326">
                      <w:marLeft w:val="0"/>
                      <w:marRight w:val="0"/>
                      <w:marTop w:val="0"/>
                      <w:marBottom w:val="0"/>
                      <w:divBdr>
                        <w:top w:val="none" w:sz="0" w:space="0" w:color="auto"/>
                        <w:left w:val="none" w:sz="0" w:space="0" w:color="auto"/>
                        <w:bottom w:val="none" w:sz="0" w:space="0" w:color="auto"/>
                        <w:right w:val="none" w:sz="0" w:space="0" w:color="auto"/>
                      </w:divBdr>
                    </w:div>
                  </w:divsChild>
                </w:div>
                <w:div w:id="541409320">
                  <w:marLeft w:val="0"/>
                  <w:marRight w:val="0"/>
                  <w:marTop w:val="0"/>
                  <w:marBottom w:val="0"/>
                  <w:divBdr>
                    <w:top w:val="none" w:sz="0" w:space="0" w:color="auto"/>
                    <w:left w:val="none" w:sz="0" w:space="0" w:color="auto"/>
                    <w:bottom w:val="none" w:sz="0" w:space="0" w:color="auto"/>
                    <w:right w:val="none" w:sz="0" w:space="0" w:color="auto"/>
                  </w:divBdr>
                  <w:divsChild>
                    <w:div w:id="114760653">
                      <w:marLeft w:val="0"/>
                      <w:marRight w:val="0"/>
                      <w:marTop w:val="0"/>
                      <w:marBottom w:val="0"/>
                      <w:divBdr>
                        <w:top w:val="none" w:sz="0" w:space="0" w:color="auto"/>
                        <w:left w:val="none" w:sz="0" w:space="0" w:color="auto"/>
                        <w:bottom w:val="none" w:sz="0" w:space="0" w:color="auto"/>
                        <w:right w:val="none" w:sz="0" w:space="0" w:color="auto"/>
                      </w:divBdr>
                    </w:div>
                  </w:divsChild>
                </w:div>
                <w:div w:id="555972812">
                  <w:marLeft w:val="0"/>
                  <w:marRight w:val="0"/>
                  <w:marTop w:val="0"/>
                  <w:marBottom w:val="0"/>
                  <w:divBdr>
                    <w:top w:val="none" w:sz="0" w:space="0" w:color="auto"/>
                    <w:left w:val="none" w:sz="0" w:space="0" w:color="auto"/>
                    <w:bottom w:val="none" w:sz="0" w:space="0" w:color="auto"/>
                    <w:right w:val="none" w:sz="0" w:space="0" w:color="auto"/>
                  </w:divBdr>
                  <w:divsChild>
                    <w:div w:id="1879388698">
                      <w:marLeft w:val="0"/>
                      <w:marRight w:val="0"/>
                      <w:marTop w:val="0"/>
                      <w:marBottom w:val="0"/>
                      <w:divBdr>
                        <w:top w:val="none" w:sz="0" w:space="0" w:color="auto"/>
                        <w:left w:val="none" w:sz="0" w:space="0" w:color="auto"/>
                        <w:bottom w:val="none" w:sz="0" w:space="0" w:color="auto"/>
                        <w:right w:val="none" w:sz="0" w:space="0" w:color="auto"/>
                      </w:divBdr>
                    </w:div>
                  </w:divsChild>
                </w:div>
                <w:div w:id="570309720">
                  <w:marLeft w:val="0"/>
                  <w:marRight w:val="0"/>
                  <w:marTop w:val="0"/>
                  <w:marBottom w:val="0"/>
                  <w:divBdr>
                    <w:top w:val="none" w:sz="0" w:space="0" w:color="auto"/>
                    <w:left w:val="none" w:sz="0" w:space="0" w:color="auto"/>
                    <w:bottom w:val="none" w:sz="0" w:space="0" w:color="auto"/>
                    <w:right w:val="none" w:sz="0" w:space="0" w:color="auto"/>
                  </w:divBdr>
                  <w:divsChild>
                    <w:div w:id="901019497">
                      <w:marLeft w:val="0"/>
                      <w:marRight w:val="0"/>
                      <w:marTop w:val="0"/>
                      <w:marBottom w:val="0"/>
                      <w:divBdr>
                        <w:top w:val="none" w:sz="0" w:space="0" w:color="auto"/>
                        <w:left w:val="none" w:sz="0" w:space="0" w:color="auto"/>
                        <w:bottom w:val="none" w:sz="0" w:space="0" w:color="auto"/>
                        <w:right w:val="none" w:sz="0" w:space="0" w:color="auto"/>
                      </w:divBdr>
                    </w:div>
                  </w:divsChild>
                </w:div>
                <w:div w:id="575669730">
                  <w:marLeft w:val="0"/>
                  <w:marRight w:val="0"/>
                  <w:marTop w:val="0"/>
                  <w:marBottom w:val="0"/>
                  <w:divBdr>
                    <w:top w:val="none" w:sz="0" w:space="0" w:color="auto"/>
                    <w:left w:val="none" w:sz="0" w:space="0" w:color="auto"/>
                    <w:bottom w:val="none" w:sz="0" w:space="0" w:color="auto"/>
                    <w:right w:val="none" w:sz="0" w:space="0" w:color="auto"/>
                  </w:divBdr>
                  <w:divsChild>
                    <w:div w:id="1229462050">
                      <w:marLeft w:val="0"/>
                      <w:marRight w:val="0"/>
                      <w:marTop w:val="0"/>
                      <w:marBottom w:val="0"/>
                      <w:divBdr>
                        <w:top w:val="none" w:sz="0" w:space="0" w:color="auto"/>
                        <w:left w:val="none" w:sz="0" w:space="0" w:color="auto"/>
                        <w:bottom w:val="none" w:sz="0" w:space="0" w:color="auto"/>
                        <w:right w:val="none" w:sz="0" w:space="0" w:color="auto"/>
                      </w:divBdr>
                    </w:div>
                  </w:divsChild>
                </w:div>
                <w:div w:id="595672710">
                  <w:marLeft w:val="0"/>
                  <w:marRight w:val="0"/>
                  <w:marTop w:val="0"/>
                  <w:marBottom w:val="0"/>
                  <w:divBdr>
                    <w:top w:val="none" w:sz="0" w:space="0" w:color="auto"/>
                    <w:left w:val="none" w:sz="0" w:space="0" w:color="auto"/>
                    <w:bottom w:val="none" w:sz="0" w:space="0" w:color="auto"/>
                    <w:right w:val="none" w:sz="0" w:space="0" w:color="auto"/>
                  </w:divBdr>
                  <w:divsChild>
                    <w:div w:id="274291159">
                      <w:marLeft w:val="0"/>
                      <w:marRight w:val="0"/>
                      <w:marTop w:val="0"/>
                      <w:marBottom w:val="0"/>
                      <w:divBdr>
                        <w:top w:val="none" w:sz="0" w:space="0" w:color="auto"/>
                        <w:left w:val="none" w:sz="0" w:space="0" w:color="auto"/>
                        <w:bottom w:val="none" w:sz="0" w:space="0" w:color="auto"/>
                        <w:right w:val="none" w:sz="0" w:space="0" w:color="auto"/>
                      </w:divBdr>
                    </w:div>
                  </w:divsChild>
                </w:div>
                <w:div w:id="599068277">
                  <w:marLeft w:val="0"/>
                  <w:marRight w:val="0"/>
                  <w:marTop w:val="0"/>
                  <w:marBottom w:val="0"/>
                  <w:divBdr>
                    <w:top w:val="none" w:sz="0" w:space="0" w:color="auto"/>
                    <w:left w:val="none" w:sz="0" w:space="0" w:color="auto"/>
                    <w:bottom w:val="none" w:sz="0" w:space="0" w:color="auto"/>
                    <w:right w:val="none" w:sz="0" w:space="0" w:color="auto"/>
                  </w:divBdr>
                  <w:divsChild>
                    <w:div w:id="1757481402">
                      <w:marLeft w:val="0"/>
                      <w:marRight w:val="0"/>
                      <w:marTop w:val="0"/>
                      <w:marBottom w:val="0"/>
                      <w:divBdr>
                        <w:top w:val="none" w:sz="0" w:space="0" w:color="auto"/>
                        <w:left w:val="none" w:sz="0" w:space="0" w:color="auto"/>
                        <w:bottom w:val="none" w:sz="0" w:space="0" w:color="auto"/>
                        <w:right w:val="none" w:sz="0" w:space="0" w:color="auto"/>
                      </w:divBdr>
                    </w:div>
                  </w:divsChild>
                </w:div>
                <w:div w:id="611401269">
                  <w:marLeft w:val="0"/>
                  <w:marRight w:val="0"/>
                  <w:marTop w:val="0"/>
                  <w:marBottom w:val="0"/>
                  <w:divBdr>
                    <w:top w:val="none" w:sz="0" w:space="0" w:color="auto"/>
                    <w:left w:val="none" w:sz="0" w:space="0" w:color="auto"/>
                    <w:bottom w:val="none" w:sz="0" w:space="0" w:color="auto"/>
                    <w:right w:val="none" w:sz="0" w:space="0" w:color="auto"/>
                  </w:divBdr>
                  <w:divsChild>
                    <w:div w:id="1733305901">
                      <w:marLeft w:val="0"/>
                      <w:marRight w:val="0"/>
                      <w:marTop w:val="0"/>
                      <w:marBottom w:val="0"/>
                      <w:divBdr>
                        <w:top w:val="none" w:sz="0" w:space="0" w:color="auto"/>
                        <w:left w:val="none" w:sz="0" w:space="0" w:color="auto"/>
                        <w:bottom w:val="none" w:sz="0" w:space="0" w:color="auto"/>
                        <w:right w:val="none" w:sz="0" w:space="0" w:color="auto"/>
                      </w:divBdr>
                    </w:div>
                  </w:divsChild>
                </w:div>
                <w:div w:id="612903556">
                  <w:marLeft w:val="0"/>
                  <w:marRight w:val="0"/>
                  <w:marTop w:val="0"/>
                  <w:marBottom w:val="0"/>
                  <w:divBdr>
                    <w:top w:val="none" w:sz="0" w:space="0" w:color="auto"/>
                    <w:left w:val="none" w:sz="0" w:space="0" w:color="auto"/>
                    <w:bottom w:val="none" w:sz="0" w:space="0" w:color="auto"/>
                    <w:right w:val="none" w:sz="0" w:space="0" w:color="auto"/>
                  </w:divBdr>
                  <w:divsChild>
                    <w:div w:id="335811596">
                      <w:marLeft w:val="0"/>
                      <w:marRight w:val="0"/>
                      <w:marTop w:val="0"/>
                      <w:marBottom w:val="0"/>
                      <w:divBdr>
                        <w:top w:val="none" w:sz="0" w:space="0" w:color="auto"/>
                        <w:left w:val="none" w:sz="0" w:space="0" w:color="auto"/>
                        <w:bottom w:val="none" w:sz="0" w:space="0" w:color="auto"/>
                        <w:right w:val="none" w:sz="0" w:space="0" w:color="auto"/>
                      </w:divBdr>
                    </w:div>
                    <w:div w:id="1604336543">
                      <w:marLeft w:val="0"/>
                      <w:marRight w:val="0"/>
                      <w:marTop w:val="0"/>
                      <w:marBottom w:val="0"/>
                      <w:divBdr>
                        <w:top w:val="none" w:sz="0" w:space="0" w:color="auto"/>
                        <w:left w:val="none" w:sz="0" w:space="0" w:color="auto"/>
                        <w:bottom w:val="none" w:sz="0" w:space="0" w:color="auto"/>
                        <w:right w:val="none" w:sz="0" w:space="0" w:color="auto"/>
                      </w:divBdr>
                    </w:div>
                    <w:div w:id="1685589113">
                      <w:marLeft w:val="0"/>
                      <w:marRight w:val="0"/>
                      <w:marTop w:val="0"/>
                      <w:marBottom w:val="0"/>
                      <w:divBdr>
                        <w:top w:val="none" w:sz="0" w:space="0" w:color="auto"/>
                        <w:left w:val="none" w:sz="0" w:space="0" w:color="auto"/>
                        <w:bottom w:val="none" w:sz="0" w:space="0" w:color="auto"/>
                        <w:right w:val="none" w:sz="0" w:space="0" w:color="auto"/>
                      </w:divBdr>
                    </w:div>
                  </w:divsChild>
                </w:div>
                <w:div w:id="619382227">
                  <w:marLeft w:val="0"/>
                  <w:marRight w:val="0"/>
                  <w:marTop w:val="0"/>
                  <w:marBottom w:val="0"/>
                  <w:divBdr>
                    <w:top w:val="none" w:sz="0" w:space="0" w:color="auto"/>
                    <w:left w:val="none" w:sz="0" w:space="0" w:color="auto"/>
                    <w:bottom w:val="none" w:sz="0" w:space="0" w:color="auto"/>
                    <w:right w:val="none" w:sz="0" w:space="0" w:color="auto"/>
                  </w:divBdr>
                  <w:divsChild>
                    <w:div w:id="214506172">
                      <w:marLeft w:val="0"/>
                      <w:marRight w:val="0"/>
                      <w:marTop w:val="0"/>
                      <w:marBottom w:val="0"/>
                      <w:divBdr>
                        <w:top w:val="none" w:sz="0" w:space="0" w:color="auto"/>
                        <w:left w:val="none" w:sz="0" w:space="0" w:color="auto"/>
                        <w:bottom w:val="none" w:sz="0" w:space="0" w:color="auto"/>
                        <w:right w:val="none" w:sz="0" w:space="0" w:color="auto"/>
                      </w:divBdr>
                    </w:div>
                  </w:divsChild>
                </w:div>
                <w:div w:id="622273596">
                  <w:marLeft w:val="0"/>
                  <w:marRight w:val="0"/>
                  <w:marTop w:val="0"/>
                  <w:marBottom w:val="0"/>
                  <w:divBdr>
                    <w:top w:val="none" w:sz="0" w:space="0" w:color="auto"/>
                    <w:left w:val="none" w:sz="0" w:space="0" w:color="auto"/>
                    <w:bottom w:val="none" w:sz="0" w:space="0" w:color="auto"/>
                    <w:right w:val="none" w:sz="0" w:space="0" w:color="auto"/>
                  </w:divBdr>
                  <w:divsChild>
                    <w:div w:id="790830663">
                      <w:marLeft w:val="0"/>
                      <w:marRight w:val="0"/>
                      <w:marTop w:val="0"/>
                      <w:marBottom w:val="0"/>
                      <w:divBdr>
                        <w:top w:val="none" w:sz="0" w:space="0" w:color="auto"/>
                        <w:left w:val="none" w:sz="0" w:space="0" w:color="auto"/>
                        <w:bottom w:val="none" w:sz="0" w:space="0" w:color="auto"/>
                        <w:right w:val="none" w:sz="0" w:space="0" w:color="auto"/>
                      </w:divBdr>
                    </w:div>
                  </w:divsChild>
                </w:div>
                <w:div w:id="636027991">
                  <w:marLeft w:val="0"/>
                  <w:marRight w:val="0"/>
                  <w:marTop w:val="0"/>
                  <w:marBottom w:val="0"/>
                  <w:divBdr>
                    <w:top w:val="none" w:sz="0" w:space="0" w:color="auto"/>
                    <w:left w:val="none" w:sz="0" w:space="0" w:color="auto"/>
                    <w:bottom w:val="none" w:sz="0" w:space="0" w:color="auto"/>
                    <w:right w:val="none" w:sz="0" w:space="0" w:color="auto"/>
                  </w:divBdr>
                  <w:divsChild>
                    <w:div w:id="1013847746">
                      <w:marLeft w:val="0"/>
                      <w:marRight w:val="0"/>
                      <w:marTop w:val="0"/>
                      <w:marBottom w:val="0"/>
                      <w:divBdr>
                        <w:top w:val="none" w:sz="0" w:space="0" w:color="auto"/>
                        <w:left w:val="none" w:sz="0" w:space="0" w:color="auto"/>
                        <w:bottom w:val="none" w:sz="0" w:space="0" w:color="auto"/>
                        <w:right w:val="none" w:sz="0" w:space="0" w:color="auto"/>
                      </w:divBdr>
                    </w:div>
                  </w:divsChild>
                </w:div>
                <w:div w:id="638195702">
                  <w:marLeft w:val="0"/>
                  <w:marRight w:val="0"/>
                  <w:marTop w:val="0"/>
                  <w:marBottom w:val="0"/>
                  <w:divBdr>
                    <w:top w:val="none" w:sz="0" w:space="0" w:color="auto"/>
                    <w:left w:val="none" w:sz="0" w:space="0" w:color="auto"/>
                    <w:bottom w:val="none" w:sz="0" w:space="0" w:color="auto"/>
                    <w:right w:val="none" w:sz="0" w:space="0" w:color="auto"/>
                  </w:divBdr>
                  <w:divsChild>
                    <w:div w:id="1688091530">
                      <w:marLeft w:val="0"/>
                      <w:marRight w:val="0"/>
                      <w:marTop w:val="0"/>
                      <w:marBottom w:val="0"/>
                      <w:divBdr>
                        <w:top w:val="none" w:sz="0" w:space="0" w:color="auto"/>
                        <w:left w:val="none" w:sz="0" w:space="0" w:color="auto"/>
                        <w:bottom w:val="none" w:sz="0" w:space="0" w:color="auto"/>
                        <w:right w:val="none" w:sz="0" w:space="0" w:color="auto"/>
                      </w:divBdr>
                    </w:div>
                  </w:divsChild>
                </w:div>
                <w:div w:id="646590479">
                  <w:marLeft w:val="0"/>
                  <w:marRight w:val="0"/>
                  <w:marTop w:val="0"/>
                  <w:marBottom w:val="0"/>
                  <w:divBdr>
                    <w:top w:val="none" w:sz="0" w:space="0" w:color="auto"/>
                    <w:left w:val="none" w:sz="0" w:space="0" w:color="auto"/>
                    <w:bottom w:val="none" w:sz="0" w:space="0" w:color="auto"/>
                    <w:right w:val="none" w:sz="0" w:space="0" w:color="auto"/>
                  </w:divBdr>
                  <w:divsChild>
                    <w:div w:id="678509223">
                      <w:marLeft w:val="0"/>
                      <w:marRight w:val="0"/>
                      <w:marTop w:val="0"/>
                      <w:marBottom w:val="0"/>
                      <w:divBdr>
                        <w:top w:val="none" w:sz="0" w:space="0" w:color="auto"/>
                        <w:left w:val="none" w:sz="0" w:space="0" w:color="auto"/>
                        <w:bottom w:val="none" w:sz="0" w:space="0" w:color="auto"/>
                        <w:right w:val="none" w:sz="0" w:space="0" w:color="auto"/>
                      </w:divBdr>
                    </w:div>
                  </w:divsChild>
                </w:div>
                <w:div w:id="647436904">
                  <w:marLeft w:val="0"/>
                  <w:marRight w:val="0"/>
                  <w:marTop w:val="0"/>
                  <w:marBottom w:val="0"/>
                  <w:divBdr>
                    <w:top w:val="none" w:sz="0" w:space="0" w:color="auto"/>
                    <w:left w:val="none" w:sz="0" w:space="0" w:color="auto"/>
                    <w:bottom w:val="none" w:sz="0" w:space="0" w:color="auto"/>
                    <w:right w:val="none" w:sz="0" w:space="0" w:color="auto"/>
                  </w:divBdr>
                  <w:divsChild>
                    <w:div w:id="2133670080">
                      <w:marLeft w:val="0"/>
                      <w:marRight w:val="0"/>
                      <w:marTop w:val="0"/>
                      <w:marBottom w:val="0"/>
                      <w:divBdr>
                        <w:top w:val="none" w:sz="0" w:space="0" w:color="auto"/>
                        <w:left w:val="none" w:sz="0" w:space="0" w:color="auto"/>
                        <w:bottom w:val="none" w:sz="0" w:space="0" w:color="auto"/>
                        <w:right w:val="none" w:sz="0" w:space="0" w:color="auto"/>
                      </w:divBdr>
                    </w:div>
                  </w:divsChild>
                </w:div>
                <w:div w:id="651955695">
                  <w:marLeft w:val="0"/>
                  <w:marRight w:val="0"/>
                  <w:marTop w:val="0"/>
                  <w:marBottom w:val="0"/>
                  <w:divBdr>
                    <w:top w:val="none" w:sz="0" w:space="0" w:color="auto"/>
                    <w:left w:val="none" w:sz="0" w:space="0" w:color="auto"/>
                    <w:bottom w:val="none" w:sz="0" w:space="0" w:color="auto"/>
                    <w:right w:val="none" w:sz="0" w:space="0" w:color="auto"/>
                  </w:divBdr>
                  <w:divsChild>
                    <w:div w:id="1347830076">
                      <w:marLeft w:val="0"/>
                      <w:marRight w:val="0"/>
                      <w:marTop w:val="0"/>
                      <w:marBottom w:val="0"/>
                      <w:divBdr>
                        <w:top w:val="none" w:sz="0" w:space="0" w:color="auto"/>
                        <w:left w:val="none" w:sz="0" w:space="0" w:color="auto"/>
                        <w:bottom w:val="none" w:sz="0" w:space="0" w:color="auto"/>
                        <w:right w:val="none" w:sz="0" w:space="0" w:color="auto"/>
                      </w:divBdr>
                    </w:div>
                  </w:divsChild>
                </w:div>
                <w:div w:id="652101121">
                  <w:marLeft w:val="0"/>
                  <w:marRight w:val="0"/>
                  <w:marTop w:val="0"/>
                  <w:marBottom w:val="0"/>
                  <w:divBdr>
                    <w:top w:val="none" w:sz="0" w:space="0" w:color="auto"/>
                    <w:left w:val="none" w:sz="0" w:space="0" w:color="auto"/>
                    <w:bottom w:val="none" w:sz="0" w:space="0" w:color="auto"/>
                    <w:right w:val="none" w:sz="0" w:space="0" w:color="auto"/>
                  </w:divBdr>
                  <w:divsChild>
                    <w:div w:id="1258949457">
                      <w:marLeft w:val="0"/>
                      <w:marRight w:val="0"/>
                      <w:marTop w:val="0"/>
                      <w:marBottom w:val="0"/>
                      <w:divBdr>
                        <w:top w:val="none" w:sz="0" w:space="0" w:color="auto"/>
                        <w:left w:val="none" w:sz="0" w:space="0" w:color="auto"/>
                        <w:bottom w:val="none" w:sz="0" w:space="0" w:color="auto"/>
                        <w:right w:val="none" w:sz="0" w:space="0" w:color="auto"/>
                      </w:divBdr>
                    </w:div>
                  </w:divsChild>
                </w:div>
                <w:div w:id="652639591">
                  <w:marLeft w:val="0"/>
                  <w:marRight w:val="0"/>
                  <w:marTop w:val="0"/>
                  <w:marBottom w:val="0"/>
                  <w:divBdr>
                    <w:top w:val="none" w:sz="0" w:space="0" w:color="auto"/>
                    <w:left w:val="none" w:sz="0" w:space="0" w:color="auto"/>
                    <w:bottom w:val="none" w:sz="0" w:space="0" w:color="auto"/>
                    <w:right w:val="none" w:sz="0" w:space="0" w:color="auto"/>
                  </w:divBdr>
                  <w:divsChild>
                    <w:div w:id="67895507">
                      <w:marLeft w:val="0"/>
                      <w:marRight w:val="0"/>
                      <w:marTop w:val="0"/>
                      <w:marBottom w:val="0"/>
                      <w:divBdr>
                        <w:top w:val="none" w:sz="0" w:space="0" w:color="auto"/>
                        <w:left w:val="none" w:sz="0" w:space="0" w:color="auto"/>
                        <w:bottom w:val="none" w:sz="0" w:space="0" w:color="auto"/>
                        <w:right w:val="none" w:sz="0" w:space="0" w:color="auto"/>
                      </w:divBdr>
                    </w:div>
                  </w:divsChild>
                </w:div>
                <w:div w:id="657464130">
                  <w:marLeft w:val="0"/>
                  <w:marRight w:val="0"/>
                  <w:marTop w:val="0"/>
                  <w:marBottom w:val="0"/>
                  <w:divBdr>
                    <w:top w:val="none" w:sz="0" w:space="0" w:color="auto"/>
                    <w:left w:val="none" w:sz="0" w:space="0" w:color="auto"/>
                    <w:bottom w:val="none" w:sz="0" w:space="0" w:color="auto"/>
                    <w:right w:val="none" w:sz="0" w:space="0" w:color="auto"/>
                  </w:divBdr>
                  <w:divsChild>
                    <w:div w:id="826826933">
                      <w:marLeft w:val="0"/>
                      <w:marRight w:val="0"/>
                      <w:marTop w:val="0"/>
                      <w:marBottom w:val="0"/>
                      <w:divBdr>
                        <w:top w:val="none" w:sz="0" w:space="0" w:color="auto"/>
                        <w:left w:val="none" w:sz="0" w:space="0" w:color="auto"/>
                        <w:bottom w:val="none" w:sz="0" w:space="0" w:color="auto"/>
                        <w:right w:val="none" w:sz="0" w:space="0" w:color="auto"/>
                      </w:divBdr>
                    </w:div>
                  </w:divsChild>
                </w:div>
                <w:div w:id="666252779">
                  <w:marLeft w:val="0"/>
                  <w:marRight w:val="0"/>
                  <w:marTop w:val="0"/>
                  <w:marBottom w:val="0"/>
                  <w:divBdr>
                    <w:top w:val="none" w:sz="0" w:space="0" w:color="auto"/>
                    <w:left w:val="none" w:sz="0" w:space="0" w:color="auto"/>
                    <w:bottom w:val="none" w:sz="0" w:space="0" w:color="auto"/>
                    <w:right w:val="none" w:sz="0" w:space="0" w:color="auto"/>
                  </w:divBdr>
                  <w:divsChild>
                    <w:div w:id="1746410589">
                      <w:marLeft w:val="0"/>
                      <w:marRight w:val="0"/>
                      <w:marTop w:val="0"/>
                      <w:marBottom w:val="0"/>
                      <w:divBdr>
                        <w:top w:val="none" w:sz="0" w:space="0" w:color="auto"/>
                        <w:left w:val="none" w:sz="0" w:space="0" w:color="auto"/>
                        <w:bottom w:val="none" w:sz="0" w:space="0" w:color="auto"/>
                        <w:right w:val="none" w:sz="0" w:space="0" w:color="auto"/>
                      </w:divBdr>
                    </w:div>
                  </w:divsChild>
                </w:div>
                <w:div w:id="671104507">
                  <w:marLeft w:val="0"/>
                  <w:marRight w:val="0"/>
                  <w:marTop w:val="0"/>
                  <w:marBottom w:val="0"/>
                  <w:divBdr>
                    <w:top w:val="none" w:sz="0" w:space="0" w:color="auto"/>
                    <w:left w:val="none" w:sz="0" w:space="0" w:color="auto"/>
                    <w:bottom w:val="none" w:sz="0" w:space="0" w:color="auto"/>
                    <w:right w:val="none" w:sz="0" w:space="0" w:color="auto"/>
                  </w:divBdr>
                  <w:divsChild>
                    <w:div w:id="842818117">
                      <w:marLeft w:val="0"/>
                      <w:marRight w:val="0"/>
                      <w:marTop w:val="0"/>
                      <w:marBottom w:val="0"/>
                      <w:divBdr>
                        <w:top w:val="none" w:sz="0" w:space="0" w:color="auto"/>
                        <w:left w:val="none" w:sz="0" w:space="0" w:color="auto"/>
                        <w:bottom w:val="none" w:sz="0" w:space="0" w:color="auto"/>
                        <w:right w:val="none" w:sz="0" w:space="0" w:color="auto"/>
                      </w:divBdr>
                    </w:div>
                  </w:divsChild>
                </w:div>
                <w:div w:id="672609434">
                  <w:marLeft w:val="0"/>
                  <w:marRight w:val="0"/>
                  <w:marTop w:val="0"/>
                  <w:marBottom w:val="0"/>
                  <w:divBdr>
                    <w:top w:val="none" w:sz="0" w:space="0" w:color="auto"/>
                    <w:left w:val="none" w:sz="0" w:space="0" w:color="auto"/>
                    <w:bottom w:val="none" w:sz="0" w:space="0" w:color="auto"/>
                    <w:right w:val="none" w:sz="0" w:space="0" w:color="auto"/>
                  </w:divBdr>
                  <w:divsChild>
                    <w:div w:id="1956405446">
                      <w:marLeft w:val="0"/>
                      <w:marRight w:val="0"/>
                      <w:marTop w:val="0"/>
                      <w:marBottom w:val="0"/>
                      <w:divBdr>
                        <w:top w:val="none" w:sz="0" w:space="0" w:color="auto"/>
                        <w:left w:val="none" w:sz="0" w:space="0" w:color="auto"/>
                        <w:bottom w:val="none" w:sz="0" w:space="0" w:color="auto"/>
                        <w:right w:val="none" w:sz="0" w:space="0" w:color="auto"/>
                      </w:divBdr>
                    </w:div>
                  </w:divsChild>
                </w:div>
                <w:div w:id="672997862">
                  <w:marLeft w:val="0"/>
                  <w:marRight w:val="0"/>
                  <w:marTop w:val="0"/>
                  <w:marBottom w:val="0"/>
                  <w:divBdr>
                    <w:top w:val="none" w:sz="0" w:space="0" w:color="auto"/>
                    <w:left w:val="none" w:sz="0" w:space="0" w:color="auto"/>
                    <w:bottom w:val="none" w:sz="0" w:space="0" w:color="auto"/>
                    <w:right w:val="none" w:sz="0" w:space="0" w:color="auto"/>
                  </w:divBdr>
                  <w:divsChild>
                    <w:div w:id="575826278">
                      <w:marLeft w:val="0"/>
                      <w:marRight w:val="0"/>
                      <w:marTop w:val="0"/>
                      <w:marBottom w:val="0"/>
                      <w:divBdr>
                        <w:top w:val="none" w:sz="0" w:space="0" w:color="auto"/>
                        <w:left w:val="none" w:sz="0" w:space="0" w:color="auto"/>
                        <w:bottom w:val="none" w:sz="0" w:space="0" w:color="auto"/>
                        <w:right w:val="none" w:sz="0" w:space="0" w:color="auto"/>
                      </w:divBdr>
                    </w:div>
                  </w:divsChild>
                </w:div>
                <w:div w:id="678239348">
                  <w:marLeft w:val="0"/>
                  <w:marRight w:val="0"/>
                  <w:marTop w:val="0"/>
                  <w:marBottom w:val="0"/>
                  <w:divBdr>
                    <w:top w:val="none" w:sz="0" w:space="0" w:color="auto"/>
                    <w:left w:val="none" w:sz="0" w:space="0" w:color="auto"/>
                    <w:bottom w:val="none" w:sz="0" w:space="0" w:color="auto"/>
                    <w:right w:val="none" w:sz="0" w:space="0" w:color="auto"/>
                  </w:divBdr>
                  <w:divsChild>
                    <w:div w:id="306128683">
                      <w:marLeft w:val="0"/>
                      <w:marRight w:val="0"/>
                      <w:marTop w:val="0"/>
                      <w:marBottom w:val="0"/>
                      <w:divBdr>
                        <w:top w:val="none" w:sz="0" w:space="0" w:color="auto"/>
                        <w:left w:val="none" w:sz="0" w:space="0" w:color="auto"/>
                        <w:bottom w:val="none" w:sz="0" w:space="0" w:color="auto"/>
                        <w:right w:val="none" w:sz="0" w:space="0" w:color="auto"/>
                      </w:divBdr>
                    </w:div>
                  </w:divsChild>
                </w:div>
                <w:div w:id="681930203">
                  <w:marLeft w:val="0"/>
                  <w:marRight w:val="0"/>
                  <w:marTop w:val="0"/>
                  <w:marBottom w:val="0"/>
                  <w:divBdr>
                    <w:top w:val="none" w:sz="0" w:space="0" w:color="auto"/>
                    <w:left w:val="none" w:sz="0" w:space="0" w:color="auto"/>
                    <w:bottom w:val="none" w:sz="0" w:space="0" w:color="auto"/>
                    <w:right w:val="none" w:sz="0" w:space="0" w:color="auto"/>
                  </w:divBdr>
                  <w:divsChild>
                    <w:div w:id="1029380766">
                      <w:marLeft w:val="0"/>
                      <w:marRight w:val="0"/>
                      <w:marTop w:val="0"/>
                      <w:marBottom w:val="0"/>
                      <w:divBdr>
                        <w:top w:val="none" w:sz="0" w:space="0" w:color="auto"/>
                        <w:left w:val="none" w:sz="0" w:space="0" w:color="auto"/>
                        <w:bottom w:val="none" w:sz="0" w:space="0" w:color="auto"/>
                        <w:right w:val="none" w:sz="0" w:space="0" w:color="auto"/>
                      </w:divBdr>
                    </w:div>
                  </w:divsChild>
                </w:div>
                <w:div w:id="699474512">
                  <w:marLeft w:val="0"/>
                  <w:marRight w:val="0"/>
                  <w:marTop w:val="0"/>
                  <w:marBottom w:val="0"/>
                  <w:divBdr>
                    <w:top w:val="none" w:sz="0" w:space="0" w:color="auto"/>
                    <w:left w:val="none" w:sz="0" w:space="0" w:color="auto"/>
                    <w:bottom w:val="none" w:sz="0" w:space="0" w:color="auto"/>
                    <w:right w:val="none" w:sz="0" w:space="0" w:color="auto"/>
                  </w:divBdr>
                  <w:divsChild>
                    <w:div w:id="1970553308">
                      <w:marLeft w:val="0"/>
                      <w:marRight w:val="0"/>
                      <w:marTop w:val="0"/>
                      <w:marBottom w:val="0"/>
                      <w:divBdr>
                        <w:top w:val="none" w:sz="0" w:space="0" w:color="auto"/>
                        <w:left w:val="none" w:sz="0" w:space="0" w:color="auto"/>
                        <w:bottom w:val="none" w:sz="0" w:space="0" w:color="auto"/>
                        <w:right w:val="none" w:sz="0" w:space="0" w:color="auto"/>
                      </w:divBdr>
                    </w:div>
                  </w:divsChild>
                </w:div>
                <w:div w:id="714815027">
                  <w:marLeft w:val="0"/>
                  <w:marRight w:val="0"/>
                  <w:marTop w:val="0"/>
                  <w:marBottom w:val="0"/>
                  <w:divBdr>
                    <w:top w:val="none" w:sz="0" w:space="0" w:color="auto"/>
                    <w:left w:val="none" w:sz="0" w:space="0" w:color="auto"/>
                    <w:bottom w:val="none" w:sz="0" w:space="0" w:color="auto"/>
                    <w:right w:val="none" w:sz="0" w:space="0" w:color="auto"/>
                  </w:divBdr>
                  <w:divsChild>
                    <w:div w:id="1981684642">
                      <w:marLeft w:val="0"/>
                      <w:marRight w:val="0"/>
                      <w:marTop w:val="0"/>
                      <w:marBottom w:val="0"/>
                      <w:divBdr>
                        <w:top w:val="none" w:sz="0" w:space="0" w:color="auto"/>
                        <w:left w:val="none" w:sz="0" w:space="0" w:color="auto"/>
                        <w:bottom w:val="none" w:sz="0" w:space="0" w:color="auto"/>
                        <w:right w:val="none" w:sz="0" w:space="0" w:color="auto"/>
                      </w:divBdr>
                    </w:div>
                  </w:divsChild>
                </w:div>
                <w:div w:id="720136964">
                  <w:marLeft w:val="0"/>
                  <w:marRight w:val="0"/>
                  <w:marTop w:val="0"/>
                  <w:marBottom w:val="0"/>
                  <w:divBdr>
                    <w:top w:val="none" w:sz="0" w:space="0" w:color="auto"/>
                    <w:left w:val="none" w:sz="0" w:space="0" w:color="auto"/>
                    <w:bottom w:val="none" w:sz="0" w:space="0" w:color="auto"/>
                    <w:right w:val="none" w:sz="0" w:space="0" w:color="auto"/>
                  </w:divBdr>
                  <w:divsChild>
                    <w:div w:id="789472364">
                      <w:marLeft w:val="0"/>
                      <w:marRight w:val="0"/>
                      <w:marTop w:val="0"/>
                      <w:marBottom w:val="0"/>
                      <w:divBdr>
                        <w:top w:val="none" w:sz="0" w:space="0" w:color="auto"/>
                        <w:left w:val="none" w:sz="0" w:space="0" w:color="auto"/>
                        <w:bottom w:val="none" w:sz="0" w:space="0" w:color="auto"/>
                        <w:right w:val="none" w:sz="0" w:space="0" w:color="auto"/>
                      </w:divBdr>
                    </w:div>
                  </w:divsChild>
                </w:div>
                <w:div w:id="722144074">
                  <w:marLeft w:val="0"/>
                  <w:marRight w:val="0"/>
                  <w:marTop w:val="0"/>
                  <w:marBottom w:val="0"/>
                  <w:divBdr>
                    <w:top w:val="none" w:sz="0" w:space="0" w:color="auto"/>
                    <w:left w:val="none" w:sz="0" w:space="0" w:color="auto"/>
                    <w:bottom w:val="none" w:sz="0" w:space="0" w:color="auto"/>
                    <w:right w:val="none" w:sz="0" w:space="0" w:color="auto"/>
                  </w:divBdr>
                  <w:divsChild>
                    <w:div w:id="317196156">
                      <w:marLeft w:val="0"/>
                      <w:marRight w:val="0"/>
                      <w:marTop w:val="0"/>
                      <w:marBottom w:val="0"/>
                      <w:divBdr>
                        <w:top w:val="none" w:sz="0" w:space="0" w:color="auto"/>
                        <w:left w:val="none" w:sz="0" w:space="0" w:color="auto"/>
                        <w:bottom w:val="none" w:sz="0" w:space="0" w:color="auto"/>
                        <w:right w:val="none" w:sz="0" w:space="0" w:color="auto"/>
                      </w:divBdr>
                    </w:div>
                  </w:divsChild>
                </w:div>
                <w:div w:id="725033247">
                  <w:marLeft w:val="0"/>
                  <w:marRight w:val="0"/>
                  <w:marTop w:val="0"/>
                  <w:marBottom w:val="0"/>
                  <w:divBdr>
                    <w:top w:val="none" w:sz="0" w:space="0" w:color="auto"/>
                    <w:left w:val="none" w:sz="0" w:space="0" w:color="auto"/>
                    <w:bottom w:val="none" w:sz="0" w:space="0" w:color="auto"/>
                    <w:right w:val="none" w:sz="0" w:space="0" w:color="auto"/>
                  </w:divBdr>
                  <w:divsChild>
                    <w:div w:id="1083180540">
                      <w:marLeft w:val="0"/>
                      <w:marRight w:val="0"/>
                      <w:marTop w:val="0"/>
                      <w:marBottom w:val="0"/>
                      <w:divBdr>
                        <w:top w:val="none" w:sz="0" w:space="0" w:color="auto"/>
                        <w:left w:val="none" w:sz="0" w:space="0" w:color="auto"/>
                        <w:bottom w:val="none" w:sz="0" w:space="0" w:color="auto"/>
                        <w:right w:val="none" w:sz="0" w:space="0" w:color="auto"/>
                      </w:divBdr>
                    </w:div>
                  </w:divsChild>
                </w:div>
                <w:div w:id="737243720">
                  <w:marLeft w:val="0"/>
                  <w:marRight w:val="0"/>
                  <w:marTop w:val="0"/>
                  <w:marBottom w:val="0"/>
                  <w:divBdr>
                    <w:top w:val="none" w:sz="0" w:space="0" w:color="auto"/>
                    <w:left w:val="none" w:sz="0" w:space="0" w:color="auto"/>
                    <w:bottom w:val="none" w:sz="0" w:space="0" w:color="auto"/>
                    <w:right w:val="none" w:sz="0" w:space="0" w:color="auto"/>
                  </w:divBdr>
                  <w:divsChild>
                    <w:div w:id="255671571">
                      <w:marLeft w:val="0"/>
                      <w:marRight w:val="0"/>
                      <w:marTop w:val="0"/>
                      <w:marBottom w:val="0"/>
                      <w:divBdr>
                        <w:top w:val="none" w:sz="0" w:space="0" w:color="auto"/>
                        <w:left w:val="none" w:sz="0" w:space="0" w:color="auto"/>
                        <w:bottom w:val="none" w:sz="0" w:space="0" w:color="auto"/>
                        <w:right w:val="none" w:sz="0" w:space="0" w:color="auto"/>
                      </w:divBdr>
                    </w:div>
                  </w:divsChild>
                </w:div>
                <w:div w:id="740565478">
                  <w:marLeft w:val="0"/>
                  <w:marRight w:val="0"/>
                  <w:marTop w:val="0"/>
                  <w:marBottom w:val="0"/>
                  <w:divBdr>
                    <w:top w:val="none" w:sz="0" w:space="0" w:color="auto"/>
                    <w:left w:val="none" w:sz="0" w:space="0" w:color="auto"/>
                    <w:bottom w:val="none" w:sz="0" w:space="0" w:color="auto"/>
                    <w:right w:val="none" w:sz="0" w:space="0" w:color="auto"/>
                  </w:divBdr>
                  <w:divsChild>
                    <w:div w:id="1193610766">
                      <w:marLeft w:val="0"/>
                      <w:marRight w:val="0"/>
                      <w:marTop w:val="0"/>
                      <w:marBottom w:val="0"/>
                      <w:divBdr>
                        <w:top w:val="none" w:sz="0" w:space="0" w:color="auto"/>
                        <w:left w:val="none" w:sz="0" w:space="0" w:color="auto"/>
                        <w:bottom w:val="none" w:sz="0" w:space="0" w:color="auto"/>
                        <w:right w:val="none" w:sz="0" w:space="0" w:color="auto"/>
                      </w:divBdr>
                    </w:div>
                  </w:divsChild>
                </w:div>
                <w:div w:id="745689119">
                  <w:marLeft w:val="0"/>
                  <w:marRight w:val="0"/>
                  <w:marTop w:val="0"/>
                  <w:marBottom w:val="0"/>
                  <w:divBdr>
                    <w:top w:val="none" w:sz="0" w:space="0" w:color="auto"/>
                    <w:left w:val="none" w:sz="0" w:space="0" w:color="auto"/>
                    <w:bottom w:val="none" w:sz="0" w:space="0" w:color="auto"/>
                    <w:right w:val="none" w:sz="0" w:space="0" w:color="auto"/>
                  </w:divBdr>
                  <w:divsChild>
                    <w:div w:id="1990864033">
                      <w:marLeft w:val="0"/>
                      <w:marRight w:val="0"/>
                      <w:marTop w:val="0"/>
                      <w:marBottom w:val="0"/>
                      <w:divBdr>
                        <w:top w:val="none" w:sz="0" w:space="0" w:color="auto"/>
                        <w:left w:val="none" w:sz="0" w:space="0" w:color="auto"/>
                        <w:bottom w:val="none" w:sz="0" w:space="0" w:color="auto"/>
                        <w:right w:val="none" w:sz="0" w:space="0" w:color="auto"/>
                      </w:divBdr>
                    </w:div>
                  </w:divsChild>
                </w:div>
                <w:div w:id="782773862">
                  <w:marLeft w:val="0"/>
                  <w:marRight w:val="0"/>
                  <w:marTop w:val="0"/>
                  <w:marBottom w:val="0"/>
                  <w:divBdr>
                    <w:top w:val="none" w:sz="0" w:space="0" w:color="auto"/>
                    <w:left w:val="none" w:sz="0" w:space="0" w:color="auto"/>
                    <w:bottom w:val="none" w:sz="0" w:space="0" w:color="auto"/>
                    <w:right w:val="none" w:sz="0" w:space="0" w:color="auto"/>
                  </w:divBdr>
                  <w:divsChild>
                    <w:div w:id="1314288946">
                      <w:marLeft w:val="0"/>
                      <w:marRight w:val="0"/>
                      <w:marTop w:val="0"/>
                      <w:marBottom w:val="0"/>
                      <w:divBdr>
                        <w:top w:val="none" w:sz="0" w:space="0" w:color="auto"/>
                        <w:left w:val="none" w:sz="0" w:space="0" w:color="auto"/>
                        <w:bottom w:val="none" w:sz="0" w:space="0" w:color="auto"/>
                        <w:right w:val="none" w:sz="0" w:space="0" w:color="auto"/>
                      </w:divBdr>
                    </w:div>
                  </w:divsChild>
                </w:div>
                <w:div w:id="787746113">
                  <w:marLeft w:val="0"/>
                  <w:marRight w:val="0"/>
                  <w:marTop w:val="0"/>
                  <w:marBottom w:val="0"/>
                  <w:divBdr>
                    <w:top w:val="none" w:sz="0" w:space="0" w:color="auto"/>
                    <w:left w:val="none" w:sz="0" w:space="0" w:color="auto"/>
                    <w:bottom w:val="none" w:sz="0" w:space="0" w:color="auto"/>
                    <w:right w:val="none" w:sz="0" w:space="0" w:color="auto"/>
                  </w:divBdr>
                  <w:divsChild>
                    <w:div w:id="1356426556">
                      <w:marLeft w:val="0"/>
                      <w:marRight w:val="0"/>
                      <w:marTop w:val="0"/>
                      <w:marBottom w:val="0"/>
                      <w:divBdr>
                        <w:top w:val="none" w:sz="0" w:space="0" w:color="auto"/>
                        <w:left w:val="none" w:sz="0" w:space="0" w:color="auto"/>
                        <w:bottom w:val="none" w:sz="0" w:space="0" w:color="auto"/>
                        <w:right w:val="none" w:sz="0" w:space="0" w:color="auto"/>
                      </w:divBdr>
                    </w:div>
                  </w:divsChild>
                </w:div>
                <w:div w:id="812020183">
                  <w:marLeft w:val="0"/>
                  <w:marRight w:val="0"/>
                  <w:marTop w:val="0"/>
                  <w:marBottom w:val="0"/>
                  <w:divBdr>
                    <w:top w:val="none" w:sz="0" w:space="0" w:color="auto"/>
                    <w:left w:val="none" w:sz="0" w:space="0" w:color="auto"/>
                    <w:bottom w:val="none" w:sz="0" w:space="0" w:color="auto"/>
                    <w:right w:val="none" w:sz="0" w:space="0" w:color="auto"/>
                  </w:divBdr>
                  <w:divsChild>
                    <w:div w:id="358168528">
                      <w:marLeft w:val="0"/>
                      <w:marRight w:val="0"/>
                      <w:marTop w:val="0"/>
                      <w:marBottom w:val="0"/>
                      <w:divBdr>
                        <w:top w:val="none" w:sz="0" w:space="0" w:color="auto"/>
                        <w:left w:val="none" w:sz="0" w:space="0" w:color="auto"/>
                        <w:bottom w:val="none" w:sz="0" w:space="0" w:color="auto"/>
                        <w:right w:val="none" w:sz="0" w:space="0" w:color="auto"/>
                      </w:divBdr>
                    </w:div>
                  </w:divsChild>
                </w:div>
                <w:div w:id="822041088">
                  <w:marLeft w:val="0"/>
                  <w:marRight w:val="0"/>
                  <w:marTop w:val="0"/>
                  <w:marBottom w:val="0"/>
                  <w:divBdr>
                    <w:top w:val="none" w:sz="0" w:space="0" w:color="auto"/>
                    <w:left w:val="none" w:sz="0" w:space="0" w:color="auto"/>
                    <w:bottom w:val="none" w:sz="0" w:space="0" w:color="auto"/>
                    <w:right w:val="none" w:sz="0" w:space="0" w:color="auto"/>
                  </w:divBdr>
                  <w:divsChild>
                    <w:div w:id="1905144867">
                      <w:marLeft w:val="0"/>
                      <w:marRight w:val="0"/>
                      <w:marTop w:val="0"/>
                      <w:marBottom w:val="0"/>
                      <w:divBdr>
                        <w:top w:val="none" w:sz="0" w:space="0" w:color="auto"/>
                        <w:left w:val="none" w:sz="0" w:space="0" w:color="auto"/>
                        <w:bottom w:val="none" w:sz="0" w:space="0" w:color="auto"/>
                        <w:right w:val="none" w:sz="0" w:space="0" w:color="auto"/>
                      </w:divBdr>
                    </w:div>
                  </w:divsChild>
                </w:div>
                <w:div w:id="833495832">
                  <w:marLeft w:val="0"/>
                  <w:marRight w:val="0"/>
                  <w:marTop w:val="0"/>
                  <w:marBottom w:val="0"/>
                  <w:divBdr>
                    <w:top w:val="none" w:sz="0" w:space="0" w:color="auto"/>
                    <w:left w:val="none" w:sz="0" w:space="0" w:color="auto"/>
                    <w:bottom w:val="none" w:sz="0" w:space="0" w:color="auto"/>
                    <w:right w:val="none" w:sz="0" w:space="0" w:color="auto"/>
                  </w:divBdr>
                  <w:divsChild>
                    <w:div w:id="1291590486">
                      <w:marLeft w:val="0"/>
                      <w:marRight w:val="0"/>
                      <w:marTop w:val="0"/>
                      <w:marBottom w:val="0"/>
                      <w:divBdr>
                        <w:top w:val="none" w:sz="0" w:space="0" w:color="auto"/>
                        <w:left w:val="none" w:sz="0" w:space="0" w:color="auto"/>
                        <w:bottom w:val="none" w:sz="0" w:space="0" w:color="auto"/>
                        <w:right w:val="none" w:sz="0" w:space="0" w:color="auto"/>
                      </w:divBdr>
                    </w:div>
                  </w:divsChild>
                </w:div>
                <w:div w:id="834145933">
                  <w:marLeft w:val="0"/>
                  <w:marRight w:val="0"/>
                  <w:marTop w:val="0"/>
                  <w:marBottom w:val="0"/>
                  <w:divBdr>
                    <w:top w:val="none" w:sz="0" w:space="0" w:color="auto"/>
                    <w:left w:val="none" w:sz="0" w:space="0" w:color="auto"/>
                    <w:bottom w:val="none" w:sz="0" w:space="0" w:color="auto"/>
                    <w:right w:val="none" w:sz="0" w:space="0" w:color="auto"/>
                  </w:divBdr>
                  <w:divsChild>
                    <w:div w:id="1365325038">
                      <w:marLeft w:val="0"/>
                      <w:marRight w:val="0"/>
                      <w:marTop w:val="0"/>
                      <w:marBottom w:val="0"/>
                      <w:divBdr>
                        <w:top w:val="none" w:sz="0" w:space="0" w:color="auto"/>
                        <w:left w:val="none" w:sz="0" w:space="0" w:color="auto"/>
                        <w:bottom w:val="none" w:sz="0" w:space="0" w:color="auto"/>
                        <w:right w:val="none" w:sz="0" w:space="0" w:color="auto"/>
                      </w:divBdr>
                    </w:div>
                  </w:divsChild>
                </w:div>
                <w:div w:id="835802997">
                  <w:marLeft w:val="0"/>
                  <w:marRight w:val="0"/>
                  <w:marTop w:val="0"/>
                  <w:marBottom w:val="0"/>
                  <w:divBdr>
                    <w:top w:val="none" w:sz="0" w:space="0" w:color="auto"/>
                    <w:left w:val="none" w:sz="0" w:space="0" w:color="auto"/>
                    <w:bottom w:val="none" w:sz="0" w:space="0" w:color="auto"/>
                    <w:right w:val="none" w:sz="0" w:space="0" w:color="auto"/>
                  </w:divBdr>
                  <w:divsChild>
                    <w:div w:id="1871841552">
                      <w:marLeft w:val="0"/>
                      <w:marRight w:val="0"/>
                      <w:marTop w:val="0"/>
                      <w:marBottom w:val="0"/>
                      <w:divBdr>
                        <w:top w:val="none" w:sz="0" w:space="0" w:color="auto"/>
                        <w:left w:val="none" w:sz="0" w:space="0" w:color="auto"/>
                        <w:bottom w:val="none" w:sz="0" w:space="0" w:color="auto"/>
                        <w:right w:val="none" w:sz="0" w:space="0" w:color="auto"/>
                      </w:divBdr>
                    </w:div>
                  </w:divsChild>
                </w:div>
                <w:div w:id="846679015">
                  <w:marLeft w:val="0"/>
                  <w:marRight w:val="0"/>
                  <w:marTop w:val="0"/>
                  <w:marBottom w:val="0"/>
                  <w:divBdr>
                    <w:top w:val="none" w:sz="0" w:space="0" w:color="auto"/>
                    <w:left w:val="none" w:sz="0" w:space="0" w:color="auto"/>
                    <w:bottom w:val="none" w:sz="0" w:space="0" w:color="auto"/>
                    <w:right w:val="none" w:sz="0" w:space="0" w:color="auto"/>
                  </w:divBdr>
                  <w:divsChild>
                    <w:div w:id="256135675">
                      <w:marLeft w:val="0"/>
                      <w:marRight w:val="0"/>
                      <w:marTop w:val="0"/>
                      <w:marBottom w:val="0"/>
                      <w:divBdr>
                        <w:top w:val="none" w:sz="0" w:space="0" w:color="auto"/>
                        <w:left w:val="none" w:sz="0" w:space="0" w:color="auto"/>
                        <w:bottom w:val="none" w:sz="0" w:space="0" w:color="auto"/>
                        <w:right w:val="none" w:sz="0" w:space="0" w:color="auto"/>
                      </w:divBdr>
                    </w:div>
                  </w:divsChild>
                </w:div>
                <w:div w:id="846749166">
                  <w:marLeft w:val="0"/>
                  <w:marRight w:val="0"/>
                  <w:marTop w:val="0"/>
                  <w:marBottom w:val="0"/>
                  <w:divBdr>
                    <w:top w:val="none" w:sz="0" w:space="0" w:color="auto"/>
                    <w:left w:val="none" w:sz="0" w:space="0" w:color="auto"/>
                    <w:bottom w:val="none" w:sz="0" w:space="0" w:color="auto"/>
                    <w:right w:val="none" w:sz="0" w:space="0" w:color="auto"/>
                  </w:divBdr>
                  <w:divsChild>
                    <w:div w:id="53159843">
                      <w:marLeft w:val="0"/>
                      <w:marRight w:val="0"/>
                      <w:marTop w:val="0"/>
                      <w:marBottom w:val="0"/>
                      <w:divBdr>
                        <w:top w:val="none" w:sz="0" w:space="0" w:color="auto"/>
                        <w:left w:val="none" w:sz="0" w:space="0" w:color="auto"/>
                        <w:bottom w:val="none" w:sz="0" w:space="0" w:color="auto"/>
                        <w:right w:val="none" w:sz="0" w:space="0" w:color="auto"/>
                      </w:divBdr>
                    </w:div>
                  </w:divsChild>
                </w:div>
                <w:div w:id="847910955">
                  <w:marLeft w:val="0"/>
                  <w:marRight w:val="0"/>
                  <w:marTop w:val="0"/>
                  <w:marBottom w:val="0"/>
                  <w:divBdr>
                    <w:top w:val="none" w:sz="0" w:space="0" w:color="auto"/>
                    <w:left w:val="none" w:sz="0" w:space="0" w:color="auto"/>
                    <w:bottom w:val="none" w:sz="0" w:space="0" w:color="auto"/>
                    <w:right w:val="none" w:sz="0" w:space="0" w:color="auto"/>
                  </w:divBdr>
                  <w:divsChild>
                    <w:div w:id="612177854">
                      <w:marLeft w:val="0"/>
                      <w:marRight w:val="0"/>
                      <w:marTop w:val="0"/>
                      <w:marBottom w:val="0"/>
                      <w:divBdr>
                        <w:top w:val="none" w:sz="0" w:space="0" w:color="auto"/>
                        <w:left w:val="none" w:sz="0" w:space="0" w:color="auto"/>
                        <w:bottom w:val="none" w:sz="0" w:space="0" w:color="auto"/>
                        <w:right w:val="none" w:sz="0" w:space="0" w:color="auto"/>
                      </w:divBdr>
                    </w:div>
                    <w:div w:id="868638364">
                      <w:marLeft w:val="0"/>
                      <w:marRight w:val="0"/>
                      <w:marTop w:val="0"/>
                      <w:marBottom w:val="0"/>
                      <w:divBdr>
                        <w:top w:val="none" w:sz="0" w:space="0" w:color="auto"/>
                        <w:left w:val="none" w:sz="0" w:space="0" w:color="auto"/>
                        <w:bottom w:val="none" w:sz="0" w:space="0" w:color="auto"/>
                        <w:right w:val="none" w:sz="0" w:space="0" w:color="auto"/>
                      </w:divBdr>
                    </w:div>
                    <w:div w:id="1848443111">
                      <w:marLeft w:val="0"/>
                      <w:marRight w:val="0"/>
                      <w:marTop w:val="0"/>
                      <w:marBottom w:val="0"/>
                      <w:divBdr>
                        <w:top w:val="none" w:sz="0" w:space="0" w:color="auto"/>
                        <w:left w:val="none" w:sz="0" w:space="0" w:color="auto"/>
                        <w:bottom w:val="none" w:sz="0" w:space="0" w:color="auto"/>
                        <w:right w:val="none" w:sz="0" w:space="0" w:color="auto"/>
                      </w:divBdr>
                    </w:div>
                    <w:div w:id="1880627386">
                      <w:marLeft w:val="0"/>
                      <w:marRight w:val="0"/>
                      <w:marTop w:val="0"/>
                      <w:marBottom w:val="0"/>
                      <w:divBdr>
                        <w:top w:val="none" w:sz="0" w:space="0" w:color="auto"/>
                        <w:left w:val="none" w:sz="0" w:space="0" w:color="auto"/>
                        <w:bottom w:val="none" w:sz="0" w:space="0" w:color="auto"/>
                        <w:right w:val="none" w:sz="0" w:space="0" w:color="auto"/>
                      </w:divBdr>
                    </w:div>
                  </w:divsChild>
                </w:div>
                <w:div w:id="848908078">
                  <w:marLeft w:val="0"/>
                  <w:marRight w:val="0"/>
                  <w:marTop w:val="0"/>
                  <w:marBottom w:val="0"/>
                  <w:divBdr>
                    <w:top w:val="none" w:sz="0" w:space="0" w:color="auto"/>
                    <w:left w:val="none" w:sz="0" w:space="0" w:color="auto"/>
                    <w:bottom w:val="none" w:sz="0" w:space="0" w:color="auto"/>
                    <w:right w:val="none" w:sz="0" w:space="0" w:color="auto"/>
                  </w:divBdr>
                  <w:divsChild>
                    <w:div w:id="327563770">
                      <w:marLeft w:val="0"/>
                      <w:marRight w:val="0"/>
                      <w:marTop w:val="0"/>
                      <w:marBottom w:val="0"/>
                      <w:divBdr>
                        <w:top w:val="none" w:sz="0" w:space="0" w:color="auto"/>
                        <w:left w:val="none" w:sz="0" w:space="0" w:color="auto"/>
                        <w:bottom w:val="none" w:sz="0" w:space="0" w:color="auto"/>
                        <w:right w:val="none" w:sz="0" w:space="0" w:color="auto"/>
                      </w:divBdr>
                    </w:div>
                  </w:divsChild>
                </w:div>
                <w:div w:id="851147240">
                  <w:marLeft w:val="0"/>
                  <w:marRight w:val="0"/>
                  <w:marTop w:val="0"/>
                  <w:marBottom w:val="0"/>
                  <w:divBdr>
                    <w:top w:val="none" w:sz="0" w:space="0" w:color="auto"/>
                    <w:left w:val="none" w:sz="0" w:space="0" w:color="auto"/>
                    <w:bottom w:val="none" w:sz="0" w:space="0" w:color="auto"/>
                    <w:right w:val="none" w:sz="0" w:space="0" w:color="auto"/>
                  </w:divBdr>
                  <w:divsChild>
                    <w:div w:id="1944455443">
                      <w:marLeft w:val="0"/>
                      <w:marRight w:val="0"/>
                      <w:marTop w:val="0"/>
                      <w:marBottom w:val="0"/>
                      <w:divBdr>
                        <w:top w:val="none" w:sz="0" w:space="0" w:color="auto"/>
                        <w:left w:val="none" w:sz="0" w:space="0" w:color="auto"/>
                        <w:bottom w:val="none" w:sz="0" w:space="0" w:color="auto"/>
                        <w:right w:val="none" w:sz="0" w:space="0" w:color="auto"/>
                      </w:divBdr>
                    </w:div>
                  </w:divsChild>
                </w:div>
                <w:div w:id="865484006">
                  <w:marLeft w:val="0"/>
                  <w:marRight w:val="0"/>
                  <w:marTop w:val="0"/>
                  <w:marBottom w:val="0"/>
                  <w:divBdr>
                    <w:top w:val="none" w:sz="0" w:space="0" w:color="auto"/>
                    <w:left w:val="none" w:sz="0" w:space="0" w:color="auto"/>
                    <w:bottom w:val="none" w:sz="0" w:space="0" w:color="auto"/>
                    <w:right w:val="none" w:sz="0" w:space="0" w:color="auto"/>
                  </w:divBdr>
                  <w:divsChild>
                    <w:div w:id="1735011112">
                      <w:marLeft w:val="0"/>
                      <w:marRight w:val="0"/>
                      <w:marTop w:val="0"/>
                      <w:marBottom w:val="0"/>
                      <w:divBdr>
                        <w:top w:val="none" w:sz="0" w:space="0" w:color="auto"/>
                        <w:left w:val="none" w:sz="0" w:space="0" w:color="auto"/>
                        <w:bottom w:val="none" w:sz="0" w:space="0" w:color="auto"/>
                        <w:right w:val="none" w:sz="0" w:space="0" w:color="auto"/>
                      </w:divBdr>
                    </w:div>
                  </w:divsChild>
                </w:div>
                <w:div w:id="876963846">
                  <w:marLeft w:val="0"/>
                  <w:marRight w:val="0"/>
                  <w:marTop w:val="0"/>
                  <w:marBottom w:val="0"/>
                  <w:divBdr>
                    <w:top w:val="none" w:sz="0" w:space="0" w:color="auto"/>
                    <w:left w:val="none" w:sz="0" w:space="0" w:color="auto"/>
                    <w:bottom w:val="none" w:sz="0" w:space="0" w:color="auto"/>
                    <w:right w:val="none" w:sz="0" w:space="0" w:color="auto"/>
                  </w:divBdr>
                  <w:divsChild>
                    <w:div w:id="2089158137">
                      <w:marLeft w:val="0"/>
                      <w:marRight w:val="0"/>
                      <w:marTop w:val="0"/>
                      <w:marBottom w:val="0"/>
                      <w:divBdr>
                        <w:top w:val="none" w:sz="0" w:space="0" w:color="auto"/>
                        <w:left w:val="none" w:sz="0" w:space="0" w:color="auto"/>
                        <w:bottom w:val="none" w:sz="0" w:space="0" w:color="auto"/>
                        <w:right w:val="none" w:sz="0" w:space="0" w:color="auto"/>
                      </w:divBdr>
                    </w:div>
                  </w:divsChild>
                </w:div>
                <w:div w:id="877666336">
                  <w:marLeft w:val="0"/>
                  <w:marRight w:val="0"/>
                  <w:marTop w:val="0"/>
                  <w:marBottom w:val="0"/>
                  <w:divBdr>
                    <w:top w:val="none" w:sz="0" w:space="0" w:color="auto"/>
                    <w:left w:val="none" w:sz="0" w:space="0" w:color="auto"/>
                    <w:bottom w:val="none" w:sz="0" w:space="0" w:color="auto"/>
                    <w:right w:val="none" w:sz="0" w:space="0" w:color="auto"/>
                  </w:divBdr>
                  <w:divsChild>
                    <w:div w:id="1083995085">
                      <w:marLeft w:val="0"/>
                      <w:marRight w:val="0"/>
                      <w:marTop w:val="0"/>
                      <w:marBottom w:val="0"/>
                      <w:divBdr>
                        <w:top w:val="none" w:sz="0" w:space="0" w:color="auto"/>
                        <w:left w:val="none" w:sz="0" w:space="0" w:color="auto"/>
                        <w:bottom w:val="none" w:sz="0" w:space="0" w:color="auto"/>
                        <w:right w:val="none" w:sz="0" w:space="0" w:color="auto"/>
                      </w:divBdr>
                    </w:div>
                  </w:divsChild>
                </w:div>
                <w:div w:id="889729785">
                  <w:marLeft w:val="0"/>
                  <w:marRight w:val="0"/>
                  <w:marTop w:val="0"/>
                  <w:marBottom w:val="0"/>
                  <w:divBdr>
                    <w:top w:val="none" w:sz="0" w:space="0" w:color="auto"/>
                    <w:left w:val="none" w:sz="0" w:space="0" w:color="auto"/>
                    <w:bottom w:val="none" w:sz="0" w:space="0" w:color="auto"/>
                    <w:right w:val="none" w:sz="0" w:space="0" w:color="auto"/>
                  </w:divBdr>
                  <w:divsChild>
                    <w:div w:id="1130587017">
                      <w:marLeft w:val="0"/>
                      <w:marRight w:val="0"/>
                      <w:marTop w:val="0"/>
                      <w:marBottom w:val="0"/>
                      <w:divBdr>
                        <w:top w:val="none" w:sz="0" w:space="0" w:color="auto"/>
                        <w:left w:val="none" w:sz="0" w:space="0" w:color="auto"/>
                        <w:bottom w:val="none" w:sz="0" w:space="0" w:color="auto"/>
                        <w:right w:val="none" w:sz="0" w:space="0" w:color="auto"/>
                      </w:divBdr>
                    </w:div>
                  </w:divsChild>
                </w:div>
                <w:div w:id="894009239">
                  <w:marLeft w:val="0"/>
                  <w:marRight w:val="0"/>
                  <w:marTop w:val="0"/>
                  <w:marBottom w:val="0"/>
                  <w:divBdr>
                    <w:top w:val="none" w:sz="0" w:space="0" w:color="auto"/>
                    <w:left w:val="none" w:sz="0" w:space="0" w:color="auto"/>
                    <w:bottom w:val="none" w:sz="0" w:space="0" w:color="auto"/>
                    <w:right w:val="none" w:sz="0" w:space="0" w:color="auto"/>
                  </w:divBdr>
                  <w:divsChild>
                    <w:div w:id="702024899">
                      <w:marLeft w:val="0"/>
                      <w:marRight w:val="0"/>
                      <w:marTop w:val="0"/>
                      <w:marBottom w:val="0"/>
                      <w:divBdr>
                        <w:top w:val="none" w:sz="0" w:space="0" w:color="auto"/>
                        <w:left w:val="none" w:sz="0" w:space="0" w:color="auto"/>
                        <w:bottom w:val="none" w:sz="0" w:space="0" w:color="auto"/>
                        <w:right w:val="none" w:sz="0" w:space="0" w:color="auto"/>
                      </w:divBdr>
                    </w:div>
                    <w:div w:id="713892000">
                      <w:marLeft w:val="0"/>
                      <w:marRight w:val="0"/>
                      <w:marTop w:val="0"/>
                      <w:marBottom w:val="0"/>
                      <w:divBdr>
                        <w:top w:val="none" w:sz="0" w:space="0" w:color="auto"/>
                        <w:left w:val="none" w:sz="0" w:space="0" w:color="auto"/>
                        <w:bottom w:val="none" w:sz="0" w:space="0" w:color="auto"/>
                        <w:right w:val="none" w:sz="0" w:space="0" w:color="auto"/>
                      </w:divBdr>
                    </w:div>
                    <w:div w:id="1651061151">
                      <w:marLeft w:val="0"/>
                      <w:marRight w:val="0"/>
                      <w:marTop w:val="0"/>
                      <w:marBottom w:val="0"/>
                      <w:divBdr>
                        <w:top w:val="none" w:sz="0" w:space="0" w:color="auto"/>
                        <w:left w:val="none" w:sz="0" w:space="0" w:color="auto"/>
                        <w:bottom w:val="none" w:sz="0" w:space="0" w:color="auto"/>
                        <w:right w:val="none" w:sz="0" w:space="0" w:color="auto"/>
                      </w:divBdr>
                    </w:div>
                  </w:divsChild>
                </w:div>
                <w:div w:id="909147559">
                  <w:marLeft w:val="0"/>
                  <w:marRight w:val="0"/>
                  <w:marTop w:val="0"/>
                  <w:marBottom w:val="0"/>
                  <w:divBdr>
                    <w:top w:val="none" w:sz="0" w:space="0" w:color="auto"/>
                    <w:left w:val="none" w:sz="0" w:space="0" w:color="auto"/>
                    <w:bottom w:val="none" w:sz="0" w:space="0" w:color="auto"/>
                    <w:right w:val="none" w:sz="0" w:space="0" w:color="auto"/>
                  </w:divBdr>
                  <w:divsChild>
                    <w:div w:id="1267350190">
                      <w:marLeft w:val="0"/>
                      <w:marRight w:val="0"/>
                      <w:marTop w:val="0"/>
                      <w:marBottom w:val="0"/>
                      <w:divBdr>
                        <w:top w:val="none" w:sz="0" w:space="0" w:color="auto"/>
                        <w:left w:val="none" w:sz="0" w:space="0" w:color="auto"/>
                        <w:bottom w:val="none" w:sz="0" w:space="0" w:color="auto"/>
                        <w:right w:val="none" w:sz="0" w:space="0" w:color="auto"/>
                      </w:divBdr>
                    </w:div>
                  </w:divsChild>
                </w:div>
                <w:div w:id="910963057">
                  <w:marLeft w:val="0"/>
                  <w:marRight w:val="0"/>
                  <w:marTop w:val="0"/>
                  <w:marBottom w:val="0"/>
                  <w:divBdr>
                    <w:top w:val="none" w:sz="0" w:space="0" w:color="auto"/>
                    <w:left w:val="none" w:sz="0" w:space="0" w:color="auto"/>
                    <w:bottom w:val="none" w:sz="0" w:space="0" w:color="auto"/>
                    <w:right w:val="none" w:sz="0" w:space="0" w:color="auto"/>
                  </w:divBdr>
                  <w:divsChild>
                    <w:div w:id="165245474">
                      <w:marLeft w:val="0"/>
                      <w:marRight w:val="0"/>
                      <w:marTop w:val="0"/>
                      <w:marBottom w:val="0"/>
                      <w:divBdr>
                        <w:top w:val="none" w:sz="0" w:space="0" w:color="auto"/>
                        <w:left w:val="none" w:sz="0" w:space="0" w:color="auto"/>
                        <w:bottom w:val="none" w:sz="0" w:space="0" w:color="auto"/>
                        <w:right w:val="none" w:sz="0" w:space="0" w:color="auto"/>
                      </w:divBdr>
                    </w:div>
                    <w:div w:id="655963577">
                      <w:marLeft w:val="0"/>
                      <w:marRight w:val="0"/>
                      <w:marTop w:val="0"/>
                      <w:marBottom w:val="0"/>
                      <w:divBdr>
                        <w:top w:val="none" w:sz="0" w:space="0" w:color="auto"/>
                        <w:left w:val="none" w:sz="0" w:space="0" w:color="auto"/>
                        <w:bottom w:val="none" w:sz="0" w:space="0" w:color="auto"/>
                        <w:right w:val="none" w:sz="0" w:space="0" w:color="auto"/>
                      </w:divBdr>
                    </w:div>
                    <w:div w:id="1064180555">
                      <w:marLeft w:val="0"/>
                      <w:marRight w:val="0"/>
                      <w:marTop w:val="0"/>
                      <w:marBottom w:val="0"/>
                      <w:divBdr>
                        <w:top w:val="none" w:sz="0" w:space="0" w:color="auto"/>
                        <w:left w:val="none" w:sz="0" w:space="0" w:color="auto"/>
                        <w:bottom w:val="none" w:sz="0" w:space="0" w:color="auto"/>
                        <w:right w:val="none" w:sz="0" w:space="0" w:color="auto"/>
                      </w:divBdr>
                    </w:div>
                  </w:divsChild>
                </w:div>
                <w:div w:id="914512596">
                  <w:marLeft w:val="0"/>
                  <w:marRight w:val="0"/>
                  <w:marTop w:val="0"/>
                  <w:marBottom w:val="0"/>
                  <w:divBdr>
                    <w:top w:val="none" w:sz="0" w:space="0" w:color="auto"/>
                    <w:left w:val="none" w:sz="0" w:space="0" w:color="auto"/>
                    <w:bottom w:val="none" w:sz="0" w:space="0" w:color="auto"/>
                    <w:right w:val="none" w:sz="0" w:space="0" w:color="auto"/>
                  </w:divBdr>
                  <w:divsChild>
                    <w:div w:id="215049154">
                      <w:marLeft w:val="0"/>
                      <w:marRight w:val="0"/>
                      <w:marTop w:val="0"/>
                      <w:marBottom w:val="0"/>
                      <w:divBdr>
                        <w:top w:val="none" w:sz="0" w:space="0" w:color="auto"/>
                        <w:left w:val="none" w:sz="0" w:space="0" w:color="auto"/>
                        <w:bottom w:val="none" w:sz="0" w:space="0" w:color="auto"/>
                        <w:right w:val="none" w:sz="0" w:space="0" w:color="auto"/>
                      </w:divBdr>
                    </w:div>
                  </w:divsChild>
                </w:div>
                <w:div w:id="921916998">
                  <w:marLeft w:val="0"/>
                  <w:marRight w:val="0"/>
                  <w:marTop w:val="0"/>
                  <w:marBottom w:val="0"/>
                  <w:divBdr>
                    <w:top w:val="none" w:sz="0" w:space="0" w:color="auto"/>
                    <w:left w:val="none" w:sz="0" w:space="0" w:color="auto"/>
                    <w:bottom w:val="none" w:sz="0" w:space="0" w:color="auto"/>
                    <w:right w:val="none" w:sz="0" w:space="0" w:color="auto"/>
                  </w:divBdr>
                  <w:divsChild>
                    <w:div w:id="2028675249">
                      <w:marLeft w:val="0"/>
                      <w:marRight w:val="0"/>
                      <w:marTop w:val="0"/>
                      <w:marBottom w:val="0"/>
                      <w:divBdr>
                        <w:top w:val="none" w:sz="0" w:space="0" w:color="auto"/>
                        <w:left w:val="none" w:sz="0" w:space="0" w:color="auto"/>
                        <w:bottom w:val="none" w:sz="0" w:space="0" w:color="auto"/>
                        <w:right w:val="none" w:sz="0" w:space="0" w:color="auto"/>
                      </w:divBdr>
                    </w:div>
                  </w:divsChild>
                </w:div>
                <w:div w:id="924267596">
                  <w:marLeft w:val="0"/>
                  <w:marRight w:val="0"/>
                  <w:marTop w:val="0"/>
                  <w:marBottom w:val="0"/>
                  <w:divBdr>
                    <w:top w:val="none" w:sz="0" w:space="0" w:color="auto"/>
                    <w:left w:val="none" w:sz="0" w:space="0" w:color="auto"/>
                    <w:bottom w:val="none" w:sz="0" w:space="0" w:color="auto"/>
                    <w:right w:val="none" w:sz="0" w:space="0" w:color="auto"/>
                  </w:divBdr>
                  <w:divsChild>
                    <w:div w:id="407576026">
                      <w:marLeft w:val="0"/>
                      <w:marRight w:val="0"/>
                      <w:marTop w:val="0"/>
                      <w:marBottom w:val="0"/>
                      <w:divBdr>
                        <w:top w:val="none" w:sz="0" w:space="0" w:color="auto"/>
                        <w:left w:val="none" w:sz="0" w:space="0" w:color="auto"/>
                        <w:bottom w:val="none" w:sz="0" w:space="0" w:color="auto"/>
                        <w:right w:val="none" w:sz="0" w:space="0" w:color="auto"/>
                      </w:divBdr>
                    </w:div>
                    <w:div w:id="1112936418">
                      <w:marLeft w:val="0"/>
                      <w:marRight w:val="0"/>
                      <w:marTop w:val="0"/>
                      <w:marBottom w:val="0"/>
                      <w:divBdr>
                        <w:top w:val="none" w:sz="0" w:space="0" w:color="auto"/>
                        <w:left w:val="none" w:sz="0" w:space="0" w:color="auto"/>
                        <w:bottom w:val="none" w:sz="0" w:space="0" w:color="auto"/>
                        <w:right w:val="none" w:sz="0" w:space="0" w:color="auto"/>
                      </w:divBdr>
                    </w:div>
                    <w:div w:id="1631742403">
                      <w:marLeft w:val="0"/>
                      <w:marRight w:val="0"/>
                      <w:marTop w:val="0"/>
                      <w:marBottom w:val="0"/>
                      <w:divBdr>
                        <w:top w:val="none" w:sz="0" w:space="0" w:color="auto"/>
                        <w:left w:val="none" w:sz="0" w:space="0" w:color="auto"/>
                        <w:bottom w:val="none" w:sz="0" w:space="0" w:color="auto"/>
                        <w:right w:val="none" w:sz="0" w:space="0" w:color="auto"/>
                      </w:divBdr>
                    </w:div>
                    <w:div w:id="1935623728">
                      <w:marLeft w:val="0"/>
                      <w:marRight w:val="0"/>
                      <w:marTop w:val="0"/>
                      <w:marBottom w:val="0"/>
                      <w:divBdr>
                        <w:top w:val="none" w:sz="0" w:space="0" w:color="auto"/>
                        <w:left w:val="none" w:sz="0" w:space="0" w:color="auto"/>
                        <w:bottom w:val="none" w:sz="0" w:space="0" w:color="auto"/>
                        <w:right w:val="none" w:sz="0" w:space="0" w:color="auto"/>
                      </w:divBdr>
                    </w:div>
                  </w:divsChild>
                </w:div>
                <w:div w:id="924337240">
                  <w:marLeft w:val="0"/>
                  <w:marRight w:val="0"/>
                  <w:marTop w:val="0"/>
                  <w:marBottom w:val="0"/>
                  <w:divBdr>
                    <w:top w:val="none" w:sz="0" w:space="0" w:color="auto"/>
                    <w:left w:val="none" w:sz="0" w:space="0" w:color="auto"/>
                    <w:bottom w:val="none" w:sz="0" w:space="0" w:color="auto"/>
                    <w:right w:val="none" w:sz="0" w:space="0" w:color="auto"/>
                  </w:divBdr>
                  <w:divsChild>
                    <w:div w:id="809514286">
                      <w:marLeft w:val="0"/>
                      <w:marRight w:val="0"/>
                      <w:marTop w:val="0"/>
                      <w:marBottom w:val="0"/>
                      <w:divBdr>
                        <w:top w:val="none" w:sz="0" w:space="0" w:color="auto"/>
                        <w:left w:val="none" w:sz="0" w:space="0" w:color="auto"/>
                        <w:bottom w:val="none" w:sz="0" w:space="0" w:color="auto"/>
                        <w:right w:val="none" w:sz="0" w:space="0" w:color="auto"/>
                      </w:divBdr>
                    </w:div>
                  </w:divsChild>
                </w:div>
                <w:div w:id="928998474">
                  <w:marLeft w:val="0"/>
                  <w:marRight w:val="0"/>
                  <w:marTop w:val="0"/>
                  <w:marBottom w:val="0"/>
                  <w:divBdr>
                    <w:top w:val="none" w:sz="0" w:space="0" w:color="auto"/>
                    <w:left w:val="none" w:sz="0" w:space="0" w:color="auto"/>
                    <w:bottom w:val="none" w:sz="0" w:space="0" w:color="auto"/>
                    <w:right w:val="none" w:sz="0" w:space="0" w:color="auto"/>
                  </w:divBdr>
                  <w:divsChild>
                    <w:div w:id="1676228096">
                      <w:marLeft w:val="0"/>
                      <w:marRight w:val="0"/>
                      <w:marTop w:val="0"/>
                      <w:marBottom w:val="0"/>
                      <w:divBdr>
                        <w:top w:val="none" w:sz="0" w:space="0" w:color="auto"/>
                        <w:left w:val="none" w:sz="0" w:space="0" w:color="auto"/>
                        <w:bottom w:val="none" w:sz="0" w:space="0" w:color="auto"/>
                        <w:right w:val="none" w:sz="0" w:space="0" w:color="auto"/>
                      </w:divBdr>
                    </w:div>
                  </w:divsChild>
                </w:div>
                <w:div w:id="943001304">
                  <w:marLeft w:val="0"/>
                  <w:marRight w:val="0"/>
                  <w:marTop w:val="0"/>
                  <w:marBottom w:val="0"/>
                  <w:divBdr>
                    <w:top w:val="none" w:sz="0" w:space="0" w:color="auto"/>
                    <w:left w:val="none" w:sz="0" w:space="0" w:color="auto"/>
                    <w:bottom w:val="none" w:sz="0" w:space="0" w:color="auto"/>
                    <w:right w:val="none" w:sz="0" w:space="0" w:color="auto"/>
                  </w:divBdr>
                  <w:divsChild>
                    <w:div w:id="186451100">
                      <w:marLeft w:val="0"/>
                      <w:marRight w:val="0"/>
                      <w:marTop w:val="0"/>
                      <w:marBottom w:val="0"/>
                      <w:divBdr>
                        <w:top w:val="none" w:sz="0" w:space="0" w:color="auto"/>
                        <w:left w:val="none" w:sz="0" w:space="0" w:color="auto"/>
                        <w:bottom w:val="none" w:sz="0" w:space="0" w:color="auto"/>
                        <w:right w:val="none" w:sz="0" w:space="0" w:color="auto"/>
                      </w:divBdr>
                    </w:div>
                    <w:div w:id="1337877524">
                      <w:marLeft w:val="0"/>
                      <w:marRight w:val="0"/>
                      <w:marTop w:val="0"/>
                      <w:marBottom w:val="0"/>
                      <w:divBdr>
                        <w:top w:val="none" w:sz="0" w:space="0" w:color="auto"/>
                        <w:left w:val="none" w:sz="0" w:space="0" w:color="auto"/>
                        <w:bottom w:val="none" w:sz="0" w:space="0" w:color="auto"/>
                        <w:right w:val="none" w:sz="0" w:space="0" w:color="auto"/>
                      </w:divBdr>
                    </w:div>
                    <w:div w:id="1635212719">
                      <w:marLeft w:val="0"/>
                      <w:marRight w:val="0"/>
                      <w:marTop w:val="0"/>
                      <w:marBottom w:val="0"/>
                      <w:divBdr>
                        <w:top w:val="none" w:sz="0" w:space="0" w:color="auto"/>
                        <w:left w:val="none" w:sz="0" w:space="0" w:color="auto"/>
                        <w:bottom w:val="none" w:sz="0" w:space="0" w:color="auto"/>
                        <w:right w:val="none" w:sz="0" w:space="0" w:color="auto"/>
                      </w:divBdr>
                    </w:div>
                    <w:div w:id="2093579663">
                      <w:marLeft w:val="0"/>
                      <w:marRight w:val="0"/>
                      <w:marTop w:val="0"/>
                      <w:marBottom w:val="0"/>
                      <w:divBdr>
                        <w:top w:val="none" w:sz="0" w:space="0" w:color="auto"/>
                        <w:left w:val="none" w:sz="0" w:space="0" w:color="auto"/>
                        <w:bottom w:val="none" w:sz="0" w:space="0" w:color="auto"/>
                        <w:right w:val="none" w:sz="0" w:space="0" w:color="auto"/>
                      </w:divBdr>
                    </w:div>
                  </w:divsChild>
                </w:div>
                <w:div w:id="944847291">
                  <w:marLeft w:val="0"/>
                  <w:marRight w:val="0"/>
                  <w:marTop w:val="0"/>
                  <w:marBottom w:val="0"/>
                  <w:divBdr>
                    <w:top w:val="none" w:sz="0" w:space="0" w:color="auto"/>
                    <w:left w:val="none" w:sz="0" w:space="0" w:color="auto"/>
                    <w:bottom w:val="none" w:sz="0" w:space="0" w:color="auto"/>
                    <w:right w:val="none" w:sz="0" w:space="0" w:color="auto"/>
                  </w:divBdr>
                  <w:divsChild>
                    <w:div w:id="12197895">
                      <w:marLeft w:val="0"/>
                      <w:marRight w:val="0"/>
                      <w:marTop w:val="0"/>
                      <w:marBottom w:val="0"/>
                      <w:divBdr>
                        <w:top w:val="none" w:sz="0" w:space="0" w:color="auto"/>
                        <w:left w:val="none" w:sz="0" w:space="0" w:color="auto"/>
                        <w:bottom w:val="none" w:sz="0" w:space="0" w:color="auto"/>
                        <w:right w:val="none" w:sz="0" w:space="0" w:color="auto"/>
                      </w:divBdr>
                    </w:div>
                  </w:divsChild>
                </w:div>
                <w:div w:id="948195735">
                  <w:marLeft w:val="0"/>
                  <w:marRight w:val="0"/>
                  <w:marTop w:val="0"/>
                  <w:marBottom w:val="0"/>
                  <w:divBdr>
                    <w:top w:val="none" w:sz="0" w:space="0" w:color="auto"/>
                    <w:left w:val="none" w:sz="0" w:space="0" w:color="auto"/>
                    <w:bottom w:val="none" w:sz="0" w:space="0" w:color="auto"/>
                    <w:right w:val="none" w:sz="0" w:space="0" w:color="auto"/>
                  </w:divBdr>
                  <w:divsChild>
                    <w:div w:id="369692458">
                      <w:marLeft w:val="0"/>
                      <w:marRight w:val="0"/>
                      <w:marTop w:val="0"/>
                      <w:marBottom w:val="0"/>
                      <w:divBdr>
                        <w:top w:val="none" w:sz="0" w:space="0" w:color="auto"/>
                        <w:left w:val="none" w:sz="0" w:space="0" w:color="auto"/>
                        <w:bottom w:val="none" w:sz="0" w:space="0" w:color="auto"/>
                        <w:right w:val="none" w:sz="0" w:space="0" w:color="auto"/>
                      </w:divBdr>
                    </w:div>
                  </w:divsChild>
                </w:div>
                <w:div w:id="960916136">
                  <w:marLeft w:val="0"/>
                  <w:marRight w:val="0"/>
                  <w:marTop w:val="0"/>
                  <w:marBottom w:val="0"/>
                  <w:divBdr>
                    <w:top w:val="none" w:sz="0" w:space="0" w:color="auto"/>
                    <w:left w:val="none" w:sz="0" w:space="0" w:color="auto"/>
                    <w:bottom w:val="none" w:sz="0" w:space="0" w:color="auto"/>
                    <w:right w:val="none" w:sz="0" w:space="0" w:color="auto"/>
                  </w:divBdr>
                  <w:divsChild>
                    <w:div w:id="171842226">
                      <w:marLeft w:val="0"/>
                      <w:marRight w:val="0"/>
                      <w:marTop w:val="0"/>
                      <w:marBottom w:val="0"/>
                      <w:divBdr>
                        <w:top w:val="none" w:sz="0" w:space="0" w:color="auto"/>
                        <w:left w:val="none" w:sz="0" w:space="0" w:color="auto"/>
                        <w:bottom w:val="none" w:sz="0" w:space="0" w:color="auto"/>
                        <w:right w:val="none" w:sz="0" w:space="0" w:color="auto"/>
                      </w:divBdr>
                    </w:div>
                  </w:divsChild>
                </w:div>
                <w:div w:id="987784236">
                  <w:marLeft w:val="0"/>
                  <w:marRight w:val="0"/>
                  <w:marTop w:val="0"/>
                  <w:marBottom w:val="0"/>
                  <w:divBdr>
                    <w:top w:val="none" w:sz="0" w:space="0" w:color="auto"/>
                    <w:left w:val="none" w:sz="0" w:space="0" w:color="auto"/>
                    <w:bottom w:val="none" w:sz="0" w:space="0" w:color="auto"/>
                    <w:right w:val="none" w:sz="0" w:space="0" w:color="auto"/>
                  </w:divBdr>
                  <w:divsChild>
                    <w:div w:id="1044019880">
                      <w:marLeft w:val="0"/>
                      <w:marRight w:val="0"/>
                      <w:marTop w:val="0"/>
                      <w:marBottom w:val="0"/>
                      <w:divBdr>
                        <w:top w:val="none" w:sz="0" w:space="0" w:color="auto"/>
                        <w:left w:val="none" w:sz="0" w:space="0" w:color="auto"/>
                        <w:bottom w:val="none" w:sz="0" w:space="0" w:color="auto"/>
                        <w:right w:val="none" w:sz="0" w:space="0" w:color="auto"/>
                      </w:divBdr>
                    </w:div>
                  </w:divsChild>
                </w:div>
                <w:div w:id="992413621">
                  <w:marLeft w:val="0"/>
                  <w:marRight w:val="0"/>
                  <w:marTop w:val="0"/>
                  <w:marBottom w:val="0"/>
                  <w:divBdr>
                    <w:top w:val="none" w:sz="0" w:space="0" w:color="auto"/>
                    <w:left w:val="none" w:sz="0" w:space="0" w:color="auto"/>
                    <w:bottom w:val="none" w:sz="0" w:space="0" w:color="auto"/>
                    <w:right w:val="none" w:sz="0" w:space="0" w:color="auto"/>
                  </w:divBdr>
                  <w:divsChild>
                    <w:div w:id="1562864125">
                      <w:marLeft w:val="0"/>
                      <w:marRight w:val="0"/>
                      <w:marTop w:val="0"/>
                      <w:marBottom w:val="0"/>
                      <w:divBdr>
                        <w:top w:val="none" w:sz="0" w:space="0" w:color="auto"/>
                        <w:left w:val="none" w:sz="0" w:space="0" w:color="auto"/>
                        <w:bottom w:val="none" w:sz="0" w:space="0" w:color="auto"/>
                        <w:right w:val="none" w:sz="0" w:space="0" w:color="auto"/>
                      </w:divBdr>
                    </w:div>
                  </w:divsChild>
                </w:div>
                <w:div w:id="1009794619">
                  <w:marLeft w:val="0"/>
                  <w:marRight w:val="0"/>
                  <w:marTop w:val="0"/>
                  <w:marBottom w:val="0"/>
                  <w:divBdr>
                    <w:top w:val="none" w:sz="0" w:space="0" w:color="auto"/>
                    <w:left w:val="none" w:sz="0" w:space="0" w:color="auto"/>
                    <w:bottom w:val="none" w:sz="0" w:space="0" w:color="auto"/>
                    <w:right w:val="none" w:sz="0" w:space="0" w:color="auto"/>
                  </w:divBdr>
                  <w:divsChild>
                    <w:div w:id="1049114766">
                      <w:marLeft w:val="0"/>
                      <w:marRight w:val="0"/>
                      <w:marTop w:val="0"/>
                      <w:marBottom w:val="0"/>
                      <w:divBdr>
                        <w:top w:val="none" w:sz="0" w:space="0" w:color="auto"/>
                        <w:left w:val="none" w:sz="0" w:space="0" w:color="auto"/>
                        <w:bottom w:val="none" w:sz="0" w:space="0" w:color="auto"/>
                        <w:right w:val="none" w:sz="0" w:space="0" w:color="auto"/>
                      </w:divBdr>
                    </w:div>
                  </w:divsChild>
                </w:div>
                <w:div w:id="1012805806">
                  <w:marLeft w:val="0"/>
                  <w:marRight w:val="0"/>
                  <w:marTop w:val="0"/>
                  <w:marBottom w:val="0"/>
                  <w:divBdr>
                    <w:top w:val="none" w:sz="0" w:space="0" w:color="auto"/>
                    <w:left w:val="none" w:sz="0" w:space="0" w:color="auto"/>
                    <w:bottom w:val="none" w:sz="0" w:space="0" w:color="auto"/>
                    <w:right w:val="none" w:sz="0" w:space="0" w:color="auto"/>
                  </w:divBdr>
                  <w:divsChild>
                    <w:div w:id="397441207">
                      <w:marLeft w:val="0"/>
                      <w:marRight w:val="0"/>
                      <w:marTop w:val="0"/>
                      <w:marBottom w:val="0"/>
                      <w:divBdr>
                        <w:top w:val="none" w:sz="0" w:space="0" w:color="auto"/>
                        <w:left w:val="none" w:sz="0" w:space="0" w:color="auto"/>
                        <w:bottom w:val="none" w:sz="0" w:space="0" w:color="auto"/>
                        <w:right w:val="none" w:sz="0" w:space="0" w:color="auto"/>
                      </w:divBdr>
                    </w:div>
                  </w:divsChild>
                </w:div>
                <w:div w:id="1028406784">
                  <w:marLeft w:val="0"/>
                  <w:marRight w:val="0"/>
                  <w:marTop w:val="0"/>
                  <w:marBottom w:val="0"/>
                  <w:divBdr>
                    <w:top w:val="none" w:sz="0" w:space="0" w:color="auto"/>
                    <w:left w:val="none" w:sz="0" w:space="0" w:color="auto"/>
                    <w:bottom w:val="none" w:sz="0" w:space="0" w:color="auto"/>
                    <w:right w:val="none" w:sz="0" w:space="0" w:color="auto"/>
                  </w:divBdr>
                  <w:divsChild>
                    <w:div w:id="2021810218">
                      <w:marLeft w:val="0"/>
                      <w:marRight w:val="0"/>
                      <w:marTop w:val="0"/>
                      <w:marBottom w:val="0"/>
                      <w:divBdr>
                        <w:top w:val="none" w:sz="0" w:space="0" w:color="auto"/>
                        <w:left w:val="none" w:sz="0" w:space="0" w:color="auto"/>
                        <w:bottom w:val="none" w:sz="0" w:space="0" w:color="auto"/>
                        <w:right w:val="none" w:sz="0" w:space="0" w:color="auto"/>
                      </w:divBdr>
                    </w:div>
                  </w:divsChild>
                </w:div>
                <w:div w:id="1029723908">
                  <w:marLeft w:val="0"/>
                  <w:marRight w:val="0"/>
                  <w:marTop w:val="0"/>
                  <w:marBottom w:val="0"/>
                  <w:divBdr>
                    <w:top w:val="none" w:sz="0" w:space="0" w:color="auto"/>
                    <w:left w:val="none" w:sz="0" w:space="0" w:color="auto"/>
                    <w:bottom w:val="none" w:sz="0" w:space="0" w:color="auto"/>
                    <w:right w:val="none" w:sz="0" w:space="0" w:color="auto"/>
                  </w:divBdr>
                  <w:divsChild>
                    <w:div w:id="71049778">
                      <w:marLeft w:val="0"/>
                      <w:marRight w:val="0"/>
                      <w:marTop w:val="0"/>
                      <w:marBottom w:val="0"/>
                      <w:divBdr>
                        <w:top w:val="none" w:sz="0" w:space="0" w:color="auto"/>
                        <w:left w:val="none" w:sz="0" w:space="0" w:color="auto"/>
                        <w:bottom w:val="none" w:sz="0" w:space="0" w:color="auto"/>
                        <w:right w:val="none" w:sz="0" w:space="0" w:color="auto"/>
                      </w:divBdr>
                    </w:div>
                    <w:div w:id="293364677">
                      <w:marLeft w:val="0"/>
                      <w:marRight w:val="0"/>
                      <w:marTop w:val="0"/>
                      <w:marBottom w:val="0"/>
                      <w:divBdr>
                        <w:top w:val="none" w:sz="0" w:space="0" w:color="auto"/>
                        <w:left w:val="none" w:sz="0" w:space="0" w:color="auto"/>
                        <w:bottom w:val="none" w:sz="0" w:space="0" w:color="auto"/>
                        <w:right w:val="none" w:sz="0" w:space="0" w:color="auto"/>
                      </w:divBdr>
                    </w:div>
                    <w:div w:id="825970982">
                      <w:marLeft w:val="0"/>
                      <w:marRight w:val="0"/>
                      <w:marTop w:val="0"/>
                      <w:marBottom w:val="0"/>
                      <w:divBdr>
                        <w:top w:val="none" w:sz="0" w:space="0" w:color="auto"/>
                        <w:left w:val="none" w:sz="0" w:space="0" w:color="auto"/>
                        <w:bottom w:val="none" w:sz="0" w:space="0" w:color="auto"/>
                        <w:right w:val="none" w:sz="0" w:space="0" w:color="auto"/>
                      </w:divBdr>
                    </w:div>
                    <w:div w:id="1697386831">
                      <w:marLeft w:val="0"/>
                      <w:marRight w:val="0"/>
                      <w:marTop w:val="0"/>
                      <w:marBottom w:val="0"/>
                      <w:divBdr>
                        <w:top w:val="none" w:sz="0" w:space="0" w:color="auto"/>
                        <w:left w:val="none" w:sz="0" w:space="0" w:color="auto"/>
                        <w:bottom w:val="none" w:sz="0" w:space="0" w:color="auto"/>
                        <w:right w:val="none" w:sz="0" w:space="0" w:color="auto"/>
                      </w:divBdr>
                    </w:div>
                  </w:divsChild>
                </w:div>
                <w:div w:id="1051997185">
                  <w:marLeft w:val="0"/>
                  <w:marRight w:val="0"/>
                  <w:marTop w:val="0"/>
                  <w:marBottom w:val="0"/>
                  <w:divBdr>
                    <w:top w:val="none" w:sz="0" w:space="0" w:color="auto"/>
                    <w:left w:val="none" w:sz="0" w:space="0" w:color="auto"/>
                    <w:bottom w:val="none" w:sz="0" w:space="0" w:color="auto"/>
                    <w:right w:val="none" w:sz="0" w:space="0" w:color="auto"/>
                  </w:divBdr>
                  <w:divsChild>
                    <w:div w:id="1611233774">
                      <w:marLeft w:val="0"/>
                      <w:marRight w:val="0"/>
                      <w:marTop w:val="0"/>
                      <w:marBottom w:val="0"/>
                      <w:divBdr>
                        <w:top w:val="none" w:sz="0" w:space="0" w:color="auto"/>
                        <w:left w:val="none" w:sz="0" w:space="0" w:color="auto"/>
                        <w:bottom w:val="none" w:sz="0" w:space="0" w:color="auto"/>
                        <w:right w:val="none" w:sz="0" w:space="0" w:color="auto"/>
                      </w:divBdr>
                    </w:div>
                  </w:divsChild>
                </w:div>
                <w:div w:id="1057509791">
                  <w:marLeft w:val="0"/>
                  <w:marRight w:val="0"/>
                  <w:marTop w:val="0"/>
                  <w:marBottom w:val="0"/>
                  <w:divBdr>
                    <w:top w:val="none" w:sz="0" w:space="0" w:color="auto"/>
                    <w:left w:val="none" w:sz="0" w:space="0" w:color="auto"/>
                    <w:bottom w:val="none" w:sz="0" w:space="0" w:color="auto"/>
                    <w:right w:val="none" w:sz="0" w:space="0" w:color="auto"/>
                  </w:divBdr>
                  <w:divsChild>
                    <w:div w:id="1067188939">
                      <w:marLeft w:val="0"/>
                      <w:marRight w:val="0"/>
                      <w:marTop w:val="0"/>
                      <w:marBottom w:val="0"/>
                      <w:divBdr>
                        <w:top w:val="none" w:sz="0" w:space="0" w:color="auto"/>
                        <w:left w:val="none" w:sz="0" w:space="0" w:color="auto"/>
                        <w:bottom w:val="none" w:sz="0" w:space="0" w:color="auto"/>
                        <w:right w:val="none" w:sz="0" w:space="0" w:color="auto"/>
                      </w:divBdr>
                    </w:div>
                  </w:divsChild>
                </w:div>
                <w:div w:id="1058892313">
                  <w:marLeft w:val="0"/>
                  <w:marRight w:val="0"/>
                  <w:marTop w:val="0"/>
                  <w:marBottom w:val="0"/>
                  <w:divBdr>
                    <w:top w:val="none" w:sz="0" w:space="0" w:color="auto"/>
                    <w:left w:val="none" w:sz="0" w:space="0" w:color="auto"/>
                    <w:bottom w:val="none" w:sz="0" w:space="0" w:color="auto"/>
                    <w:right w:val="none" w:sz="0" w:space="0" w:color="auto"/>
                  </w:divBdr>
                  <w:divsChild>
                    <w:div w:id="49036534">
                      <w:marLeft w:val="0"/>
                      <w:marRight w:val="0"/>
                      <w:marTop w:val="0"/>
                      <w:marBottom w:val="0"/>
                      <w:divBdr>
                        <w:top w:val="none" w:sz="0" w:space="0" w:color="auto"/>
                        <w:left w:val="none" w:sz="0" w:space="0" w:color="auto"/>
                        <w:bottom w:val="none" w:sz="0" w:space="0" w:color="auto"/>
                        <w:right w:val="none" w:sz="0" w:space="0" w:color="auto"/>
                      </w:divBdr>
                    </w:div>
                    <w:div w:id="55473150">
                      <w:marLeft w:val="0"/>
                      <w:marRight w:val="0"/>
                      <w:marTop w:val="0"/>
                      <w:marBottom w:val="0"/>
                      <w:divBdr>
                        <w:top w:val="none" w:sz="0" w:space="0" w:color="auto"/>
                        <w:left w:val="none" w:sz="0" w:space="0" w:color="auto"/>
                        <w:bottom w:val="none" w:sz="0" w:space="0" w:color="auto"/>
                        <w:right w:val="none" w:sz="0" w:space="0" w:color="auto"/>
                      </w:divBdr>
                    </w:div>
                    <w:div w:id="1974604187">
                      <w:marLeft w:val="0"/>
                      <w:marRight w:val="0"/>
                      <w:marTop w:val="0"/>
                      <w:marBottom w:val="0"/>
                      <w:divBdr>
                        <w:top w:val="none" w:sz="0" w:space="0" w:color="auto"/>
                        <w:left w:val="none" w:sz="0" w:space="0" w:color="auto"/>
                        <w:bottom w:val="none" w:sz="0" w:space="0" w:color="auto"/>
                        <w:right w:val="none" w:sz="0" w:space="0" w:color="auto"/>
                      </w:divBdr>
                    </w:div>
                    <w:div w:id="1984457575">
                      <w:marLeft w:val="0"/>
                      <w:marRight w:val="0"/>
                      <w:marTop w:val="0"/>
                      <w:marBottom w:val="0"/>
                      <w:divBdr>
                        <w:top w:val="none" w:sz="0" w:space="0" w:color="auto"/>
                        <w:left w:val="none" w:sz="0" w:space="0" w:color="auto"/>
                        <w:bottom w:val="none" w:sz="0" w:space="0" w:color="auto"/>
                        <w:right w:val="none" w:sz="0" w:space="0" w:color="auto"/>
                      </w:divBdr>
                    </w:div>
                  </w:divsChild>
                </w:div>
                <w:div w:id="1064376223">
                  <w:marLeft w:val="0"/>
                  <w:marRight w:val="0"/>
                  <w:marTop w:val="0"/>
                  <w:marBottom w:val="0"/>
                  <w:divBdr>
                    <w:top w:val="none" w:sz="0" w:space="0" w:color="auto"/>
                    <w:left w:val="none" w:sz="0" w:space="0" w:color="auto"/>
                    <w:bottom w:val="none" w:sz="0" w:space="0" w:color="auto"/>
                    <w:right w:val="none" w:sz="0" w:space="0" w:color="auto"/>
                  </w:divBdr>
                  <w:divsChild>
                    <w:div w:id="1345283234">
                      <w:marLeft w:val="0"/>
                      <w:marRight w:val="0"/>
                      <w:marTop w:val="0"/>
                      <w:marBottom w:val="0"/>
                      <w:divBdr>
                        <w:top w:val="none" w:sz="0" w:space="0" w:color="auto"/>
                        <w:left w:val="none" w:sz="0" w:space="0" w:color="auto"/>
                        <w:bottom w:val="none" w:sz="0" w:space="0" w:color="auto"/>
                        <w:right w:val="none" w:sz="0" w:space="0" w:color="auto"/>
                      </w:divBdr>
                    </w:div>
                  </w:divsChild>
                </w:div>
                <w:div w:id="1065254888">
                  <w:marLeft w:val="0"/>
                  <w:marRight w:val="0"/>
                  <w:marTop w:val="0"/>
                  <w:marBottom w:val="0"/>
                  <w:divBdr>
                    <w:top w:val="none" w:sz="0" w:space="0" w:color="auto"/>
                    <w:left w:val="none" w:sz="0" w:space="0" w:color="auto"/>
                    <w:bottom w:val="none" w:sz="0" w:space="0" w:color="auto"/>
                    <w:right w:val="none" w:sz="0" w:space="0" w:color="auto"/>
                  </w:divBdr>
                  <w:divsChild>
                    <w:div w:id="2084837172">
                      <w:marLeft w:val="0"/>
                      <w:marRight w:val="0"/>
                      <w:marTop w:val="0"/>
                      <w:marBottom w:val="0"/>
                      <w:divBdr>
                        <w:top w:val="none" w:sz="0" w:space="0" w:color="auto"/>
                        <w:left w:val="none" w:sz="0" w:space="0" w:color="auto"/>
                        <w:bottom w:val="none" w:sz="0" w:space="0" w:color="auto"/>
                        <w:right w:val="none" w:sz="0" w:space="0" w:color="auto"/>
                      </w:divBdr>
                    </w:div>
                  </w:divsChild>
                </w:div>
                <w:div w:id="1075277360">
                  <w:marLeft w:val="0"/>
                  <w:marRight w:val="0"/>
                  <w:marTop w:val="0"/>
                  <w:marBottom w:val="0"/>
                  <w:divBdr>
                    <w:top w:val="none" w:sz="0" w:space="0" w:color="auto"/>
                    <w:left w:val="none" w:sz="0" w:space="0" w:color="auto"/>
                    <w:bottom w:val="none" w:sz="0" w:space="0" w:color="auto"/>
                    <w:right w:val="none" w:sz="0" w:space="0" w:color="auto"/>
                  </w:divBdr>
                  <w:divsChild>
                    <w:div w:id="166554186">
                      <w:marLeft w:val="0"/>
                      <w:marRight w:val="0"/>
                      <w:marTop w:val="0"/>
                      <w:marBottom w:val="0"/>
                      <w:divBdr>
                        <w:top w:val="none" w:sz="0" w:space="0" w:color="auto"/>
                        <w:left w:val="none" w:sz="0" w:space="0" w:color="auto"/>
                        <w:bottom w:val="none" w:sz="0" w:space="0" w:color="auto"/>
                        <w:right w:val="none" w:sz="0" w:space="0" w:color="auto"/>
                      </w:divBdr>
                    </w:div>
                  </w:divsChild>
                </w:div>
                <w:div w:id="1094206871">
                  <w:marLeft w:val="0"/>
                  <w:marRight w:val="0"/>
                  <w:marTop w:val="0"/>
                  <w:marBottom w:val="0"/>
                  <w:divBdr>
                    <w:top w:val="none" w:sz="0" w:space="0" w:color="auto"/>
                    <w:left w:val="none" w:sz="0" w:space="0" w:color="auto"/>
                    <w:bottom w:val="none" w:sz="0" w:space="0" w:color="auto"/>
                    <w:right w:val="none" w:sz="0" w:space="0" w:color="auto"/>
                  </w:divBdr>
                  <w:divsChild>
                    <w:div w:id="1600018136">
                      <w:marLeft w:val="0"/>
                      <w:marRight w:val="0"/>
                      <w:marTop w:val="0"/>
                      <w:marBottom w:val="0"/>
                      <w:divBdr>
                        <w:top w:val="none" w:sz="0" w:space="0" w:color="auto"/>
                        <w:left w:val="none" w:sz="0" w:space="0" w:color="auto"/>
                        <w:bottom w:val="none" w:sz="0" w:space="0" w:color="auto"/>
                        <w:right w:val="none" w:sz="0" w:space="0" w:color="auto"/>
                      </w:divBdr>
                    </w:div>
                  </w:divsChild>
                </w:div>
                <w:div w:id="1095901569">
                  <w:marLeft w:val="0"/>
                  <w:marRight w:val="0"/>
                  <w:marTop w:val="0"/>
                  <w:marBottom w:val="0"/>
                  <w:divBdr>
                    <w:top w:val="none" w:sz="0" w:space="0" w:color="auto"/>
                    <w:left w:val="none" w:sz="0" w:space="0" w:color="auto"/>
                    <w:bottom w:val="none" w:sz="0" w:space="0" w:color="auto"/>
                    <w:right w:val="none" w:sz="0" w:space="0" w:color="auto"/>
                  </w:divBdr>
                  <w:divsChild>
                    <w:div w:id="2130708215">
                      <w:marLeft w:val="0"/>
                      <w:marRight w:val="0"/>
                      <w:marTop w:val="0"/>
                      <w:marBottom w:val="0"/>
                      <w:divBdr>
                        <w:top w:val="none" w:sz="0" w:space="0" w:color="auto"/>
                        <w:left w:val="none" w:sz="0" w:space="0" w:color="auto"/>
                        <w:bottom w:val="none" w:sz="0" w:space="0" w:color="auto"/>
                        <w:right w:val="none" w:sz="0" w:space="0" w:color="auto"/>
                      </w:divBdr>
                    </w:div>
                  </w:divsChild>
                </w:div>
                <w:div w:id="1125008358">
                  <w:marLeft w:val="0"/>
                  <w:marRight w:val="0"/>
                  <w:marTop w:val="0"/>
                  <w:marBottom w:val="0"/>
                  <w:divBdr>
                    <w:top w:val="none" w:sz="0" w:space="0" w:color="auto"/>
                    <w:left w:val="none" w:sz="0" w:space="0" w:color="auto"/>
                    <w:bottom w:val="none" w:sz="0" w:space="0" w:color="auto"/>
                    <w:right w:val="none" w:sz="0" w:space="0" w:color="auto"/>
                  </w:divBdr>
                  <w:divsChild>
                    <w:div w:id="692925122">
                      <w:marLeft w:val="0"/>
                      <w:marRight w:val="0"/>
                      <w:marTop w:val="0"/>
                      <w:marBottom w:val="0"/>
                      <w:divBdr>
                        <w:top w:val="none" w:sz="0" w:space="0" w:color="auto"/>
                        <w:left w:val="none" w:sz="0" w:space="0" w:color="auto"/>
                        <w:bottom w:val="none" w:sz="0" w:space="0" w:color="auto"/>
                        <w:right w:val="none" w:sz="0" w:space="0" w:color="auto"/>
                      </w:divBdr>
                    </w:div>
                  </w:divsChild>
                </w:div>
                <w:div w:id="1126773404">
                  <w:marLeft w:val="0"/>
                  <w:marRight w:val="0"/>
                  <w:marTop w:val="0"/>
                  <w:marBottom w:val="0"/>
                  <w:divBdr>
                    <w:top w:val="none" w:sz="0" w:space="0" w:color="auto"/>
                    <w:left w:val="none" w:sz="0" w:space="0" w:color="auto"/>
                    <w:bottom w:val="none" w:sz="0" w:space="0" w:color="auto"/>
                    <w:right w:val="none" w:sz="0" w:space="0" w:color="auto"/>
                  </w:divBdr>
                  <w:divsChild>
                    <w:div w:id="468205724">
                      <w:marLeft w:val="0"/>
                      <w:marRight w:val="0"/>
                      <w:marTop w:val="0"/>
                      <w:marBottom w:val="0"/>
                      <w:divBdr>
                        <w:top w:val="none" w:sz="0" w:space="0" w:color="auto"/>
                        <w:left w:val="none" w:sz="0" w:space="0" w:color="auto"/>
                        <w:bottom w:val="none" w:sz="0" w:space="0" w:color="auto"/>
                        <w:right w:val="none" w:sz="0" w:space="0" w:color="auto"/>
                      </w:divBdr>
                    </w:div>
                  </w:divsChild>
                </w:div>
                <w:div w:id="1129126818">
                  <w:marLeft w:val="0"/>
                  <w:marRight w:val="0"/>
                  <w:marTop w:val="0"/>
                  <w:marBottom w:val="0"/>
                  <w:divBdr>
                    <w:top w:val="none" w:sz="0" w:space="0" w:color="auto"/>
                    <w:left w:val="none" w:sz="0" w:space="0" w:color="auto"/>
                    <w:bottom w:val="none" w:sz="0" w:space="0" w:color="auto"/>
                    <w:right w:val="none" w:sz="0" w:space="0" w:color="auto"/>
                  </w:divBdr>
                  <w:divsChild>
                    <w:div w:id="1699238209">
                      <w:marLeft w:val="0"/>
                      <w:marRight w:val="0"/>
                      <w:marTop w:val="0"/>
                      <w:marBottom w:val="0"/>
                      <w:divBdr>
                        <w:top w:val="none" w:sz="0" w:space="0" w:color="auto"/>
                        <w:left w:val="none" w:sz="0" w:space="0" w:color="auto"/>
                        <w:bottom w:val="none" w:sz="0" w:space="0" w:color="auto"/>
                        <w:right w:val="none" w:sz="0" w:space="0" w:color="auto"/>
                      </w:divBdr>
                    </w:div>
                  </w:divsChild>
                </w:div>
                <w:div w:id="1131364716">
                  <w:marLeft w:val="0"/>
                  <w:marRight w:val="0"/>
                  <w:marTop w:val="0"/>
                  <w:marBottom w:val="0"/>
                  <w:divBdr>
                    <w:top w:val="none" w:sz="0" w:space="0" w:color="auto"/>
                    <w:left w:val="none" w:sz="0" w:space="0" w:color="auto"/>
                    <w:bottom w:val="none" w:sz="0" w:space="0" w:color="auto"/>
                    <w:right w:val="none" w:sz="0" w:space="0" w:color="auto"/>
                  </w:divBdr>
                  <w:divsChild>
                    <w:div w:id="1009793487">
                      <w:marLeft w:val="0"/>
                      <w:marRight w:val="0"/>
                      <w:marTop w:val="0"/>
                      <w:marBottom w:val="0"/>
                      <w:divBdr>
                        <w:top w:val="none" w:sz="0" w:space="0" w:color="auto"/>
                        <w:left w:val="none" w:sz="0" w:space="0" w:color="auto"/>
                        <w:bottom w:val="none" w:sz="0" w:space="0" w:color="auto"/>
                        <w:right w:val="none" w:sz="0" w:space="0" w:color="auto"/>
                      </w:divBdr>
                    </w:div>
                  </w:divsChild>
                </w:div>
                <w:div w:id="1140610561">
                  <w:marLeft w:val="0"/>
                  <w:marRight w:val="0"/>
                  <w:marTop w:val="0"/>
                  <w:marBottom w:val="0"/>
                  <w:divBdr>
                    <w:top w:val="none" w:sz="0" w:space="0" w:color="auto"/>
                    <w:left w:val="none" w:sz="0" w:space="0" w:color="auto"/>
                    <w:bottom w:val="none" w:sz="0" w:space="0" w:color="auto"/>
                    <w:right w:val="none" w:sz="0" w:space="0" w:color="auto"/>
                  </w:divBdr>
                  <w:divsChild>
                    <w:div w:id="192809262">
                      <w:marLeft w:val="0"/>
                      <w:marRight w:val="0"/>
                      <w:marTop w:val="0"/>
                      <w:marBottom w:val="0"/>
                      <w:divBdr>
                        <w:top w:val="none" w:sz="0" w:space="0" w:color="auto"/>
                        <w:left w:val="none" w:sz="0" w:space="0" w:color="auto"/>
                        <w:bottom w:val="none" w:sz="0" w:space="0" w:color="auto"/>
                        <w:right w:val="none" w:sz="0" w:space="0" w:color="auto"/>
                      </w:divBdr>
                    </w:div>
                  </w:divsChild>
                </w:div>
                <w:div w:id="1141190109">
                  <w:marLeft w:val="0"/>
                  <w:marRight w:val="0"/>
                  <w:marTop w:val="0"/>
                  <w:marBottom w:val="0"/>
                  <w:divBdr>
                    <w:top w:val="none" w:sz="0" w:space="0" w:color="auto"/>
                    <w:left w:val="none" w:sz="0" w:space="0" w:color="auto"/>
                    <w:bottom w:val="none" w:sz="0" w:space="0" w:color="auto"/>
                    <w:right w:val="none" w:sz="0" w:space="0" w:color="auto"/>
                  </w:divBdr>
                  <w:divsChild>
                    <w:div w:id="1379893038">
                      <w:marLeft w:val="0"/>
                      <w:marRight w:val="0"/>
                      <w:marTop w:val="0"/>
                      <w:marBottom w:val="0"/>
                      <w:divBdr>
                        <w:top w:val="none" w:sz="0" w:space="0" w:color="auto"/>
                        <w:left w:val="none" w:sz="0" w:space="0" w:color="auto"/>
                        <w:bottom w:val="none" w:sz="0" w:space="0" w:color="auto"/>
                        <w:right w:val="none" w:sz="0" w:space="0" w:color="auto"/>
                      </w:divBdr>
                    </w:div>
                  </w:divsChild>
                </w:div>
                <w:div w:id="1144543906">
                  <w:marLeft w:val="0"/>
                  <w:marRight w:val="0"/>
                  <w:marTop w:val="0"/>
                  <w:marBottom w:val="0"/>
                  <w:divBdr>
                    <w:top w:val="none" w:sz="0" w:space="0" w:color="auto"/>
                    <w:left w:val="none" w:sz="0" w:space="0" w:color="auto"/>
                    <w:bottom w:val="none" w:sz="0" w:space="0" w:color="auto"/>
                    <w:right w:val="none" w:sz="0" w:space="0" w:color="auto"/>
                  </w:divBdr>
                  <w:divsChild>
                    <w:div w:id="1394892341">
                      <w:marLeft w:val="0"/>
                      <w:marRight w:val="0"/>
                      <w:marTop w:val="0"/>
                      <w:marBottom w:val="0"/>
                      <w:divBdr>
                        <w:top w:val="none" w:sz="0" w:space="0" w:color="auto"/>
                        <w:left w:val="none" w:sz="0" w:space="0" w:color="auto"/>
                        <w:bottom w:val="none" w:sz="0" w:space="0" w:color="auto"/>
                        <w:right w:val="none" w:sz="0" w:space="0" w:color="auto"/>
                      </w:divBdr>
                    </w:div>
                  </w:divsChild>
                </w:div>
                <w:div w:id="1166284646">
                  <w:marLeft w:val="0"/>
                  <w:marRight w:val="0"/>
                  <w:marTop w:val="0"/>
                  <w:marBottom w:val="0"/>
                  <w:divBdr>
                    <w:top w:val="none" w:sz="0" w:space="0" w:color="auto"/>
                    <w:left w:val="none" w:sz="0" w:space="0" w:color="auto"/>
                    <w:bottom w:val="none" w:sz="0" w:space="0" w:color="auto"/>
                    <w:right w:val="none" w:sz="0" w:space="0" w:color="auto"/>
                  </w:divBdr>
                  <w:divsChild>
                    <w:div w:id="243953580">
                      <w:marLeft w:val="0"/>
                      <w:marRight w:val="0"/>
                      <w:marTop w:val="0"/>
                      <w:marBottom w:val="0"/>
                      <w:divBdr>
                        <w:top w:val="none" w:sz="0" w:space="0" w:color="auto"/>
                        <w:left w:val="none" w:sz="0" w:space="0" w:color="auto"/>
                        <w:bottom w:val="none" w:sz="0" w:space="0" w:color="auto"/>
                        <w:right w:val="none" w:sz="0" w:space="0" w:color="auto"/>
                      </w:divBdr>
                    </w:div>
                  </w:divsChild>
                </w:div>
                <w:div w:id="1169102969">
                  <w:marLeft w:val="0"/>
                  <w:marRight w:val="0"/>
                  <w:marTop w:val="0"/>
                  <w:marBottom w:val="0"/>
                  <w:divBdr>
                    <w:top w:val="none" w:sz="0" w:space="0" w:color="auto"/>
                    <w:left w:val="none" w:sz="0" w:space="0" w:color="auto"/>
                    <w:bottom w:val="none" w:sz="0" w:space="0" w:color="auto"/>
                    <w:right w:val="none" w:sz="0" w:space="0" w:color="auto"/>
                  </w:divBdr>
                  <w:divsChild>
                    <w:div w:id="1072459966">
                      <w:marLeft w:val="0"/>
                      <w:marRight w:val="0"/>
                      <w:marTop w:val="0"/>
                      <w:marBottom w:val="0"/>
                      <w:divBdr>
                        <w:top w:val="none" w:sz="0" w:space="0" w:color="auto"/>
                        <w:left w:val="none" w:sz="0" w:space="0" w:color="auto"/>
                        <w:bottom w:val="none" w:sz="0" w:space="0" w:color="auto"/>
                        <w:right w:val="none" w:sz="0" w:space="0" w:color="auto"/>
                      </w:divBdr>
                    </w:div>
                  </w:divsChild>
                </w:div>
                <w:div w:id="1178229542">
                  <w:marLeft w:val="0"/>
                  <w:marRight w:val="0"/>
                  <w:marTop w:val="0"/>
                  <w:marBottom w:val="0"/>
                  <w:divBdr>
                    <w:top w:val="none" w:sz="0" w:space="0" w:color="auto"/>
                    <w:left w:val="none" w:sz="0" w:space="0" w:color="auto"/>
                    <w:bottom w:val="none" w:sz="0" w:space="0" w:color="auto"/>
                    <w:right w:val="none" w:sz="0" w:space="0" w:color="auto"/>
                  </w:divBdr>
                  <w:divsChild>
                    <w:div w:id="996960395">
                      <w:marLeft w:val="0"/>
                      <w:marRight w:val="0"/>
                      <w:marTop w:val="0"/>
                      <w:marBottom w:val="0"/>
                      <w:divBdr>
                        <w:top w:val="none" w:sz="0" w:space="0" w:color="auto"/>
                        <w:left w:val="none" w:sz="0" w:space="0" w:color="auto"/>
                        <w:bottom w:val="none" w:sz="0" w:space="0" w:color="auto"/>
                        <w:right w:val="none" w:sz="0" w:space="0" w:color="auto"/>
                      </w:divBdr>
                    </w:div>
                  </w:divsChild>
                </w:div>
                <w:div w:id="1178933231">
                  <w:marLeft w:val="0"/>
                  <w:marRight w:val="0"/>
                  <w:marTop w:val="0"/>
                  <w:marBottom w:val="0"/>
                  <w:divBdr>
                    <w:top w:val="none" w:sz="0" w:space="0" w:color="auto"/>
                    <w:left w:val="none" w:sz="0" w:space="0" w:color="auto"/>
                    <w:bottom w:val="none" w:sz="0" w:space="0" w:color="auto"/>
                    <w:right w:val="none" w:sz="0" w:space="0" w:color="auto"/>
                  </w:divBdr>
                  <w:divsChild>
                    <w:div w:id="1198857817">
                      <w:marLeft w:val="0"/>
                      <w:marRight w:val="0"/>
                      <w:marTop w:val="0"/>
                      <w:marBottom w:val="0"/>
                      <w:divBdr>
                        <w:top w:val="none" w:sz="0" w:space="0" w:color="auto"/>
                        <w:left w:val="none" w:sz="0" w:space="0" w:color="auto"/>
                        <w:bottom w:val="none" w:sz="0" w:space="0" w:color="auto"/>
                        <w:right w:val="none" w:sz="0" w:space="0" w:color="auto"/>
                      </w:divBdr>
                    </w:div>
                  </w:divsChild>
                </w:div>
                <w:div w:id="1183477700">
                  <w:marLeft w:val="0"/>
                  <w:marRight w:val="0"/>
                  <w:marTop w:val="0"/>
                  <w:marBottom w:val="0"/>
                  <w:divBdr>
                    <w:top w:val="none" w:sz="0" w:space="0" w:color="auto"/>
                    <w:left w:val="none" w:sz="0" w:space="0" w:color="auto"/>
                    <w:bottom w:val="none" w:sz="0" w:space="0" w:color="auto"/>
                    <w:right w:val="none" w:sz="0" w:space="0" w:color="auto"/>
                  </w:divBdr>
                  <w:divsChild>
                    <w:div w:id="1265845912">
                      <w:marLeft w:val="0"/>
                      <w:marRight w:val="0"/>
                      <w:marTop w:val="0"/>
                      <w:marBottom w:val="0"/>
                      <w:divBdr>
                        <w:top w:val="none" w:sz="0" w:space="0" w:color="auto"/>
                        <w:left w:val="none" w:sz="0" w:space="0" w:color="auto"/>
                        <w:bottom w:val="none" w:sz="0" w:space="0" w:color="auto"/>
                        <w:right w:val="none" w:sz="0" w:space="0" w:color="auto"/>
                      </w:divBdr>
                    </w:div>
                  </w:divsChild>
                </w:div>
                <w:div w:id="1186404227">
                  <w:marLeft w:val="0"/>
                  <w:marRight w:val="0"/>
                  <w:marTop w:val="0"/>
                  <w:marBottom w:val="0"/>
                  <w:divBdr>
                    <w:top w:val="none" w:sz="0" w:space="0" w:color="auto"/>
                    <w:left w:val="none" w:sz="0" w:space="0" w:color="auto"/>
                    <w:bottom w:val="none" w:sz="0" w:space="0" w:color="auto"/>
                    <w:right w:val="none" w:sz="0" w:space="0" w:color="auto"/>
                  </w:divBdr>
                  <w:divsChild>
                    <w:div w:id="1589728294">
                      <w:marLeft w:val="0"/>
                      <w:marRight w:val="0"/>
                      <w:marTop w:val="0"/>
                      <w:marBottom w:val="0"/>
                      <w:divBdr>
                        <w:top w:val="none" w:sz="0" w:space="0" w:color="auto"/>
                        <w:left w:val="none" w:sz="0" w:space="0" w:color="auto"/>
                        <w:bottom w:val="none" w:sz="0" w:space="0" w:color="auto"/>
                        <w:right w:val="none" w:sz="0" w:space="0" w:color="auto"/>
                      </w:divBdr>
                    </w:div>
                  </w:divsChild>
                </w:div>
                <w:div w:id="1206605290">
                  <w:marLeft w:val="0"/>
                  <w:marRight w:val="0"/>
                  <w:marTop w:val="0"/>
                  <w:marBottom w:val="0"/>
                  <w:divBdr>
                    <w:top w:val="none" w:sz="0" w:space="0" w:color="auto"/>
                    <w:left w:val="none" w:sz="0" w:space="0" w:color="auto"/>
                    <w:bottom w:val="none" w:sz="0" w:space="0" w:color="auto"/>
                    <w:right w:val="none" w:sz="0" w:space="0" w:color="auto"/>
                  </w:divBdr>
                  <w:divsChild>
                    <w:div w:id="987779673">
                      <w:marLeft w:val="0"/>
                      <w:marRight w:val="0"/>
                      <w:marTop w:val="0"/>
                      <w:marBottom w:val="0"/>
                      <w:divBdr>
                        <w:top w:val="none" w:sz="0" w:space="0" w:color="auto"/>
                        <w:left w:val="none" w:sz="0" w:space="0" w:color="auto"/>
                        <w:bottom w:val="none" w:sz="0" w:space="0" w:color="auto"/>
                        <w:right w:val="none" w:sz="0" w:space="0" w:color="auto"/>
                      </w:divBdr>
                    </w:div>
                  </w:divsChild>
                </w:div>
                <w:div w:id="1248031890">
                  <w:marLeft w:val="0"/>
                  <w:marRight w:val="0"/>
                  <w:marTop w:val="0"/>
                  <w:marBottom w:val="0"/>
                  <w:divBdr>
                    <w:top w:val="none" w:sz="0" w:space="0" w:color="auto"/>
                    <w:left w:val="none" w:sz="0" w:space="0" w:color="auto"/>
                    <w:bottom w:val="none" w:sz="0" w:space="0" w:color="auto"/>
                    <w:right w:val="none" w:sz="0" w:space="0" w:color="auto"/>
                  </w:divBdr>
                  <w:divsChild>
                    <w:div w:id="1717200892">
                      <w:marLeft w:val="0"/>
                      <w:marRight w:val="0"/>
                      <w:marTop w:val="0"/>
                      <w:marBottom w:val="0"/>
                      <w:divBdr>
                        <w:top w:val="none" w:sz="0" w:space="0" w:color="auto"/>
                        <w:left w:val="none" w:sz="0" w:space="0" w:color="auto"/>
                        <w:bottom w:val="none" w:sz="0" w:space="0" w:color="auto"/>
                        <w:right w:val="none" w:sz="0" w:space="0" w:color="auto"/>
                      </w:divBdr>
                    </w:div>
                  </w:divsChild>
                </w:div>
                <w:div w:id="1256981473">
                  <w:marLeft w:val="0"/>
                  <w:marRight w:val="0"/>
                  <w:marTop w:val="0"/>
                  <w:marBottom w:val="0"/>
                  <w:divBdr>
                    <w:top w:val="none" w:sz="0" w:space="0" w:color="auto"/>
                    <w:left w:val="none" w:sz="0" w:space="0" w:color="auto"/>
                    <w:bottom w:val="none" w:sz="0" w:space="0" w:color="auto"/>
                    <w:right w:val="none" w:sz="0" w:space="0" w:color="auto"/>
                  </w:divBdr>
                  <w:divsChild>
                    <w:div w:id="1213470056">
                      <w:marLeft w:val="0"/>
                      <w:marRight w:val="0"/>
                      <w:marTop w:val="0"/>
                      <w:marBottom w:val="0"/>
                      <w:divBdr>
                        <w:top w:val="none" w:sz="0" w:space="0" w:color="auto"/>
                        <w:left w:val="none" w:sz="0" w:space="0" w:color="auto"/>
                        <w:bottom w:val="none" w:sz="0" w:space="0" w:color="auto"/>
                        <w:right w:val="none" w:sz="0" w:space="0" w:color="auto"/>
                      </w:divBdr>
                    </w:div>
                  </w:divsChild>
                </w:div>
                <w:div w:id="1267881080">
                  <w:marLeft w:val="0"/>
                  <w:marRight w:val="0"/>
                  <w:marTop w:val="0"/>
                  <w:marBottom w:val="0"/>
                  <w:divBdr>
                    <w:top w:val="none" w:sz="0" w:space="0" w:color="auto"/>
                    <w:left w:val="none" w:sz="0" w:space="0" w:color="auto"/>
                    <w:bottom w:val="none" w:sz="0" w:space="0" w:color="auto"/>
                    <w:right w:val="none" w:sz="0" w:space="0" w:color="auto"/>
                  </w:divBdr>
                  <w:divsChild>
                    <w:div w:id="535851578">
                      <w:marLeft w:val="0"/>
                      <w:marRight w:val="0"/>
                      <w:marTop w:val="0"/>
                      <w:marBottom w:val="0"/>
                      <w:divBdr>
                        <w:top w:val="none" w:sz="0" w:space="0" w:color="auto"/>
                        <w:left w:val="none" w:sz="0" w:space="0" w:color="auto"/>
                        <w:bottom w:val="none" w:sz="0" w:space="0" w:color="auto"/>
                        <w:right w:val="none" w:sz="0" w:space="0" w:color="auto"/>
                      </w:divBdr>
                    </w:div>
                  </w:divsChild>
                </w:div>
                <w:div w:id="1269119564">
                  <w:marLeft w:val="0"/>
                  <w:marRight w:val="0"/>
                  <w:marTop w:val="0"/>
                  <w:marBottom w:val="0"/>
                  <w:divBdr>
                    <w:top w:val="none" w:sz="0" w:space="0" w:color="auto"/>
                    <w:left w:val="none" w:sz="0" w:space="0" w:color="auto"/>
                    <w:bottom w:val="none" w:sz="0" w:space="0" w:color="auto"/>
                    <w:right w:val="none" w:sz="0" w:space="0" w:color="auto"/>
                  </w:divBdr>
                  <w:divsChild>
                    <w:div w:id="1680041049">
                      <w:marLeft w:val="0"/>
                      <w:marRight w:val="0"/>
                      <w:marTop w:val="0"/>
                      <w:marBottom w:val="0"/>
                      <w:divBdr>
                        <w:top w:val="none" w:sz="0" w:space="0" w:color="auto"/>
                        <w:left w:val="none" w:sz="0" w:space="0" w:color="auto"/>
                        <w:bottom w:val="none" w:sz="0" w:space="0" w:color="auto"/>
                        <w:right w:val="none" w:sz="0" w:space="0" w:color="auto"/>
                      </w:divBdr>
                    </w:div>
                  </w:divsChild>
                </w:div>
                <w:div w:id="1270775491">
                  <w:marLeft w:val="0"/>
                  <w:marRight w:val="0"/>
                  <w:marTop w:val="0"/>
                  <w:marBottom w:val="0"/>
                  <w:divBdr>
                    <w:top w:val="none" w:sz="0" w:space="0" w:color="auto"/>
                    <w:left w:val="none" w:sz="0" w:space="0" w:color="auto"/>
                    <w:bottom w:val="none" w:sz="0" w:space="0" w:color="auto"/>
                    <w:right w:val="none" w:sz="0" w:space="0" w:color="auto"/>
                  </w:divBdr>
                  <w:divsChild>
                    <w:div w:id="2050763627">
                      <w:marLeft w:val="0"/>
                      <w:marRight w:val="0"/>
                      <w:marTop w:val="0"/>
                      <w:marBottom w:val="0"/>
                      <w:divBdr>
                        <w:top w:val="none" w:sz="0" w:space="0" w:color="auto"/>
                        <w:left w:val="none" w:sz="0" w:space="0" w:color="auto"/>
                        <w:bottom w:val="none" w:sz="0" w:space="0" w:color="auto"/>
                        <w:right w:val="none" w:sz="0" w:space="0" w:color="auto"/>
                      </w:divBdr>
                    </w:div>
                  </w:divsChild>
                </w:div>
                <w:div w:id="1274094328">
                  <w:marLeft w:val="0"/>
                  <w:marRight w:val="0"/>
                  <w:marTop w:val="0"/>
                  <w:marBottom w:val="0"/>
                  <w:divBdr>
                    <w:top w:val="none" w:sz="0" w:space="0" w:color="auto"/>
                    <w:left w:val="none" w:sz="0" w:space="0" w:color="auto"/>
                    <w:bottom w:val="none" w:sz="0" w:space="0" w:color="auto"/>
                    <w:right w:val="none" w:sz="0" w:space="0" w:color="auto"/>
                  </w:divBdr>
                  <w:divsChild>
                    <w:div w:id="473914273">
                      <w:marLeft w:val="0"/>
                      <w:marRight w:val="0"/>
                      <w:marTop w:val="0"/>
                      <w:marBottom w:val="0"/>
                      <w:divBdr>
                        <w:top w:val="none" w:sz="0" w:space="0" w:color="auto"/>
                        <w:left w:val="none" w:sz="0" w:space="0" w:color="auto"/>
                        <w:bottom w:val="none" w:sz="0" w:space="0" w:color="auto"/>
                        <w:right w:val="none" w:sz="0" w:space="0" w:color="auto"/>
                      </w:divBdr>
                    </w:div>
                  </w:divsChild>
                </w:div>
                <w:div w:id="1278952176">
                  <w:marLeft w:val="0"/>
                  <w:marRight w:val="0"/>
                  <w:marTop w:val="0"/>
                  <w:marBottom w:val="0"/>
                  <w:divBdr>
                    <w:top w:val="none" w:sz="0" w:space="0" w:color="auto"/>
                    <w:left w:val="none" w:sz="0" w:space="0" w:color="auto"/>
                    <w:bottom w:val="none" w:sz="0" w:space="0" w:color="auto"/>
                    <w:right w:val="none" w:sz="0" w:space="0" w:color="auto"/>
                  </w:divBdr>
                  <w:divsChild>
                    <w:div w:id="1595698432">
                      <w:marLeft w:val="0"/>
                      <w:marRight w:val="0"/>
                      <w:marTop w:val="0"/>
                      <w:marBottom w:val="0"/>
                      <w:divBdr>
                        <w:top w:val="none" w:sz="0" w:space="0" w:color="auto"/>
                        <w:left w:val="none" w:sz="0" w:space="0" w:color="auto"/>
                        <w:bottom w:val="none" w:sz="0" w:space="0" w:color="auto"/>
                        <w:right w:val="none" w:sz="0" w:space="0" w:color="auto"/>
                      </w:divBdr>
                    </w:div>
                  </w:divsChild>
                </w:div>
                <w:div w:id="1282608409">
                  <w:marLeft w:val="0"/>
                  <w:marRight w:val="0"/>
                  <w:marTop w:val="0"/>
                  <w:marBottom w:val="0"/>
                  <w:divBdr>
                    <w:top w:val="none" w:sz="0" w:space="0" w:color="auto"/>
                    <w:left w:val="none" w:sz="0" w:space="0" w:color="auto"/>
                    <w:bottom w:val="none" w:sz="0" w:space="0" w:color="auto"/>
                    <w:right w:val="none" w:sz="0" w:space="0" w:color="auto"/>
                  </w:divBdr>
                  <w:divsChild>
                    <w:div w:id="107508551">
                      <w:marLeft w:val="0"/>
                      <w:marRight w:val="0"/>
                      <w:marTop w:val="0"/>
                      <w:marBottom w:val="0"/>
                      <w:divBdr>
                        <w:top w:val="none" w:sz="0" w:space="0" w:color="auto"/>
                        <w:left w:val="none" w:sz="0" w:space="0" w:color="auto"/>
                        <w:bottom w:val="none" w:sz="0" w:space="0" w:color="auto"/>
                        <w:right w:val="none" w:sz="0" w:space="0" w:color="auto"/>
                      </w:divBdr>
                    </w:div>
                    <w:div w:id="354116196">
                      <w:marLeft w:val="0"/>
                      <w:marRight w:val="0"/>
                      <w:marTop w:val="0"/>
                      <w:marBottom w:val="0"/>
                      <w:divBdr>
                        <w:top w:val="none" w:sz="0" w:space="0" w:color="auto"/>
                        <w:left w:val="none" w:sz="0" w:space="0" w:color="auto"/>
                        <w:bottom w:val="none" w:sz="0" w:space="0" w:color="auto"/>
                        <w:right w:val="none" w:sz="0" w:space="0" w:color="auto"/>
                      </w:divBdr>
                    </w:div>
                  </w:divsChild>
                </w:div>
                <w:div w:id="1295065270">
                  <w:marLeft w:val="0"/>
                  <w:marRight w:val="0"/>
                  <w:marTop w:val="0"/>
                  <w:marBottom w:val="0"/>
                  <w:divBdr>
                    <w:top w:val="none" w:sz="0" w:space="0" w:color="auto"/>
                    <w:left w:val="none" w:sz="0" w:space="0" w:color="auto"/>
                    <w:bottom w:val="none" w:sz="0" w:space="0" w:color="auto"/>
                    <w:right w:val="none" w:sz="0" w:space="0" w:color="auto"/>
                  </w:divBdr>
                  <w:divsChild>
                    <w:div w:id="668293458">
                      <w:marLeft w:val="0"/>
                      <w:marRight w:val="0"/>
                      <w:marTop w:val="0"/>
                      <w:marBottom w:val="0"/>
                      <w:divBdr>
                        <w:top w:val="none" w:sz="0" w:space="0" w:color="auto"/>
                        <w:left w:val="none" w:sz="0" w:space="0" w:color="auto"/>
                        <w:bottom w:val="none" w:sz="0" w:space="0" w:color="auto"/>
                        <w:right w:val="none" w:sz="0" w:space="0" w:color="auto"/>
                      </w:divBdr>
                    </w:div>
                  </w:divsChild>
                </w:div>
                <w:div w:id="1306282158">
                  <w:marLeft w:val="0"/>
                  <w:marRight w:val="0"/>
                  <w:marTop w:val="0"/>
                  <w:marBottom w:val="0"/>
                  <w:divBdr>
                    <w:top w:val="none" w:sz="0" w:space="0" w:color="auto"/>
                    <w:left w:val="none" w:sz="0" w:space="0" w:color="auto"/>
                    <w:bottom w:val="none" w:sz="0" w:space="0" w:color="auto"/>
                    <w:right w:val="none" w:sz="0" w:space="0" w:color="auto"/>
                  </w:divBdr>
                  <w:divsChild>
                    <w:div w:id="636492050">
                      <w:marLeft w:val="0"/>
                      <w:marRight w:val="0"/>
                      <w:marTop w:val="0"/>
                      <w:marBottom w:val="0"/>
                      <w:divBdr>
                        <w:top w:val="none" w:sz="0" w:space="0" w:color="auto"/>
                        <w:left w:val="none" w:sz="0" w:space="0" w:color="auto"/>
                        <w:bottom w:val="none" w:sz="0" w:space="0" w:color="auto"/>
                        <w:right w:val="none" w:sz="0" w:space="0" w:color="auto"/>
                      </w:divBdr>
                    </w:div>
                  </w:divsChild>
                </w:div>
                <w:div w:id="1309287313">
                  <w:marLeft w:val="0"/>
                  <w:marRight w:val="0"/>
                  <w:marTop w:val="0"/>
                  <w:marBottom w:val="0"/>
                  <w:divBdr>
                    <w:top w:val="none" w:sz="0" w:space="0" w:color="auto"/>
                    <w:left w:val="none" w:sz="0" w:space="0" w:color="auto"/>
                    <w:bottom w:val="none" w:sz="0" w:space="0" w:color="auto"/>
                    <w:right w:val="none" w:sz="0" w:space="0" w:color="auto"/>
                  </w:divBdr>
                  <w:divsChild>
                    <w:div w:id="269051923">
                      <w:marLeft w:val="0"/>
                      <w:marRight w:val="0"/>
                      <w:marTop w:val="0"/>
                      <w:marBottom w:val="0"/>
                      <w:divBdr>
                        <w:top w:val="none" w:sz="0" w:space="0" w:color="auto"/>
                        <w:left w:val="none" w:sz="0" w:space="0" w:color="auto"/>
                        <w:bottom w:val="none" w:sz="0" w:space="0" w:color="auto"/>
                        <w:right w:val="none" w:sz="0" w:space="0" w:color="auto"/>
                      </w:divBdr>
                    </w:div>
                  </w:divsChild>
                </w:div>
                <w:div w:id="1317764550">
                  <w:marLeft w:val="0"/>
                  <w:marRight w:val="0"/>
                  <w:marTop w:val="0"/>
                  <w:marBottom w:val="0"/>
                  <w:divBdr>
                    <w:top w:val="none" w:sz="0" w:space="0" w:color="auto"/>
                    <w:left w:val="none" w:sz="0" w:space="0" w:color="auto"/>
                    <w:bottom w:val="none" w:sz="0" w:space="0" w:color="auto"/>
                    <w:right w:val="none" w:sz="0" w:space="0" w:color="auto"/>
                  </w:divBdr>
                  <w:divsChild>
                    <w:div w:id="2103648007">
                      <w:marLeft w:val="0"/>
                      <w:marRight w:val="0"/>
                      <w:marTop w:val="0"/>
                      <w:marBottom w:val="0"/>
                      <w:divBdr>
                        <w:top w:val="none" w:sz="0" w:space="0" w:color="auto"/>
                        <w:left w:val="none" w:sz="0" w:space="0" w:color="auto"/>
                        <w:bottom w:val="none" w:sz="0" w:space="0" w:color="auto"/>
                        <w:right w:val="none" w:sz="0" w:space="0" w:color="auto"/>
                      </w:divBdr>
                    </w:div>
                  </w:divsChild>
                </w:div>
                <w:div w:id="1323923725">
                  <w:marLeft w:val="0"/>
                  <w:marRight w:val="0"/>
                  <w:marTop w:val="0"/>
                  <w:marBottom w:val="0"/>
                  <w:divBdr>
                    <w:top w:val="none" w:sz="0" w:space="0" w:color="auto"/>
                    <w:left w:val="none" w:sz="0" w:space="0" w:color="auto"/>
                    <w:bottom w:val="none" w:sz="0" w:space="0" w:color="auto"/>
                    <w:right w:val="none" w:sz="0" w:space="0" w:color="auto"/>
                  </w:divBdr>
                  <w:divsChild>
                    <w:div w:id="2065063014">
                      <w:marLeft w:val="0"/>
                      <w:marRight w:val="0"/>
                      <w:marTop w:val="0"/>
                      <w:marBottom w:val="0"/>
                      <w:divBdr>
                        <w:top w:val="none" w:sz="0" w:space="0" w:color="auto"/>
                        <w:left w:val="none" w:sz="0" w:space="0" w:color="auto"/>
                        <w:bottom w:val="none" w:sz="0" w:space="0" w:color="auto"/>
                        <w:right w:val="none" w:sz="0" w:space="0" w:color="auto"/>
                      </w:divBdr>
                    </w:div>
                  </w:divsChild>
                </w:div>
                <w:div w:id="1331177525">
                  <w:marLeft w:val="0"/>
                  <w:marRight w:val="0"/>
                  <w:marTop w:val="0"/>
                  <w:marBottom w:val="0"/>
                  <w:divBdr>
                    <w:top w:val="none" w:sz="0" w:space="0" w:color="auto"/>
                    <w:left w:val="none" w:sz="0" w:space="0" w:color="auto"/>
                    <w:bottom w:val="none" w:sz="0" w:space="0" w:color="auto"/>
                    <w:right w:val="none" w:sz="0" w:space="0" w:color="auto"/>
                  </w:divBdr>
                  <w:divsChild>
                    <w:div w:id="1563176168">
                      <w:marLeft w:val="0"/>
                      <w:marRight w:val="0"/>
                      <w:marTop w:val="0"/>
                      <w:marBottom w:val="0"/>
                      <w:divBdr>
                        <w:top w:val="none" w:sz="0" w:space="0" w:color="auto"/>
                        <w:left w:val="none" w:sz="0" w:space="0" w:color="auto"/>
                        <w:bottom w:val="none" w:sz="0" w:space="0" w:color="auto"/>
                        <w:right w:val="none" w:sz="0" w:space="0" w:color="auto"/>
                      </w:divBdr>
                    </w:div>
                  </w:divsChild>
                </w:div>
                <w:div w:id="1344282352">
                  <w:marLeft w:val="0"/>
                  <w:marRight w:val="0"/>
                  <w:marTop w:val="0"/>
                  <w:marBottom w:val="0"/>
                  <w:divBdr>
                    <w:top w:val="none" w:sz="0" w:space="0" w:color="auto"/>
                    <w:left w:val="none" w:sz="0" w:space="0" w:color="auto"/>
                    <w:bottom w:val="none" w:sz="0" w:space="0" w:color="auto"/>
                    <w:right w:val="none" w:sz="0" w:space="0" w:color="auto"/>
                  </w:divBdr>
                  <w:divsChild>
                    <w:div w:id="608393328">
                      <w:marLeft w:val="0"/>
                      <w:marRight w:val="0"/>
                      <w:marTop w:val="0"/>
                      <w:marBottom w:val="0"/>
                      <w:divBdr>
                        <w:top w:val="none" w:sz="0" w:space="0" w:color="auto"/>
                        <w:left w:val="none" w:sz="0" w:space="0" w:color="auto"/>
                        <w:bottom w:val="none" w:sz="0" w:space="0" w:color="auto"/>
                        <w:right w:val="none" w:sz="0" w:space="0" w:color="auto"/>
                      </w:divBdr>
                    </w:div>
                  </w:divsChild>
                </w:div>
                <w:div w:id="1355110876">
                  <w:marLeft w:val="0"/>
                  <w:marRight w:val="0"/>
                  <w:marTop w:val="0"/>
                  <w:marBottom w:val="0"/>
                  <w:divBdr>
                    <w:top w:val="none" w:sz="0" w:space="0" w:color="auto"/>
                    <w:left w:val="none" w:sz="0" w:space="0" w:color="auto"/>
                    <w:bottom w:val="none" w:sz="0" w:space="0" w:color="auto"/>
                    <w:right w:val="none" w:sz="0" w:space="0" w:color="auto"/>
                  </w:divBdr>
                  <w:divsChild>
                    <w:div w:id="735513486">
                      <w:marLeft w:val="0"/>
                      <w:marRight w:val="0"/>
                      <w:marTop w:val="0"/>
                      <w:marBottom w:val="0"/>
                      <w:divBdr>
                        <w:top w:val="none" w:sz="0" w:space="0" w:color="auto"/>
                        <w:left w:val="none" w:sz="0" w:space="0" w:color="auto"/>
                        <w:bottom w:val="none" w:sz="0" w:space="0" w:color="auto"/>
                        <w:right w:val="none" w:sz="0" w:space="0" w:color="auto"/>
                      </w:divBdr>
                    </w:div>
                  </w:divsChild>
                </w:div>
                <w:div w:id="1359117184">
                  <w:marLeft w:val="0"/>
                  <w:marRight w:val="0"/>
                  <w:marTop w:val="0"/>
                  <w:marBottom w:val="0"/>
                  <w:divBdr>
                    <w:top w:val="none" w:sz="0" w:space="0" w:color="auto"/>
                    <w:left w:val="none" w:sz="0" w:space="0" w:color="auto"/>
                    <w:bottom w:val="none" w:sz="0" w:space="0" w:color="auto"/>
                    <w:right w:val="none" w:sz="0" w:space="0" w:color="auto"/>
                  </w:divBdr>
                  <w:divsChild>
                    <w:div w:id="575210548">
                      <w:marLeft w:val="0"/>
                      <w:marRight w:val="0"/>
                      <w:marTop w:val="0"/>
                      <w:marBottom w:val="0"/>
                      <w:divBdr>
                        <w:top w:val="none" w:sz="0" w:space="0" w:color="auto"/>
                        <w:left w:val="none" w:sz="0" w:space="0" w:color="auto"/>
                        <w:bottom w:val="none" w:sz="0" w:space="0" w:color="auto"/>
                        <w:right w:val="none" w:sz="0" w:space="0" w:color="auto"/>
                      </w:divBdr>
                    </w:div>
                  </w:divsChild>
                </w:div>
                <w:div w:id="1368219131">
                  <w:marLeft w:val="0"/>
                  <w:marRight w:val="0"/>
                  <w:marTop w:val="0"/>
                  <w:marBottom w:val="0"/>
                  <w:divBdr>
                    <w:top w:val="none" w:sz="0" w:space="0" w:color="auto"/>
                    <w:left w:val="none" w:sz="0" w:space="0" w:color="auto"/>
                    <w:bottom w:val="none" w:sz="0" w:space="0" w:color="auto"/>
                    <w:right w:val="none" w:sz="0" w:space="0" w:color="auto"/>
                  </w:divBdr>
                  <w:divsChild>
                    <w:div w:id="1926843619">
                      <w:marLeft w:val="0"/>
                      <w:marRight w:val="0"/>
                      <w:marTop w:val="0"/>
                      <w:marBottom w:val="0"/>
                      <w:divBdr>
                        <w:top w:val="none" w:sz="0" w:space="0" w:color="auto"/>
                        <w:left w:val="none" w:sz="0" w:space="0" w:color="auto"/>
                        <w:bottom w:val="none" w:sz="0" w:space="0" w:color="auto"/>
                        <w:right w:val="none" w:sz="0" w:space="0" w:color="auto"/>
                      </w:divBdr>
                    </w:div>
                  </w:divsChild>
                </w:div>
                <w:div w:id="1373194459">
                  <w:marLeft w:val="0"/>
                  <w:marRight w:val="0"/>
                  <w:marTop w:val="0"/>
                  <w:marBottom w:val="0"/>
                  <w:divBdr>
                    <w:top w:val="none" w:sz="0" w:space="0" w:color="auto"/>
                    <w:left w:val="none" w:sz="0" w:space="0" w:color="auto"/>
                    <w:bottom w:val="none" w:sz="0" w:space="0" w:color="auto"/>
                    <w:right w:val="none" w:sz="0" w:space="0" w:color="auto"/>
                  </w:divBdr>
                  <w:divsChild>
                    <w:div w:id="1762483969">
                      <w:marLeft w:val="0"/>
                      <w:marRight w:val="0"/>
                      <w:marTop w:val="0"/>
                      <w:marBottom w:val="0"/>
                      <w:divBdr>
                        <w:top w:val="none" w:sz="0" w:space="0" w:color="auto"/>
                        <w:left w:val="none" w:sz="0" w:space="0" w:color="auto"/>
                        <w:bottom w:val="none" w:sz="0" w:space="0" w:color="auto"/>
                        <w:right w:val="none" w:sz="0" w:space="0" w:color="auto"/>
                      </w:divBdr>
                    </w:div>
                  </w:divsChild>
                </w:div>
                <w:div w:id="1376584580">
                  <w:marLeft w:val="0"/>
                  <w:marRight w:val="0"/>
                  <w:marTop w:val="0"/>
                  <w:marBottom w:val="0"/>
                  <w:divBdr>
                    <w:top w:val="none" w:sz="0" w:space="0" w:color="auto"/>
                    <w:left w:val="none" w:sz="0" w:space="0" w:color="auto"/>
                    <w:bottom w:val="none" w:sz="0" w:space="0" w:color="auto"/>
                    <w:right w:val="none" w:sz="0" w:space="0" w:color="auto"/>
                  </w:divBdr>
                  <w:divsChild>
                    <w:div w:id="3827544">
                      <w:marLeft w:val="0"/>
                      <w:marRight w:val="0"/>
                      <w:marTop w:val="0"/>
                      <w:marBottom w:val="0"/>
                      <w:divBdr>
                        <w:top w:val="none" w:sz="0" w:space="0" w:color="auto"/>
                        <w:left w:val="none" w:sz="0" w:space="0" w:color="auto"/>
                        <w:bottom w:val="none" w:sz="0" w:space="0" w:color="auto"/>
                        <w:right w:val="none" w:sz="0" w:space="0" w:color="auto"/>
                      </w:divBdr>
                    </w:div>
                  </w:divsChild>
                </w:div>
                <w:div w:id="1379162592">
                  <w:marLeft w:val="0"/>
                  <w:marRight w:val="0"/>
                  <w:marTop w:val="0"/>
                  <w:marBottom w:val="0"/>
                  <w:divBdr>
                    <w:top w:val="none" w:sz="0" w:space="0" w:color="auto"/>
                    <w:left w:val="none" w:sz="0" w:space="0" w:color="auto"/>
                    <w:bottom w:val="none" w:sz="0" w:space="0" w:color="auto"/>
                    <w:right w:val="none" w:sz="0" w:space="0" w:color="auto"/>
                  </w:divBdr>
                  <w:divsChild>
                    <w:div w:id="1142383578">
                      <w:marLeft w:val="0"/>
                      <w:marRight w:val="0"/>
                      <w:marTop w:val="0"/>
                      <w:marBottom w:val="0"/>
                      <w:divBdr>
                        <w:top w:val="none" w:sz="0" w:space="0" w:color="auto"/>
                        <w:left w:val="none" w:sz="0" w:space="0" w:color="auto"/>
                        <w:bottom w:val="none" w:sz="0" w:space="0" w:color="auto"/>
                        <w:right w:val="none" w:sz="0" w:space="0" w:color="auto"/>
                      </w:divBdr>
                    </w:div>
                  </w:divsChild>
                </w:div>
                <w:div w:id="1383792892">
                  <w:marLeft w:val="0"/>
                  <w:marRight w:val="0"/>
                  <w:marTop w:val="0"/>
                  <w:marBottom w:val="0"/>
                  <w:divBdr>
                    <w:top w:val="none" w:sz="0" w:space="0" w:color="auto"/>
                    <w:left w:val="none" w:sz="0" w:space="0" w:color="auto"/>
                    <w:bottom w:val="none" w:sz="0" w:space="0" w:color="auto"/>
                    <w:right w:val="none" w:sz="0" w:space="0" w:color="auto"/>
                  </w:divBdr>
                  <w:divsChild>
                    <w:div w:id="790171905">
                      <w:marLeft w:val="0"/>
                      <w:marRight w:val="0"/>
                      <w:marTop w:val="0"/>
                      <w:marBottom w:val="0"/>
                      <w:divBdr>
                        <w:top w:val="none" w:sz="0" w:space="0" w:color="auto"/>
                        <w:left w:val="none" w:sz="0" w:space="0" w:color="auto"/>
                        <w:bottom w:val="none" w:sz="0" w:space="0" w:color="auto"/>
                        <w:right w:val="none" w:sz="0" w:space="0" w:color="auto"/>
                      </w:divBdr>
                    </w:div>
                  </w:divsChild>
                </w:div>
                <w:div w:id="1387952811">
                  <w:marLeft w:val="0"/>
                  <w:marRight w:val="0"/>
                  <w:marTop w:val="0"/>
                  <w:marBottom w:val="0"/>
                  <w:divBdr>
                    <w:top w:val="none" w:sz="0" w:space="0" w:color="auto"/>
                    <w:left w:val="none" w:sz="0" w:space="0" w:color="auto"/>
                    <w:bottom w:val="none" w:sz="0" w:space="0" w:color="auto"/>
                    <w:right w:val="none" w:sz="0" w:space="0" w:color="auto"/>
                  </w:divBdr>
                  <w:divsChild>
                    <w:div w:id="212429814">
                      <w:marLeft w:val="0"/>
                      <w:marRight w:val="0"/>
                      <w:marTop w:val="0"/>
                      <w:marBottom w:val="0"/>
                      <w:divBdr>
                        <w:top w:val="none" w:sz="0" w:space="0" w:color="auto"/>
                        <w:left w:val="none" w:sz="0" w:space="0" w:color="auto"/>
                        <w:bottom w:val="none" w:sz="0" w:space="0" w:color="auto"/>
                        <w:right w:val="none" w:sz="0" w:space="0" w:color="auto"/>
                      </w:divBdr>
                    </w:div>
                  </w:divsChild>
                </w:div>
                <w:div w:id="1408065377">
                  <w:marLeft w:val="0"/>
                  <w:marRight w:val="0"/>
                  <w:marTop w:val="0"/>
                  <w:marBottom w:val="0"/>
                  <w:divBdr>
                    <w:top w:val="none" w:sz="0" w:space="0" w:color="auto"/>
                    <w:left w:val="none" w:sz="0" w:space="0" w:color="auto"/>
                    <w:bottom w:val="none" w:sz="0" w:space="0" w:color="auto"/>
                    <w:right w:val="none" w:sz="0" w:space="0" w:color="auto"/>
                  </w:divBdr>
                  <w:divsChild>
                    <w:div w:id="2128696535">
                      <w:marLeft w:val="0"/>
                      <w:marRight w:val="0"/>
                      <w:marTop w:val="0"/>
                      <w:marBottom w:val="0"/>
                      <w:divBdr>
                        <w:top w:val="none" w:sz="0" w:space="0" w:color="auto"/>
                        <w:left w:val="none" w:sz="0" w:space="0" w:color="auto"/>
                        <w:bottom w:val="none" w:sz="0" w:space="0" w:color="auto"/>
                        <w:right w:val="none" w:sz="0" w:space="0" w:color="auto"/>
                      </w:divBdr>
                    </w:div>
                  </w:divsChild>
                </w:div>
                <w:div w:id="1412266629">
                  <w:marLeft w:val="0"/>
                  <w:marRight w:val="0"/>
                  <w:marTop w:val="0"/>
                  <w:marBottom w:val="0"/>
                  <w:divBdr>
                    <w:top w:val="none" w:sz="0" w:space="0" w:color="auto"/>
                    <w:left w:val="none" w:sz="0" w:space="0" w:color="auto"/>
                    <w:bottom w:val="none" w:sz="0" w:space="0" w:color="auto"/>
                    <w:right w:val="none" w:sz="0" w:space="0" w:color="auto"/>
                  </w:divBdr>
                  <w:divsChild>
                    <w:div w:id="1191576678">
                      <w:marLeft w:val="0"/>
                      <w:marRight w:val="0"/>
                      <w:marTop w:val="0"/>
                      <w:marBottom w:val="0"/>
                      <w:divBdr>
                        <w:top w:val="none" w:sz="0" w:space="0" w:color="auto"/>
                        <w:left w:val="none" w:sz="0" w:space="0" w:color="auto"/>
                        <w:bottom w:val="none" w:sz="0" w:space="0" w:color="auto"/>
                        <w:right w:val="none" w:sz="0" w:space="0" w:color="auto"/>
                      </w:divBdr>
                    </w:div>
                  </w:divsChild>
                </w:div>
                <w:div w:id="1418357357">
                  <w:marLeft w:val="0"/>
                  <w:marRight w:val="0"/>
                  <w:marTop w:val="0"/>
                  <w:marBottom w:val="0"/>
                  <w:divBdr>
                    <w:top w:val="none" w:sz="0" w:space="0" w:color="auto"/>
                    <w:left w:val="none" w:sz="0" w:space="0" w:color="auto"/>
                    <w:bottom w:val="none" w:sz="0" w:space="0" w:color="auto"/>
                    <w:right w:val="none" w:sz="0" w:space="0" w:color="auto"/>
                  </w:divBdr>
                  <w:divsChild>
                    <w:div w:id="745760714">
                      <w:marLeft w:val="0"/>
                      <w:marRight w:val="0"/>
                      <w:marTop w:val="0"/>
                      <w:marBottom w:val="0"/>
                      <w:divBdr>
                        <w:top w:val="none" w:sz="0" w:space="0" w:color="auto"/>
                        <w:left w:val="none" w:sz="0" w:space="0" w:color="auto"/>
                        <w:bottom w:val="none" w:sz="0" w:space="0" w:color="auto"/>
                        <w:right w:val="none" w:sz="0" w:space="0" w:color="auto"/>
                      </w:divBdr>
                    </w:div>
                  </w:divsChild>
                </w:div>
                <w:div w:id="1425345688">
                  <w:marLeft w:val="0"/>
                  <w:marRight w:val="0"/>
                  <w:marTop w:val="0"/>
                  <w:marBottom w:val="0"/>
                  <w:divBdr>
                    <w:top w:val="none" w:sz="0" w:space="0" w:color="auto"/>
                    <w:left w:val="none" w:sz="0" w:space="0" w:color="auto"/>
                    <w:bottom w:val="none" w:sz="0" w:space="0" w:color="auto"/>
                    <w:right w:val="none" w:sz="0" w:space="0" w:color="auto"/>
                  </w:divBdr>
                  <w:divsChild>
                    <w:div w:id="458256708">
                      <w:marLeft w:val="0"/>
                      <w:marRight w:val="0"/>
                      <w:marTop w:val="0"/>
                      <w:marBottom w:val="0"/>
                      <w:divBdr>
                        <w:top w:val="none" w:sz="0" w:space="0" w:color="auto"/>
                        <w:left w:val="none" w:sz="0" w:space="0" w:color="auto"/>
                        <w:bottom w:val="none" w:sz="0" w:space="0" w:color="auto"/>
                        <w:right w:val="none" w:sz="0" w:space="0" w:color="auto"/>
                      </w:divBdr>
                    </w:div>
                  </w:divsChild>
                </w:div>
                <w:div w:id="1427580127">
                  <w:marLeft w:val="0"/>
                  <w:marRight w:val="0"/>
                  <w:marTop w:val="0"/>
                  <w:marBottom w:val="0"/>
                  <w:divBdr>
                    <w:top w:val="none" w:sz="0" w:space="0" w:color="auto"/>
                    <w:left w:val="none" w:sz="0" w:space="0" w:color="auto"/>
                    <w:bottom w:val="none" w:sz="0" w:space="0" w:color="auto"/>
                    <w:right w:val="none" w:sz="0" w:space="0" w:color="auto"/>
                  </w:divBdr>
                  <w:divsChild>
                    <w:div w:id="254020157">
                      <w:marLeft w:val="0"/>
                      <w:marRight w:val="0"/>
                      <w:marTop w:val="0"/>
                      <w:marBottom w:val="0"/>
                      <w:divBdr>
                        <w:top w:val="none" w:sz="0" w:space="0" w:color="auto"/>
                        <w:left w:val="none" w:sz="0" w:space="0" w:color="auto"/>
                        <w:bottom w:val="none" w:sz="0" w:space="0" w:color="auto"/>
                        <w:right w:val="none" w:sz="0" w:space="0" w:color="auto"/>
                      </w:divBdr>
                    </w:div>
                  </w:divsChild>
                </w:div>
                <w:div w:id="1428499304">
                  <w:marLeft w:val="0"/>
                  <w:marRight w:val="0"/>
                  <w:marTop w:val="0"/>
                  <w:marBottom w:val="0"/>
                  <w:divBdr>
                    <w:top w:val="none" w:sz="0" w:space="0" w:color="auto"/>
                    <w:left w:val="none" w:sz="0" w:space="0" w:color="auto"/>
                    <w:bottom w:val="none" w:sz="0" w:space="0" w:color="auto"/>
                    <w:right w:val="none" w:sz="0" w:space="0" w:color="auto"/>
                  </w:divBdr>
                  <w:divsChild>
                    <w:div w:id="1885868843">
                      <w:marLeft w:val="0"/>
                      <w:marRight w:val="0"/>
                      <w:marTop w:val="0"/>
                      <w:marBottom w:val="0"/>
                      <w:divBdr>
                        <w:top w:val="none" w:sz="0" w:space="0" w:color="auto"/>
                        <w:left w:val="none" w:sz="0" w:space="0" w:color="auto"/>
                        <w:bottom w:val="none" w:sz="0" w:space="0" w:color="auto"/>
                        <w:right w:val="none" w:sz="0" w:space="0" w:color="auto"/>
                      </w:divBdr>
                    </w:div>
                  </w:divsChild>
                </w:div>
                <w:div w:id="1430349509">
                  <w:marLeft w:val="0"/>
                  <w:marRight w:val="0"/>
                  <w:marTop w:val="0"/>
                  <w:marBottom w:val="0"/>
                  <w:divBdr>
                    <w:top w:val="none" w:sz="0" w:space="0" w:color="auto"/>
                    <w:left w:val="none" w:sz="0" w:space="0" w:color="auto"/>
                    <w:bottom w:val="none" w:sz="0" w:space="0" w:color="auto"/>
                    <w:right w:val="none" w:sz="0" w:space="0" w:color="auto"/>
                  </w:divBdr>
                  <w:divsChild>
                    <w:div w:id="559026159">
                      <w:marLeft w:val="0"/>
                      <w:marRight w:val="0"/>
                      <w:marTop w:val="0"/>
                      <w:marBottom w:val="0"/>
                      <w:divBdr>
                        <w:top w:val="none" w:sz="0" w:space="0" w:color="auto"/>
                        <w:left w:val="none" w:sz="0" w:space="0" w:color="auto"/>
                        <w:bottom w:val="none" w:sz="0" w:space="0" w:color="auto"/>
                        <w:right w:val="none" w:sz="0" w:space="0" w:color="auto"/>
                      </w:divBdr>
                    </w:div>
                  </w:divsChild>
                </w:div>
                <w:div w:id="1438908429">
                  <w:marLeft w:val="0"/>
                  <w:marRight w:val="0"/>
                  <w:marTop w:val="0"/>
                  <w:marBottom w:val="0"/>
                  <w:divBdr>
                    <w:top w:val="none" w:sz="0" w:space="0" w:color="auto"/>
                    <w:left w:val="none" w:sz="0" w:space="0" w:color="auto"/>
                    <w:bottom w:val="none" w:sz="0" w:space="0" w:color="auto"/>
                    <w:right w:val="none" w:sz="0" w:space="0" w:color="auto"/>
                  </w:divBdr>
                  <w:divsChild>
                    <w:div w:id="1087340355">
                      <w:marLeft w:val="0"/>
                      <w:marRight w:val="0"/>
                      <w:marTop w:val="0"/>
                      <w:marBottom w:val="0"/>
                      <w:divBdr>
                        <w:top w:val="none" w:sz="0" w:space="0" w:color="auto"/>
                        <w:left w:val="none" w:sz="0" w:space="0" w:color="auto"/>
                        <w:bottom w:val="none" w:sz="0" w:space="0" w:color="auto"/>
                        <w:right w:val="none" w:sz="0" w:space="0" w:color="auto"/>
                      </w:divBdr>
                    </w:div>
                  </w:divsChild>
                </w:div>
                <w:div w:id="1440180607">
                  <w:marLeft w:val="0"/>
                  <w:marRight w:val="0"/>
                  <w:marTop w:val="0"/>
                  <w:marBottom w:val="0"/>
                  <w:divBdr>
                    <w:top w:val="none" w:sz="0" w:space="0" w:color="auto"/>
                    <w:left w:val="none" w:sz="0" w:space="0" w:color="auto"/>
                    <w:bottom w:val="none" w:sz="0" w:space="0" w:color="auto"/>
                    <w:right w:val="none" w:sz="0" w:space="0" w:color="auto"/>
                  </w:divBdr>
                  <w:divsChild>
                    <w:div w:id="2073767007">
                      <w:marLeft w:val="0"/>
                      <w:marRight w:val="0"/>
                      <w:marTop w:val="0"/>
                      <w:marBottom w:val="0"/>
                      <w:divBdr>
                        <w:top w:val="none" w:sz="0" w:space="0" w:color="auto"/>
                        <w:left w:val="none" w:sz="0" w:space="0" w:color="auto"/>
                        <w:bottom w:val="none" w:sz="0" w:space="0" w:color="auto"/>
                        <w:right w:val="none" w:sz="0" w:space="0" w:color="auto"/>
                      </w:divBdr>
                    </w:div>
                  </w:divsChild>
                </w:div>
                <w:div w:id="1443767619">
                  <w:marLeft w:val="0"/>
                  <w:marRight w:val="0"/>
                  <w:marTop w:val="0"/>
                  <w:marBottom w:val="0"/>
                  <w:divBdr>
                    <w:top w:val="none" w:sz="0" w:space="0" w:color="auto"/>
                    <w:left w:val="none" w:sz="0" w:space="0" w:color="auto"/>
                    <w:bottom w:val="none" w:sz="0" w:space="0" w:color="auto"/>
                    <w:right w:val="none" w:sz="0" w:space="0" w:color="auto"/>
                  </w:divBdr>
                  <w:divsChild>
                    <w:div w:id="212424445">
                      <w:marLeft w:val="0"/>
                      <w:marRight w:val="0"/>
                      <w:marTop w:val="0"/>
                      <w:marBottom w:val="0"/>
                      <w:divBdr>
                        <w:top w:val="none" w:sz="0" w:space="0" w:color="auto"/>
                        <w:left w:val="none" w:sz="0" w:space="0" w:color="auto"/>
                        <w:bottom w:val="none" w:sz="0" w:space="0" w:color="auto"/>
                        <w:right w:val="none" w:sz="0" w:space="0" w:color="auto"/>
                      </w:divBdr>
                    </w:div>
                  </w:divsChild>
                </w:div>
                <w:div w:id="1454442976">
                  <w:marLeft w:val="0"/>
                  <w:marRight w:val="0"/>
                  <w:marTop w:val="0"/>
                  <w:marBottom w:val="0"/>
                  <w:divBdr>
                    <w:top w:val="none" w:sz="0" w:space="0" w:color="auto"/>
                    <w:left w:val="none" w:sz="0" w:space="0" w:color="auto"/>
                    <w:bottom w:val="none" w:sz="0" w:space="0" w:color="auto"/>
                    <w:right w:val="none" w:sz="0" w:space="0" w:color="auto"/>
                  </w:divBdr>
                  <w:divsChild>
                    <w:div w:id="45643870">
                      <w:marLeft w:val="0"/>
                      <w:marRight w:val="0"/>
                      <w:marTop w:val="0"/>
                      <w:marBottom w:val="0"/>
                      <w:divBdr>
                        <w:top w:val="none" w:sz="0" w:space="0" w:color="auto"/>
                        <w:left w:val="none" w:sz="0" w:space="0" w:color="auto"/>
                        <w:bottom w:val="none" w:sz="0" w:space="0" w:color="auto"/>
                        <w:right w:val="none" w:sz="0" w:space="0" w:color="auto"/>
                      </w:divBdr>
                    </w:div>
                  </w:divsChild>
                </w:div>
                <w:div w:id="1455634432">
                  <w:marLeft w:val="0"/>
                  <w:marRight w:val="0"/>
                  <w:marTop w:val="0"/>
                  <w:marBottom w:val="0"/>
                  <w:divBdr>
                    <w:top w:val="none" w:sz="0" w:space="0" w:color="auto"/>
                    <w:left w:val="none" w:sz="0" w:space="0" w:color="auto"/>
                    <w:bottom w:val="none" w:sz="0" w:space="0" w:color="auto"/>
                    <w:right w:val="none" w:sz="0" w:space="0" w:color="auto"/>
                  </w:divBdr>
                  <w:divsChild>
                    <w:div w:id="433405969">
                      <w:marLeft w:val="0"/>
                      <w:marRight w:val="0"/>
                      <w:marTop w:val="0"/>
                      <w:marBottom w:val="0"/>
                      <w:divBdr>
                        <w:top w:val="none" w:sz="0" w:space="0" w:color="auto"/>
                        <w:left w:val="none" w:sz="0" w:space="0" w:color="auto"/>
                        <w:bottom w:val="none" w:sz="0" w:space="0" w:color="auto"/>
                        <w:right w:val="none" w:sz="0" w:space="0" w:color="auto"/>
                      </w:divBdr>
                    </w:div>
                  </w:divsChild>
                </w:div>
                <w:div w:id="1459564766">
                  <w:marLeft w:val="0"/>
                  <w:marRight w:val="0"/>
                  <w:marTop w:val="0"/>
                  <w:marBottom w:val="0"/>
                  <w:divBdr>
                    <w:top w:val="none" w:sz="0" w:space="0" w:color="auto"/>
                    <w:left w:val="none" w:sz="0" w:space="0" w:color="auto"/>
                    <w:bottom w:val="none" w:sz="0" w:space="0" w:color="auto"/>
                    <w:right w:val="none" w:sz="0" w:space="0" w:color="auto"/>
                  </w:divBdr>
                  <w:divsChild>
                    <w:div w:id="969634646">
                      <w:marLeft w:val="0"/>
                      <w:marRight w:val="0"/>
                      <w:marTop w:val="0"/>
                      <w:marBottom w:val="0"/>
                      <w:divBdr>
                        <w:top w:val="none" w:sz="0" w:space="0" w:color="auto"/>
                        <w:left w:val="none" w:sz="0" w:space="0" w:color="auto"/>
                        <w:bottom w:val="none" w:sz="0" w:space="0" w:color="auto"/>
                        <w:right w:val="none" w:sz="0" w:space="0" w:color="auto"/>
                      </w:divBdr>
                    </w:div>
                  </w:divsChild>
                </w:div>
                <w:div w:id="1459840107">
                  <w:marLeft w:val="0"/>
                  <w:marRight w:val="0"/>
                  <w:marTop w:val="0"/>
                  <w:marBottom w:val="0"/>
                  <w:divBdr>
                    <w:top w:val="none" w:sz="0" w:space="0" w:color="auto"/>
                    <w:left w:val="none" w:sz="0" w:space="0" w:color="auto"/>
                    <w:bottom w:val="none" w:sz="0" w:space="0" w:color="auto"/>
                    <w:right w:val="none" w:sz="0" w:space="0" w:color="auto"/>
                  </w:divBdr>
                  <w:divsChild>
                    <w:div w:id="2038314373">
                      <w:marLeft w:val="0"/>
                      <w:marRight w:val="0"/>
                      <w:marTop w:val="0"/>
                      <w:marBottom w:val="0"/>
                      <w:divBdr>
                        <w:top w:val="none" w:sz="0" w:space="0" w:color="auto"/>
                        <w:left w:val="none" w:sz="0" w:space="0" w:color="auto"/>
                        <w:bottom w:val="none" w:sz="0" w:space="0" w:color="auto"/>
                        <w:right w:val="none" w:sz="0" w:space="0" w:color="auto"/>
                      </w:divBdr>
                    </w:div>
                  </w:divsChild>
                </w:div>
                <w:div w:id="1460611583">
                  <w:marLeft w:val="0"/>
                  <w:marRight w:val="0"/>
                  <w:marTop w:val="0"/>
                  <w:marBottom w:val="0"/>
                  <w:divBdr>
                    <w:top w:val="none" w:sz="0" w:space="0" w:color="auto"/>
                    <w:left w:val="none" w:sz="0" w:space="0" w:color="auto"/>
                    <w:bottom w:val="none" w:sz="0" w:space="0" w:color="auto"/>
                    <w:right w:val="none" w:sz="0" w:space="0" w:color="auto"/>
                  </w:divBdr>
                  <w:divsChild>
                    <w:div w:id="603801724">
                      <w:marLeft w:val="0"/>
                      <w:marRight w:val="0"/>
                      <w:marTop w:val="0"/>
                      <w:marBottom w:val="0"/>
                      <w:divBdr>
                        <w:top w:val="none" w:sz="0" w:space="0" w:color="auto"/>
                        <w:left w:val="none" w:sz="0" w:space="0" w:color="auto"/>
                        <w:bottom w:val="none" w:sz="0" w:space="0" w:color="auto"/>
                        <w:right w:val="none" w:sz="0" w:space="0" w:color="auto"/>
                      </w:divBdr>
                    </w:div>
                  </w:divsChild>
                </w:div>
                <w:div w:id="1462917563">
                  <w:marLeft w:val="0"/>
                  <w:marRight w:val="0"/>
                  <w:marTop w:val="0"/>
                  <w:marBottom w:val="0"/>
                  <w:divBdr>
                    <w:top w:val="none" w:sz="0" w:space="0" w:color="auto"/>
                    <w:left w:val="none" w:sz="0" w:space="0" w:color="auto"/>
                    <w:bottom w:val="none" w:sz="0" w:space="0" w:color="auto"/>
                    <w:right w:val="none" w:sz="0" w:space="0" w:color="auto"/>
                  </w:divBdr>
                  <w:divsChild>
                    <w:div w:id="1947928889">
                      <w:marLeft w:val="0"/>
                      <w:marRight w:val="0"/>
                      <w:marTop w:val="0"/>
                      <w:marBottom w:val="0"/>
                      <w:divBdr>
                        <w:top w:val="none" w:sz="0" w:space="0" w:color="auto"/>
                        <w:left w:val="none" w:sz="0" w:space="0" w:color="auto"/>
                        <w:bottom w:val="none" w:sz="0" w:space="0" w:color="auto"/>
                        <w:right w:val="none" w:sz="0" w:space="0" w:color="auto"/>
                      </w:divBdr>
                    </w:div>
                  </w:divsChild>
                </w:div>
                <w:div w:id="1474372135">
                  <w:marLeft w:val="0"/>
                  <w:marRight w:val="0"/>
                  <w:marTop w:val="0"/>
                  <w:marBottom w:val="0"/>
                  <w:divBdr>
                    <w:top w:val="none" w:sz="0" w:space="0" w:color="auto"/>
                    <w:left w:val="none" w:sz="0" w:space="0" w:color="auto"/>
                    <w:bottom w:val="none" w:sz="0" w:space="0" w:color="auto"/>
                    <w:right w:val="none" w:sz="0" w:space="0" w:color="auto"/>
                  </w:divBdr>
                  <w:divsChild>
                    <w:div w:id="1761680919">
                      <w:marLeft w:val="0"/>
                      <w:marRight w:val="0"/>
                      <w:marTop w:val="0"/>
                      <w:marBottom w:val="0"/>
                      <w:divBdr>
                        <w:top w:val="none" w:sz="0" w:space="0" w:color="auto"/>
                        <w:left w:val="none" w:sz="0" w:space="0" w:color="auto"/>
                        <w:bottom w:val="none" w:sz="0" w:space="0" w:color="auto"/>
                        <w:right w:val="none" w:sz="0" w:space="0" w:color="auto"/>
                      </w:divBdr>
                    </w:div>
                  </w:divsChild>
                </w:div>
                <w:div w:id="1476801479">
                  <w:marLeft w:val="0"/>
                  <w:marRight w:val="0"/>
                  <w:marTop w:val="0"/>
                  <w:marBottom w:val="0"/>
                  <w:divBdr>
                    <w:top w:val="none" w:sz="0" w:space="0" w:color="auto"/>
                    <w:left w:val="none" w:sz="0" w:space="0" w:color="auto"/>
                    <w:bottom w:val="none" w:sz="0" w:space="0" w:color="auto"/>
                    <w:right w:val="none" w:sz="0" w:space="0" w:color="auto"/>
                  </w:divBdr>
                  <w:divsChild>
                    <w:div w:id="1585533943">
                      <w:marLeft w:val="0"/>
                      <w:marRight w:val="0"/>
                      <w:marTop w:val="0"/>
                      <w:marBottom w:val="0"/>
                      <w:divBdr>
                        <w:top w:val="none" w:sz="0" w:space="0" w:color="auto"/>
                        <w:left w:val="none" w:sz="0" w:space="0" w:color="auto"/>
                        <w:bottom w:val="none" w:sz="0" w:space="0" w:color="auto"/>
                        <w:right w:val="none" w:sz="0" w:space="0" w:color="auto"/>
                      </w:divBdr>
                    </w:div>
                  </w:divsChild>
                </w:div>
                <w:div w:id="1483740268">
                  <w:marLeft w:val="0"/>
                  <w:marRight w:val="0"/>
                  <w:marTop w:val="0"/>
                  <w:marBottom w:val="0"/>
                  <w:divBdr>
                    <w:top w:val="none" w:sz="0" w:space="0" w:color="auto"/>
                    <w:left w:val="none" w:sz="0" w:space="0" w:color="auto"/>
                    <w:bottom w:val="none" w:sz="0" w:space="0" w:color="auto"/>
                    <w:right w:val="none" w:sz="0" w:space="0" w:color="auto"/>
                  </w:divBdr>
                  <w:divsChild>
                    <w:div w:id="1116101734">
                      <w:marLeft w:val="0"/>
                      <w:marRight w:val="0"/>
                      <w:marTop w:val="0"/>
                      <w:marBottom w:val="0"/>
                      <w:divBdr>
                        <w:top w:val="none" w:sz="0" w:space="0" w:color="auto"/>
                        <w:left w:val="none" w:sz="0" w:space="0" w:color="auto"/>
                        <w:bottom w:val="none" w:sz="0" w:space="0" w:color="auto"/>
                        <w:right w:val="none" w:sz="0" w:space="0" w:color="auto"/>
                      </w:divBdr>
                    </w:div>
                  </w:divsChild>
                </w:div>
                <w:div w:id="1485004883">
                  <w:marLeft w:val="0"/>
                  <w:marRight w:val="0"/>
                  <w:marTop w:val="0"/>
                  <w:marBottom w:val="0"/>
                  <w:divBdr>
                    <w:top w:val="none" w:sz="0" w:space="0" w:color="auto"/>
                    <w:left w:val="none" w:sz="0" w:space="0" w:color="auto"/>
                    <w:bottom w:val="none" w:sz="0" w:space="0" w:color="auto"/>
                    <w:right w:val="none" w:sz="0" w:space="0" w:color="auto"/>
                  </w:divBdr>
                  <w:divsChild>
                    <w:div w:id="216822557">
                      <w:marLeft w:val="0"/>
                      <w:marRight w:val="0"/>
                      <w:marTop w:val="0"/>
                      <w:marBottom w:val="0"/>
                      <w:divBdr>
                        <w:top w:val="none" w:sz="0" w:space="0" w:color="auto"/>
                        <w:left w:val="none" w:sz="0" w:space="0" w:color="auto"/>
                        <w:bottom w:val="none" w:sz="0" w:space="0" w:color="auto"/>
                        <w:right w:val="none" w:sz="0" w:space="0" w:color="auto"/>
                      </w:divBdr>
                    </w:div>
                  </w:divsChild>
                </w:div>
                <w:div w:id="1486161643">
                  <w:marLeft w:val="0"/>
                  <w:marRight w:val="0"/>
                  <w:marTop w:val="0"/>
                  <w:marBottom w:val="0"/>
                  <w:divBdr>
                    <w:top w:val="none" w:sz="0" w:space="0" w:color="auto"/>
                    <w:left w:val="none" w:sz="0" w:space="0" w:color="auto"/>
                    <w:bottom w:val="none" w:sz="0" w:space="0" w:color="auto"/>
                    <w:right w:val="none" w:sz="0" w:space="0" w:color="auto"/>
                  </w:divBdr>
                  <w:divsChild>
                    <w:div w:id="895815697">
                      <w:marLeft w:val="0"/>
                      <w:marRight w:val="0"/>
                      <w:marTop w:val="0"/>
                      <w:marBottom w:val="0"/>
                      <w:divBdr>
                        <w:top w:val="none" w:sz="0" w:space="0" w:color="auto"/>
                        <w:left w:val="none" w:sz="0" w:space="0" w:color="auto"/>
                        <w:bottom w:val="none" w:sz="0" w:space="0" w:color="auto"/>
                        <w:right w:val="none" w:sz="0" w:space="0" w:color="auto"/>
                      </w:divBdr>
                    </w:div>
                  </w:divsChild>
                </w:div>
                <w:div w:id="1490100688">
                  <w:marLeft w:val="0"/>
                  <w:marRight w:val="0"/>
                  <w:marTop w:val="0"/>
                  <w:marBottom w:val="0"/>
                  <w:divBdr>
                    <w:top w:val="none" w:sz="0" w:space="0" w:color="auto"/>
                    <w:left w:val="none" w:sz="0" w:space="0" w:color="auto"/>
                    <w:bottom w:val="none" w:sz="0" w:space="0" w:color="auto"/>
                    <w:right w:val="none" w:sz="0" w:space="0" w:color="auto"/>
                  </w:divBdr>
                  <w:divsChild>
                    <w:div w:id="894900608">
                      <w:marLeft w:val="0"/>
                      <w:marRight w:val="0"/>
                      <w:marTop w:val="0"/>
                      <w:marBottom w:val="0"/>
                      <w:divBdr>
                        <w:top w:val="none" w:sz="0" w:space="0" w:color="auto"/>
                        <w:left w:val="none" w:sz="0" w:space="0" w:color="auto"/>
                        <w:bottom w:val="none" w:sz="0" w:space="0" w:color="auto"/>
                        <w:right w:val="none" w:sz="0" w:space="0" w:color="auto"/>
                      </w:divBdr>
                    </w:div>
                  </w:divsChild>
                </w:div>
                <w:div w:id="1491284807">
                  <w:marLeft w:val="0"/>
                  <w:marRight w:val="0"/>
                  <w:marTop w:val="0"/>
                  <w:marBottom w:val="0"/>
                  <w:divBdr>
                    <w:top w:val="none" w:sz="0" w:space="0" w:color="auto"/>
                    <w:left w:val="none" w:sz="0" w:space="0" w:color="auto"/>
                    <w:bottom w:val="none" w:sz="0" w:space="0" w:color="auto"/>
                    <w:right w:val="none" w:sz="0" w:space="0" w:color="auto"/>
                  </w:divBdr>
                  <w:divsChild>
                    <w:div w:id="270090283">
                      <w:marLeft w:val="0"/>
                      <w:marRight w:val="0"/>
                      <w:marTop w:val="0"/>
                      <w:marBottom w:val="0"/>
                      <w:divBdr>
                        <w:top w:val="none" w:sz="0" w:space="0" w:color="auto"/>
                        <w:left w:val="none" w:sz="0" w:space="0" w:color="auto"/>
                        <w:bottom w:val="none" w:sz="0" w:space="0" w:color="auto"/>
                        <w:right w:val="none" w:sz="0" w:space="0" w:color="auto"/>
                      </w:divBdr>
                    </w:div>
                  </w:divsChild>
                </w:div>
                <w:div w:id="1499223818">
                  <w:marLeft w:val="0"/>
                  <w:marRight w:val="0"/>
                  <w:marTop w:val="0"/>
                  <w:marBottom w:val="0"/>
                  <w:divBdr>
                    <w:top w:val="none" w:sz="0" w:space="0" w:color="auto"/>
                    <w:left w:val="none" w:sz="0" w:space="0" w:color="auto"/>
                    <w:bottom w:val="none" w:sz="0" w:space="0" w:color="auto"/>
                    <w:right w:val="none" w:sz="0" w:space="0" w:color="auto"/>
                  </w:divBdr>
                  <w:divsChild>
                    <w:div w:id="1696342211">
                      <w:marLeft w:val="0"/>
                      <w:marRight w:val="0"/>
                      <w:marTop w:val="0"/>
                      <w:marBottom w:val="0"/>
                      <w:divBdr>
                        <w:top w:val="none" w:sz="0" w:space="0" w:color="auto"/>
                        <w:left w:val="none" w:sz="0" w:space="0" w:color="auto"/>
                        <w:bottom w:val="none" w:sz="0" w:space="0" w:color="auto"/>
                        <w:right w:val="none" w:sz="0" w:space="0" w:color="auto"/>
                      </w:divBdr>
                    </w:div>
                  </w:divsChild>
                </w:div>
                <w:div w:id="1501774946">
                  <w:marLeft w:val="0"/>
                  <w:marRight w:val="0"/>
                  <w:marTop w:val="0"/>
                  <w:marBottom w:val="0"/>
                  <w:divBdr>
                    <w:top w:val="none" w:sz="0" w:space="0" w:color="auto"/>
                    <w:left w:val="none" w:sz="0" w:space="0" w:color="auto"/>
                    <w:bottom w:val="none" w:sz="0" w:space="0" w:color="auto"/>
                    <w:right w:val="none" w:sz="0" w:space="0" w:color="auto"/>
                  </w:divBdr>
                  <w:divsChild>
                    <w:div w:id="860169464">
                      <w:marLeft w:val="0"/>
                      <w:marRight w:val="0"/>
                      <w:marTop w:val="0"/>
                      <w:marBottom w:val="0"/>
                      <w:divBdr>
                        <w:top w:val="none" w:sz="0" w:space="0" w:color="auto"/>
                        <w:left w:val="none" w:sz="0" w:space="0" w:color="auto"/>
                        <w:bottom w:val="none" w:sz="0" w:space="0" w:color="auto"/>
                        <w:right w:val="none" w:sz="0" w:space="0" w:color="auto"/>
                      </w:divBdr>
                    </w:div>
                  </w:divsChild>
                </w:div>
                <w:div w:id="1502157748">
                  <w:marLeft w:val="0"/>
                  <w:marRight w:val="0"/>
                  <w:marTop w:val="0"/>
                  <w:marBottom w:val="0"/>
                  <w:divBdr>
                    <w:top w:val="none" w:sz="0" w:space="0" w:color="auto"/>
                    <w:left w:val="none" w:sz="0" w:space="0" w:color="auto"/>
                    <w:bottom w:val="none" w:sz="0" w:space="0" w:color="auto"/>
                    <w:right w:val="none" w:sz="0" w:space="0" w:color="auto"/>
                  </w:divBdr>
                  <w:divsChild>
                    <w:div w:id="588005910">
                      <w:marLeft w:val="0"/>
                      <w:marRight w:val="0"/>
                      <w:marTop w:val="0"/>
                      <w:marBottom w:val="0"/>
                      <w:divBdr>
                        <w:top w:val="none" w:sz="0" w:space="0" w:color="auto"/>
                        <w:left w:val="none" w:sz="0" w:space="0" w:color="auto"/>
                        <w:bottom w:val="none" w:sz="0" w:space="0" w:color="auto"/>
                        <w:right w:val="none" w:sz="0" w:space="0" w:color="auto"/>
                      </w:divBdr>
                    </w:div>
                  </w:divsChild>
                </w:div>
                <w:div w:id="1514418494">
                  <w:marLeft w:val="0"/>
                  <w:marRight w:val="0"/>
                  <w:marTop w:val="0"/>
                  <w:marBottom w:val="0"/>
                  <w:divBdr>
                    <w:top w:val="none" w:sz="0" w:space="0" w:color="auto"/>
                    <w:left w:val="none" w:sz="0" w:space="0" w:color="auto"/>
                    <w:bottom w:val="none" w:sz="0" w:space="0" w:color="auto"/>
                    <w:right w:val="none" w:sz="0" w:space="0" w:color="auto"/>
                  </w:divBdr>
                  <w:divsChild>
                    <w:div w:id="1271158836">
                      <w:marLeft w:val="0"/>
                      <w:marRight w:val="0"/>
                      <w:marTop w:val="0"/>
                      <w:marBottom w:val="0"/>
                      <w:divBdr>
                        <w:top w:val="none" w:sz="0" w:space="0" w:color="auto"/>
                        <w:left w:val="none" w:sz="0" w:space="0" w:color="auto"/>
                        <w:bottom w:val="none" w:sz="0" w:space="0" w:color="auto"/>
                        <w:right w:val="none" w:sz="0" w:space="0" w:color="auto"/>
                      </w:divBdr>
                    </w:div>
                  </w:divsChild>
                </w:div>
                <w:div w:id="1520194801">
                  <w:marLeft w:val="0"/>
                  <w:marRight w:val="0"/>
                  <w:marTop w:val="0"/>
                  <w:marBottom w:val="0"/>
                  <w:divBdr>
                    <w:top w:val="none" w:sz="0" w:space="0" w:color="auto"/>
                    <w:left w:val="none" w:sz="0" w:space="0" w:color="auto"/>
                    <w:bottom w:val="none" w:sz="0" w:space="0" w:color="auto"/>
                    <w:right w:val="none" w:sz="0" w:space="0" w:color="auto"/>
                  </w:divBdr>
                  <w:divsChild>
                    <w:div w:id="2066176235">
                      <w:marLeft w:val="0"/>
                      <w:marRight w:val="0"/>
                      <w:marTop w:val="0"/>
                      <w:marBottom w:val="0"/>
                      <w:divBdr>
                        <w:top w:val="none" w:sz="0" w:space="0" w:color="auto"/>
                        <w:left w:val="none" w:sz="0" w:space="0" w:color="auto"/>
                        <w:bottom w:val="none" w:sz="0" w:space="0" w:color="auto"/>
                        <w:right w:val="none" w:sz="0" w:space="0" w:color="auto"/>
                      </w:divBdr>
                    </w:div>
                  </w:divsChild>
                </w:div>
                <w:div w:id="1520729235">
                  <w:marLeft w:val="0"/>
                  <w:marRight w:val="0"/>
                  <w:marTop w:val="0"/>
                  <w:marBottom w:val="0"/>
                  <w:divBdr>
                    <w:top w:val="none" w:sz="0" w:space="0" w:color="auto"/>
                    <w:left w:val="none" w:sz="0" w:space="0" w:color="auto"/>
                    <w:bottom w:val="none" w:sz="0" w:space="0" w:color="auto"/>
                    <w:right w:val="none" w:sz="0" w:space="0" w:color="auto"/>
                  </w:divBdr>
                  <w:divsChild>
                    <w:div w:id="410195838">
                      <w:marLeft w:val="0"/>
                      <w:marRight w:val="0"/>
                      <w:marTop w:val="0"/>
                      <w:marBottom w:val="0"/>
                      <w:divBdr>
                        <w:top w:val="none" w:sz="0" w:space="0" w:color="auto"/>
                        <w:left w:val="none" w:sz="0" w:space="0" w:color="auto"/>
                        <w:bottom w:val="none" w:sz="0" w:space="0" w:color="auto"/>
                        <w:right w:val="none" w:sz="0" w:space="0" w:color="auto"/>
                      </w:divBdr>
                    </w:div>
                  </w:divsChild>
                </w:div>
                <w:div w:id="1523939621">
                  <w:marLeft w:val="0"/>
                  <w:marRight w:val="0"/>
                  <w:marTop w:val="0"/>
                  <w:marBottom w:val="0"/>
                  <w:divBdr>
                    <w:top w:val="none" w:sz="0" w:space="0" w:color="auto"/>
                    <w:left w:val="none" w:sz="0" w:space="0" w:color="auto"/>
                    <w:bottom w:val="none" w:sz="0" w:space="0" w:color="auto"/>
                    <w:right w:val="none" w:sz="0" w:space="0" w:color="auto"/>
                  </w:divBdr>
                  <w:divsChild>
                    <w:div w:id="458031306">
                      <w:marLeft w:val="0"/>
                      <w:marRight w:val="0"/>
                      <w:marTop w:val="0"/>
                      <w:marBottom w:val="0"/>
                      <w:divBdr>
                        <w:top w:val="none" w:sz="0" w:space="0" w:color="auto"/>
                        <w:left w:val="none" w:sz="0" w:space="0" w:color="auto"/>
                        <w:bottom w:val="none" w:sz="0" w:space="0" w:color="auto"/>
                        <w:right w:val="none" w:sz="0" w:space="0" w:color="auto"/>
                      </w:divBdr>
                    </w:div>
                    <w:div w:id="908467782">
                      <w:marLeft w:val="0"/>
                      <w:marRight w:val="0"/>
                      <w:marTop w:val="0"/>
                      <w:marBottom w:val="0"/>
                      <w:divBdr>
                        <w:top w:val="none" w:sz="0" w:space="0" w:color="auto"/>
                        <w:left w:val="none" w:sz="0" w:space="0" w:color="auto"/>
                        <w:bottom w:val="none" w:sz="0" w:space="0" w:color="auto"/>
                        <w:right w:val="none" w:sz="0" w:space="0" w:color="auto"/>
                      </w:divBdr>
                    </w:div>
                    <w:div w:id="1956208070">
                      <w:marLeft w:val="0"/>
                      <w:marRight w:val="0"/>
                      <w:marTop w:val="0"/>
                      <w:marBottom w:val="0"/>
                      <w:divBdr>
                        <w:top w:val="none" w:sz="0" w:space="0" w:color="auto"/>
                        <w:left w:val="none" w:sz="0" w:space="0" w:color="auto"/>
                        <w:bottom w:val="none" w:sz="0" w:space="0" w:color="auto"/>
                        <w:right w:val="none" w:sz="0" w:space="0" w:color="auto"/>
                      </w:divBdr>
                    </w:div>
                  </w:divsChild>
                </w:div>
                <w:div w:id="1537502639">
                  <w:marLeft w:val="0"/>
                  <w:marRight w:val="0"/>
                  <w:marTop w:val="0"/>
                  <w:marBottom w:val="0"/>
                  <w:divBdr>
                    <w:top w:val="none" w:sz="0" w:space="0" w:color="auto"/>
                    <w:left w:val="none" w:sz="0" w:space="0" w:color="auto"/>
                    <w:bottom w:val="none" w:sz="0" w:space="0" w:color="auto"/>
                    <w:right w:val="none" w:sz="0" w:space="0" w:color="auto"/>
                  </w:divBdr>
                  <w:divsChild>
                    <w:div w:id="971519943">
                      <w:marLeft w:val="0"/>
                      <w:marRight w:val="0"/>
                      <w:marTop w:val="0"/>
                      <w:marBottom w:val="0"/>
                      <w:divBdr>
                        <w:top w:val="none" w:sz="0" w:space="0" w:color="auto"/>
                        <w:left w:val="none" w:sz="0" w:space="0" w:color="auto"/>
                        <w:bottom w:val="none" w:sz="0" w:space="0" w:color="auto"/>
                        <w:right w:val="none" w:sz="0" w:space="0" w:color="auto"/>
                      </w:divBdr>
                    </w:div>
                  </w:divsChild>
                </w:div>
                <w:div w:id="1546334009">
                  <w:marLeft w:val="0"/>
                  <w:marRight w:val="0"/>
                  <w:marTop w:val="0"/>
                  <w:marBottom w:val="0"/>
                  <w:divBdr>
                    <w:top w:val="none" w:sz="0" w:space="0" w:color="auto"/>
                    <w:left w:val="none" w:sz="0" w:space="0" w:color="auto"/>
                    <w:bottom w:val="none" w:sz="0" w:space="0" w:color="auto"/>
                    <w:right w:val="none" w:sz="0" w:space="0" w:color="auto"/>
                  </w:divBdr>
                  <w:divsChild>
                    <w:div w:id="542135651">
                      <w:marLeft w:val="0"/>
                      <w:marRight w:val="0"/>
                      <w:marTop w:val="0"/>
                      <w:marBottom w:val="0"/>
                      <w:divBdr>
                        <w:top w:val="none" w:sz="0" w:space="0" w:color="auto"/>
                        <w:left w:val="none" w:sz="0" w:space="0" w:color="auto"/>
                        <w:bottom w:val="none" w:sz="0" w:space="0" w:color="auto"/>
                        <w:right w:val="none" w:sz="0" w:space="0" w:color="auto"/>
                      </w:divBdr>
                    </w:div>
                  </w:divsChild>
                </w:div>
                <w:div w:id="1554846170">
                  <w:marLeft w:val="0"/>
                  <w:marRight w:val="0"/>
                  <w:marTop w:val="0"/>
                  <w:marBottom w:val="0"/>
                  <w:divBdr>
                    <w:top w:val="none" w:sz="0" w:space="0" w:color="auto"/>
                    <w:left w:val="none" w:sz="0" w:space="0" w:color="auto"/>
                    <w:bottom w:val="none" w:sz="0" w:space="0" w:color="auto"/>
                    <w:right w:val="none" w:sz="0" w:space="0" w:color="auto"/>
                  </w:divBdr>
                  <w:divsChild>
                    <w:div w:id="597714179">
                      <w:marLeft w:val="0"/>
                      <w:marRight w:val="0"/>
                      <w:marTop w:val="0"/>
                      <w:marBottom w:val="0"/>
                      <w:divBdr>
                        <w:top w:val="none" w:sz="0" w:space="0" w:color="auto"/>
                        <w:left w:val="none" w:sz="0" w:space="0" w:color="auto"/>
                        <w:bottom w:val="none" w:sz="0" w:space="0" w:color="auto"/>
                        <w:right w:val="none" w:sz="0" w:space="0" w:color="auto"/>
                      </w:divBdr>
                    </w:div>
                  </w:divsChild>
                </w:div>
                <w:div w:id="1555240141">
                  <w:marLeft w:val="0"/>
                  <w:marRight w:val="0"/>
                  <w:marTop w:val="0"/>
                  <w:marBottom w:val="0"/>
                  <w:divBdr>
                    <w:top w:val="none" w:sz="0" w:space="0" w:color="auto"/>
                    <w:left w:val="none" w:sz="0" w:space="0" w:color="auto"/>
                    <w:bottom w:val="none" w:sz="0" w:space="0" w:color="auto"/>
                    <w:right w:val="none" w:sz="0" w:space="0" w:color="auto"/>
                  </w:divBdr>
                  <w:divsChild>
                    <w:div w:id="365377469">
                      <w:marLeft w:val="0"/>
                      <w:marRight w:val="0"/>
                      <w:marTop w:val="0"/>
                      <w:marBottom w:val="0"/>
                      <w:divBdr>
                        <w:top w:val="none" w:sz="0" w:space="0" w:color="auto"/>
                        <w:left w:val="none" w:sz="0" w:space="0" w:color="auto"/>
                        <w:bottom w:val="none" w:sz="0" w:space="0" w:color="auto"/>
                        <w:right w:val="none" w:sz="0" w:space="0" w:color="auto"/>
                      </w:divBdr>
                    </w:div>
                  </w:divsChild>
                </w:div>
                <w:div w:id="1555386670">
                  <w:marLeft w:val="0"/>
                  <w:marRight w:val="0"/>
                  <w:marTop w:val="0"/>
                  <w:marBottom w:val="0"/>
                  <w:divBdr>
                    <w:top w:val="none" w:sz="0" w:space="0" w:color="auto"/>
                    <w:left w:val="none" w:sz="0" w:space="0" w:color="auto"/>
                    <w:bottom w:val="none" w:sz="0" w:space="0" w:color="auto"/>
                    <w:right w:val="none" w:sz="0" w:space="0" w:color="auto"/>
                  </w:divBdr>
                  <w:divsChild>
                    <w:div w:id="166796322">
                      <w:marLeft w:val="0"/>
                      <w:marRight w:val="0"/>
                      <w:marTop w:val="0"/>
                      <w:marBottom w:val="0"/>
                      <w:divBdr>
                        <w:top w:val="none" w:sz="0" w:space="0" w:color="auto"/>
                        <w:left w:val="none" w:sz="0" w:space="0" w:color="auto"/>
                        <w:bottom w:val="none" w:sz="0" w:space="0" w:color="auto"/>
                        <w:right w:val="none" w:sz="0" w:space="0" w:color="auto"/>
                      </w:divBdr>
                    </w:div>
                  </w:divsChild>
                </w:div>
                <w:div w:id="1555778196">
                  <w:marLeft w:val="0"/>
                  <w:marRight w:val="0"/>
                  <w:marTop w:val="0"/>
                  <w:marBottom w:val="0"/>
                  <w:divBdr>
                    <w:top w:val="none" w:sz="0" w:space="0" w:color="auto"/>
                    <w:left w:val="none" w:sz="0" w:space="0" w:color="auto"/>
                    <w:bottom w:val="none" w:sz="0" w:space="0" w:color="auto"/>
                    <w:right w:val="none" w:sz="0" w:space="0" w:color="auto"/>
                  </w:divBdr>
                  <w:divsChild>
                    <w:div w:id="76944194">
                      <w:marLeft w:val="0"/>
                      <w:marRight w:val="0"/>
                      <w:marTop w:val="0"/>
                      <w:marBottom w:val="0"/>
                      <w:divBdr>
                        <w:top w:val="none" w:sz="0" w:space="0" w:color="auto"/>
                        <w:left w:val="none" w:sz="0" w:space="0" w:color="auto"/>
                        <w:bottom w:val="none" w:sz="0" w:space="0" w:color="auto"/>
                        <w:right w:val="none" w:sz="0" w:space="0" w:color="auto"/>
                      </w:divBdr>
                    </w:div>
                  </w:divsChild>
                </w:div>
                <w:div w:id="1567064027">
                  <w:marLeft w:val="0"/>
                  <w:marRight w:val="0"/>
                  <w:marTop w:val="0"/>
                  <w:marBottom w:val="0"/>
                  <w:divBdr>
                    <w:top w:val="none" w:sz="0" w:space="0" w:color="auto"/>
                    <w:left w:val="none" w:sz="0" w:space="0" w:color="auto"/>
                    <w:bottom w:val="none" w:sz="0" w:space="0" w:color="auto"/>
                    <w:right w:val="none" w:sz="0" w:space="0" w:color="auto"/>
                  </w:divBdr>
                  <w:divsChild>
                    <w:div w:id="718363980">
                      <w:marLeft w:val="0"/>
                      <w:marRight w:val="0"/>
                      <w:marTop w:val="0"/>
                      <w:marBottom w:val="0"/>
                      <w:divBdr>
                        <w:top w:val="none" w:sz="0" w:space="0" w:color="auto"/>
                        <w:left w:val="none" w:sz="0" w:space="0" w:color="auto"/>
                        <w:bottom w:val="none" w:sz="0" w:space="0" w:color="auto"/>
                        <w:right w:val="none" w:sz="0" w:space="0" w:color="auto"/>
                      </w:divBdr>
                    </w:div>
                  </w:divsChild>
                </w:div>
                <w:div w:id="1567371881">
                  <w:marLeft w:val="0"/>
                  <w:marRight w:val="0"/>
                  <w:marTop w:val="0"/>
                  <w:marBottom w:val="0"/>
                  <w:divBdr>
                    <w:top w:val="none" w:sz="0" w:space="0" w:color="auto"/>
                    <w:left w:val="none" w:sz="0" w:space="0" w:color="auto"/>
                    <w:bottom w:val="none" w:sz="0" w:space="0" w:color="auto"/>
                    <w:right w:val="none" w:sz="0" w:space="0" w:color="auto"/>
                  </w:divBdr>
                  <w:divsChild>
                    <w:div w:id="214660957">
                      <w:marLeft w:val="0"/>
                      <w:marRight w:val="0"/>
                      <w:marTop w:val="0"/>
                      <w:marBottom w:val="0"/>
                      <w:divBdr>
                        <w:top w:val="none" w:sz="0" w:space="0" w:color="auto"/>
                        <w:left w:val="none" w:sz="0" w:space="0" w:color="auto"/>
                        <w:bottom w:val="none" w:sz="0" w:space="0" w:color="auto"/>
                        <w:right w:val="none" w:sz="0" w:space="0" w:color="auto"/>
                      </w:divBdr>
                    </w:div>
                  </w:divsChild>
                </w:div>
                <w:div w:id="1568565484">
                  <w:marLeft w:val="0"/>
                  <w:marRight w:val="0"/>
                  <w:marTop w:val="0"/>
                  <w:marBottom w:val="0"/>
                  <w:divBdr>
                    <w:top w:val="none" w:sz="0" w:space="0" w:color="auto"/>
                    <w:left w:val="none" w:sz="0" w:space="0" w:color="auto"/>
                    <w:bottom w:val="none" w:sz="0" w:space="0" w:color="auto"/>
                    <w:right w:val="none" w:sz="0" w:space="0" w:color="auto"/>
                  </w:divBdr>
                  <w:divsChild>
                    <w:div w:id="1621111864">
                      <w:marLeft w:val="0"/>
                      <w:marRight w:val="0"/>
                      <w:marTop w:val="0"/>
                      <w:marBottom w:val="0"/>
                      <w:divBdr>
                        <w:top w:val="none" w:sz="0" w:space="0" w:color="auto"/>
                        <w:left w:val="none" w:sz="0" w:space="0" w:color="auto"/>
                        <w:bottom w:val="none" w:sz="0" w:space="0" w:color="auto"/>
                        <w:right w:val="none" w:sz="0" w:space="0" w:color="auto"/>
                      </w:divBdr>
                    </w:div>
                  </w:divsChild>
                </w:div>
                <w:div w:id="1569463290">
                  <w:marLeft w:val="0"/>
                  <w:marRight w:val="0"/>
                  <w:marTop w:val="0"/>
                  <w:marBottom w:val="0"/>
                  <w:divBdr>
                    <w:top w:val="none" w:sz="0" w:space="0" w:color="auto"/>
                    <w:left w:val="none" w:sz="0" w:space="0" w:color="auto"/>
                    <w:bottom w:val="none" w:sz="0" w:space="0" w:color="auto"/>
                    <w:right w:val="none" w:sz="0" w:space="0" w:color="auto"/>
                  </w:divBdr>
                  <w:divsChild>
                    <w:div w:id="349376962">
                      <w:marLeft w:val="0"/>
                      <w:marRight w:val="0"/>
                      <w:marTop w:val="0"/>
                      <w:marBottom w:val="0"/>
                      <w:divBdr>
                        <w:top w:val="none" w:sz="0" w:space="0" w:color="auto"/>
                        <w:left w:val="none" w:sz="0" w:space="0" w:color="auto"/>
                        <w:bottom w:val="none" w:sz="0" w:space="0" w:color="auto"/>
                        <w:right w:val="none" w:sz="0" w:space="0" w:color="auto"/>
                      </w:divBdr>
                    </w:div>
                  </w:divsChild>
                </w:div>
                <w:div w:id="1583947493">
                  <w:marLeft w:val="0"/>
                  <w:marRight w:val="0"/>
                  <w:marTop w:val="0"/>
                  <w:marBottom w:val="0"/>
                  <w:divBdr>
                    <w:top w:val="none" w:sz="0" w:space="0" w:color="auto"/>
                    <w:left w:val="none" w:sz="0" w:space="0" w:color="auto"/>
                    <w:bottom w:val="none" w:sz="0" w:space="0" w:color="auto"/>
                    <w:right w:val="none" w:sz="0" w:space="0" w:color="auto"/>
                  </w:divBdr>
                  <w:divsChild>
                    <w:div w:id="662666154">
                      <w:marLeft w:val="0"/>
                      <w:marRight w:val="0"/>
                      <w:marTop w:val="0"/>
                      <w:marBottom w:val="0"/>
                      <w:divBdr>
                        <w:top w:val="none" w:sz="0" w:space="0" w:color="auto"/>
                        <w:left w:val="none" w:sz="0" w:space="0" w:color="auto"/>
                        <w:bottom w:val="none" w:sz="0" w:space="0" w:color="auto"/>
                        <w:right w:val="none" w:sz="0" w:space="0" w:color="auto"/>
                      </w:divBdr>
                    </w:div>
                  </w:divsChild>
                </w:div>
                <w:div w:id="1595241017">
                  <w:marLeft w:val="0"/>
                  <w:marRight w:val="0"/>
                  <w:marTop w:val="0"/>
                  <w:marBottom w:val="0"/>
                  <w:divBdr>
                    <w:top w:val="none" w:sz="0" w:space="0" w:color="auto"/>
                    <w:left w:val="none" w:sz="0" w:space="0" w:color="auto"/>
                    <w:bottom w:val="none" w:sz="0" w:space="0" w:color="auto"/>
                    <w:right w:val="none" w:sz="0" w:space="0" w:color="auto"/>
                  </w:divBdr>
                  <w:divsChild>
                    <w:div w:id="947855124">
                      <w:marLeft w:val="0"/>
                      <w:marRight w:val="0"/>
                      <w:marTop w:val="0"/>
                      <w:marBottom w:val="0"/>
                      <w:divBdr>
                        <w:top w:val="none" w:sz="0" w:space="0" w:color="auto"/>
                        <w:left w:val="none" w:sz="0" w:space="0" w:color="auto"/>
                        <w:bottom w:val="none" w:sz="0" w:space="0" w:color="auto"/>
                        <w:right w:val="none" w:sz="0" w:space="0" w:color="auto"/>
                      </w:divBdr>
                    </w:div>
                  </w:divsChild>
                </w:div>
                <w:div w:id="1600598972">
                  <w:marLeft w:val="0"/>
                  <w:marRight w:val="0"/>
                  <w:marTop w:val="0"/>
                  <w:marBottom w:val="0"/>
                  <w:divBdr>
                    <w:top w:val="none" w:sz="0" w:space="0" w:color="auto"/>
                    <w:left w:val="none" w:sz="0" w:space="0" w:color="auto"/>
                    <w:bottom w:val="none" w:sz="0" w:space="0" w:color="auto"/>
                    <w:right w:val="none" w:sz="0" w:space="0" w:color="auto"/>
                  </w:divBdr>
                  <w:divsChild>
                    <w:div w:id="86076239">
                      <w:marLeft w:val="0"/>
                      <w:marRight w:val="0"/>
                      <w:marTop w:val="0"/>
                      <w:marBottom w:val="0"/>
                      <w:divBdr>
                        <w:top w:val="none" w:sz="0" w:space="0" w:color="auto"/>
                        <w:left w:val="none" w:sz="0" w:space="0" w:color="auto"/>
                        <w:bottom w:val="none" w:sz="0" w:space="0" w:color="auto"/>
                        <w:right w:val="none" w:sz="0" w:space="0" w:color="auto"/>
                      </w:divBdr>
                    </w:div>
                    <w:div w:id="1223519926">
                      <w:marLeft w:val="0"/>
                      <w:marRight w:val="0"/>
                      <w:marTop w:val="0"/>
                      <w:marBottom w:val="0"/>
                      <w:divBdr>
                        <w:top w:val="none" w:sz="0" w:space="0" w:color="auto"/>
                        <w:left w:val="none" w:sz="0" w:space="0" w:color="auto"/>
                        <w:bottom w:val="none" w:sz="0" w:space="0" w:color="auto"/>
                        <w:right w:val="none" w:sz="0" w:space="0" w:color="auto"/>
                      </w:divBdr>
                    </w:div>
                    <w:div w:id="1688867831">
                      <w:marLeft w:val="0"/>
                      <w:marRight w:val="0"/>
                      <w:marTop w:val="0"/>
                      <w:marBottom w:val="0"/>
                      <w:divBdr>
                        <w:top w:val="none" w:sz="0" w:space="0" w:color="auto"/>
                        <w:left w:val="none" w:sz="0" w:space="0" w:color="auto"/>
                        <w:bottom w:val="none" w:sz="0" w:space="0" w:color="auto"/>
                        <w:right w:val="none" w:sz="0" w:space="0" w:color="auto"/>
                      </w:divBdr>
                    </w:div>
                  </w:divsChild>
                </w:div>
                <w:div w:id="1603105069">
                  <w:marLeft w:val="0"/>
                  <w:marRight w:val="0"/>
                  <w:marTop w:val="0"/>
                  <w:marBottom w:val="0"/>
                  <w:divBdr>
                    <w:top w:val="none" w:sz="0" w:space="0" w:color="auto"/>
                    <w:left w:val="none" w:sz="0" w:space="0" w:color="auto"/>
                    <w:bottom w:val="none" w:sz="0" w:space="0" w:color="auto"/>
                    <w:right w:val="none" w:sz="0" w:space="0" w:color="auto"/>
                  </w:divBdr>
                  <w:divsChild>
                    <w:div w:id="70977722">
                      <w:marLeft w:val="0"/>
                      <w:marRight w:val="0"/>
                      <w:marTop w:val="0"/>
                      <w:marBottom w:val="0"/>
                      <w:divBdr>
                        <w:top w:val="none" w:sz="0" w:space="0" w:color="auto"/>
                        <w:left w:val="none" w:sz="0" w:space="0" w:color="auto"/>
                        <w:bottom w:val="none" w:sz="0" w:space="0" w:color="auto"/>
                        <w:right w:val="none" w:sz="0" w:space="0" w:color="auto"/>
                      </w:divBdr>
                    </w:div>
                  </w:divsChild>
                </w:div>
                <w:div w:id="1614896337">
                  <w:marLeft w:val="0"/>
                  <w:marRight w:val="0"/>
                  <w:marTop w:val="0"/>
                  <w:marBottom w:val="0"/>
                  <w:divBdr>
                    <w:top w:val="none" w:sz="0" w:space="0" w:color="auto"/>
                    <w:left w:val="none" w:sz="0" w:space="0" w:color="auto"/>
                    <w:bottom w:val="none" w:sz="0" w:space="0" w:color="auto"/>
                    <w:right w:val="none" w:sz="0" w:space="0" w:color="auto"/>
                  </w:divBdr>
                  <w:divsChild>
                    <w:div w:id="49113962">
                      <w:marLeft w:val="0"/>
                      <w:marRight w:val="0"/>
                      <w:marTop w:val="0"/>
                      <w:marBottom w:val="0"/>
                      <w:divBdr>
                        <w:top w:val="none" w:sz="0" w:space="0" w:color="auto"/>
                        <w:left w:val="none" w:sz="0" w:space="0" w:color="auto"/>
                        <w:bottom w:val="none" w:sz="0" w:space="0" w:color="auto"/>
                        <w:right w:val="none" w:sz="0" w:space="0" w:color="auto"/>
                      </w:divBdr>
                    </w:div>
                  </w:divsChild>
                </w:div>
                <w:div w:id="1615013121">
                  <w:marLeft w:val="0"/>
                  <w:marRight w:val="0"/>
                  <w:marTop w:val="0"/>
                  <w:marBottom w:val="0"/>
                  <w:divBdr>
                    <w:top w:val="none" w:sz="0" w:space="0" w:color="auto"/>
                    <w:left w:val="none" w:sz="0" w:space="0" w:color="auto"/>
                    <w:bottom w:val="none" w:sz="0" w:space="0" w:color="auto"/>
                    <w:right w:val="none" w:sz="0" w:space="0" w:color="auto"/>
                  </w:divBdr>
                  <w:divsChild>
                    <w:div w:id="2118672163">
                      <w:marLeft w:val="0"/>
                      <w:marRight w:val="0"/>
                      <w:marTop w:val="0"/>
                      <w:marBottom w:val="0"/>
                      <w:divBdr>
                        <w:top w:val="none" w:sz="0" w:space="0" w:color="auto"/>
                        <w:left w:val="none" w:sz="0" w:space="0" w:color="auto"/>
                        <w:bottom w:val="none" w:sz="0" w:space="0" w:color="auto"/>
                        <w:right w:val="none" w:sz="0" w:space="0" w:color="auto"/>
                      </w:divBdr>
                    </w:div>
                  </w:divsChild>
                </w:div>
                <w:div w:id="1616715283">
                  <w:marLeft w:val="0"/>
                  <w:marRight w:val="0"/>
                  <w:marTop w:val="0"/>
                  <w:marBottom w:val="0"/>
                  <w:divBdr>
                    <w:top w:val="none" w:sz="0" w:space="0" w:color="auto"/>
                    <w:left w:val="none" w:sz="0" w:space="0" w:color="auto"/>
                    <w:bottom w:val="none" w:sz="0" w:space="0" w:color="auto"/>
                    <w:right w:val="none" w:sz="0" w:space="0" w:color="auto"/>
                  </w:divBdr>
                  <w:divsChild>
                    <w:div w:id="1511095160">
                      <w:marLeft w:val="0"/>
                      <w:marRight w:val="0"/>
                      <w:marTop w:val="0"/>
                      <w:marBottom w:val="0"/>
                      <w:divBdr>
                        <w:top w:val="none" w:sz="0" w:space="0" w:color="auto"/>
                        <w:left w:val="none" w:sz="0" w:space="0" w:color="auto"/>
                        <w:bottom w:val="none" w:sz="0" w:space="0" w:color="auto"/>
                        <w:right w:val="none" w:sz="0" w:space="0" w:color="auto"/>
                      </w:divBdr>
                    </w:div>
                  </w:divsChild>
                </w:div>
                <w:div w:id="1618754056">
                  <w:marLeft w:val="0"/>
                  <w:marRight w:val="0"/>
                  <w:marTop w:val="0"/>
                  <w:marBottom w:val="0"/>
                  <w:divBdr>
                    <w:top w:val="none" w:sz="0" w:space="0" w:color="auto"/>
                    <w:left w:val="none" w:sz="0" w:space="0" w:color="auto"/>
                    <w:bottom w:val="none" w:sz="0" w:space="0" w:color="auto"/>
                    <w:right w:val="none" w:sz="0" w:space="0" w:color="auto"/>
                  </w:divBdr>
                  <w:divsChild>
                    <w:div w:id="1216893807">
                      <w:marLeft w:val="0"/>
                      <w:marRight w:val="0"/>
                      <w:marTop w:val="0"/>
                      <w:marBottom w:val="0"/>
                      <w:divBdr>
                        <w:top w:val="none" w:sz="0" w:space="0" w:color="auto"/>
                        <w:left w:val="none" w:sz="0" w:space="0" w:color="auto"/>
                        <w:bottom w:val="none" w:sz="0" w:space="0" w:color="auto"/>
                        <w:right w:val="none" w:sz="0" w:space="0" w:color="auto"/>
                      </w:divBdr>
                    </w:div>
                  </w:divsChild>
                </w:div>
                <w:div w:id="1620529147">
                  <w:marLeft w:val="0"/>
                  <w:marRight w:val="0"/>
                  <w:marTop w:val="0"/>
                  <w:marBottom w:val="0"/>
                  <w:divBdr>
                    <w:top w:val="none" w:sz="0" w:space="0" w:color="auto"/>
                    <w:left w:val="none" w:sz="0" w:space="0" w:color="auto"/>
                    <w:bottom w:val="none" w:sz="0" w:space="0" w:color="auto"/>
                    <w:right w:val="none" w:sz="0" w:space="0" w:color="auto"/>
                  </w:divBdr>
                  <w:divsChild>
                    <w:div w:id="1704087223">
                      <w:marLeft w:val="0"/>
                      <w:marRight w:val="0"/>
                      <w:marTop w:val="0"/>
                      <w:marBottom w:val="0"/>
                      <w:divBdr>
                        <w:top w:val="none" w:sz="0" w:space="0" w:color="auto"/>
                        <w:left w:val="none" w:sz="0" w:space="0" w:color="auto"/>
                        <w:bottom w:val="none" w:sz="0" w:space="0" w:color="auto"/>
                        <w:right w:val="none" w:sz="0" w:space="0" w:color="auto"/>
                      </w:divBdr>
                    </w:div>
                  </w:divsChild>
                </w:div>
                <w:div w:id="1624725047">
                  <w:marLeft w:val="0"/>
                  <w:marRight w:val="0"/>
                  <w:marTop w:val="0"/>
                  <w:marBottom w:val="0"/>
                  <w:divBdr>
                    <w:top w:val="none" w:sz="0" w:space="0" w:color="auto"/>
                    <w:left w:val="none" w:sz="0" w:space="0" w:color="auto"/>
                    <w:bottom w:val="none" w:sz="0" w:space="0" w:color="auto"/>
                    <w:right w:val="none" w:sz="0" w:space="0" w:color="auto"/>
                  </w:divBdr>
                  <w:divsChild>
                    <w:div w:id="1748989953">
                      <w:marLeft w:val="0"/>
                      <w:marRight w:val="0"/>
                      <w:marTop w:val="0"/>
                      <w:marBottom w:val="0"/>
                      <w:divBdr>
                        <w:top w:val="none" w:sz="0" w:space="0" w:color="auto"/>
                        <w:left w:val="none" w:sz="0" w:space="0" w:color="auto"/>
                        <w:bottom w:val="none" w:sz="0" w:space="0" w:color="auto"/>
                        <w:right w:val="none" w:sz="0" w:space="0" w:color="auto"/>
                      </w:divBdr>
                    </w:div>
                  </w:divsChild>
                </w:div>
                <w:div w:id="1627930496">
                  <w:marLeft w:val="0"/>
                  <w:marRight w:val="0"/>
                  <w:marTop w:val="0"/>
                  <w:marBottom w:val="0"/>
                  <w:divBdr>
                    <w:top w:val="none" w:sz="0" w:space="0" w:color="auto"/>
                    <w:left w:val="none" w:sz="0" w:space="0" w:color="auto"/>
                    <w:bottom w:val="none" w:sz="0" w:space="0" w:color="auto"/>
                    <w:right w:val="none" w:sz="0" w:space="0" w:color="auto"/>
                  </w:divBdr>
                  <w:divsChild>
                    <w:div w:id="2013216031">
                      <w:marLeft w:val="0"/>
                      <w:marRight w:val="0"/>
                      <w:marTop w:val="0"/>
                      <w:marBottom w:val="0"/>
                      <w:divBdr>
                        <w:top w:val="none" w:sz="0" w:space="0" w:color="auto"/>
                        <w:left w:val="none" w:sz="0" w:space="0" w:color="auto"/>
                        <w:bottom w:val="none" w:sz="0" w:space="0" w:color="auto"/>
                        <w:right w:val="none" w:sz="0" w:space="0" w:color="auto"/>
                      </w:divBdr>
                    </w:div>
                  </w:divsChild>
                </w:div>
                <w:div w:id="1628580476">
                  <w:marLeft w:val="0"/>
                  <w:marRight w:val="0"/>
                  <w:marTop w:val="0"/>
                  <w:marBottom w:val="0"/>
                  <w:divBdr>
                    <w:top w:val="none" w:sz="0" w:space="0" w:color="auto"/>
                    <w:left w:val="none" w:sz="0" w:space="0" w:color="auto"/>
                    <w:bottom w:val="none" w:sz="0" w:space="0" w:color="auto"/>
                    <w:right w:val="none" w:sz="0" w:space="0" w:color="auto"/>
                  </w:divBdr>
                  <w:divsChild>
                    <w:div w:id="2008246192">
                      <w:marLeft w:val="0"/>
                      <w:marRight w:val="0"/>
                      <w:marTop w:val="0"/>
                      <w:marBottom w:val="0"/>
                      <w:divBdr>
                        <w:top w:val="none" w:sz="0" w:space="0" w:color="auto"/>
                        <w:left w:val="none" w:sz="0" w:space="0" w:color="auto"/>
                        <w:bottom w:val="none" w:sz="0" w:space="0" w:color="auto"/>
                        <w:right w:val="none" w:sz="0" w:space="0" w:color="auto"/>
                      </w:divBdr>
                    </w:div>
                  </w:divsChild>
                </w:div>
                <w:div w:id="1628664745">
                  <w:marLeft w:val="0"/>
                  <w:marRight w:val="0"/>
                  <w:marTop w:val="0"/>
                  <w:marBottom w:val="0"/>
                  <w:divBdr>
                    <w:top w:val="none" w:sz="0" w:space="0" w:color="auto"/>
                    <w:left w:val="none" w:sz="0" w:space="0" w:color="auto"/>
                    <w:bottom w:val="none" w:sz="0" w:space="0" w:color="auto"/>
                    <w:right w:val="none" w:sz="0" w:space="0" w:color="auto"/>
                  </w:divBdr>
                  <w:divsChild>
                    <w:div w:id="1461338179">
                      <w:marLeft w:val="0"/>
                      <w:marRight w:val="0"/>
                      <w:marTop w:val="0"/>
                      <w:marBottom w:val="0"/>
                      <w:divBdr>
                        <w:top w:val="none" w:sz="0" w:space="0" w:color="auto"/>
                        <w:left w:val="none" w:sz="0" w:space="0" w:color="auto"/>
                        <w:bottom w:val="none" w:sz="0" w:space="0" w:color="auto"/>
                        <w:right w:val="none" w:sz="0" w:space="0" w:color="auto"/>
                      </w:divBdr>
                    </w:div>
                  </w:divsChild>
                </w:div>
                <w:div w:id="1632051788">
                  <w:marLeft w:val="0"/>
                  <w:marRight w:val="0"/>
                  <w:marTop w:val="0"/>
                  <w:marBottom w:val="0"/>
                  <w:divBdr>
                    <w:top w:val="none" w:sz="0" w:space="0" w:color="auto"/>
                    <w:left w:val="none" w:sz="0" w:space="0" w:color="auto"/>
                    <w:bottom w:val="none" w:sz="0" w:space="0" w:color="auto"/>
                    <w:right w:val="none" w:sz="0" w:space="0" w:color="auto"/>
                  </w:divBdr>
                  <w:divsChild>
                    <w:div w:id="59139392">
                      <w:marLeft w:val="0"/>
                      <w:marRight w:val="0"/>
                      <w:marTop w:val="0"/>
                      <w:marBottom w:val="0"/>
                      <w:divBdr>
                        <w:top w:val="none" w:sz="0" w:space="0" w:color="auto"/>
                        <w:left w:val="none" w:sz="0" w:space="0" w:color="auto"/>
                        <w:bottom w:val="none" w:sz="0" w:space="0" w:color="auto"/>
                        <w:right w:val="none" w:sz="0" w:space="0" w:color="auto"/>
                      </w:divBdr>
                    </w:div>
                    <w:div w:id="1333486759">
                      <w:marLeft w:val="0"/>
                      <w:marRight w:val="0"/>
                      <w:marTop w:val="0"/>
                      <w:marBottom w:val="0"/>
                      <w:divBdr>
                        <w:top w:val="none" w:sz="0" w:space="0" w:color="auto"/>
                        <w:left w:val="none" w:sz="0" w:space="0" w:color="auto"/>
                        <w:bottom w:val="none" w:sz="0" w:space="0" w:color="auto"/>
                        <w:right w:val="none" w:sz="0" w:space="0" w:color="auto"/>
                      </w:divBdr>
                    </w:div>
                    <w:div w:id="1713186774">
                      <w:marLeft w:val="0"/>
                      <w:marRight w:val="0"/>
                      <w:marTop w:val="0"/>
                      <w:marBottom w:val="0"/>
                      <w:divBdr>
                        <w:top w:val="none" w:sz="0" w:space="0" w:color="auto"/>
                        <w:left w:val="none" w:sz="0" w:space="0" w:color="auto"/>
                        <w:bottom w:val="none" w:sz="0" w:space="0" w:color="auto"/>
                        <w:right w:val="none" w:sz="0" w:space="0" w:color="auto"/>
                      </w:divBdr>
                    </w:div>
                  </w:divsChild>
                </w:div>
                <w:div w:id="1633243963">
                  <w:marLeft w:val="0"/>
                  <w:marRight w:val="0"/>
                  <w:marTop w:val="0"/>
                  <w:marBottom w:val="0"/>
                  <w:divBdr>
                    <w:top w:val="none" w:sz="0" w:space="0" w:color="auto"/>
                    <w:left w:val="none" w:sz="0" w:space="0" w:color="auto"/>
                    <w:bottom w:val="none" w:sz="0" w:space="0" w:color="auto"/>
                    <w:right w:val="none" w:sz="0" w:space="0" w:color="auto"/>
                  </w:divBdr>
                  <w:divsChild>
                    <w:div w:id="1744523569">
                      <w:marLeft w:val="0"/>
                      <w:marRight w:val="0"/>
                      <w:marTop w:val="0"/>
                      <w:marBottom w:val="0"/>
                      <w:divBdr>
                        <w:top w:val="none" w:sz="0" w:space="0" w:color="auto"/>
                        <w:left w:val="none" w:sz="0" w:space="0" w:color="auto"/>
                        <w:bottom w:val="none" w:sz="0" w:space="0" w:color="auto"/>
                        <w:right w:val="none" w:sz="0" w:space="0" w:color="auto"/>
                      </w:divBdr>
                    </w:div>
                  </w:divsChild>
                </w:div>
                <w:div w:id="1634285648">
                  <w:marLeft w:val="0"/>
                  <w:marRight w:val="0"/>
                  <w:marTop w:val="0"/>
                  <w:marBottom w:val="0"/>
                  <w:divBdr>
                    <w:top w:val="none" w:sz="0" w:space="0" w:color="auto"/>
                    <w:left w:val="none" w:sz="0" w:space="0" w:color="auto"/>
                    <w:bottom w:val="none" w:sz="0" w:space="0" w:color="auto"/>
                    <w:right w:val="none" w:sz="0" w:space="0" w:color="auto"/>
                  </w:divBdr>
                  <w:divsChild>
                    <w:div w:id="431781705">
                      <w:marLeft w:val="0"/>
                      <w:marRight w:val="0"/>
                      <w:marTop w:val="0"/>
                      <w:marBottom w:val="0"/>
                      <w:divBdr>
                        <w:top w:val="none" w:sz="0" w:space="0" w:color="auto"/>
                        <w:left w:val="none" w:sz="0" w:space="0" w:color="auto"/>
                        <w:bottom w:val="none" w:sz="0" w:space="0" w:color="auto"/>
                        <w:right w:val="none" w:sz="0" w:space="0" w:color="auto"/>
                      </w:divBdr>
                    </w:div>
                  </w:divsChild>
                </w:div>
                <w:div w:id="1636334784">
                  <w:marLeft w:val="0"/>
                  <w:marRight w:val="0"/>
                  <w:marTop w:val="0"/>
                  <w:marBottom w:val="0"/>
                  <w:divBdr>
                    <w:top w:val="none" w:sz="0" w:space="0" w:color="auto"/>
                    <w:left w:val="none" w:sz="0" w:space="0" w:color="auto"/>
                    <w:bottom w:val="none" w:sz="0" w:space="0" w:color="auto"/>
                    <w:right w:val="none" w:sz="0" w:space="0" w:color="auto"/>
                  </w:divBdr>
                  <w:divsChild>
                    <w:div w:id="1504737998">
                      <w:marLeft w:val="0"/>
                      <w:marRight w:val="0"/>
                      <w:marTop w:val="0"/>
                      <w:marBottom w:val="0"/>
                      <w:divBdr>
                        <w:top w:val="none" w:sz="0" w:space="0" w:color="auto"/>
                        <w:left w:val="none" w:sz="0" w:space="0" w:color="auto"/>
                        <w:bottom w:val="none" w:sz="0" w:space="0" w:color="auto"/>
                        <w:right w:val="none" w:sz="0" w:space="0" w:color="auto"/>
                      </w:divBdr>
                    </w:div>
                  </w:divsChild>
                </w:div>
                <w:div w:id="1640308983">
                  <w:marLeft w:val="0"/>
                  <w:marRight w:val="0"/>
                  <w:marTop w:val="0"/>
                  <w:marBottom w:val="0"/>
                  <w:divBdr>
                    <w:top w:val="none" w:sz="0" w:space="0" w:color="auto"/>
                    <w:left w:val="none" w:sz="0" w:space="0" w:color="auto"/>
                    <w:bottom w:val="none" w:sz="0" w:space="0" w:color="auto"/>
                    <w:right w:val="none" w:sz="0" w:space="0" w:color="auto"/>
                  </w:divBdr>
                  <w:divsChild>
                    <w:div w:id="61104524">
                      <w:marLeft w:val="0"/>
                      <w:marRight w:val="0"/>
                      <w:marTop w:val="0"/>
                      <w:marBottom w:val="0"/>
                      <w:divBdr>
                        <w:top w:val="none" w:sz="0" w:space="0" w:color="auto"/>
                        <w:left w:val="none" w:sz="0" w:space="0" w:color="auto"/>
                        <w:bottom w:val="none" w:sz="0" w:space="0" w:color="auto"/>
                        <w:right w:val="none" w:sz="0" w:space="0" w:color="auto"/>
                      </w:divBdr>
                    </w:div>
                  </w:divsChild>
                </w:div>
                <w:div w:id="1647318197">
                  <w:marLeft w:val="0"/>
                  <w:marRight w:val="0"/>
                  <w:marTop w:val="0"/>
                  <w:marBottom w:val="0"/>
                  <w:divBdr>
                    <w:top w:val="none" w:sz="0" w:space="0" w:color="auto"/>
                    <w:left w:val="none" w:sz="0" w:space="0" w:color="auto"/>
                    <w:bottom w:val="none" w:sz="0" w:space="0" w:color="auto"/>
                    <w:right w:val="none" w:sz="0" w:space="0" w:color="auto"/>
                  </w:divBdr>
                  <w:divsChild>
                    <w:div w:id="1637444818">
                      <w:marLeft w:val="0"/>
                      <w:marRight w:val="0"/>
                      <w:marTop w:val="0"/>
                      <w:marBottom w:val="0"/>
                      <w:divBdr>
                        <w:top w:val="none" w:sz="0" w:space="0" w:color="auto"/>
                        <w:left w:val="none" w:sz="0" w:space="0" w:color="auto"/>
                        <w:bottom w:val="none" w:sz="0" w:space="0" w:color="auto"/>
                        <w:right w:val="none" w:sz="0" w:space="0" w:color="auto"/>
                      </w:divBdr>
                    </w:div>
                  </w:divsChild>
                </w:div>
                <w:div w:id="1647511281">
                  <w:marLeft w:val="0"/>
                  <w:marRight w:val="0"/>
                  <w:marTop w:val="0"/>
                  <w:marBottom w:val="0"/>
                  <w:divBdr>
                    <w:top w:val="none" w:sz="0" w:space="0" w:color="auto"/>
                    <w:left w:val="none" w:sz="0" w:space="0" w:color="auto"/>
                    <w:bottom w:val="none" w:sz="0" w:space="0" w:color="auto"/>
                    <w:right w:val="none" w:sz="0" w:space="0" w:color="auto"/>
                  </w:divBdr>
                  <w:divsChild>
                    <w:div w:id="1765539889">
                      <w:marLeft w:val="0"/>
                      <w:marRight w:val="0"/>
                      <w:marTop w:val="0"/>
                      <w:marBottom w:val="0"/>
                      <w:divBdr>
                        <w:top w:val="none" w:sz="0" w:space="0" w:color="auto"/>
                        <w:left w:val="none" w:sz="0" w:space="0" w:color="auto"/>
                        <w:bottom w:val="none" w:sz="0" w:space="0" w:color="auto"/>
                        <w:right w:val="none" w:sz="0" w:space="0" w:color="auto"/>
                      </w:divBdr>
                    </w:div>
                  </w:divsChild>
                </w:div>
                <w:div w:id="1650938551">
                  <w:marLeft w:val="0"/>
                  <w:marRight w:val="0"/>
                  <w:marTop w:val="0"/>
                  <w:marBottom w:val="0"/>
                  <w:divBdr>
                    <w:top w:val="none" w:sz="0" w:space="0" w:color="auto"/>
                    <w:left w:val="none" w:sz="0" w:space="0" w:color="auto"/>
                    <w:bottom w:val="none" w:sz="0" w:space="0" w:color="auto"/>
                    <w:right w:val="none" w:sz="0" w:space="0" w:color="auto"/>
                  </w:divBdr>
                  <w:divsChild>
                    <w:div w:id="993528839">
                      <w:marLeft w:val="0"/>
                      <w:marRight w:val="0"/>
                      <w:marTop w:val="0"/>
                      <w:marBottom w:val="0"/>
                      <w:divBdr>
                        <w:top w:val="none" w:sz="0" w:space="0" w:color="auto"/>
                        <w:left w:val="none" w:sz="0" w:space="0" w:color="auto"/>
                        <w:bottom w:val="none" w:sz="0" w:space="0" w:color="auto"/>
                        <w:right w:val="none" w:sz="0" w:space="0" w:color="auto"/>
                      </w:divBdr>
                    </w:div>
                  </w:divsChild>
                </w:div>
                <w:div w:id="1654794235">
                  <w:marLeft w:val="0"/>
                  <w:marRight w:val="0"/>
                  <w:marTop w:val="0"/>
                  <w:marBottom w:val="0"/>
                  <w:divBdr>
                    <w:top w:val="none" w:sz="0" w:space="0" w:color="auto"/>
                    <w:left w:val="none" w:sz="0" w:space="0" w:color="auto"/>
                    <w:bottom w:val="none" w:sz="0" w:space="0" w:color="auto"/>
                    <w:right w:val="none" w:sz="0" w:space="0" w:color="auto"/>
                  </w:divBdr>
                  <w:divsChild>
                    <w:div w:id="572470308">
                      <w:marLeft w:val="0"/>
                      <w:marRight w:val="0"/>
                      <w:marTop w:val="0"/>
                      <w:marBottom w:val="0"/>
                      <w:divBdr>
                        <w:top w:val="none" w:sz="0" w:space="0" w:color="auto"/>
                        <w:left w:val="none" w:sz="0" w:space="0" w:color="auto"/>
                        <w:bottom w:val="none" w:sz="0" w:space="0" w:color="auto"/>
                        <w:right w:val="none" w:sz="0" w:space="0" w:color="auto"/>
                      </w:divBdr>
                    </w:div>
                  </w:divsChild>
                </w:div>
                <w:div w:id="1666934498">
                  <w:marLeft w:val="0"/>
                  <w:marRight w:val="0"/>
                  <w:marTop w:val="0"/>
                  <w:marBottom w:val="0"/>
                  <w:divBdr>
                    <w:top w:val="none" w:sz="0" w:space="0" w:color="auto"/>
                    <w:left w:val="none" w:sz="0" w:space="0" w:color="auto"/>
                    <w:bottom w:val="none" w:sz="0" w:space="0" w:color="auto"/>
                    <w:right w:val="none" w:sz="0" w:space="0" w:color="auto"/>
                  </w:divBdr>
                  <w:divsChild>
                    <w:div w:id="1898124939">
                      <w:marLeft w:val="0"/>
                      <w:marRight w:val="0"/>
                      <w:marTop w:val="0"/>
                      <w:marBottom w:val="0"/>
                      <w:divBdr>
                        <w:top w:val="none" w:sz="0" w:space="0" w:color="auto"/>
                        <w:left w:val="none" w:sz="0" w:space="0" w:color="auto"/>
                        <w:bottom w:val="none" w:sz="0" w:space="0" w:color="auto"/>
                        <w:right w:val="none" w:sz="0" w:space="0" w:color="auto"/>
                      </w:divBdr>
                    </w:div>
                  </w:divsChild>
                </w:div>
                <w:div w:id="1670211955">
                  <w:marLeft w:val="0"/>
                  <w:marRight w:val="0"/>
                  <w:marTop w:val="0"/>
                  <w:marBottom w:val="0"/>
                  <w:divBdr>
                    <w:top w:val="none" w:sz="0" w:space="0" w:color="auto"/>
                    <w:left w:val="none" w:sz="0" w:space="0" w:color="auto"/>
                    <w:bottom w:val="none" w:sz="0" w:space="0" w:color="auto"/>
                    <w:right w:val="none" w:sz="0" w:space="0" w:color="auto"/>
                  </w:divBdr>
                  <w:divsChild>
                    <w:div w:id="2146193042">
                      <w:marLeft w:val="0"/>
                      <w:marRight w:val="0"/>
                      <w:marTop w:val="0"/>
                      <w:marBottom w:val="0"/>
                      <w:divBdr>
                        <w:top w:val="none" w:sz="0" w:space="0" w:color="auto"/>
                        <w:left w:val="none" w:sz="0" w:space="0" w:color="auto"/>
                        <w:bottom w:val="none" w:sz="0" w:space="0" w:color="auto"/>
                        <w:right w:val="none" w:sz="0" w:space="0" w:color="auto"/>
                      </w:divBdr>
                    </w:div>
                  </w:divsChild>
                </w:div>
                <w:div w:id="1670597468">
                  <w:marLeft w:val="0"/>
                  <w:marRight w:val="0"/>
                  <w:marTop w:val="0"/>
                  <w:marBottom w:val="0"/>
                  <w:divBdr>
                    <w:top w:val="none" w:sz="0" w:space="0" w:color="auto"/>
                    <w:left w:val="none" w:sz="0" w:space="0" w:color="auto"/>
                    <w:bottom w:val="none" w:sz="0" w:space="0" w:color="auto"/>
                    <w:right w:val="none" w:sz="0" w:space="0" w:color="auto"/>
                  </w:divBdr>
                  <w:divsChild>
                    <w:div w:id="690758884">
                      <w:marLeft w:val="0"/>
                      <w:marRight w:val="0"/>
                      <w:marTop w:val="0"/>
                      <w:marBottom w:val="0"/>
                      <w:divBdr>
                        <w:top w:val="none" w:sz="0" w:space="0" w:color="auto"/>
                        <w:left w:val="none" w:sz="0" w:space="0" w:color="auto"/>
                        <w:bottom w:val="none" w:sz="0" w:space="0" w:color="auto"/>
                        <w:right w:val="none" w:sz="0" w:space="0" w:color="auto"/>
                      </w:divBdr>
                    </w:div>
                    <w:div w:id="1787963552">
                      <w:marLeft w:val="0"/>
                      <w:marRight w:val="0"/>
                      <w:marTop w:val="0"/>
                      <w:marBottom w:val="0"/>
                      <w:divBdr>
                        <w:top w:val="none" w:sz="0" w:space="0" w:color="auto"/>
                        <w:left w:val="none" w:sz="0" w:space="0" w:color="auto"/>
                        <w:bottom w:val="none" w:sz="0" w:space="0" w:color="auto"/>
                        <w:right w:val="none" w:sz="0" w:space="0" w:color="auto"/>
                      </w:divBdr>
                    </w:div>
                  </w:divsChild>
                </w:div>
                <w:div w:id="1673607757">
                  <w:marLeft w:val="0"/>
                  <w:marRight w:val="0"/>
                  <w:marTop w:val="0"/>
                  <w:marBottom w:val="0"/>
                  <w:divBdr>
                    <w:top w:val="none" w:sz="0" w:space="0" w:color="auto"/>
                    <w:left w:val="none" w:sz="0" w:space="0" w:color="auto"/>
                    <w:bottom w:val="none" w:sz="0" w:space="0" w:color="auto"/>
                    <w:right w:val="none" w:sz="0" w:space="0" w:color="auto"/>
                  </w:divBdr>
                  <w:divsChild>
                    <w:div w:id="1190723753">
                      <w:marLeft w:val="0"/>
                      <w:marRight w:val="0"/>
                      <w:marTop w:val="0"/>
                      <w:marBottom w:val="0"/>
                      <w:divBdr>
                        <w:top w:val="none" w:sz="0" w:space="0" w:color="auto"/>
                        <w:left w:val="none" w:sz="0" w:space="0" w:color="auto"/>
                        <w:bottom w:val="none" w:sz="0" w:space="0" w:color="auto"/>
                        <w:right w:val="none" w:sz="0" w:space="0" w:color="auto"/>
                      </w:divBdr>
                    </w:div>
                  </w:divsChild>
                </w:div>
                <w:div w:id="1674722283">
                  <w:marLeft w:val="0"/>
                  <w:marRight w:val="0"/>
                  <w:marTop w:val="0"/>
                  <w:marBottom w:val="0"/>
                  <w:divBdr>
                    <w:top w:val="none" w:sz="0" w:space="0" w:color="auto"/>
                    <w:left w:val="none" w:sz="0" w:space="0" w:color="auto"/>
                    <w:bottom w:val="none" w:sz="0" w:space="0" w:color="auto"/>
                    <w:right w:val="none" w:sz="0" w:space="0" w:color="auto"/>
                  </w:divBdr>
                  <w:divsChild>
                    <w:div w:id="1603145625">
                      <w:marLeft w:val="0"/>
                      <w:marRight w:val="0"/>
                      <w:marTop w:val="0"/>
                      <w:marBottom w:val="0"/>
                      <w:divBdr>
                        <w:top w:val="none" w:sz="0" w:space="0" w:color="auto"/>
                        <w:left w:val="none" w:sz="0" w:space="0" w:color="auto"/>
                        <w:bottom w:val="none" w:sz="0" w:space="0" w:color="auto"/>
                        <w:right w:val="none" w:sz="0" w:space="0" w:color="auto"/>
                      </w:divBdr>
                    </w:div>
                  </w:divsChild>
                </w:div>
                <w:div w:id="1687512322">
                  <w:marLeft w:val="0"/>
                  <w:marRight w:val="0"/>
                  <w:marTop w:val="0"/>
                  <w:marBottom w:val="0"/>
                  <w:divBdr>
                    <w:top w:val="none" w:sz="0" w:space="0" w:color="auto"/>
                    <w:left w:val="none" w:sz="0" w:space="0" w:color="auto"/>
                    <w:bottom w:val="none" w:sz="0" w:space="0" w:color="auto"/>
                    <w:right w:val="none" w:sz="0" w:space="0" w:color="auto"/>
                  </w:divBdr>
                  <w:divsChild>
                    <w:div w:id="2114208782">
                      <w:marLeft w:val="0"/>
                      <w:marRight w:val="0"/>
                      <w:marTop w:val="0"/>
                      <w:marBottom w:val="0"/>
                      <w:divBdr>
                        <w:top w:val="none" w:sz="0" w:space="0" w:color="auto"/>
                        <w:left w:val="none" w:sz="0" w:space="0" w:color="auto"/>
                        <w:bottom w:val="none" w:sz="0" w:space="0" w:color="auto"/>
                        <w:right w:val="none" w:sz="0" w:space="0" w:color="auto"/>
                      </w:divBdr>
                    </w:div>
                  </w:divsChild>
                </w:div>
                <w:div w:id="1689913541">
                  <w:marLeft w:val="0"/>
                  <w:marRight w:val="0"/>
                  <w:marTop w:val="0"/>
                  <w:marBottom w:val="0"/>
                  <w:divBdr>
                    <w:top w:val="none" w:sz="0" w:space="0" w:color="auto"/>
                    <w:left w:val="none" w:sz="0" w:space="0" w:color="auto"/>
                    <w:bottom w:val="none" w:sz="0" w:space="0" w:color="auto"/>
                    <w:right w:val="none" w:sz="0" w:space="0" w:color="auto"/>
                  </w:divBdr>
                  <w:divsChild>
                    <w:div w:id="1238976800">
                      <w:marLeft w:val="0"/>
                      <w:marRight w:val="0"/>
                      <w:marTop w:val="0"/>
                      <w:marBottom w:val="0"/>
                      <w:divBdr>
                        <w:top w:val="none" w:sz="0" w:space="0" w:color="auto"/>
                        <w:left w:val="none" w:sz="0" w:space="0" w:color="auto"/>
                        <w:bottom w:val="none" w:sz="0" w:space="0" w:color="auto"/>
                        <w:right w:val="none" w:sz="0" w:space="0" w:color="auto"/>
                      </w:divBdr>
                    </w:div>
                  </w:divsChild>
                </w:div>
                <w:div w:id="1691760696">
                  <w:marLeft w:val="0"/>
                  <w:marRight w:val="0"/>
                  <w:marTop w:val="0"/>
                  <w:marBottom w:val="0"/>
                  <w:divBdr>
                    <w:top w:val="none" w:sz="0" w:space="0" w:color="auto"/>
                    <w:left w:val="none" w:sz="0" w:space="0" w:color="auto"/>
                    <w:bottom w:val="none" w:sz="0" w:space="0" w:color="auto"/>
                    <w:right w:val="none" w:sz="0" w:space="0" w:color="auto"/>
                  </w:divBdr>
                  <w:divsChild>
                    <w:div w:id="257061895">
                      <w:marLeft w:val="0"/>
                      <w:marRight w:val="0"/>
                      <w:marTop w:val="0"/>
                      <w:marBottom w:val="0"/>
                      <w:divBdr>
                        <w:top w:val="none" w:sz="0" w:space="0" w:color="auto"/>
                        <w:left w:val="none" w:sz="0" w:space="0" w:color="auto"/>
                        <w:bottom w:val="none" w:sz="0" w:space="0" w:color="auto"/>
                        <w:right w:val="none" w:sz="0" w:space="0" w:color="auto"/>
                      </w:divBdr>
                    </w:div>
                  </w:divsChild>
                </w:div>
                <w:div w:id="1693140795">
                  <w:marLeft w:val="0"/>
                  <w:marRight w:val="0"/>
                  <w:marTop w:val="0"/>
                  <w:marBottom w:val="0"/>
                  <w:divBdr>
                    <w:top w:val="none" w:sz="0" w:space="0" w:color="auto"/>
                    <w:left w:val="none" w:sz="0" w:space="0" w:color="auto"/>
                    <w:bottom w:val="none" w:sz="0" w:space="0" w:color="auto"/>
                    <w:right w:val="none" w:sz="0" w:space="0" w:color="auto"/>
                  </w:divBdr>
                  <w:divsChild>
                    <w:div w:id="182478217">
                      <w:marLeft w:val="0"/>
                      <w:marRight w:val="0"/>
                      <w:marTop w:val="0"/>
                      <w:marBottom w:val="0"/>
                      <w:divBdr>
                        <w:top w:val="none" w:sz="0" w:space="0" w:color="auto"/>
                        <w:left w:val="none" w:sz="0" w:space="0" w:color="auto"/>
                        <w:bottom w:val="none" w:sz="0" w:space="0" w:color="auto"/>
                        <w:right w:val="none" w:sz="0" w:space="0" w:color="auto"/>
                      </w:divBdr>
                    </w:div>
                  </w:divsChild>
                </w:div>
                <w:div w:id="1699963451">
                  <w:marLeft w:val="0"/>
                  <w:marRight w:val="0"/>
                  <w:marTop w:val="0"/>
                  <w:marBottom w:val="0"/>
                  <w:divBdr>
                    <w:top w:val="none" w:sz="0" w:space="0" w:color="auto"/>
                    <w:left w:val="none" w:sz="0" w:space="0" w:color="auto"/>
                    <w:bottom w:val="none" w:sz="0" w:space="0" w:color="auto"/>
                    <w:right w:val="none" w:sz="0" w:space="0" w:color="auto"/>
                  </w:divBdr>
                  <w:divsChild>
                    <w:div w:id="1487698184">
                      <w:marLeft w:val="0"/>
                      <w:marRight w:val="0"/>
                      <w:marTop w:val="0"/>
                      <w:marBottom w:val="0"/>
                      <w:divBdr>
                        <w:top w:val="none" w:sz="0" w:space="0" w:color="auto"/>
                        <w:left w:val="none" w:sz="0" w:space="0" w:color="auto"/>
                        <w:bottom w:val="none" w:sz="0" w:space="0" w:color="auto"/>
                        <w:right w:val="none" w:sz="0" w:space="0" w:color="auto"/>
                      </w:divBdr>
                    </w:div>
                  </w:divsChild>
                </w:div>
                <w:div w:id="1702583682">
                  <w:marLeft w:val="0"/>
                  <w:marRight w:val="0"/>
                  <w:marTop w:val="0"/>
                  <w:marBottom w:val="0"/>
                  <w:divBdr>
                    <w:top w:val="none" w:sz="0" w:space="0" w:color="auto"/>
                    <w:left w:val="none" w:sz="0" w:space="0" w:color="auto"/>
                    <w:bottom w:val="none" w:sz="0" w:space="0" w:color="auto"/>
                    <w:right w:val="none" w:sz="0" w:space="0" w:color="auto"/>
                  </w:divBdr>
                  <w:divsChild>
                    <w:div w:id="375473997">
                      <w:marLeft w:val="0"/>
                      <w:marRight w:val="0"/>
                      <w:marTop w:val="0"/>
                      <w:marBottom w:val="0"/>
                      <w:divBdr>
                        <w:top w:val="none" w:sz="0" w:space="0" w:color="auto"/>
                        <w:left w:val="none" w:sz="0" w:space="0" w:color="auto"/>
                        <w:bottom w:val="none" w:sz="0" w:space="0" w:color="auto"/>
                        <w:right w:val="none" w:sz="0" w:space="0" w:color="auto"/>
                      </w:divBdr>
                    </w:div>
                  </w:divsChild>
                </w:div>
                <w:div w:id="1705902676">
                  <w:marLeft w:val="0"/>
                  <w:marRight w:val="0"/>
                  <w:marTop w:val="0"/>
                  <w:marBottom w:val="0"/>
                  <w:divBdr>
                    <w:top w:val="none" w:sz="0" w:space="0" w:color="auto"/>
                    <w:left w:val="none" w:sz="0" w:space="0" w:color="auto"/>
                    <w:bottom w:val="none" w:sz="0" w:space="0" w:color="auto"/>
                    <w:right w:val="none" w:sz="0" w:space="0" w:color="auto"/>
                  </w:divBdr>
                  <w:divsChild>
                    <w:div w:id="1650592968">
                      <w:marLeft w:val="0"/>
                      <w:marRight w:val="0"/>
                      <w:marTop w:val="0"/>
                      <w:marBottom w:val="0"/>
                      <w:divBdr>
                        <w:top w:val="none" w:sz="0" w:space="0" w:color="auto"/>
                        <w:left w:val="none" w:sz="0" w:space="0" w:color="auto"/>
                        <w:bottom w:val="none" w:sz="0" w:space="0" w:color="auto"/>
                        <w:right w:val="none" w:sz="0" w:space="0" w:color="auto"/>
                      </w:divBdr>
                    </w:div>
                  </w:divsChild>
                </w:div>
                <w:div w:id="1707755243">
                  <w:marLeft w:val="0"/>
                  <w:marRight w:val="0"/>
                  <w:marTop w:val="0"/>
                  <w:marBottom w:val="0"/>
                  <w:divBdr>
                    <w:top w:val="none" w:sz="0" w:space="0" w:color="auto"/>
                    <w:left w:val="none" w:sz="0" w:space="0" w:color="auto"/>
                    <w:bottom w:val="none" w:sz="0" w:space="0" w:color="auto"/>
                    <w:right w:val="none" w:sz="0" w:space="0" w:color="auto"/>
                  </w:divBdr>
                  <w:divsChild>
                    <w:div w:id="265386793">
                      <w:marLeft w:val="0"/>
                      <w:marRight w:val="0"/>
                      <w:marTop w:val="0"/>
                      <w:marBottom w:val="0"/>
                      <w:divBdr>
                        <w:top w:val="none" w:sz="0" w:space="0" w:color="auto"/>
                        <w:left w:val="none" w:sz="0" w:space="0" w:color="auto"/>
                        <w:bottom w:val="none" w:sz="0" w:space="0" w:color="auto"/>
                        <w:right w:val="none" w:sz="0" w:space="0" w:color="auto"/>
                      </w:divBdr>
                    </w:div>
                    <w:div w:id="1540629733">
                      <w:marLeft w:val="0"/>
                      <w:marRight w:val="0"/>
                      <w:marTop w:val="0"/>
                      <w:marBottom w:val="0"/>
                      <w:divBdr>
                        <w:top w:val="none" w:sz="0" w:space="0" w:color="auto"/>
                        <w:left w:val="none" w:sz="0" w:space="0" w:color="auto"/>
                        <w:bottom w:val="none" w:sz="0" w:space="0" w:color="auto"/>
                        <w:right w:val="none" w:sz="0" w:space="0" w:color="auto"/>
                      </w:divBdr>
                    </w:div>
                    <w:div w:id="1732657820">
                      <w:marLeft w:val="0"/>
                      <w:marRight w:val="0"/>
                      <w:marTop w:val="0"/>
                      <w:marBottom w:val="0"/>
                      <w:divBdr>
                        <w:top w:val="none" w:sz="0" w:space="0" w:color="auto"/>
                        <w:left w:val="none" w:sz="0" w:space="0" w:color="auto"/>
                        <w:bottom w:val="none" w:sz="0" w:space="0" w:color="auto"/>
                        <w:right w:val="none" w:sz="0" w:space="0" w:color="auto"/>
                      </w:divBdr>
                    </w:div>
                    <w:div w:id="1865240310">
                      <w:marLeft w:val="0"/>
                      <w:marRight w:val="0"/>
                      <w:marTop w:val="0"/>
                      <w:marBottom w:val="0"/>
                      <w:divBdr>
                        <w:top w:val="none" w:sz="0" w:space="0" w:color="auto"/>
                        <w:left w:val="none" w:sz="0" w:space="0" w:color="auto"/>
                        <w:bottom w:val="none" w:sz="0" w:space="0" w:color="auto"/>
                        <w:right w:val="none" w:sz="0" w:space="0" w:color="auto"/>
                      </w:divBdr>
                    </w:div>
                  </w:divsChild>
                </w:div>
                <w:div w:id="1724018586">
                  <w:marLeft w:val="0"/>
                  <w:marRight w:val="0"/>
                  <w:marTop w:val="0"/>
                  <w:marBottom w:val="0"/>
                  <w:divBdr>
                    <w:top w:val="none" w:sz="0" w:space="0" w:color="auto"/>
                    <w:left w:val="none" w:sz="0" w:space="0" w:color="auto"/>
                    <w:bottom w:val="none" w:sz="0" w:space="0" w:color="auto"/>
                    <w:right w:val="none" w:sz="0" w:space="0" w:color="auto"/>
                  </w:divBdr>
                  <w:divsChild>
                    <w:div w:id="1426464202">
                      <w:marLeft w:val="0"/>
                      <w:marRight w:val="0"/>
                      <w:marTop w:val="0"/>
                      <w:marBottom w:val="0"/>
                      <w:divBdr>
                        <w:top w:val="none" w:sz="0" w:space="0" w:color="auto"/>
                        <w:left w:val="none" w:sz="0" w:space="0" w:color="auto"/>
                        <w:bottom w:val="none" w:sz="0" w:space="0" w:color="auto"/>
                        <w:right w:val="none" w:sz="0" w:space="0" w:color="auto"/>
                      </w:divBdr>
                    </w:div>
                  </w:divsChild>
                </w:div>
                <w:div w:id="1725448938">
                  <w:marLeft w:val="0"/>
                  <w:marRight w:val="0"/>
                  <w:marTop w:val="0"/>
                  <w:marBottom w:val="0"/>
                  <w:divBdr>
                    <w:top w:val="none" w:sz="0" w:space="0" w:color="auto"/>
                    <w:left w:val="none" w:sz="0" w:space="0" w:color="auto"/>
                    <w:bottom w:val="none" w:sz="0" w:space="0" w:color="auto"/>
                    <w:right w:val="none" w:sz="0" w:space="0" w:color="auto"/>
                  </w:divBdr>
                  <w:divsChild>
                    <w:div w:id="218904369">
                      <w:marLeft w:val="0"/>
                      <w:marRight w:val="0"/>
                      <w:marTop w:val="0"/>
                      <w:marBottom w:val="0"/>
                      <w:divBdr>
                        <w:top w:val="none" w:sz="0" w:space="0" w:color="auto"/>
                        <w:left w:val="none" w:sz="0" w:space="0" w:color="auto"/>
                        <w:bottom w:val="none" w:sz="0" w:space="0" w:color="auto"/>
                        <w:right w:val="none" w:sz="0" w:space="0" w:color="auto"/>
                      </w:divBdr>
                    </w:div>
                  </w:divsChild>
                </w:div>
                <w:div w:id="1728262767">
                  <w:marLeft w:val="0"/>
                  <w:marRight w:val="0"/>
                  <w:marTop w:val="0"/>
                  <w:marBottom w:val="0"/>
                  <w:divBdr>
                    <w:top w:val="none" w:sz="0" w:space="0" w:color="auto"/>
                    <w:left w:val="none" w:sz="0" w:space="0" w:color="auto"/>
                    <w:bottom w:val="none" w:sz="0" w:space="0" w:color="auto"/>
                    <w:right w:val="none" w:sz="0" w:space="0" w:color="auto"/>
                  </w:divBdr>
                  <w:divsChild>
                    <w:div w:id="344941311">
                      <w:marLeft w:val="0"/>
                      <w:marRight w:val="0"/>
                      <w:marTop w:val="0"/>
                      <w:marBottom w:val="0"/>
                      <w:divBdr>
                        <w:top w:val="none" w:sz="0" w:space="0" w:color="auto"/>
                        <w:left w:val="none" w:sz="0" w:space="0" w:color="auto"/>
                        <w:bottom w:val="none" w:sz="0" w:space="0" w:color="auto"/>
                        <w:right w:val="none" w:sz="0" w:space="0" w:color="auto"/>
                      </w:divBdr>
                    </w:div>
                  </w:divsChild>
                </w:div>
                <w:div w:id="1731417614">
                  <w:marLeft w:val="0"/>
                  <w:marRight w:val="0"/>
                  <w:marTop w:val="0"/>
                  <w:marBottom w:val="0"/>
                  <w:divBdr>
                    <w:top w:val="none" w:sz="0" w:space="0" w:color="auto"/>
                    <w:left w:val="none" w:sz="0" w:space="0" w:color="auto"/>
                    <w:bottom w:val="none" w:sz="0" w:space="0" w:color="auto"/>
                    <w:right w:val="none" w:sz="0" w:space="0" w:color="auto"/>
                  </w:divBdr>
                  <w:divsChild>
                    <w:div w:id="1596131721">
                      <w:marLeft w:val="0"/>
                      <w:marRight w:val="0"/>
                      <w:marTop w:val="0"/>
                      <w:marBottom w:val="0"/>
                      <w:divBdr>
                        <w:top w:val="none" w:sz="0" w:space="0" w:color="auto"/>
                        <w:left w:val="none" w:sz="0" w:space="0" w:color="auto"/>
                        <w:bottom w:val="none" w:sz="0" w:space="0" w:color="auto"/>
                        <w:right w:val="none" w:sz="0" w:space="0" w:color="auto"/>
                      </w:divBdr>
                    </w:div>
                  </w:divsChild>
                </w:div>
                <w:div w:id="1755978539">
                  <w:marLeft w:val="0"/>
                  <w:marRight w:val="0"/>
                  <w:marTop w:val="0"/>
                  <w:marBottom w:val="0"/>
                  <w:divBdr>
                    <w:top w:val="none" w:sz="0" w:space="0" w:color="auto"/>
                    <w:left w:val="none" w:sz="0" w:space="0" w:color="auto"/>
                    <w:bottom w:val="none" w:sz="0" w:space="0" w:color="auto"/>
                    <w:right w:val="none" w:sz="0" w:space="0" w:color="auto"/>
                  </w:divBdr>
                  <w:divsChild>
                    <w:div w:id="500894240">
                      <w:marLeft w:val="0"/>
                      <w:marRight w:val="0"/>
                      <w:marTop w:val="0"/>
                      <w:marBottom w:val="0"/>
                      <w:divBdr>
                        <w:top w:val="none" w:sz="0" w:space="0" w:color="auto"/>
                        <w:left w:val="none" w:sz="0" w:space="0" w:color="auto"/>
                        <w:bottom w:val="none" w:sz="0" w:space="0" w:color="auto"/>
                        <w:right w:val="none" w:sz="0" w:space="0" w:color="auto"/>
                      </w:divBdr>
                    </w:div>
                  </w:divsChild>
                </w:div>
                <w:div w:id="1755978639">
                  <w:marLeft w:val="0"/>
                  <w:marRight w:val="0"/>
                  <w:marTop w:val="0"/>
                  <w:marBottom w:val="0"/>
                  <w:divBdr>
                    <w:top w:val="none" w:sz="0" w:space="0" w:color="auto"/>
                    <w:left w:val="none" w:sz="0" w:space="0" w:color="auto"/>
                    <w:bottom w:val="none" w:sz="0" w:space="0" w:color="auto"/>
                    <w:right w:val="none" w:sz="0" w:space="0" w:color="auto"/>
                  </w:divBdr>
                  <w:divsChild>
                    <w:div w:id="1239486374">
                      <w:marLeft w:val="0"/>
                      <w:marRight w:val="0"/>
                      <w:marTop w:val="0"/>
                      <w:marBottom w:val="0"/>
                      <w:divBdr>
                        <w:top w:val="none" w:sz="0" w:space="0" w:color="auto"/>
                        <w:left w:val="none" w:sz="0" w:space="0" w:color="auto"/>
                        <w:bottom w:val="none" w:sz="0" w:space="0" w:color="auto"/>
                        <w:right w:val="none" w:sz="0" w:space="0" w:color="auto"/>
                      </w:divBdr>
                    </w:div>
                  </w:divsChild>
                </w:div>
                <w:div w:id="1763141365">
                  <w:marLeft w:val="0"/>
                  <w:marRight w:val="0"/>
                  <w:marTop w:val="0"/>
                  <w:marBottom w:val="0"/>
                  <w:divBdr>
                    <w:top w:val="none" w:sz="0" w:space="0" w:color="auto"/>
                    <w:left w:val="none" w:sz="0" w:space="0" w:color="auto"/>
                    <w:bottom w:val="none" w:sz="0" w:space="0" w:color="auto"/>
                    <w:right w:val="none" w:sz="0" w:space="0" w:color="auto"/>
                  </w:divBdr>
                  <w:divsChild>
                    <w:div w:id="1460147928">
                      <w:marLeft w:val="0"/>
                      <w:marRight w:val="0"/>
                      <w:marTop w:val="0"/>
                      <w:marBottom w:val="0"/>
                      <w:divBdr>
                        <w:top w:val="none" w:sz="0" w:space="0" w:color="auto"/>
                        <w:left w:val="none" w:sz="0" w:space="0" w:color="auto"/>
                        <w:bottom w:val="none" w:sz="0" w:space="0" w:color="auto"/>
                        <w:right w:val="none" w:sz="0" w:space="0" w:color="auto"/>
                      </w:divBdr>
                    </w:div>
                  </w:divsChild>
                </w:div>
                <w:div w:id="1781293623">
                  <w:marLeft w:val="0"/>
                  <w:marRight w:val="0"/>
                  <w:marTop w:val="0"/>
                  <w:marBottom w:val="0"/>
                  <w:divBdr>
                    <w:top w:val="none" w:sz="0" w:space="0" w:color="auto"/>
                    <w:left w:val="none" w:sz="0" w:space="0" w:color="auto"/>
                    <w:bottom w:val="none" w:sz="0" w:space="0" w:color="auto"/>
                    <w:right w:val="none" w:sz="0" w:space="0" w:color="auto"/>
                  </w:divBdr>
                  <w:divsChild>
                    <w:div w:id="1666515153">
                      <w:marLeft w:val="0"/>
                      <w:marRight w:val="0"/>
                      <w:marTop w:val="0"/>
                      <w:marBottom w:val="0"/>
                      <w:divBdr>
                        <w:top w:val="none" w:sz="0" w:space="0" w:color="auto"/>
                        <w:left w:val="none" w:sz="0" w:space="0" w:color="auto"/>
                        <w:bottom w:val="none" w:sz="0" w:space="0" w:color="auto"/>
                        <w:right w:val="none" w:sz="0" w:space="0" w:color="auto"/>
                      </w:divBdr>
                    </w:div>
                  </w:divsChild>
                </w:div>
                <w:div w:id="1781341622">
                  <w:marLeft w:val="0"/>
                  <w:marRight w:val="0"/>
                  <w:marTop w:val="0"/>
                  <w:marBottom w:val="0"/>
                  <w:divBdr>
                    <w:top w:val="none" w:sz="0" w:space="0" w:color="auto"/>
                    <w:left w:val="none" w:sz="0" w:space="0" w:color="auto"/>
                    <w:bottom w:val="none" w:sz="0" w:space="0" w:color="auto"/>
                    <w:right w:val="none" w:sz="0" w:space="0" w:color="auto"/>
                  </w:divBdr>
                  <w:divsChild>
                    <w:div w:id="1198279234">
                      <w:marLeft w:val="0"/>
                      <w:marRight w:val="0"/>
                      <w:marTop w:val="0"/>
                      <w:marBottom w:val="0"/>
                      <w:divBdr>
                        <w:top w:val="none" w:sz="0" w:space="0" w:color="auto"/>
                        <w:left w:val="none" w:sz="0" w:space="0" w:color="auto"/>
                        <w:bottom w:val="none" w:sz="0" w:space="0" w:color="auto"/>
                        <w:right w:val="none" w:sz="0" w:space="0" w:color="auto"/>
                      </w:divBdr>
                    </w:div>
                  </w:divsChild>
                </w:div>
                <w:div w:id="1782266087">
                  <w:marLeft w:val="0"/>
                  <w:marRight w:val="0"/>
                  <w:marTop w:val="0"/>
                  <w:marBottom w:val="0"/>
                  <w:divBdr>
                    <w:top w:val="none" w:sz="0" w:space="0" w:color="auto"/>
                    <w:left w:val="none" w:sz="0" w:space="0" w:color="auto"/>
                    <w:bottom w:val="none" w:sz="0" w:space="0" w:color="auto"/>
                    <w:right w:val="none" w:sz="0" w:space="0" w:color="auto"/>
                  </w:divBdr>
                  <w:divsChild>
                    <w:div w:id="811870764">
                      <w:marLeft w:val="0"/>
                      <w:marRight w:val="0"/>
                      <w:marTop w:val="0"/>
                      <w:marBottom w:val="0"/>
                      <w:divBdr>
                        <w:top w:val="none" w:sz="0" w:space="0" w:color="auto"/>
                        <w:left w:val="none" w:sz="0" w:space="0" w:color="auto"/>
                        <w:bottom w:val="none" w:sz="0" w:space="0" w:color="auto"/>
                        <w:right w:val="none" w:sz="0" w:space="0" w:color="auto"/>
                      </w:divBdr>
                    </w:div>
                  </w:divsChild>
                </w:div>
                <w:div w:id="1783986644">
                  <w:marLeft w:val="0"/>
                  <w:marRight w:val="0"/>
                  <w:marTop w:val="0"/>
                  <w:marBottom w:val="0"/>
                  <w:divBdr>
                    <w:top w:val="none" w:sz="0" w:space="0" w:color="auto"/>
                    <w:left w:val="none" w:sz="0" w:space="0" w:color="auto"/>
                    <w:bottom w:val="none" w:sz="0" w:space="0" w:color="auto"/>
                    <w:right w:val="none" w:sz="0" w:space="0" w:color="auto"/>
                  </w:divBdr>
                  <w:divsChild>
                    <w:div w:id="88166171">
                      <w:marLeft w:val="0"/>
                      <w:marRight w:val="0"/>
                      <w:marTop w:val="0"/>
                      <w:marBottom w:val="0"/>
                      <w:divBdr>
                        <w:top w:val="none" w:sz="0" w:space="0" w:color="auto"/>
                        <w:left w:val="none" w:sz="0" w:space="0" w:color="auto"/>
                        <w:bottom w:val="none" w:sz="0" w:space="0" w:color="auto"/>
                        <w:right w:val="none" w:sz="0" w:space="0" w:color="auto"/>
                      </w:divBdr>
                    </w:div>
                  </w:divsChild>
                </w:div>
                <w:div w:id="1795634112">
                  <w:marLeft w:val="0"/>
                  <w:marRight w:val="0"/>
                  <w:marTop w:val="0"/>
                  <w:marBottom w:val="0"/>
                  <w:divBdr>
                    <w:top w:val="none" w:sz="0" w:space="0" w:color="auto"/>
                    <w:left w:val="none" w:sz="0" w:space="0" w:color="auto"/>
                    <w:bottom w:val="none" w:sz="0" w:space="0" w:color="auto"/>
                    <w:right w:val="none" w:sz="0" w:space="0" w:color="auto"/>
                  </w:divBdr>
                  <w:divsChild>
                    <w:div w:id="546644306">
                      <w:marLeft w:val="0"/>
                      <w:marRight w:val="0"/>
                      <w:marTop w:val="0"/>
                      <w:marBottom w:val="0"/>
                      <w:divBdr>
                        <w:top w:val="none" w:sz="0" w:space="0" w:color="auto"/>
                        <w:left w:val="none" w:sz="0" w:space="0" w:color="auto"/>
                        <w:bottom w:val="none" w:sz="0" w:space="0" w:color="auto"/>
                        <w:right w:val="none" w:sz="0" w:space="0" w:color="auto"/>
                      </w:divBdr>
                    </w:div>
                  </w:divsChild>
                </w:div>
                <w:div w:id="1816099004">
                  <w:marLeft w:val="0"/>
                  <w:marRight w:val="0"/>
                  <w:marTop w:val="0"/>
                  <w:marBottom w:val="0"/>
                  <w:divBdr>
                    <w:top w:val="none" w:sz="0" w:space="0" w:color="auto"/>
                    <w:left w:val="none" w:sz="0" w:space="0" w:color="auto"/>
                    <w:bottom w:val="none" w:sz="0" w:space="0" w:color="auto"/>
                    <w:right w:val="none" w:sz="0" w:space="0" w:color="auto"/>
                  </w:divBdr>
                  <w:divsChild>
                    <w:div w:id="438721448">
                      <w:marLeft w:val="0"/>
                      <w:marRight w:val="0"/>
                      <w:marTop w:val="0"/>
                      <w:marBottom w:val="0"/>
                      <w:divBdr>
                        <w:top w:val="none" w:sz="0" w:space="0" w:color="auto"/>
                        <w:left w:val="none" w:sz="0" w:space="0" w:color="auto"/>
                        <w:bottom w:val="none" w:sz="0" w:space="0" w:color="auto"/>
                        <w:right w:val="none" w:sz="0" w:space="0" w:color="auto"/>
                      </w:divBdr>
                    </w:div>
                  </w:divsChild>
                </w:div>
                <w:div w:id="1844392050">
                  <w:marLeft w:val="0"/>
                  <w:marRight w:val="0"/>
                  <w:marTop w:val="0"/>
                  <w:marBottom w:val="0"/>
                  <w:divBdr>
                    <w:top w:val="none" w:sz="0" w:space="0" w:color="auto"/>
                    <w:left w:val="none" w:sz="0" w:space="0" w:color="auto"/>
                    <w:bottom w:val="none" w:sz="0" w:space="0" w:color="auto"/>
                    <w:right w:val="none" w:sz="0" w:space="0" w:color="auto"/>
                  </w:divBdr>
                  <w:divsChild>
                    <w:div w:id="536356863">
                      <w:marLeft w:val="0"/>
                      <w:marRight w:val="0"/>
                      <w:marTop w:val="0"/>
                      <w:marBottom w:val="0"/>
                      <w:divBdr>
                        <w:top w:val="none" w:sz="0" w:space="0" w:color="auto"/>
                        <w:left w:val="none" w:sz="0" w:space="0" w:color="auto"/>
                        <w:bottom w:val="none" w:sz="0" w:space="0" w:color="auto"/>
                        <w:right w:val="none" w:sz="0" w:space="0" w:color="auto"/>
                      </w:divBdr>
                    </w:div>
                  </w:divsChild>
                </w:div>
                <w:div w:id="1846359355">
                  <w:marLeft w:val="0"/>
                  <w:marRight w:val="0"/>
                  <w:marTop w:val="0"/>
                  <w:marBottom w:val="0"/>
                  <w:divBdr>
                    <w:top w:val="none" w:sz="0" w:space="0" w:color="auto"/>
                    <w:left w:val="none" w:sz="0" w:space="0" w:color="auto"/>
                    <w:bottom w:val="none" w:sz="0" w:space="0" w:color="auto"/>
                    <w:right w:val="none" w:sz="0" w:space="0" w:color="auto"/>
                  </w:divBdr>
                  <w:divsChild>
                    <w:div w:id="1061561106">
                      <w:marLeft w:val="0"/>
                      <w:marRight w:val="0"/>
                      <w:marTop w:val="0"/>
                      <w:marBottom w:val="0"/>
                      <w:divBdr>
                        <w:top w:val="none" w:sz="0" w:space="0" w:color="auto"/>
                        <w:left w:val="none" w:sz="0" w:space="0" w:color="auto"/>
                        <w:bottom w:val="none" w:sz="0" w:space="0" w:color="auto"/>
                        <w:right w:val="none" w:sz="0" w:space="0" w:color="auto"/>
                      </w:divBdr>
                    </w:div>
                  </w:divsChild>
                </w:div>
                <w:div w:id="1853177997">
                  <w:marLeft w:val="0"/>
                  <w:marRight w:val="0"/>
                  <w:marTop w:val="0"/>
                  <w:marBottom w:val="0"/>
                  <w:divBdr>
                    <w:top w:val="none" w:sz="0" w:space="0" w:color="auto"/>
                    <w:left w:val="none" w:sz="0" w:space="0" w:color="auto"/>
                    <w:bottom w:val="none" w:sz="0" w:space="0" w:color="auto"/>
                    <w:right w:val="none" w:sz="0" w:space="0" w:color="auto"/>
                  </w:divBdr>
                  <w:divsChild>
                    <w:div w:id="2131240141">
                      <w:marLeft w:val="0"/>
                      <w:marRight w:val="0"/>
                      <w:marTop w:val="0"/>
                      <w:marBottom w:val="0"/>
                      <w:divBdr>
                        <w:top w:val="none" w:sz="0" w:space="0" w:color="auto"/>
                        <w:left w:val="none" w:sz="0" w:space="0" w:color="auto"/>
                        <w:bottom w:val="none" w:sz="0" w:space="0" w:color="auto"/>
                        <w:right w:val="none" w:sz="0" w:space="0" w:color="auto"/>
                      </w:divBdr>
                    </w:div>
                  </w:divsChild>
                </w:div>
                <w:div w:id="1853255168">
                  <w:marLeft w:val="0"/>
                  <w:marRight w:val="0"/>
                  <w:marTop w:val="0"/>
                  <w:marBottom w:val="0"/>
                  <w:divBdr>
                    <w:top w:val="none" w:sz="0" w:space="0" w:color="auto"/>
                    <w:left w:val="none" w:sz="0" w:space="0" w:color="auto"/>
                    <w:bottom w:val="none" w:sz="0" w:space="0" w:color="auto"/>
                    <w:right w:val="none" w:sz="0" w:space="0" w:color="auto"/>
                  </w:divBdr>
                  <w:divsChild>
                    <w:div w:id="78717180">
                      <w:marLeft w:val="0"/>
                      <w:marRight w:val="0"/>
                      <w:marTop w:val="0"/>
                      <w:marBottom w:val="0"/>
                      <w:divBdr>
                        <w:top w:val="none" w:sz="0" w:space="0" w:color="auto"/>
                        <w:left w:val="none" w:sz="0" w:space="0" w:color="auto"/>
                        <w:bottom w:val="none" w:sz="0" w:space="0" w:color="auto"/>
                        <w:right w:val="none" w:sz="0" w:space="0" w:color="auto"/>
                      </w:divBdr>
                    </w:div>
                    <w:div w:id="115301362">
                      <w:marLeft w:val="0"/>
                      <w:marRight w:val="0"/>
                      <w:marTop w:val="0"/>
                      <w:marBottom w:val="0"/>
                      <w:divBdr>
                        <w:top w:val="none" w:sz="0" w:space="0" w:color="auto"/>
                        <w:left w:val="none" w:sz="0" w:space="0" w:color="auto"/>
                        <w:bottom w:val="none" w:sz="0" w:space="0" w:color="auto"/>
                        <w:right w:val="none" w:sz="0" w:space="0" w:color="auto"/>
                      </w:divBdr>
                    </w:div>
                    <w:div w:id="1801339791">
                      <w:marLeft w:val="0"/>
                      <w:marRight w:val="0"/>
                      <w:marTop w:val="0"/>
                      <w:marBottom w:val="0"/>
                      <w:divBdr>
                        <w:top w:val="none" w:sz="0" w:space="0" w:color="auto"/>
                        <w:left w:val="none" w:sz="0" w:space="0" w:color="auto"/>
                        <w:bottom w:val="none" w:sz="0" w:space="0" w:color="auto"/>
                        <w:right w:val="none" w:sz="0" w:space="0" w:color="auto"/>
                      </w:divBdr>
                    </w:div>
                  </w:divsChild>
                </w:div>
                <w:div w:id="1864127001">
                  <w:marLeft w:val="0"/>
                  <w:marRight w:val="0"/>
                  <w:marTop w:val="0"/>
                  <w:marBottom w:val="0"/>
                  <w:divBdr>
                    <w:top w:val="none" w:sz="0" w:space="0" w:color="auto"/>
                    <w:left w:val="none" w:sz="0" w:space="0" w:color="auto"/>
                    <w:bottom w:val="none" w:sz="0" w:space="0" w:color="auto"/>
                    <w:right w:val="none" w:sz="0" w:space="0" w:color="auto"/>
                  </w:divBdr>
                  <w:divsChild>
                    <w:div w:id="121307182">
                      <w:marLeft w:val="0"/>
                      <w:marRight w:val="0"/>
                      <w:marTop w:val="0"/>
                      <w:marBottom w:val="0"/>
                      <w:divBdr>
                        <w:top w:val="none" w:sz="0" w:space="0" w:color="auto"/>
                        <w:left w:val="none" w:sz="0" w:space="0" w:color="auto"/>
                        <w:bottom w:val="none" w:sz="0" w:space="0" w:color="auto"/>
                        <w:right w:val="none" w:sz="0" w:space="0" w:color="auto"/>
                      </w:divBdr>
                    </w:div>
                  </w:divsChild>
                </w:div>
                <w:div w:id="1864828219">
                  <w:marLeft w:val="0"/>
                  <w:marRight w:val="0"/>
                  <w:marTop w:val="0"/>
                  <w:marBottom w:val="0"/>
                  <w:divBdr>
                    <w:top w:val="none" w:sz="0" w:space="0" w:color="auto"/>
                    <w:left w:val="none" w:sz="0" w:space="0" w:color="auto"/>
                    <w:bottom w:val="none" w:sz="0" w:space="0" w:color="auto"/>
                    <w:right w:val="none" w:sz="0" w:space="0" w:color="auto"/>
                  </w:divBdr>
                  <w:divsChild>
                    <w:div w:id="1783377215">
                      <w:marLeft w:val="0"/>
                      <w:marRight w:val="0"/>
                      <w:marTop w:val="0"/>
                      <w:marBottom w:val="0"/>
                      <w:divBdr>
                        <w:top w:val="none" w:sz="0" w:space="0" w:color="auto"/>
                        <w:left w:val="none" w:sz="0" w:space="0" w:color="auto"/>
                        <w:bottom w:val="none" w:sz="0" w:space="0" w:color="auto"/>
                        <w:right w:val="none" w:sz="0" w:space="0" w:color="auto"/>
                      </w:divBdr>
                    </w:div>
                  </w:divsChild>
                </w:div>
                <w:div w:id="1867907558">
                  <w:marLeft w:val="0"/>
                  <w:marRight w:val="0"/>
                  <w:marTop w:val="0"/>
                  <w:marBottom w:val="0"/>
                  <w:divBdr>
                    <w:top w:val="none" w:sz="0" w:space="0" w:color="auto"/>
                    <w:left w:val="none" w:sz="0" w:space="0" w:color="auto"/>
                    <w:bottom w:val="none" w:sz="0" w:space="0" w:color="auto"/>
                    <w:right w:val="none" w:sz="0" w:space="0" w:color="auto"/>
                  </w:divBdr>
                  <w:divsChild>
                    <w:div w:id="1653362443">
                      <w:marLeft w:val="0"/>
                      <w:marRight w:val="0"/>
                      <w:marTop w:val="0"/>
                      <w:marBottom w:val="0"/>
                      <w:divBdr>
                        <w:top w:val="none" w:sz="0" w:space="0" w:color="auto"/>
                        <w:left w:val="none" w:sz="0" w:space="0" w:color="auto"/>
                        <w:bottom w:val="none" w:sz="0" w:space="0" w:color="auto"/>
                        <w:right w:val="none" w:sz="0" w:space="0" w:color="auto"/>
                      </w:divBdr>
                    </w:div>
                  </w:divsChild>
                </w:div>
                <w:div w:id="1877113460">
                  <w:marLeft w:val="0"/>
                  <w:marRight w:val="0"/>
                  <w:marTop w:val="0"/>
                  <w:marBottom w:val="0"/>
                  <w:divBdr>
                    <w:top w:val="none" w:sz="0" w:space="0" w:color="auto"/>
                    <w:left w:val="none" w:sz="0" w:space="0" w:color="auto"/>
                    <w:bottom w:val="none" w:sz="0" w:space="0" w:color="auto"/>
                    <w:right w:val="none" w:sz="0" w:space="0" w:color="auto"/>
                  </w:divBdr>
                  <w:divsChild>
                    <w:div w:id="447552940">
                      <w:marLeft w:val="0"/>
                      <w:marRight w:val="0"/>
                      <w:marTop w:val="0"/>
                      <w:marBottom w:val="0"/>
                      <w:divBdr>
                        <w:top w:val="none" w:sz="0" w:space="0" w:color="auto"/>
                        <w:left w:val="none" w:sz="0" w:space="0" w:color="auto"/>
                        <w:bottom w:val="none" w:sz="0" w:space="0" w:color="auto"/>
                        <w:right w:val="none" w:sz="0" w:space="0" w:color="auto"/>
                      </w:divBdr>
                    </w:div>
                  </w:divsChild>
                </w:div>
                <w:div w:id="1877546038">
                  <w:marLeft w:val="0"/>
                  <w:marRight w:val="0"/>
                  <w:marTop w:val="0"/>
                  <w:marBottom w:val="0"/>
                  <w:divBdr>
                    <w:top w:val="none" w:sz="0" w:space="0" w:color="auto"/>
                    <w:left w:val="none" w:sz="0" w:space="0" w:color="auto"/>
                    <w:bottom w:val="none" w:sz="0" w:space="0" w:color="auto"/>
                    <w:right w:val="none" w:sz="0" w:space="0" w:color="auto"/>
                  </w:divBdr>
                  <w:divsChild>
                    <w:div w:id="175001358">
                      <w:marLeft w:val="0"/>
                      <w:marRight w:val="0"/>
                      <w:marTop w:val="0"/>
                      <w:marBottom w:val="0"/>
                      <w:divBdr>
                        <w:top w:val="none" w:sz="0" w:space="0" w:color="auto"/>
                        <w:left w:val="none" w:sz="0" w:space="0" w:color="auto"/>
                        <w:bottom w:val="none" w:sz="0" w:space="0" w:color="auto"/>
                        <w:right w:val="none" w:sz="0" w:space="0" w:color="auto"/>
                      </w:divBdr>
                    </w:div>
                  </w:divsChild>
                </w:div>
                <w:div w:id="1910144420">
                  <w:marLeft w:val="0"/>
                  <w:marRight w:val="0"/>
                  <w:marTop w:val="0"/>
                  <w:marBottom w:val="0"/>
                  <w:divBdr>
                    <w:top w:val="none" w:sz="0" w:space="0" w:color="auto"/>
                    <w:left w:val="none" w:sz="0" w:space="0" w:color="auto"/>
                    <w:bottom w:val="none" w:sz="0" w:space="0" w:color="auto"/>
                    <w:right w:val="none" w:sz="0" w:space="0" w:color="auto"/>
                  </w:divBdr>
                  <w:divsChild>
                    <w:div w:id="1888255274">
                      <w:marLeft w:val="0"/>
                      <w:marRight w:val="0"/>
                      <w:marTop w:val="0"/>
                      <w:marBottom w:val="0"/>
                      <w:divBdr>
                        <w:top w:val="none" w:sz="0" w:space="0" w:color="auto"/>
                        <w:left w:val="none" w:sz="0" w:space="0" w:color="auto"/>
                        <w:bottom w:val="none" w:sz="0" w:space="0" w:color="auto"/>
                        <w:right w:val="none" w:sz="0" w:space="0" w:color="auto"/>
                      </w:divBdr>
                    </w:div>
                  </w:divsChild>
                </w:div>
                <w:div w:id="1924290602">
                  <w:marLeft w:val="0"/>
                  <w:marRight w:val="0"/>
                  <w:marTop w:val="0"/>
                  <w:marBottom w:val="0"/>
                  <w:divBdr>
                    <w:top w:val="none" w:sz="0" w:space="0" w:color="auto"/>
                    <w:left w:val="none" w:sz="0" w:space="0" w:color="auto"/>
                    <w:bottom w:val="none" w:sz="0" w:space="0" w:color="auto"/>
                    <w:right w:val="none" w:sz="0" w:space="0" w:color="auto"/>
                  </w:divBdr>
                  <w:divsChild>
                    <w:div w:id="956831745">
                      <w:marLeft w:val="0"/>
                      <w:marRight w:val="0"/>
                      <w:marTop w:val="0"/>
                      <w:marBottom w:val="0"/>
                      <w:divBdr>
                        <w:top w:val="none" w:sz="0" w:space="0" w:color="auto"/>
                        <w:left w:val="none" w:sz="0" w:space="0" w:color="auto"/>
                        <w:bottom w:val="none" w:sz="0" w:space="0" w:color="auto"/>
                        <w:right w:val="none" w:sz="0" w:space="0" w:color="auto"/>
                      </w:divBdr>
                    </w:div>
                  </w:divsChild>
                </w:div>
                <w:div w:id="1924482902">
                  <w:marLeft w:val="0"/>
                  <w:marRight w:val="0"/>
                  <w:marTop w:val="0"/>
                  <w:marBottom w:val="0"/>
                  <w:divBdr>
                    <w:top w:val="none" w:sz="0" w:space="0" w:color="auto"/>
                    <w:left w:val="none" w:sz="0" w:space="0" w:color="auto"/>
                    <w:bottom w:val="none" w:sz="0" w:space="0" w:color="auto"/>
                    <w:right w:val="none" w:sz="0" w:space="0" w:color="auto"/>
                  </w:divBdr>
                  <w:divsChild>
                    <w:div w:id="807161434">
                      <w:marLeft w:val="0"/>
                      <w:marRight w:val="0"/>
                      <w:marTop w:val="0"/>
                      <w:marBottom w:val="0"/>
                      <w:divBdr>
                        <w:top w:val="none" w:sz="0" w:space="0" w:color="auto"/>
                        <w:left w:val="none" w:sz="0" w:space="0" w:color="auto"/>
                        <w:bottom w:val="none" w:sz="0" w:space="0" w:color="auto"/>
                        <w:right w:val="none" w:sz="0" w:space="0" w:color="auto"/>
                      </w:divBdr>
                    </w:div>
                  </w:divsChild>
                </w:div>
                <w:div w:id="1926838887">
                  <w:marLeft w:val="0"/>
                  <w:marRight w:val="0"/>
                  <w:marTop w:val="0"/>
                  <w:marBottom w:val="0"/>
                  <w:divBdr>
                    <w:top w:val="none" w:sz="0" w:space="0" w:color="auto"/>
                    <w:left w:val="none" w:sz="0" w:space="0" w:color="auto"/>
                    <w:bottom w:val="none" w:sz="0" w:space="0" w:color="auto"/>
                    <w:right w:val="none" w:sz="0" w:space="0" w:color="auto"/>
                  </w:divBdr>
                  <w:divsChild>
                    <w:div w:id="1939825667">
                      <w:marLeft w:val="0"/>
                      <w:marRight w:val="0"/>
                      <w:marTop w:val="0"/>
                      <w:marBottom w:val="0"/>
                      <w:divBdr>
                        <w:top w:val="none" w:sz="0" w:space="0" w:color="auto"/>
                        <w:left w:val="none" w:sz="0" w:space="0" w:color="auto"/>
                        <w:bottom w:val="none" w:sz="0" w:space="0" w:color="auto"/>
                        <w:right w:val="none" w:sz="0" w:space="0" w:color="auto"/>
                      </w:divBdr>
                    </w:div>
                  </w:divsChild>
                </w:div>
                <w:div w:id="1933077795">
                  <w:marLeft w:val="0"/>
                  <w:marRight w:val="0"/>
                  <w:marTop w:val="0"/>
                  <w:marBottom w:val="0"/>
                  <w:divBdr>
                    <w:top w:val="none" w:sz="0" w:space="0" w:color="auto"/>
                    <w:left w:val="none" w:sz="0" w:space="0" w:color="auto"/>
                    <w:bottom w:val="none" w:sz="0" w:space="0" w:color="auto"/>
                    <w:right w:val="none" w:sz="0" w:space="0" w:color="auto"/>
                  </w:divBdr>
                  <w:divsChild>
                    <w:div w:id="1029910064">
                      <w:marLeft w:val="0"/>
                      <w:marRight w:val="0"/>
                      <w:marTop w:val="0"/>
                      <w:marBottom w:val="0"/>
                      <w:divBdr>
                        <w:top w:val="none" w:sz="0" w:space="0" w:color="auto"/>
                        <w:left w:val="none" w:sz="0" w:space="0" w:color="auto"/>
                        <w:bottom w:val="none" w:sz="0" w:space="0" w:color="auto"/>
                        <w:right w:val="none" w:sz="0" w:space="0" w:color="auto"/>
                      </w:divBdr>
                    </w:div>
                  </w:divsChild>
                </w:div>
                <w:div w:id="1934320625">
                  <w:marLeft w:val="0"/>
                  <w:marRight w:val="0"/>
                  <w:marTop w:val="0"/>
                  <w:marBottom w:val="0"/>
                  <w:divBdr>
                    <w:top w:val="none" w:sz="0" w:space="0" w:color="auto"/>
                    <w:left w:val="none" w:sz="0" w:space="0" w:color="auto"/>
                    <w:bottom w:val="none" w:sz="0" w:space="0" w:color="auto"/>
                    <w:right w:val="none" w:sz="0" w:space="0" w:color="auto"/>
                  </w:divBdr>
                  <w:divsChild>
                    <w:div w:id="1553999844">
                      <w:marLeft w:val="0"/>
                      <w:marRight w:val="0"/>
                      <w:marTop w:val="0"/>
                      <w:marBottom w:val="0"/>
                      <w:divBdr>
                        <w:top w:val="none" w:sz="0" w:space="0" w:color="auto"/>
                        <w:left w:val="none" w:sz="0" w:space="0" w:color="auto"/>
                        <w:bottom w:val="none" w:sz="0" w:space="0" w:color="auto"/>
                        <w:right w:val="none" w:sz="0" w:space="0" w:color="auto"/>
                      </w:divBdr>
                    </w:div>
                  </w:divsChild>
                </w:div>
                <w:div w:id="1934392708">
                  <w:marLeft w:val="0"/>
                  <w:marRight w:val="0"/>
                  <w:marTop w:val="0"/>
                  <w:marBottom w:val="0"/>
                  <w:divBdr>
                    <w:top w:val="none" w:sz="0" w:space="0" w:color="auto"/>
                    <w:left w:val="none" w:sz="0" w:space="0" w:color="auto"/>
                    <w:bottom w:val="none" w:sz="0" w:space="0" w:color="auto"/>
                    <w:right w:val="none" w:sz="0" w:space="0" w:color="auto"/>
                  </w:divBdr>
                  <w:divsChild>
                    <w:div w:id="640500657">
                      <w:marLeft w:val="0"/>
                      <w:marRight w:val="0"/>
                      <w:marTop w:val="0"/>
                      <w:marBottom w:val="0"/>
                      <w:divBdr>
                        <w:top w:val="none" w:sz="0" w:space="0" w:color="auto"/>
                        <w:left w:val="none" w:sz="0" w:space="0" w:color="auto"/>
                        <w:bottom w:val="none" w:sz="0" w:space="0" w:color="auto"/>
                        <w:right w:val="none" w:sz="0" w:space="0" w:color="auto"/>
                      </w:divBdr>
                    </w:div>
                  </w:divsChild>
                </w:div>
                <w:div w:id="1935701289">
                  <w:marLeft w:val="0"/>
                  <w:marRight w:val="0"/>
                  <w:marTop w:val="0"/>
                  <w:marBottom w:val="0"/>
                  <w:divBdr>
                    <w:top w:val="none" w:sz="0" w:space="0" w:color="auto"/>
                    <w:left w:val="none" w:sz="0" w:space="0" w:color="auto"/>
                    <w:bottom w:val="none" w:sz="0" w:space="0" w:color="auto"/>
                    <w:right w:val="none" w:sz="0" w:space="0" w:color="auto"/>
                  </w:divBdr>
                  <w:divsChild>
                    <w:div w:id="271255295">
                      <w:marLeft w:val="0"/>
                      <w:marRight w:val="0"/>
                      <w:marTop w:val="0"/>
                      <w:marBottom w:val="0"/>
                      <w:divBdr>
                        <w:top w:val="none" w:sz="0" w:space="0" w:color="auto"/>
                        <w:left w:val="none" w:sz="0" w:space="0" w:color="auto"/>
                        <w:bottom w:val="none" w:sz="0" w:space="0" w:color="auto"/>
                        <w:right w:val="none" w:sz="0" w:space="0" w:color="auto"/>
                      </w:divBdr>
                    </w:div>
                  </w:divsChild>
                </w:div>
                <w:div w:id="1938519168">
                  <w:marLeft w:val="0"/>
                  <w:marRight w:val="0"/>
                  <w:marTop w:val="0"/>
                  <w:marBottom w:val="0"/>
                  <w:divBdr>
                    <w:top w:val="none" w:sz="0" w:space="0" w:color="auto"/>
                    <w:left w:val="none" w:sz="0" w:space="0" w:color="auto"/>
                    <w:bottom w:val="none" w:sz="0" w:space="0" w:color="auto"/>
                    <w:right w:val="none" w:sz="0" w:space="0" w:color="auto"/>
                  </w:divBdr>
                  <w:divsChild>
                    <w:div w:id="982276402">
                      <w:marLeft w:val="0"/>
                      <w:marRight w:val="0"/>
                      <w:marTop w:val="0"/>
                      <w:marBottom w:val="0"/>
                      <w:divBdr>
                        <w:top w:val="none" w:sz="0" w:space="0" w:color="auto"/>
                        <w:left w:val="none" w:sz="0" w:space="0" w:color="auto"/>
                        <w:bottom w:val="none" w:sz="0" w:space="0" w:color="auto"/>
                        <w:right w:val="none" w:sz="0" w:space="0" w:color="auto"/>
                      </w:divBdr>
                    </w:div>
                  </w:divsChild>
                </w:div>
                <w:div w:id="1955475852">
                  <w:marLeft w:val="0"/>
                  <w:marRight w:val="0"/>
                  <w:marTop w:val="0"/>
                  <w:marBottom w:val="0"/>
                  <w:divBdr>
                    <w:top w:val="none" w:sz="0" w:space="0" w:color="auto"/>
                    <w:left w:val="none" w:sz="0" w:space="0" w:color="auto"/>
                    <w:bottom w:val="none" w:sz="0" w:space="0" w:color="auto"/>
                    <w:right w:val="none" w:sz="0" w:space="0" w:color="auto"/>
                  </w:divBdr>
                  <w:divsChild>
                    <w:div w:id="204417717">
                      <w:marLeft w:val="0"/>
                      <w:marRight w:val="0"/>
                      <w:marTop w:val="0"/>
                      <w:marBottom w:val="0"/>
                      <w:divBdr>
                        <w:top w:val="none" w:sz="0" w:space="0" w:color="auto"/>
                        <w:left w:val="none" w:sz="0" w:space="0" w:color="auto"/>
                        <w:bottom w:val="none" w:sz="0" w:space="0" w:color="auto"/>
                        <w:right w:val="none" w:sz="0" w:space="0" w:color="auto"/>
                      </w:divBdr>
                    </w:div>
                  </w:divsChild>
                </w:div>
                <w:div w:id="1956478405">
                  <w:marLeft w:val="0"/>
                  <w:marRight w:val="0"/>
                  <w:marTop w:val="0"/>
                  <w:marBottom w:val="0"/>
                  <w:divBdr>
                    <w:top w:val="none" w:sz="0" w:space="0" w:color="auto"/>
                    <w:left w:val="none" w:sz="0" w:space="0" w:color="auto"/>
                    <w:bottom w:val="none" w:sz="0" w:space="0" w:color="auto"/>
                    <w:right w:val="none" w:sz="0" w:space="0" w:color="auto"/>
                  </w:divBdr>
                  <w:divsChild>
                    <w:div w:id="976422248">
                      <w:marLeft w:val="0"/>
                      <w:marRight w:val="0"/>
                      <w:marTop w:val="0"/>
                      <w:marBottom w:val="0"/>
                      <w:divBdr>
                        <w:top w:val="none" w:sz="0" w:space="0" w:color="auto"/>
                        <w:left w:val="none" w:sz="0" w:space="0" w:color="auto"/>
                        <w:bottom w:val="none" w:sz="0" w:space="0" w:color="auto"/>
                        <w:right w:val="none" w:sz="0" w:space="0" w:color="auto"/>
                      </w:divBdr>
                    </w:div>
                  </w:divsChild>
                </w:div>
                <w:div w:id="1957983265">
                  <w:marLeft w:val="0"/>
                  <w:marRight w:val="0"/>
                  <w:marTop w:val="0"/>
                  <w:marBottom w:val="0"/>
                  <w:divBdr>
                    <w:top w:val="none" w:sz="0" w:space="0" w:color="auto"/>
                    <w:left w:val="none" w:sz="0" w:space="0" w:color="auto"/>
                    <w:bottom w:val="none" w:sz="0" w:space="0" w:color="auto"/>
                    <w:right w:val="none" w:sz="0" w:space="0" w:color="auto"/>
                  </w:divBdr>
                  <w:divsChild>
                    <w:div w:id="704792784">
                      <w:marLeft w:val="0"/>
                      <w:marRight w:val="0"/>
                      <w:marTop w:val="0"/>
                      <w:marBottom w:val="0"/>
                      <w:divBdr>
                        <w:top w:val="none" w:sz="0" w:space="0" w:color="auto"/>
                        <w:left w:val="none" w:sz="0" w:space="0" w:color="auto"/>
                        <w:bottom w:val="none" w:sz="0" w:space="0" w:color="auto"/>
                        <w:right w:val="none" w:sz="0" w:space="0" w:color="auto"/>
                      </w:divBdr>
                    </w:div>
                  </w:divsChild>
                </w:div>
                <w:div w:id="1963032266">
                  <w:marLeft w:val="0"/>
                  <w:marRight w:val="0"/>
                  <w:marTop w:val="0"/>
                  <w:marBottom w:val="0"/>
                  <w:divBdr>
                    <w:top w:val="none" w:sz="0" w:space="0" w:color="auto"/>
                    <w:left w:val="none" w:sz="0" w:space="0" w:color="auto"/>
                    <w:bottom w:val="none" w:sz="0" w:space="0" w:color="auto"/>
                    <w:right w:val="none" w:sz="0" w:space="0" w:color="auto"/>
                  </w:divBdr>
                  <w:divsChild>
                    <w:div w:id="1530486847">
                      <w:marLeft w:val="0"/>
                      <w:marRight w:val="0"/>
                      <w:marTop w:val="0"/>
                      <w:marBottom w:val="0"/>
                      <w:divBdr>
                        <w:top w:val="none" w:sz="0" w:space="0" w:color="auto"/>
                        <w:left w:val="none" w:sz="0" w:space="0" w:color="auto"/>
                        <w:bottom w:val="none" w:sz="0" w:space="0" w:color="auto"/>
                        <w:right w:val="none" w:sz="0" w:space="0" w:color="auto"/>
                      </w:divBdr>
                    </w:div>
                  </w:divsChild>
                </w:div>
                <w:div w:id="1968078381">
                  <w:marLeft w:val="0"/>
                  <w:marRight w:val="0"/>
                  <w:marTop w:val="0"/>
                  <w:marBottom w:val="0"/>
                  <w:divBdr>
                    <w:top w:val="none" w:sz="0" w:space="0" w:color="auto"/>
                    <w:left w:val="none" w:sz="0" w:space="0" w:color="auto"/>
                    <w:bottom w:val="none" w:sz="0" w:space="0" w:color="auto"/>
                    <w:right w:val="none" w:sz="0" w:space="0" w:color="auto"/>
                  </w:divBdr>
                  <w:divsChild>
                    <w:div w:id="1469863054">
                      <w:marLeft w:val="0"/>
                      <w:marRight w:val="0"/>
                      <w:marTop w:val="0"/>
                      <w:marBottom w:val="0"/>
                      <w:divBdr>
                        <w:top w:val="none" w:sz="0" w:space="0" w:color="auto"/>
                        <w:left w:val="none" w:sz="0" w:space="0" w:color="auto"/>
                        <w:bottom w:val="none" w:sz="0" w:space="0" w:color="auto"/>
                        <w:right w:val="none" w:sz="0" w:space="0" w:color="auto"/>
                      </w:divBdr>
                    </w:div>
                  </w:divsChild>
                </w:div>
                <w:div w:id="1981573989">
                  <w:marLeft w:val="0"/>
                  <w:marRight w:val="0"/>
                  <w:marTop w:val="0"/>
                  <w:marBottom w:val="0"/>
                  <w:divBdr>
                    <w:top w:val="none" w:sz="0" w:space="0" w:color="auto"/>
                    <w:left w:val="none" w:sz="0" w:space="0" w:color="auto"/>
                    <w:bottom w:val="none" w:sz="0" w:space="0" w:color="auto"/>
                    <w:right w:val="none" w:sz="0" w:space="0" w:color="auto"/>
                  </w:divBdr>
                  <w:divsChild>
                    <w:div w:id="1829244091">
                      <w:marLeft w:val="0"/>
                      <w:marRight w:val="0"/>
                      <w:marTop w:val="0"/>
                      <w:marBottom w:val="0"/>
                      <w:divBdr>
                        <w:top w:val="none" w:sz="0" w:space="0" w:color="auto"/>
                        <w:left w:val="none" w:sz="0" w:space="0" w:color="auto"/>
                        <w:bottom w:val="none" w:sz="0" w:space="0" w:color="auto"/>
                        <w:right w:val="none" w:sz="0" w:space="0" w:color="auto"/>
                      </w:divBdr>
                    </w:div>
                  </w:divsChild>
                </w:div>
                <w:div w:id="1987540425">
                  <w:marLeft w:val="0"/>
                  <w:marRight w:val="0"/>
                  <w:marTop w:val="0"/>
                  <w:marBottom w:val="0"/>
                  <w:divBdr>
                    <w:top w:val="none" w:sz="0" w:space="0" w:color="auto"/>
                    <w:left w:val="none" w:sz="0" w:space="0" w:color="auto"/>
                    <w:bottom w:val="none" w:sz="0" w:space="0" w:color="auto"/>
                    <w:right w:val="none" w:sz="0" w:space="0" w:color="auto"/>
                  </w:divBdr>
                  <w:divsChild>
                    <w:div w:id="309135907">
                      <w:marLeft w:val="0"/>
                      <w:marRight w:val="0"/>
                      <w:marTop w:val="0"/>
                      <w:marBottom w:val="0"/>
                      <w:divBdr>
                        <w:top w:val="none" w:sz="0" w:space="0" w:color="auto"/>
                        <w:left w:val="none" w:sz="0" w:space="0" w:color="auto"/>
                        <w:bottom w:val="none" w:sz="0" w:space="0" w:color="auto"/>
                        <w:right w:val="none" w:sz="0" w:space="0" w:color="auto"/>
                      </w:divBdr>
                    </w:div>
                  </w:divsChild>
                </w:div>
                <w:div w:id="1995330532">
                  <w:marLeft w:val="0"/>
                  <w:marRight w:val="0"/>
                  <w:marTop w:val="0"/>
                  <w:marBottom w:val="0"/>
                  <w:divBdr>
                    <w:top w:val="none" w:sz="0" w:space="0" w:color="auto"/>
                    <w:left w:val="none" w:sz="0" w:space="0" w:color="auto"/>
                    <w:bottom w:val="none" w:sz="0" w:space="0" w:color="auto"/>
                    <w:right w:val="none" w:sz="0" w:space="0" w:color="auto"/>
                  </w:divBdr>
                  <w:divsChild>
                    <w:div w:id="1806238743">
                      <w:marLeft w:val="0"/>
                      <w:marRight w:val="0"/>
                      <w:marTop w:val="0"/>
                      <w:marBottom w:val="0"/>
                      <w:divBdr>
                        <w:top w:val="none" w:sz="0" w:space="0" w:color="auto"/>
                        <w:left w:val="none" w:sz="0" w:space="0" w:color="auto"/>
                        <w:bottom w:val="none" w:sz="0" w:space="0" w:color="auto"/>
                        <w:right w:val="none" w:sz="0" w:space="0" w:color="auto"/>
                      </w:divBdr>
                    </w:div>
                  </w:divsChild>
                </w:div>
                <w:div w:id="2000886542">
                  <w:marLeft w:val="0"/>
                  <w:marRight w:val="0"/>
                  <w:marTop w:val="0"/>
                  <w:marBottom w:val="0"/>
                  <w:divBdr>
                    <w:top w:val="none" w:sz="0" w:space="0" w:color="auto"/>
                    <w:left w:val="none" w:sz="0" w:space="0" w:color="auto"/>
                    <w:bottom w:val="none" w:sz="0" w:space="0" w:color="auto"/>
                    <w:right w:val="none" w:sz="0" w:space="0" w:color="auto"/>
                  </w:divBdr>
                  <w:divsChild>
                    <w:div w:id="118495767">
                      <w:marLeft w:val="0"/>
                      <w:marRight w:val="0"/>
                      <w:marTop w:val="0"/>
                      <w:marBottom w:val="0"/>
                      <w:divBdr>
                        <w:top w:val="none" w:sz="0" w:space="0" w:color="auto"/>
                        <w:left w:val="none" w:sz="0" w:space="0" w:color="auto"/>
                        <w:bottom w:val="none" w:sz="0" w:space="0" w:color="auto"/>
                        <w:right w:val="none" w:sz="0" w:space="0" w:color="auto"/>
                      </w:divBdr>
                    </w:div>
                  </w:divsChild>
                </w:div>
                <w:div w:id="2004622416">
                  <w:marLeft w:val="0"/>
                  <w:marRight w:val="0"/>
                  <w:marTop w:val="0"/>
                  <w:marBottom w:val="0"/>
                  <w:divBdr>
                    <w:top w:val="none" w:sz="0" w:space="0" w:color="auto"/>
                    <w:left w:val="none" w:sz="0" w:space="0" w:color="auto"/>
                    <w:bottom w:val="none" w:sz="0" w:space="0" w:color="auto"/>
                    <w:right w:val="none" w:sz="0" w:space="0" w:color="auto"/>
                  </w:divBdr>
                  <w:divsChild>
                    <w:div w:id="1017390623">
                      <w:marLeft w:val="0"/>
                      <w:marRight w:val="0"/>
                      <w:marTop w:val="0"/>
                      <w:marBottom w:val="0"/>
                      <w:divBdr>
                        <w:top w:val="none" w:sz="0" w:space="0" w:color="auto"/>
                        <w:left w:val="none" w:sz="0" w:space="0" w:color="auto"/>
                        <w:bottom w:val="none" w:sz="0" w:space="0" w:color="auto"/>
                        <w:right w:val="none" w:sz="0" w:space="0" w:color="auto"/>
                      </w:divBdr>
                    </w:div>
                  </w:divsChild>
                </w:div>
                <w:div w:id="2022775663">
                  <w:marLeft w:val="0"/>
                  <w:marRight w:val="0"/>
                  <w:marTop w:val="0"/>
                  <w:marBottom w:val="0"/>
                  <w:divBdr>
                    <w:top w:val="none" w:sz="0" w:space="0" w:color="auto"/>
                    <w:left w:val="none" w:sz="0" w:space="0" w:color="auto"/>
                    <w:bottom w:val="none" w:sz="0" w:space="0" w:color="auto"/>
                    <w:right w:val="none" w:sz="0" w:space="0" w:color="auto"/>
                  </w:divBdr>
                  <w:divsChild>
                    <w:div w:id="1845893919">
                      <w:marLeft w:val="0"/>
                      <w:marRight w:val="0"/>
                      <w:marTop w:val="0"/>
                      <w:marBottom w:val="0"/>
                      <w:divBdr>
                        <w:top w:val="none" w:sz="0" w:space="0" w:color="auto"/>
                        <w:left w:val="none" w:sz="0" w:space="0" w:color="auto"/>
                        <w:bottom w:val="none" w:sz="0" w:space="0" w:color="auto"/>
                        <w:right w:val="none" w:sz="0" w:space="0" w:color="auto"/>
                      </w:divBdr>
                    </w:div>
                  </w:divsChild>
                </w:div>
                <w:div w:id="2022780567">
                  <w:marLeft w:val="0"/>
                  <w:marRight w:val="0"/>
                  <w:marTop w:val="0"/>
                  <w:marBottom w:val="0"/>
                  <w:divBdr>
                    <w:top w:val="none" w:sz="0" w:space="0" w:color="auto"/>
                    <w:left w:val="none" w:sz="0" w:space="0" w:color="auto"/>
                    <w:bottom w:val="none" w:sz="0" w:space="0" w:color="auto"/>
                    <w:right w:val="none" w:sz="0" w:space="0" w:color="auto"/>
                  </w:divBdr>
                  <w:divsChild>
                    <w:div w:id="1900506877">
                      <w:marLeft w:val="0"/>
                      <w:marRight w:val="0"/>
                      <w:marTop w:val="0"/>
                      <w:marBottom w:val="0"/>
                      <w:divBdr>
                        <w:top w:val="none" w:sz="0" w:space="0" w:color="auto"/>
                        <w:left w:val="none" w:sz="0" w:space="0" w:color="auto"/>
                        <w:bottom w:val="none" w:sz="0" w:space="0" w:color="auto"/>
                        <w:right w:val="none" w:sz="0" w:space="0" w:color="auto"/>
                      </w:divBdr>
                    </w:div>
                  </w:divsChild>
                </w:div>
                <w:div w:id="2033725572">
                  <w:marLeft w:val="0"/>
                  <w:marRight w:val="0"/>
                  <w:marTop w:val="0"/>
                  <w:marBottom w:val="0"/>
                  <w:divBdr>
                    <w:top w:val="none" w:sz="0" w:space="0" w:color="auto"/>
                    <w:left w:val="none" w:sz="0" w:space="0" w:color="auto"/>
                    <w:bottom w:val="none" w:sz="0" w:space="0" w:color="auto"/>
                    <w:right w:val="none" w:sz="0" w:space="0" w:color="auto"/>
                  </w:divBdr>
                  <w:divsChild>
                    <w:div w:id="320543816">
                      <w:marLeft w:val="0"/>
                      <w:marRight w:val="0"/>
                      <w:marTop w:val="0"/>
                      <w:marBottom w:val="0"/>
                      <w:divBdr>
                        <w:top w:val="none" w:sz="0" w:space="0" w:color="auto"/>
                        <w:left w:val="none" w:sz="0" w:space="0" w:color="auto"/>
                        <w:bottom w:val="none" w:sz="0" w:space="0" w:color="auto"/>
                        <w:right w:val="none" w:sz="0" w:space="0" w:color="auto"/>
                      </w:divBdr>
                    </w:div>
                  </w:divsChild>
                </w:div>
                <w:div w:id="2039112555">
                  <w:marLeft w:val="0"/>
                  <w:marRight w:val="0"/>
                  <w:marTop w:val="0"/>
                  <w:marBottom w:val="0"/>
                  <w:divBdr>
                    <w:top w:val="none" w:sz="0" w:space="0" w:color="auto"/>
                    <w:left w:val="none" w:sz="0" w:space="0" w:color="auto"/>
                    <w:bottom w:val="none" w:sz="0" w:space="0" w:color="auto"/>
                    <w:right w:val="none" w:sz="0" w:space="0" w:color="auto"/>
                  </w:divBdr>
                  <w:divsChild>
                    <w:div w:id="220749934">
                      <w:marLeft w:val="0"/>
                      <w:marRight w:val="0"/>
                      <w:marTop w:val="0"/>
                      <w:marBottom w:val="0"/>
                      <w:divBdr>
                        <w:top w:val="none" w:sz="0" w:space="0" w:color="auto"/>
                        <w:left w:val="none" w:sz="0" w:space="0" w:color="auto"/>
                        <w:bottom w:val="none" w:sz="0" w:space="0" w:color="auto"/>
                        <w:right w:val="none" w:sz="0" w:space="0" w:color="auto"/>
                      </w:divBdr>
                    </w:div>
                  </w:divsChild>
                </w:div>
                <w:div w:id="2052994754">
                  <w:marLeft w:val="0"/>
                  <w:marRight w:val="0"/>
                  <w:marTop w:val="0"/>
                  <w:marBottom w:val="0"/>
                  <w:divBdr>
                    <w:top w:val="none" w:sz="0" w:space="0" w:color="auto"/>
                    <w:left w:val="none" w:sz="0" w:space="0" w:color="auto"/>
                    <w:bottom w:val="none" w:sz="0" w:space="0" w:color="auto"/>
                    <w:right w:val="none" w:sz="0" w:space="0" w:color="auto"/>
                  </w:divBdr>
                  <w:divsChild>
                    <w:div w:id="1143159768">
                      <w:marLeft w:val="0"/>
                      <w:marRight w:val="0"/>
                      <w:marTop w:val="0"/>
                      <w:marBottom w:val="0"/>
                      <w:divBdr>
                        <w:top w:val="none" w:sz="0" w:space="0" w:color="auto"/>
                        <w:left w:val="none" w:sz="0" w:space="0" w:color="auto"/>
                        <w:bottom w:val="none" w:sz="0" w:space="0" w:color="auto"/>
                        <w:right w:val="none" w:sz="0" w:space="0" w:color="auto"/>
                      </w:divBdr>
                    </w:div>
                  </w:divsChild>
                </w:div>
                <w:div w:id="2053340318">
                  <w:marLeft w:val="0"/>
                  <w:marRight w:val="0"/>
                  <w:marTop w:val="0"/>
                  <w:marBottom w:val="0"/>
                  <w:divBdr>
                    <w:top w:val="none" w:sz="0" w:space="0" w:color="auto"/>
                    <w:left w:val="none" w:sz="0" w:space="0" w:color="auto"/>
                    <w:bottom w:val="none" w:sz="0" w:space="0" w:color="auto"/>
                    <w:right w:val="none" w:sz="0" w:space="0" w:color="auto"/>
                  </w:divBdr>
                  <w:divsChild>
                    <w:div w:id="249392192">
                      <w:marLeft w:val="0"/>
                      <w:marRight w:val="0"/>
                      <w:marTop w:val="0"/>
                      <w:marBottom w:val="0"/>
                      <w:divBdr>
                        <w:top w:val="none" w:sz="0" w:space="0" w:color="auto"/>
                        <w:left w:val="none" w:sz="0" w:space="0" w:color="auto"/>
                        <w:bottom w:val="none" w:sz="0" w:space="0" w:color="auto"/>
                        <w:right w:val="none" w:sz="0" w:space="0" w:color="auto"/>
                      </w:divBdr>
                    </w:div>
                  </w:divsChild>
                </w:div>
                <w:div w:id="2062169767">
                  <w:marLeft w:val="0"/>
                  <w:marRight w:val="0"/>
                  <w:marTop w:val="0"/>
                  <w:marBottom w:val="0"/>
                  <w:divBdr>
                    <w:top w:val="none" w:sz="0" w:space="0" w:color="auto"/>
                    <w:left w:val="none" w:sz="0" w:space="0" w:color="auto"/>
                    <w:bottom w:val="none" w:sz="0" w:space="0" w:color="auto"/>
                    <w:right w:val="none" w:sz="0" w:space="0" w:color="auto"/>
                  </w:divBdr>
                  <w:divsChild>
                    <w:div w:id="1822232730">
                      <w:marLeft w:val="0"/>
                      <w:marRight w:val="0"/>
                      <w:marTop w:val="0"/>
                      <w:marBottom w:val="0"/>
                      <w:divBdr>
                        <w:top w:val="none" w:sz="0" w:space="0" w:color="auto"/>
                        <w:left w:val="none" w:sz="0" w:space="0" w:color="auto"/>
                        <w:bottom w:val="none" w:sz="0" w:space="0" w:color="auto"/>
                        <w:right w:val="none" w:sz="0" w:space="0" w:color="auto"/>
                      </w:divBdr>
                    </w:div>
                  </w:divsChild>
                </w:div>
                <w:div w:id="2065594743">
                  <w:marLeft w:val="0"/>
                  <w:marRight w:val="0"/>
                  <w:marTop w:val="0"/>
                  <w:marBottom w:val="0"/>
                  <w:divBdr>
                    <w:top w:val="none" w:sz="0" w:space="0" w:color="auto"/>
                    <w:left w:val="none" w:sz="0" w:space="0" w:color="auto"/>
                    <w:bottom w:val="none" w:sz="0" w:space="0" w:color="auto"/>
                    <w:right w:val="none" w:sz="0" w:space="0" w:color="auto"/>
                  </w:divBdr>
                  <w:divsChild>
                    <w:div w:id="1162504446">
                      <w:marLeft w:val="0"/>
                      <w:marRight w:val="0"/>
                      <w:marTop w:val="0"/>
                      <w:marBottom w:val="0"/>
                      <w:divBdr>
                        <w:top w:val="none" w:sz="0" w:space="0" w:color="auto"/>
                        <w:left w:val="none" w:sz="0" w:space="0" w:color="auto"/>
                        <w:bottom w:val="none" w:sz="0" w:space="0" w:color="auto"/>
                        <w:right w:val="none" w:sz="0" w:space="0" w:color="auto"/>
                      </w:divBdr>
                    </w:div>
                  </w:divsChild>
                </w:div>
                <w:div w:id="2071995165">
                  <w:marLeft w:val="0"/>
                  <w:marRight w:val="0"/>
                  <w:marTop w:val="0"/>
                  <w:marBottom w:val="0"/>
                  <w:divBdr>
                    <w:top w:val="none" w:sz="0" w:space="0" w:color="auto"/>
                    <w:left w:val="none" w:sz="0" w:space="0" w:color="auto"/>
                    <w:bottom w:val="none" w:sz="0" w:space="0" w:color="auto"/>
                    <w:right w:val="none" w:sz="0" w:space="0" w:color="auto"/>
                  </w:divBdr>
                  <w:divsChild>
                    <w:div w:id="887885746">
                      <w:marLeft w:val="0"/>
                      <w:marRight w:val="0"/>
                      <w:marTop w:val="0"/>
                      <w:marBottom w:val="0"/>
                      <w:divBdr>
                        <w:top w:val="none" w:sz="0" w:space="0" w:color="auto"/>
                        <w:left w:val="none" w:sz="0" w:space="0" w:color="auto"/>
                        <w:bottom w:val="none" w:sz="0" w:space="0" w:color="auto"/>
                        <w:right w:val="none" w:sz="0" w:space="0" w:color="auto"/>
                      </w:divBdr>
                    </w:div>
                    <w:div w:id="985888686">
                      <w:marLeft w:val="0"/>
                      <w:marRight w:val="0"/>
                      <w:marTop w:val="0"/>
                      <w:marBottom w:val="0"/>
                      <w:divBdr>
                        <w:top w:val="none" w:sz="0" w:space="0" w:color="auto"/>
                        <w:left w:val="none" w:sz="0" w:space="0" w:color="auto"/>
                        <w:bottom w:val="none" w:sz="0" w:space="0" w:color="auto"/>
                        <w:right w:val="none" w:sz="0" w:space="0" w:color="auto"/>
                      </w:divBdr>
                    </w:div>
                    <w:div w:id="1276789559">
                      <w:marLeft w:val="0"/>
                      <w:marRight w:val="0"/>
                      <w:marTop w:val="0"/>
                      <w:marBottom w:val="0"/>
                      <w:divBdr>
                        <w:top w:val="none" w:sz="0" w:space="0" w:color="auto"/>
                        <w:left w:val="none" w:sz="0" w:space="0" w:color="auto"/>
                        <w:bottom w:val="none" w:sz="0" w:space="0" w:color="auto"/>
                        <w:right w:val="none" w:sz="0" w:space="0" w:color="auto"/>
                      </w:divBdr>
                    </w:div>
                  </w:divsChild>
                </w:div>
                <w:div w:id="2072996334">
                  <w:marLeft w:val="0"/>
                  <w:marRight w:val="0"/>
                  <w:marTop w:val="0"/>
                  <w:marBottom w:val="0"/>
                  <w:divBdr>
                    <w:top w:val="none" w:sz="0" w:space="0" w:color="auto"/>
                    <w:left w:val="none" w:sz="0" w:space="0" w:color="auto"/>
                    <w:bottom w:val="none" w:sz="0" w:space="0" w:color="auto"/>
                    <w:right w:val="none" w:sz="0" w:space="0" w:color="auto"/>
                  </w:divBdr>
                  <w:divsChild>
                    <w:div w:id="2087071991">
                      <w:marLeft w:val="0"/>
                      <w:marRight w:val="0"/>
                      <w:marTop w:val="0"/>
                      <w:marBottom w:val="0"/>
                      <w:divBdr>
                        <w:top w:val="none" w:sz="0" w:space="0" w:color="auto"/>
                        <w:left w:val="none" w:sz="0" w:space="0" w:color="auto"/>
                        <w:bottom w:val="none" w:sz="0" w:space="0" w:color="auto"/>
                        <w:right w:val="none" w:sz="0" w:space="0" w:color="auto"/>
                      </w:divBdr>
                    </w:div>
                  </w:divsChild>
                </w:div>
                <w:div w:id="2083523353">
                  <w:marLeft w:val="0"/>
                  <w:marRight w:val="0"/>
                  <w:marTop w:val="0"/>
                  <w:marBottom w:val="0"/>
                  <w:divBdr>
                    <w:top w:val="none" w:sz="0" w:space="0" w:color="auto"/>
                    <w:left w:val="none" w:sz="0" w:space="0" w:color="auto"/>
                    <w:bottom w:val="none" w:sz="0" w:space="0" w:color="auto"/>
                    <w:right w:val="none" w:sz="0" w:space="0" w:color="auto"/>
                  </w:divBdr>
                  <w:divsChild>
                    <w:div w:id="716275245">
                      <w:marLeft w:val="0"/>
                      <w:marRight w:val="0"/>
                      <w:marTop w:val="0"/>
                      <w:marBottom w:val="0"/>
                      <w:divBdr>
                        <w:top w:val="none" w:sz="0" w:space="0" w:color="auto"/>
                        <w:left w:val="none" w:sz="0" w:space="0" w:color="auto"/>
                        <w:bottom w:val="none" w:sz="0" w:space="0" w:color="auto"/>
                        <w:right w:val="none" w:sz="0" w:space="0" w:color="auto"/>
                      </w:divBdr>
                    </w:div>
                    <w:div w:id="978143724">
                      <w:marLeft w:val="0"/>
                      <w:marRight w:val="0"/>
                      <w:marTop w:val="0"/>
                      <w:marBottom w:val="0"/>
                      <w:divBdr>
                        <w:top w:val="none" w:sz="0" w:space="0" w:color="auto"/>
                        <w:left w:val="none" w:sz="0" w:space="0" w:color="auto"/>
                        <w:bottom w:val="none" w:sz="0" w:space="0" w:color="auto"/>
                        <w:right w:val="none" w:sz="0" w:space="0" w:color="auto"/>
                      </w:divBdr>
                    </w:div>
                    <w:div w:id="1055936757">
                      <w:marLeft w:val="0"/>
                      <w:marRight w:val="0"/>
                      <w:marTop w:val="0"/>
                      <w:marBottom w:val="0"/>
                      <w:divBdr>
                        <w:top w:val="none" w:sz="0" w:space="0" w:color="auto"/>
                        <w:left w:val="none" w:sz="0" w:space="0" w:color="auto"/>
                        <w:bottom w:val="none" w:sz="0" w:space="0" w:color="auto"/>
                        <w:right w:val="none" w:sz="0" w:space="0" w:color="auto"/>
                      </w:divBdr>
                    </w:div>
                    <w:div w:id="1689790931">
                      <w:marLeft w:val="0"/>
                      <w:marRight w:val="0"/>
                      <w:marTop w:val="0"/>
                      <w:marBottom w:val="0"/>
                      <w:divBdr>
                        <w:top w:val="none" w:sz="0" w:space="0" w:color="auto"/>
                        <w:left w:val="none" w:sz="0" w:space="0" w:color="auto"/>
                        <w:bottom w:val="none" w:sz="0" w:space="0" w:color="auto"/>
                        <w:right w:val="none" w:sz="0" w:space="0" w:color="auto"/>
                      </w:divBdr>
                    </w:div>
                  </w:divsChild>
                </w:div>
                <w:div w:id="2086610378">
                  <w:marLeft w:val="0"/>
                  <w:marRight w:val="0"/>
                  <w:marTop w:val="0"/>
                  <w:marBottom w:val="0"/>
                  <w:divBdr>
                    <w:top w:val="none" w:sz="0" w:space="0" w:color="auto"/>
                    <w:left w:val="none" w:sz="0" w:space="0" w:color="auto"/>
                    <w:bottom w:val="none" w:sz="0" w:space="0" w:color="auto"/>
                    <w:right w:val="none" w:sz="0" w:space="0" w:color="auto"/>
                  </w:divBdr>
                  <w:divsChild>
                    <w:div w:id="302581163">
                      <w:marLeft w:val="0"/>
                      <w:marRight w:val="0"/>
                      <w:marTop w:val="0"/>
                      <w:marBottom w:val="0"/>
                      <w:divBdr>
                        <w:top w:val="none" w:sz="0" w:space="0" w:color="auto"/>
                        <w:left w:val="none" w:sz="0" w:space="0" w:color="auto"/>
                        <w:bottom w:val="none" w:sz="0" w:space="0" w:color="auto"/>
                        <w:right w:val="none" w:sz="0" w:space="0" w:color="auto"/>
                      </w:divBdr>
                    </w:div>
                  </w:divsChild>
                </w:div>
                <w:div w:id="2094813687">
                  <w:marLeft w:val="0"/>
                  <w:marRight w:val="0"/>
                  <w:marTop w:val="0"/>
                  <w:marBottom w:val="0"/>
                  <w:divBdr>
                    <w:top w:val="none" w:sz="0" w:space="0" w:color="auto"/>
                    <w:left w:val="none" w:sz="0" w:space="0" w:color="auto"/>
                    <w:bottom w:val="none" w:sz="0" w:space="0" w:color="auto"/>
                    <w:right w:val="none" w:sz="0" w:space="0" w:color="auto"/>
                  </w:divBdr>
                  <w:divsChild>
                    <w:div w:id="1646278116">
                      <w:marLeft w:val="0"/>
                      <w:marRight w:val="0"/>
                      <w:marTop w:val="0"/>
                      <w:marBottom w:val="0"/>
                      <w:divBdr>
                        <w:top w:val="none" w:sz="0" w:space="0" w:color="auto"/>
                        <w:left w:val="none" w:sz="0" w:space="0" w:color="auto"/>
                        <w:bottom w:val="none" w:sz="0" w:space="0" w:color="auto"/>
                        <w:right w:val="none" w:sz="0" w:space="0" w:color="auto"/>
                      </w:divBdr>
                    </w:div>
                  </w:divsChild>
                </w:div>
                <w:div w:id="2095008341">
                  <w:marLeft w:val="0"/>
                  <w:marRight w:val="0"/>
                  <w:marTop w:val="0"/>
                  <w:marBottom w:val="0"/>
                  <w:divBdr>
                    <w:top w:val="none" w:sz="0" w:space="0" w:color="auto"/>
                    <w:left w:val="none" w:sz="0" w:space="0" w:color="auto"/>
                    <w:bottom w:val="none" w:sz="0" w:space="0" w:color="auto"/>
                    <w:right w:val="none" w:sz="0" w:space="0" w:color="auto"/>
                  </w:divBdr>
                  <w:divsChild>
                    <w:div w:id="1993564053">
                      <w:marLeft w:val="0"/>
                      <w:marRight w:val="0"/>
                      <w:marTop w:val="0"/>
                      <w:marBottom w:val="0"/>
                      <w:divBdr>
                        <w:top w:val="none" w:sz="0" w:space="0" w:color="auto"/>
                        <w:left w:val="none" w:sz="0" w:space="0" w:color="auto"/>
                        <w:bottom w:val="none" w:sz="0" w:space="0" w:color="auto"/>
                        <w:right w:val="none" w:sz="0" w:space="0" w:color="auto"/>
                      </w:divBdr>
                    </w:div>
                  </w:divsChild>
                </w:div>
                <w:div w:id="2097356053">
                  <w:marLeft w:val="0"/>
                  <w:marRight w:val="0"/>
                  <w:marTop w:val="0"/>
                  <w:marBottom w:val="0"/>
                  <w:divBdr>
                    <w:top w:val="none" w:sz="0" w:space="0" w:color="auto"/>
                    <w:left w:val="none" w:sz="0" w:space="0" w:color="auto"/>
                    <w:bottom w:val="none" w:sz="0" w:space="0" w:color="auto"/>
                    <w:right w:val="none" w:sz="0" w:space="0" w:color="auto"/>
                  </w:divBdr>
                  <w:divsChild>
                    <w:div w:id="896163429">
                      <w:marLeft w:val="0"/>
                      <w:marRight w:val="0"/>
                      <w:marTop w:val="0"/>
                      <w:marBottom w:val="0"/>
                      <w:divBdr>
                        <w:top w:val="none" w:sz="0" w:space="0" w:color="auto"/>
                        <w:left w:val="none" w:sz="0" w:space="0" w:color="auto"/>
                        <w:bottom w:val="none" w:sz="0" w:space="0" w:color="auto"/>
                        <w:right w:val="none" w:sz="0" w:space="0" w:color="auto"/>
                      </w:divBdr>
                    </w:div>
                  </w:divsChild>
                </w:div>
                <w:div w:id="2098288774">
                  <w:marLeft w:val="0"/>
                  <w:marRight w:val="0"/>
                  <w:marTop w:val="0"/>
                  <w:marBottom w:val="0"/>
                  <w:divBdr>
                    <w:top w:val="none" w:sz="0" w:space="0" w:color="auto"/>
                    <w:left w:val="none" w:sz="0" w:space="0" w:color="auto"/>
                    <w:bottom w:val="none" w:sz="0" w:space="0" w:color="auto"/>
                    <w:right w:val="none" w:sz="0" w:space="0" w:color="auto"/>
                  </w:divBdr>
                  <w:divsChild>
                    <w:div w:id="1035470238">
                      <w:marLeft w:val="0"/>
                      <w:marRight w:val="0"/>
                      <w:marTop w:val="0"/>
                      <w:marBottom w:val="0"/>
                      <w:divBdr>
                        <w:top w:val="none" w:sz="0" w:space="0" w:color="auto"/>
                        <w:left w:val="none" w:sz="0" w:space="0" w:color="auto"/>
                        <w:bottom w:val="none" w:sz="0" w:space="0" w:color="auto"/>
                        <w:right w:val="none" w:sz="0" w:space="0" w:color="auto"/>
                      </w:divBdr>
                    </w:div>
                  </w:divsChild>
                </w:div>
                <w:div w:id="2108844518">
                  <w:marLeft w:val="0"/>
                  <w:marRight w:val="0"/>
                  <w:marTop w:val="0"/>
                  <w:marBottom w:val="0"/>
                  <w:divBdr>
                    <w:top w:val="none" w:sz="0" w:space="0" w:color="auto"/>
                    <w:left w:val="none" w:sz="0" w:space="0" w:color="auto"/>
                    <w:bottom w:val="none" w:sz="0" w:space="0" w:color="auto"/>
                    <w:right w:val="none" w:sz="0" w:space="0" w:color="auto"/>
                  </w:divBdr>
                  <w:divsChild>
                    <w:div w:id="1314605194">
                      <w:marLeft w:val="0"/>
                      <w:marRight w:val="0"/>
                      <w:marTop w:val="0"/>
                      <w:marBottom w:val="0"/>
                      <w:divBdr>
                        <w:top w:val="none" w:sz="0" w:space="0" w:color="auto"/>
                        <w:left w:val="none" w:sz="0" w:space="0" w:color="auto"/>
                        <w:bottom w:val="none" w:sz="0" w:space="0" w:color="auto"/>
                        <w:right w:val="none" w:sz="0" w:space="0" w:color="auto"/>
                      </w:divBdr>
                    </w:div>
                    <w:div w:id="1561283462">
                      <w:marLeft w:val="0"/>
                      <w:marRight w:val="0"/>
                      <w:marTop w:val="0"/>
                      <w:marBottom w:val="0"/>
                      <w:divBdr>
                        <w:top w:val="none" w:sz="0" w:space="0" w:color="auto"/>
                        <w:left w:val="none" w:sz="0" w:space="0" w:color="auto"/>
                        <w:bottom w:val="none" w:sz="0" w:space="0" w:color="auto"/>
                        <w:right w:val="none" w:sz="0" w:space="0" w:color="auto"/>
                      </w:divBdr>
                    </w:div>
                    <w:div w:id="1699575595">
                      <w:marLeft w:val="0"/>
                      <w:marRight w:val="0"/>
                      <w:marTop w:val="0"/>
                      <w:marBottom w:val="0"/>
                      <w:divBdr>
                        <w:top w:val="none" w:sz="0" w:space="0" w:color="auto"/>
                        <w:left w:val="none" w:sz="0" w:space="0" w:color="auto"/>
                        <w:bottom w:val="none" w:sz="0" w:space="0" w:color="auto"/>
                        <w:right w:val="none" w:sz="0" w:space="0" w:color="auto"/>
                      </w:divBdr>
                    </w:div>
                  </w:divsChild>
                </w:div>
                <w:div w:id="2121751939">
                  <w:marLeft w:val="0"/>
                  <w:marRight w:val="0"/>
                  <w:marTop w:val="0"/>
                  <w:marBottom w:val="0"/>
                  <w:divBdr>
                    <w:top w:val="none" w:sz="0" w:space="0" w:color="auto"/>
                    <w:left w:val="none" w:sz="0" w:space="0" w:color="auto"/>
                    <w:bottom w:val="none" w:sz="0" w:space="0" w:color="auto"/>
                    <w:right w:val="none" w:sz="0" w:space="0" w:color="auto"/>
                  </w:divBdr>
                  <w:divsChild>
                    <w:div w:id="1866751910">
                      <w:marLeft w:val="0"/>
                      <w:marRight w:val="0"/>
                      <w:marTop w:val="0"/>
                      <w:marBottom w:val="0"/>
                      <w:divBdr>
                        <w:top w:val="none" w:sz="0" w:space="0" w:color="auto"/>
                        <w:left w:val="none" w:sz="0" w:space="0" w:color="auto"/>
                        <w:bottom w:val="none" w:sz="0" w:space="0" w:color="auto"/>
                        <w:right w:val="none" w:sz="0" w:space="0" w:color="auto"/>
                      </w:divBdr>
                    </w:div>
                  </w:divsChild>
                </w:div>
                <w:div w:id="2126268428">
                  <w:marLeft w:val="0"/>
                  <w:marRight w:val="0"/>
                  <w:marTop w:val="0"/>
                  <w:marBottom w:val="0"/>
                  <w:divBdr>
                    <w:top w:val="none" w:sz="0" w:space="0" w:color="auto"/>
                    <w:left w:val="none" w:sz="0" w:space="0" w:color="auto"/>
                    <w:bottom w:val="none" w:sz="0" w:space="0" w:color="auto"/>
                    <w:right w:val="none" w:sz="0" w:space="0" w:color="auto"/>
                  </w:divBdr>
                  <w:divsChild>
                    <w:div w:id="72512039">
                      <w:marLeft w:val="0"/>
                      <w:marRight w:val="0"/>
                      <w:marTop w:val="0"/>
                      <w:marBottom w:val="0"/>
                      <w:divBdr>
                        <w:top w:val="none" w:sz="0" w:space="0" w:color="auto"/>
                        <w:left w:val="none" w:sz="0" w:space="0" w:color="auto"/>
                        <w:bottom w:val="none" w:sz="0" w:space="0" w:color="auto"/>
                        <w:right w:val="none" w:sz="0" w:space="0" w:color="auto"/>
                      </w:divBdr>
                    </w:div>
                  </w:divsChild>
                </w:div>
                <w:div w:id="2126340549">
                  <w:marLeft w:val="0"/>
                  <w:marRight w:val="0"/>
                  <w:marTop w:val="0"/>
                  <w:marBottom w:val="0"/>
                  <w:divBdr>
                    <w:top w:val="none" w:sz="0" w:space="0" w:color="auto"/>
                    <w:left w:val="none" w:sz="0" w:space="0" w:color="auto"/>
                    <w:bottom w:val="none" w:sz="0" w:space="0" w:color="auto"/>
                    <w:right w:val="none" w:sz="0" w:space="0" w:color="auto"/>
                  </w:divBdr>
                  <w:divsChild>
                    <w:div w:id="60645189">
                      <w:marLeft w:val="0"/>
                      <w:marRight w:val="0"/>
                      <w:marTop w:val="0"/>
                      <w:marBottom w:val="0"/>
                      <w:divBdr>
                        <w:top w:val="none" w:sz="0" w:space="0" w:color="auto"/>
                        <w:left w:val="none" w:sz="0" w:space="0" w:color="auto"/>
                        <w:bottom w:val="none" w:sz="0" w:space="0" w:color="auto"/>
                        <w:right w:val="none" w:sz="0" w:space="0" w:color="auto"/>
                      </w:divBdr>
                    </w:div>
                  </w:divsChild>
                </w:div>
                <w:div w:id="2128114346">
                  <w:marLeft w:val="0"/>
                  <w:marRight w:val="0"/>
                  <w:marTop w:val="0"/>
                  <w:marBottom w:val="0"/>
                  <w:divBdr>
                    <w:top w:val="none" w:sz="0" w:space="0" w:color="auto"/>
                    <w:left w:val="none" w:sz="0" w:space="0" w:color="auto"/>
                    <w:bottom w:val="none" w:sz="0" w:space="0" w:color="auto"/>
                    <w:right w:val="none" w:sz="0" w:space="0" w:color="auto"/>
                  </w:divBdr>
                  <w:divsChild>
                    <w:div w:id="1538615140">
                      <w:marLeft w:val="0"/>
                      <w:marRight w:val="0"/>
                      <w:marTop w:val="0"/>
                      <w:marBottom w:val="0"/>
                      <w:divBdr>
                        <w:top w:val="none" w:sz="0" w:space="0" w:color="auto"/>
                        <w:left w:val="none" w:sz="0" w:space="0" w:color="auto"/>
                        <w:bottom w:val="none" w:sz="0" w:space="0" w:color="auto"/>
                        <w:right w:val="none" w:sz="0" w:space="0" w:color="auto"/>
                      </w:divBdr>
                    </w:div>
                  </w:divsChild>
                </w:div>
                <w:div w:id="2130736592">
                  <w:marLeft w:val="0"/>
                  <w:marRight w:val="0"/>
                  <w:marTop w:val="0"/>
                  <w:marBottom w:val="0"/>
                  <w:divBdr>
                    <w:top w:val="none" w:sz="0" w:space="0" w:color="auto"/>
                    <w:left w:val="none" w:sz="0" w:space="0" w:color="auto"/>
                    <w:bottom w:val="none" w:sz="0" w:space="0" w:color="auto"/>
                    <w:right w:val="none" w:sz="0" w:space="0" w:color="auto"/>
                  </w:divBdr>
                  <w:divsChild>
                    <w:div w:id="656687832">
                      <w:marLeft w:val="0"/>
                      <w:marRight w:val="0"/>
                      <w:marTop w:val="0"/>
                      <w:marBottom w:val="0"/>
                      <w:divBdr>
                        <w:top w:val="none" w:sz="0" w:space="0" w:color="auto"/>
                        <w:left w:val="none" w:sz="0" w:space="0" w:color="auto"/>
                        <w:bottom w:val="none" w:sz="0" w:space="0" w:color="auto"/>
                        <w:right w:val="none" w:sz="0" w:space="0" w:color="auto"/>
                      </w:divBdr>
                    </w:div>
                  </w:divsChild>
                </w:div>
                <w:div w:id="2132429399">
                  <w:marLeft w:val="0"/>
                  <w:marRight w:val="0"/>
                  <w:marTop w:val="0"/>
                  <w:marBottom w:val="0"/>
                  <w:divBdr>
                    <w:top w:val="none" w:sz="0" w:space="0" w:color="auto"/>
                    <w:left w:val="none" w:sz="0" w:space="0" w:color="auto"/>
                    <w:bottom w:val="none" w:sz="0" w:space="0" w:color="auto"/>
                    <w:right w:val="none" w:sz="0" w:space="0" w:color="auto"/>
                  </w:divBdr>
                  <w:divsChild>
                    <w:div w:id="1712343992">
                      <w:marLeft w:val="0"/>
                      <w:marRight w:val="0"/>
                      <w:marTop w:val="0"/>
                      <w:marBottom w:val="0"/>
                      <w:divBdr>
                        <w:top w:val="none" w:sz="0" w:space="0" w:color="auto"/>
                        <w:left w:val="none" w:sz="0" w:space="0" w:color="auto"/>
                        <w:bottom w:val="none" w:sz="0" w:space="0" w:color="auto"/>
                        <w:right w:val="none" w:sz="0" w:space="0" w:color="auto"/>
                      </w:divBdr>
                    </w:div>
                  </w:divsChild>
                </w:div>
                <w:div w:id="2133670084">
                  <w:marLeft w:val="0"/>
                  <w:marRight w:val="0"/>
                  <w:marTop w:val="0"/>
                  <w:marBottom w:val="0"/>
                  <w:divBdr>
                    <w:top w:val="none" w:sz="0" w:space="0" w:color="auto"/>
                    <w:left w:val="none" w:sz="0" w:space="0" w:color="auto"/>
                    <w:bottom w:val="none" w:sz="0" w:space="0" w:color="auto"/>
                    <w:right w:val="none" w:sz="0" w:space="0" w:color="auto"/>
                  </w:divBdr>
                  <w:divsChild>
                    <w:div w:id="195629328">
                      <w:marLeft w:val="0"/>
                      <w:marRight w:val="0"/>
                      <w:marTop w:val="0"/>
                      <w:marBottom w:val="0"/>
                      <w:divBdr>
                        <w:top w:val="none" w:sz="0" w:space="0" w:color="auto"/>
                        <w:left w:val="none" w:sz="0" w:space="0" w:color="auto"/>
                        <w:bottom w:val="none" w:sz="0" w:space="0" w:color="auto"/>
                        <w:right w:val="none" w:sz="0" w:space="0" w:color="auto"/>
                      </w:divBdr>
                    </w:div>
                    <w:div w:id="746733387">
                      <w:marLeft w:val="0"/>
                      <w:marRight w:val="0"/>
                      <w:marTop w:val="0"/>
                      <w:marBottom w:val="0"/>
                      <w:divBdr>
                        <w:top w:val="none" w:sz="0" w:space="0" w:color="auto"/>
                        <w:left w:val="none" w:sz="0" w:space="0" w:color="auto"/>
                        <w:bottom w:val="none" w:sz="0" w:space="0" w:color="auto"/>
                        <w:right w:val="none" w:sz="0" w:space="0" w:color="auto"/>
                      </w:divBdr>
                    </w:div>
                    <w:div w:id="839077039">
                      <w:marLeft w:val="0"/>
                      <w:marRight w:val="0"/>
                      <w:marTop w:val="0"/>
                      <w:marBottom w:val="0"/>
                      <w:divBdr>
                        <w:top w:val="none" w:sz="0" w:space="0" w:color="auto"/>
                        <w:left w:val="none" w:sz="0" w:space="0" w:color="auto"/>
                        <w:bottom w:val="none" w:sz="0" w:space="0" w:color="auto"/>
                        <w:right w:val="none" w:sz="0" w:space="0" w:color="auto"/>
                      </w:divBdr>
                    </w:div>
                    <w:div w:id="1008755289">
                      <w:marLeft w:val="0"/>
                      <w:marRight w:val="0"/>
                      <w:marTop w:val="0"/>
                      <w:marBottom w:val="0"/>
                      <w:divBdr>
                        <w:top w:val="none" w:sz="0" w:space="0" w:color="auto"/>
                        <w:left w:val="none" w:sz="0" w:space="0" w:color="auto"/>
                        <w:bottom w:val="none" w:sz="0" w:space="0" w:color="auto"/>
                        <w:right w:val="none" w:sz="0" w:space="0" w:color="auto"/>
                      </w:divBdr>
                    </w:div>
                  </w:divsChild>
                </w:div>
                <w:div w:id="2140217680">
                  <w:marLeft w:val="0"/>
                  <w:marRight w:val="0"/>
                  <w:marTop w:val="0"/>
                  <w:marBottom w:val="0"/>
                  <w:divBdr>
                    <w:top w:val="none" w:sz="0" w:space="0" w:color="auto"/>
                    <w:left w:val="none" w:sz="0" w:space="0" w:color="auto"/>
                    <w:bottom w:val="none" w:sz="0" w:space="0" w:color="auto"/>
                    <w:right w:val="none" w:sz="0" w:space="0" w:color="auto"/>
                  </w:divBdr>
                  <w:divsChild>
                    <w:div w:id="16678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663376">
          <w:marLeft w:val="0"/>
          <w:marRight w:val="0"/>
          <w:marTop w:val="0"/>
          <w:marBottom w:val="0"/>
          <w:divBdr>
            <w:top w:val="none" w:sz="0" w:space="0" w:color="auto"/>
            <w:left w:val="none" w:sz="0" w:space="0" w:color="auto"/>
            <w:bottom w:val="none" w:sz="0" w:space="0" w:color="auto"/>
            <w:right w:val="none" w:sz="0" w:space="0" w:color="auto"/>
          </w:divBdr>
        </w:div>
        <w:div w:id="632491783">
          <w:marLeft w:val="0"/>
          <w:marRight w:val="0"/>
          <w:marTop w:val="0"/>
          <w:marBottom w:val="0"/>
          <w:divBdr>
            <w:top w:val="none" w:sz="0" w:space="0" w:color="auto"/>
            <w:left w:val="none" w:sz="0" w:space="0" w:color="auto"/>
            <w:bottom w:val="none" w:sz="0" w:space="0" w:color="auto"/>
            <w:right w:val="none" w:sz="0" w:space="0" w:color="auto"/>
          </w:divBdr>
        </w:div>
        <w:div w:id="1436830712">
          <w:marLeft w:val="0"/>
          <w:marRight w:val="0"/>
          <w:marTop w:val="0"/>
          <w:marBottom w:val="0"/>
          <w:divBdr>
            <w:top w:val="none" w:sz="0" w:space="0" w:color="auto"/>
            <w:left w:val="none" w:sz="0" w:space="0" w:color="auto"/>
            <w:bottom w:val="none" w:sz="0" w:space="0" w:color="auto"/>
            <w:right w:val="none" w:sz="0" w:space="0" w:color="auto"/>
          </w:divBdr>
        </w:div>
        <w:div w:id="1830244861">
          <w:marLeft w:val="0"/>
          <w:marRight w:val="0"/>
          <w:marTop w:val="0"/>
          <w:marBottom w:val="0"/>
          <w:divBdr>
            <w:top w:val="none" w:sz="0" w:space="0" w:color="auto"/>
            <w:left w:val="none" w:sz="0" w:space="0" w:color="auto"/>
            <w:bottom w:val="none" w:sz="0" w:space="0" w:color="auto"/>
            <w:right w:val="none" w:sz="0" w:space="0" w:color="auto"/>
          </w:divBdr>
        </w:div>
        <w:div w:id="1881550218">
          <w:marLeft w:val="0"/>
          <w:marRight w:val="0"/>
          <w:marTop w:val="0"/>
          <w:marBottom w:val="0"/>
          <w:divBdr>
            <w:top w:val="none" w:sz="0" w:space="0" w:color="auto"/>
            <w:left w:val="none" w:sz="0" w:space="0" w:color="auto"/>
            <w:bottom w:val="none" w:sz="0" w:space="0" w:color="auto"/>
            <w:right w:val="none" w:sz="0" w:space="0" w:color="auto"/>
          </w:divBdr>
        </w:div>
        <w:div w:id="2065837301">
          <w:marLeft w:val="0"/>
          <w:marRight w:val="0"/>
          <w:marTop w:val="0"/>
          <w:marBottom w:val="0"/>
          <w:divBdr>
            <w:top w:val="none" w:sz="0" w:space="0" w:color="auto"/>
            <w:left w:val="none" w:sz="0" w:space="0" w:color="auto"/>
            <w:bottom w:val="none" w:sz="0" w:space="0" w:color="auto"/>
            <w:right w:val="none" w:sz="0" w:space="0" w:color="auto"/>
          </w:divBdr>
        </w:div>
      </w:divsChild>
    </w:div>
    <w:div w:id="1132022572">
      <w:bodyDiv w:val="1"/>
      <w:marLeft w:val="0"/>
      <w:marRight w:val="0"/>
      <w:marTop w:val="0"/>
      <w:marBottom w:val="0"/>
      <w:divBdr>
        <w:top w:val="none" w:sz="0" w:space="0" w:color="auto"/>
        <w:left w:val="none" w:sz="0" w:space="0" w:color="auto"/>
        <w:bottom w:val="none" w:sz="0" w:space="0" w:color="auto"/>
        <w:right w:val="none" w:sz="0" w:space="0" w:color="auto"/>
      </w:divBdr>
      <w:divsChild>
        <w:div w:id="1074739472">
          <w:marLeft w:val="0"/>
          <w:marRight w:val="0"/>
          <w:marTop w:val="0"/>
          <w:marBottom w:val="0"/>
          <w:divBdr>
            <w:top w:val="none" w:sz="0" w:space="0" w:color="auto"/>
            <w:left w:val="none" w:sz="0" w:space="0" w:color="auto"/>
            <w:bottom w:val="none" w:sz="0" w:space="0" w:color="auto"/>
            <w:right w:val="none" w:sz="0" w:space="0" w:color="auto"/>
          </w:divBdr>
          <w:divsChild>
            <w:div w:id="1421485861">
              <w:marLeft w:val="0"/>
              <w:marRight w:val="0"/>
              <w:marTop w:val="0"/>
              <w:marBottom w:val="0"/>
              <w:divBdr>
                <w:top w:val="none" w:sz="0" w:space="0" w:color="auto"/>
                <w:left w:val="none" w:sz="0" w:space="0" w:color="auto"/>
                <w:bottom w:val="none" w:sz="0" w:space="0" w:color="auto"/>
                <w:right w:val="none" w:sz="0" w:space="0" w:color="auto"/>
              </w:divBdr>
              <w:divsChild>
                <w:div w:id="1441949355">
                  <w:marLeft w:val="0"/>
                  <w:marRight w:val="0"/>
                  <w:marTop w:val="0"/>
                  <w:marBottom w:val="0"/>
                  <w:divBdr>
                    <w:top w:val="none" w:sz="0" w:space="0" w:color="auto"/>
                    <w:left w:val="none" w:sz="0" w:space="0" w:color="auto"/>
                    <w:bottom w:val="none" w:sz="0" w:space="0" w:color="auto"/>
                    <w:right w:val="none" w:sz="0" w:space="0" w:color="auto"/>
                  </w:divBdr>
                  <w:divsChild>
                    <w:div w:id="1006128766">
                      <w:marLeft w:val="0"/>
                      <w:marRight w:val="0"/>
                      <w:marTop w:val="0"/>
                      <w:marBottom w:val="0"/>
                      <w:divBdr>
                        <w:top w:val="none" w:sz="0" w:space="0" w:color="auto"/>
                        <w:left w:val="none" w:sz="0" w:space="0" w:color="auto"/>
                        <w:bottom w:val="none" w:sz="0" w:space="0" w:color="auto"/>
                        <w:right w:val="none" w:sz="0" w:space="0" w:color="auto"/>
                      </w:divBdr>
                      <w:divsChild>
                        <w:div w:id="903611457">
                          <w:marLeft w:val="0"/>
                          <w:marRight w:val="0"/>
                          <w:marTop w:val="0"/>
                          <w:marBottom w:val="0"/>
                          <w:divBdr>
                            <w:top w:val="none" w:sz="0" w:space="0" w:color="auto"/>
                            <w:left w:val="none" w:sz="0" w:space="0" w:color="auto"/>
                            <w:bottom w:val="none" w:sz="0" w:space="0" w:color="auto"/>
                            <w:right w:val="none" w:sz="0" w:space="0" w:color="auto"/>
                          </w:divBdr>
                          <w:divsChild>
                            <w:div w:id="1949122439">
                              <w:marLeft w:val="0"/>
                              <w:marRight w:val="0"/>
                              <w:marTop w:val="0"/>
                              <w:marBottom w:val="0"/>
                              <w:divBdr>
                                <w:top w:val="none" w:sz="0" w:space="0" w:color="auto"/>
                                <w:left w:val="none" w:sz="0" w:space="0" w:color="auto"/>
                                <w:bottom w:val="none" w:sz="0" w:space="0" w:color="auto"/>
                                <w:right w:val="none" w:sz="0" w:space="0" w:color="auto"/>
                              </w:divBdr>
                              <w:divsChild>
                                <w:div w:id="5712692">
                                  <w:marLeft w:val="0"/>
                                  <w:marRight w:val="0"/>
                                  <w:marTop w:val="0"/>
                                  <w:marBottom w:val="0"/>
                                  <w:divBdr>
                                    <w:top w:val="none" w:sz="0" w:space="0" w:color="auto"/>
                                    <w:left w:val="none" w:sz="0" w:space="0" w:color="auto"/>
                                    <w:bottom w:val="none" w:sz="0" w:space="0" w:color="auto"/>
                                    <w:right w:val="none" w:sz="0" w:space="0" w:color="auto"/>
                                  </w:divBdr>
                                  <w:divsChild>
                                    <w:div w:id="1186480796">
                                      <w:marLeft w:val="0"/>
                                      <w:marRight w:val="0"/>
                                      <w:marTop w:val="0"/>
                                      <w:marBottom w:val="0"/>
                                      <w:divBdr>
                                        <w:top w:val="none" w:sz="0" w:space="0" w:color="auto"/>
                                        <w:left w:val="none" w:sz="0" w:space="0" w:color="auto"/>
                                        <w:bottom w:val="none" w:sz="0" w:space="0" w:color="auto"/>
                                        <w:right w:val="none" w:sz="0" w:space="0" w:color="auto"/>
                                      </w:divBdr>
                                      <w:divsChild>
                                        <w:div w:id="316804482">
                                          <w:marLeft w:val="0"/>
                                          <w:marRight w:val="0"/>
                                          <w:marTop w:val="0"/>
                                          <w:marBottom w:val="0"/>
                                          <w:divBdr>
                                            <w:top w:val="none" w:sz="0" w:space="0" w:color="auto"/>
                                            <w:left w:val="none" w:sz="0" w:space="0" w:color="auto"/>
                                            <w:bottom w:val="none" w:sz="0" w:space="0" w:color="auto"/>
                                            <w:right w:val="none" w:sz="0" w:space="0" w:color="auto"/>
                                          </w:divBdr>
                                          <w:divsChild>
                                            <w:div w:id="685717788">
                                              <w:marLeft w:val="0"/>
                                              <w:marRight w:val="0"/>
                                              <w:marTop w:val="0"/>
                                              <w:marBottom w:val="0"/>
                                              <w:divBdr>
                                                <w:top w:val="none" w:sz="0" w:space="0" w:color="auto"/>
                                                <w:left w:val="none" w:sz="0" w:space="0" w:color="auto"/>
                                                <w:bottom w:val="none" w:sz="0" w:space="0" w:color="auto"/>
                                                <w:right w:val="none" w:sz="0" w:space="0" w:color="auto"/>
                                              </w:divBdr>
                                              <w:divsChild>
                                                <w:div w:id="1833639769">
                                                  <w:marLeft w:val="0"/>
                                                  <w:marRight w:val="0"/>
                                                  <w:marTop w:val="0"/>
                                                  <w:marBottom w:val="0"/>
                                                  <w:divBdr>
                                                    <w:top w:val="none" w:sz="0" w:space="0" w:color="auto"/>
                                                    <w:left w:val="none" w:sz="0" w:space="0" w:color="auto"/>
                                                    <w:bottom w:val="none" w:sz="0" w:space="0" w:color="auto"/>
                                                    <w:right w:val="none" w:sz="0" w:space="0" w:color="auto"/>
                                                  </w:divBdr>
                                                  <w:divsChild>
                                                    <w:div w:id="449205981">
                                                      <w:marLeft w:val="0"/>
                                                      <w:marRight w:val="0"/>
                                                      <w:marTop w:val="0"/>
                                                      <w:marBottom w:val="0"/>
                                                      <w:divBdr>
                                                        <w:top w:val="none" w:sz="0" w:space="0" w:color="auto"/>
                                                        <w:left w:val="none" w:sz="0" w:space="0" w:color="auto"/>
                                                        <w:bottom w:val="none" w:sz="0" w:space="0" w:color="auto"/>
                                                        <w:right w:val="none" w:sz="0" w:space="0" w:color="auto"/>
                                                      </w:divBdr>
                                                      <w:divsChild>
                                                        <w:div w:id="1593470097">
                                                          <w:marLeft w:val="0"/>
                                                          <w:marRight w:val="0"/>
                                                          <w:marTop w:val="0"/>
                                                          <w:marBottom w:val="0"/>
                                                          <w:divBdr>
                                                            <w:top w:val="none" w:sz="0" w:space="0" w:color="auto"/>
                                                            <w:left w:val="none" w:sz="0" w:space="0" w:color="auto"/>
                                                            <w:bottom w:val="none" w:sz="0" w:space="0" w:color="auto"/>
                                                            <w:right w:val="none" w:sz="0" w:space="0" w:color="auto"/>
                                                          </w:divBdr>
                                                          <w:divsChild>
                                                            <w:div w:id="1076248049">
                                                              <w:marLeft w:val="0"/>
                                                              <w:marRight w:val="0"/>
                                                              <w:marTop w:val="0"/>
                                                              <w:marBottom w:val="0"/>
                                                              <w:divBdr>
                                                                <w:top w:val="none" w:sz="0" w:space="0" w:color="auto"/>
                                                                <w:left w:val="none" w:sz="0" w:space="0" w:color="auto"/>
                                                                <w:bottom w:val="none" w:sz="0" w:space="0" w:color="auto"/>
                                                                <w:right w:val="none" w:sz="0" w:space="0" w:color="auto"/>
                                                              </w:divBdr>
                                                              <w:divsChild>
                                                                <w:div w:id="738748235">
                                                                  <w:marLeft w:val="0"/>
                                                                  <w:marRight w:val="0"/>
                                                                  <w:marTop w:val="0"/>
                                                                  <w:marBottom w:val="0"/>
                                                                  <w:divBdr>
                                                                    <w:top w:val="none" w:sz="0" w:space="0" w:color="auto"/>
                                                                    <w:left w:val="none" w:sz="0" w:space="0" w:color="auto"/>
                                                                    <w:bottom w:val="none" w:sz="0" w:space="0" w:color="auto"/>
                                                                    <w:right w:val="none" w:sz="0" w:space="0" w:color="auto"/>
                                                                  </w:divBdr>
                                                                  <w:divsChild>
                                                                    <w:div w:id="168789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33713059">
      <w:bodyDiv w:val="1"/>
      <w:marLeft w:val="0"/>
      <w:marRight w:val="0"/>
      <w:marTop w:val="0"/>
      <w:marBottom w:val="0"/>
      <w:divBdr>
        <w:top w:val="none" w:sz="0" w:space="0" w:color="auto"/>
        <w:left w:val="none" w:sz="0" w:space="0" w:color="auto"/>
        <w:bottom w:val="none" w:sz="0" w:space="0" w:color="auto"/>
        <w:right w:val="none" w:sz="0" w:space="0" w:color="auto"/>
      </w:divBdr>
    </w:div>
    <w:div w:id="1201669538">
      <w:bodyDiv w:val="1"/>
      <w:marLeft w:val="0"/>
      <w:marRight w:val="0"/>
      <w:marTop w:val="0"/>
      <w:marBottom w:val="0"/>
      <w:divBdr>
        <w:top w:val="none" w:sz="0" w:space="0" w:color="auto"/>
        <w:left w:val="none" w:sz="0" w:space="0" w:color="auto"/>
        <w:bottom w:val="none" w:sz="0" w:space="0" w:color="auto"/>
        <w:right w:val="none" w:sz="0" w:space="0" w:color="auto"/>
      </w:divBdr>
      <w:divsChild>
        <w:div w:id="824705056">
          <w:marLeft w:val="0"/>
          <w:marRight w:val="0"/>
          <w:marTop w:val="0"/>
          <w:marBottom w:val="0"/>
          <w:divBdr>
            <w:top w:val="none" w:sz="0" w:space="0" w:color="auto"/>
            <w:left w:val="none" w:sz="0" w:space="0" w:color="auto"/>
            <w:bottom w:val="none" w:sz="0" w:space="0" w:color="auto"/>
            <w:right w:val="none" w:sz="0" w:space="0" w:color="auto"/>
          </w:divBdr>
          <w:divsChild>
            <w:div w:id="781537020">
              <w:marLeft w:val="0"/>
              <w:marRight w:val="0"/>
              <w:marTop w:val="0"/>
              <w:marBottom w:val="0"/>
              <w:divBdr>
                <w:top w:val="none" w:sz="0" w:space="0" w:color="auto"/>
                <w:left w:val="none" w:sz="0" w:space="0" w:color="auto"/>
                <w:bottom w:val="none" w:sz="0" w:space="0" w:color="auto"/>
                <w:right w:val="none" w:sz="0" w:space="0" w:color="auto"/>
              </w:divBdr>
              <w:divsChild>
                <w:div w:id="811825045">
                  <w:marLeft w:val="0"/>
                  <w:marRight w:val="0"/>
                  <w:marTop w:val="0"/>
                  <w:marBottom w:val="0"/>
                  <w:divBdr>
                    <w:top w:val="none" w:sz="0" w:space="0" w:color="auto"/>
                    <w:left w:val="none" w:sz="0" w:space="0" w:color="auto"/>
                    <w:bottom w:val="none" w:sz="0" w:space="0" w:color="auto"/>
                    <w:right w:val="none" w:sz="0" w:space="0" w:color="auto"/>
                  </w:divBdr>
                  <w:divsChild>
                    <w:div w:id="1526282455">
                      <w:marLeft w:val="0"/>
                      <w:marRight w:val="0"/>
                      <w:marTop w:val="0"/>
                      <w:marBottom w:val="0"/>
                      <w:divBdr>
                        <w:top w:val="none" w:sz="0" w:space="0" w:color="auto"/>
                        <w:left w:val="none" w:sz="0" w:space="0" w:color="auto"/>
                        <w:bottom w:val="none" w:sz="0" w:space="0" w:color="auto"/>
                        <w:right w:val="none" w:sz="0" w:space="0" w:color="auto"/>
                      </w:divBdr>
                      <w:divsChild>
                        <w:div w:id="992831000">
                          <w:marLeft w:val="0"/>
                          <w:marRight w:val="0"/>
                          <w:marTop w:val="0"/>
                          <w:marBottom w:val="0"/>
                          <w:divBdr>
                            <w:top w:val="none" w:sz="0" w:space="0" w:color="auto"/>
                            <w:left w:val="none" w:sz="0" w:space="0" w:color="auto"/>
                            <w:bottom w:val="none" w:sz="0" w:space="0" w:color="auto"/>
                            <w:right w:val="none" w:sz="0" w:space="0" w:color="auto"/>
                          </w:divBdr>
                          <w:divsChild>
                            <w:div w:id="1503861340">
                              <w:marLeft w:val="0"/>
                              <w:marRight w:val="0"/>
                              <w:marTop w:val="0"/>
                              <w:marBottom w:val="0"/>
                              <w:divBdr>
                                <w:top w:val="none" w:sz="0" w:space="0" w:color="auto"/>
                                <w:left w:val="none" w:sz="0" w:space="0" w:color="auto"/>
                                <w:bottom w:val="none" w:sz="0" w:space="0" w:color="auto"/>
                                <w:right w:val="none" w:sz="0" w:space="0" w:color="auto"/>
                              </w:divBdr>
                              <w:divsChild>
                                <w:div w:id="1813019359">
                                  <w:marLeft w:val="0"/>
                                  <w:marRight w:val="0"/>
                                  <w:marTop w:val="0"/>
                                  <w:marBottom w:val="0"/>
                                  <w:divBdr>
                                    <w:top w:val="none" w:sz="0" w:space="0" w:color="auto"/>
                                    <w:left w:val="none" w:sz="0" w:space="0" w:color="auto"/>
                                    <w:bottom w:val="none" w:sz="0" w:space="0" w:color="auto"/>
                                    <w:right w:val="none" w:sz="0" w:space="0" w:color="auto"/>
                                  </w:divBdr>
                                  <w:divsChild>
                                    <w:div w:id="1169716722">
                                      <w:marLeft w:val="0"/>
                                      <w:marRight w:val="0"/>
                                      <w:marTop w:val="0"/>
                                      <w:marBottom w:val="0"/>
                                      <w:divBdr>
                                        <w:top w:val="none" w:sz="0" w:space="0" w:color="auto"/>
                                        <w:left w:val="none" w:sz="0" w:space="0" w:color="auto"/>
                                        <w:bottom w:val="none" w:sz="0" w:space="0" w:color="auto"/>
                                        <w:right w:val="none" w:sz="0" w:space="0" w:color="auto"/>
                                      </w:divBdr>
                                      <w:divsChild>
                                        <w:div w:id="1183284628">
                                          <w:marLeft w:val="0"/>
                                          <w:marRight w:val="0"/>
                                          <w:marTop w:val="0"/>
                                          <w:marBottom w:val="0"/>
                                          <w:divBdr>
                                            <w:top w:val="none" w:sz="0" w:space="0" w:color="auto"/>
                                            <w:left w:val="none" w:sz="0" w:space="0" w:color="auto"/>
                                            <w:bottom w:val="none" w:sz="0" w:space="0" w:color="auto"/>
                                            <w:right w:val="none" w:sz="0" w:space="0" w:color="auto"/>
                                          </w:divBdr>
                                          <w:divsChild>
                                            <w:div w:id="1012531829">
                                              <w:marLeft w:val="0"/>
                                              <w:marRight w:val="0"/>
                                              <w:marTop w:val="0"/>
                                              <w:marBottom w:val="0"/>
                                              <w:divBdr>
                                                <w:top w:val="none" w:sz="0" w:space="0" w:color="auto"/>
                                                <w:left w:val="none" w:sz="0" w:space="0" w:color="auto"/>
                                                <w:bottom w:val="none" w:sz="0" w:space="0" w:color="auto"/>
                                                <w:right w:val="none" w:sz="0" w:space="0" w:color="auto"/>
                                              </w:divBdr>
                                              <w:divsChild>
                                                <w:div w:id="1967395299">
                                                  <w:marLeft w:val="0"/>
                                                  <w:marRight w:val="0"/>
                                                  <w:marTop w:val="0"/>
                                                  <w:marBottom w:val="0"/>
                                                  <w:divBdr>
                                                    <w:top w:val="none" w:sz="0" w:space="0" w:color="auto"/>
                                                    <w:left w:val="none" w:sz="0" w:space="0" w:color="auto"/>
                                                    <w:bottom w:val="none" w:sz="0" w:space="0" w:color="auto"/>
                                                    <w:right w:val="none" w:sz="0" w:space="0" w:color="auto"/>
                                                  </w:divBdr>
                                                  <w:divsChild>
                                                    <w:div w:id="1842894373">
                                                      <w:marLeft w:val="0"/>
                                                      <w:marRight w:val="0"/>
                                                      <w:marTop w:val="0"/>
                                                      <w:marBottom w:val="0"/>
                                                      <w:divBdr>
                                                        <w:top w:val="none" w:sz="0" w:space="0" w:color="auto"/>
                                                        <w:left w:val="none" w:sz="0" w:space="0" w:color="auto"/>
                                                        <w:bottom w:val="none" w:sz="0" w:space="0" w:color="auto"/>
                                                        <w:right w:val="none" w:sz="0" w:space="0" w:color="auto"/>
                                                      </w:divBdr>
                                                      <w:divsChild>
                                                        <w:div w:id="1246378681">
                                                          <w:marLeft w:val="0"/>
                                                          <w:marRight w:val="0"/>
                                                          <w:marTop w:val="0"/>
                                                          <w:marBottom w:val="0"/>
                                                          <w:divBdr>
                                                            <w:top w:val="none" w:sz="0" w:space="0" w:color="auto"/>
                                                            <w:left w:val="none" w:sz="0" w:space="0" w:color="auto"/>
                                                            <w:bottom w:val="none" w:sz="0" w:space="0" w:color="auto"/>
                                                            <w:right w:val="none" w:sz="0" w:space="0" w:color="auto"/>
                                                          </w:divBdr>
                                                          <w:divsChild>
                                                            <w:div w:id="2064986971">
                                                              <w:marLeft w:val="0"/>
                                                              <w:marRight w:val="0"/>
                                                              <w:marTop w:val="0"/>
                                                              <w:marBottom w:val="0"/>
                                                              <w:divBdr>
                                                                <w:top w:val="none" w:sz="0" w:space="0" w:color="auto"/>
                                                                <w:left w:val="none" w:sz="0" w:space="0" w:color="auto"/>
                                                                <w:bottom w:val="none" w:sz="0" w:space="0" w:color="auto"/>
                                                                <w:right w:val="none" w:sz="0" w:space="0" w:color="auto"/>
                                                              </w:divBdr>
                                                              <w:divsChild>
                                                                <w:div w:id="1046836349">
                                                                  <w:marLeft w:val="0"/>
                                                                  <w:marRight w:val="0"/>
                                                                  <w:marTop w:val="0"/>
                                                                  <w:marBottom w:val="0"/>
                                                                  <w:divBdr>
                                                                    <w:top w:val="none" w:sz="0" w:space="0" w:color="auto"/>
                                                                    <w:left w:val="none" w:sz="0" w:space="0" w:color="auto"/>
                                                                    <w:bottom w:val="none" w:sz="0" w:space="0" w:color="auto"/>
                                                                    <w:right w:val="none" w:sz="0" w:space="0" w:color="auto"/>
                                                                  </w:divBdr>
                                                                  <w:divsChild>
                                                                    <w:div w:id="128773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03715338">
      <w:bodyDiv w:val="1"/>
      <w:marLeft w:val="0"/>
      <w:marRight w:val="0"/>
      <w:marTop w:val="0"/>
      <w:marBottom w:val="0"/>
      <w:divBdr>
        <w:top w:val="none" w:sz="0" w:space="0" w:color="auto"/>
        <w:left w:val="none" w:sz="0" w:space="0" w:color="auto"/>
        <w:bottom w:val="none" w:sz="0" w:space="0" w:color="auto"/>
        <w:right w:val="none" w:sz="0" w:space="0" w:color="auto"/>
      </w:divBdr>
      <w:divsChild>
        <w:div w:id="1402830749">
          <w:marLeft w:val="0"/>
          <w:marRight w:val="0"/>
          <w:marTop w:val="0"/>
          <w:marBottom w:val="0"/>
          <w:divBdr>
            <w:top w:val="none" w:sz="0" w:space="0" w:color="auto"/>
            <w:left w:val="none" w:sz="0" w:space="0" w:color="auto"/>
            <w:bottom w:val="none" w:sz="0" w:space="0" w:color="auto"/>
            <w:right w:val="none" w:sz="0" w:space="0" w:color="auto"/>
          </w:divBdr>
          <w:divsChild>
            <w:div w:id="196484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6201">
      <w:bodyDiv w:val="1"/>
      <w:marLeft w:val="0"/>
      <w:marRight w:val="0"/>
      <w:marTop w:val="0"/>
      <w:marBottom w:val="0"/>
      <w:divBdr>
        <w:top w:val="none" w:sz="0" w:space="0" w:color="auto"/>
        <w:left w:val="none" w:sz="0" w:space="0" w:color="auto"/>
        <w:bottom w:val="none" w:sz="0" w:space="0" w:color="auto"/>
        <w:right w:val="none" w:sz="0" w:space="0" w:color="auto"/>
      </w:divBdr>
    </w:div>
    <w:div w:id="1240628771">
      <w:bodyDiv w:val="1"/>
      <w:marLeft w:val="0"/>
      <w:marRight w:val="0"/>
      <w:marTop w:val="0"/>
      <w:marBottom w:val="0"/>
      <w:divBdr>
        <w:top w:val="none" w:sz="0" w:space="0" w:color="auto"/>
        <w:left w:val="none" w:sz="0" w:space="0" w:color="auto"/>
        <w:bottom w:val="none" w:sz="0" w:space="0" w:color="auto"/>
        <w:right w:val="none" w:sz="0" w:space="0" w:color="auto"/>
      </w:divBdr>
      <w:divsChild>
        <w:div w:id="352728033">
          <w:marLeft w:val="0"/>
          <w:marRight w:val="0"/>
          <w:marTop w:val="0"/>
          <w:marBottom w:val="120"/>
          <w:divBdr>
            <w:top w:val="single" w:sz="2" w:space="3" w:color="auto"/>
            <w:left w:val="single" w:sz="2" w:space="0" w:color="auto"/>
            <w:bottom w:val="single" w:sz="2" w:space="3" w:color="auto"/>
            <w:right w:val="single" w:sz="2" w:space="0" w:color="auto"/>
          </w:divBdr>
          <w:divsChild>
            <w:div w:id="682782144">
              <w:marLeft w:val="60"/>
              <w:marRight w:val="120"/>
              <w:marTop w:val="0"/>
              <w:marBottom w:val="0"/>
              <w:divBdr>
                <w:top w:val="single" w:sz="2" w:space="0" w:color="auto"/>
                <w:left w:val="single" w:sz="2" w:space="0" w:color="auto"/>
                <w:bottom w:val="single" w:sz="2" w:space="0" w:color="auto"/>
                <w:right w:val="single" w:sz="2" w:space="0" w:color="auto"/>
              </w:divBdr>
            </w:div>
          </w:divsChild>
        </w:div>
        <w:div w:id="1193959826">
          <w:marLeft w:val="0"/>
          <w:marRight w:val="0"/>
          <w:marTop w:val="0"/>
          <w:marBottom w:val="0"/>
          <w:divBdr>
            <w:top w:val="single" w:sz="2" w:space="0" w:color="auto"/>
            <w:left w:val="single" w:sz="2" w:space="0" w:color="auto"/>
            <w:bottom w:val="single" w:sz="2" w:space="0" w:color="auto"/>
            <w:right w:val="single" w:sz="2" w:space="0" w:color="auto"/>
          </w:divBdr>
          <w:divsChild>
            <w:div w:id="2101637066">
              <w:marLeft w:val="0"/>
              <w:marRight w:val="0"/>
              <w:marTop w:val="0"/>
              <w:marBottom w:val="0"/>
              <w:divBdr>
                <w:top w:val="single" w:sz="2" w:space="0" w:color="auto"/>
                <w:left w:val="single" w:sz="2" w:space="0" w:color="auto"/>
                <w:bottom w:val="single" w:sz="2" w:space="0" w:color="auto"/>
                <w:right w:val="single" w:sz="2" w:space="0" w:color="auto"/>
              </w:divBdr>
              <w:divsChild>
                <w:div w:id="1729985992">
                  <w:marLeft w:val="0"/>
                  <w:marRight w:val="0"/>
                  <w:marTop w:val="0"/>
                  <w:marBottom w:val="0"/>
                  <w:divBdr>
                    <w:top w:val="single" w:sz="2" w:space="0" w:color="auto"/>
                    <w:left w:val="single" w:sz="2" w:space="0" w:color="auto"/>
                    <w:bottom w:val="single" w:sz="2" w:space="0" w:color="auto"/>
                    <w:right w:val="single" w:sz="2" w:space="0" w:color="auto"/>
                  </w:divBdr>
                  <w:divsChild>
                    <w:div w:id="1573194679">
                      <w:marLeft w:val="0"/>
                      <w:marRight w:val="0"/>
                      <w:marTop w:val="0"/>
                      <w:marBottom w:val="0"/>
                      <w:divBdr>
                        <w:top w:val="single" w:sz="2" w:space="0" w:color="auto"/>
                        <w:left w:val="single" w:sz="2" w:space="0" w:color="auto"/>
                        <w:bottom w:val="single" w:sz="2" w:space="0" w:color="auto"/>
                        <w:right w:val="single" w:sz="2" w:space="0" w:color="auto"/>
                      </w:divBdr>
                      <w:divsChild>
                        <w:div w:id="152531508">
                          <w:marLeft w:val="0"/>
                          <w:marRight w:val="0"/>
                          <w:marTop w:val="0"/>
                          <w:marBottom w:val="0"/>
                          <w:divBdr>
                            <w:top w:val="single" w:sz="2" w:space="0" w:color="auto"/>
                            <w:left w:val="single" w:sz="2" w:space="0" w:color="auto"/>
                            <w:bottom w:val="single" w:sz="2" w:space="0" w:color="auto"/>
                            <w:right w:val="single" w:sz="2" w:space="0" w:color="auto"/>
                          </w:divBdr>
                          <w:divsChild>
                            <w:div w:id="16559869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01306878">
      <w:bodyDiv w:val="1"/>
      <w:marLeft w:val="0"/>
      <w:marRight w:val="0"/>
      <w:marTop w:val="0"/>
      <w:marBottom w:val="0"/>
      <w:divBdr>
        <w:top w:val="none" w:sz="0" w:space="0" w:color="auto"/>
        <w:left w:val="none" w:sz="0" w:space="0" w:color="auto"/>
        <w:bottom w:val="none" w:sz="0" w:space="0" w:color="auto"/>
        <w:right w:val="none" w:sz="0" w:space="0" w:color="auto"/>
      </w:divBdr>
    </w:div>
    <w:div w:id="1317147076">
      <w:bodyDiv w:val="1"/>
      <w:marLeft w:val="0"/>
      <w:marRight w:val="0"/>
      <w:marTop w:val="0"/>
      <w:marBottom w:val="0"/>
      <w:divBdr>
        <w:top w:val="none" w:sz="0" w:space="0" w:color="auto"/>
        <w:left w:val="none" w:sz="0" w:space="0" w:color="auto"/>
        <w:bottom w:val="none" w:sz="0" w:space="0" w:color="auto"/>
        <w:right w:val="none" w:sz="0" w:space="0" w:color="auto"/>
      </w:divBdr>
      <w:divsChild>
        <w:div w:id="1163158170">
          <w:marLeft w:val="0"/>
          <w:marRight w:val="0"/>
          <w:marTop w:val="0"/>
          <w:marBottom w:val="0"/>
          <w:divBdr>
            <w:top w:val="none" w:sz="0" w:space="0" w:color="auto"/>
            <w:left w:val="none" w:sz="0" w:space="0" w:color="auto"/>
            <w:bottom w:val="none" w:sz="0" w:space="0" w:color="auto"/>
            <w:right w:val="none" w:sz="0" w:space="0" w:color="auto"/>
          </w:divBdr>
          <w:divsChild>
            <w:div w:id="498037663">
              <w:marLeft w:val="0"/>
              <w:marRight w:val="0"/>
              <w:marTop w:val="0"/>
              <w:marBottom w:val="0"/>
              <w:divBdr>
                <w:top w:val="none" w:sz="0" w:space="0" w:color="auto"/>
                <w:left w:val="none" w:sz="0" w:space="0" w:color="auto"/>
                <w:bottom w:val="none" w:sz="0" w:space="0" w:color="auto"/>
                <w:right w:val="none" w:sz="0" w:space="0" w:color="auto"/>
              </w:divBdr>
              <w:divsChild>
                <w:div w:id="1737430819">
                  <w:marLeft w:val="0"/>
                  <w:marRight w:val="0"/>
                  <w:marTop w:val="0"/>
                  <w:marBottom w:val="0"/>
                  <w:divBdr>
                    <w:top w:val="none" w:sz="0" w:space="0" w:color="auto"/>
                    <w:left w:val="none" w:sz="0" w:space="0" w:color="auto"/>
                    <w:bottom w:val="none" w:sz="0" w:space="0" w:color="auto"/>
                    <w:right w:val="none" w:sz="0" w:space="0" w:color="auto"/>
                  </w:divBdr>
                  <w:divsChild>
                    <w:div w:id="1288319516">
                      <w:marLeft w:val="0"/>
                      <w:marRight w:val="0"/>
                      <w:marTop w:val="0"/>
                      <w:marBottom w:val="0"/>
                      <w:divBdr>
                        <w:top w:val="none" w:sz="0" w:space="0" w:color="auto"/>
                        <w:left w:val="none" w:sz="0" w:space="0" w:color="auto"/>
                        <w:bottom w:val="none" w:sz="0" w:space="0" w:color="auto"/>
                        <w:right w:val="none" w:sz="0" w:space="0" w:color="auto"/>
                      </w:divBdr>
                      <w:divsChild>
                        <w:div w:id="1340039383">
                          <w:marLeft w:val="0"/>
                          <w:marRight w:val="0"/>
                          <w:marTop w:val="0"/>
                          <w:marBottom w:val="0"/>
                          <w:divBdr>
                            <w:top w:val="none" w:sz="0" w:space="0" w:color="auto"/>
                            <w:left w:val="none" w:sz="0" w:space="0" w:color="auto"/>
                            <w:bottom w:val="none" w:sz="0" w:space="0" w:color="auto"/>
                            <w:right w:val="none" w:sz="0" w:space="0" w:color="auto"/>
                          </w:divBdr>
                          <w:divsChild>
                            <w:div w:id="1210075427">
                              <w:marLeft w:val="0"/>
                              <w:marRight w:val="0"/>
                              <w:marTop w:val="0"/>
                              <w:marBottom w:val="0"/>
                              <w:divBdr>
                                <w:top w:val="none" w:sz="0" w:space="0" w:color="auto"/>
                                <w:left w:val="none" w:sz="0" w:space="0" w:color="auto"/>
                                <w:bottom w:val="none" w:sz="0" w:space="0" w:color="auto"/>
                                <w:right w:val="none" w:sz="0" w:space="0" w:color="auto"/>
                              </w:divBdr>
                              <w:divsChild>
                                <w:div w:id="1544709576">
                                  <w:marLeft w:val="0"/>
                                  <w:marRight w:val="0"/>
                                  <w:marTop w:val="0"/>
                                  <w:marBottom w:val="0"/>
                                  <w:divBdr>
                                    <w:top w:val="none" w:sz="0" w:space="0" w:color="auto"/>
                                    <w:left w:val="none" w:sz="0" w:space="0" w:color="auto"/>
                                    <w:bottom w:val="none" w:sz="0" w:space="0" w:color="auto"/>
                                    <w:right w:val="none" w:sz="0" w:space="0" w:color="auto"/>
                                  </w:divBdr>
                                  <w:divsChild>
                                    <w:div w:id="1203597249">
                                      <w:marLeft w:val="0"/>
                                      <w:marRight w:val="0"/>
                                      <w:marTop w:val="0"/>
                                      <w:marBottom w:val="0"/>
                                      <w:divBdr>
                                        <w:top w:val="none" w:sz="0" w:space="0" w:color="auto"/>
                                        <w:left w:val="none" w:sz="0" w:space="0" w:color="auto"/>
                                        <w:bottom w:val="none" w:sz="0" w:space="0" w:color="auto"/>
                                        <w:right w:val="none" w:sz="0" w:space="0" w:color="auto"/>
                                      </w:divBdr>
                                      <w:divsChild>
                                        <w:div w:id="1918318711">
                                          <w:marLeft w:val="0"/>
                                          <w:marRight w:val="0"/>
                                          <w:marTop w:val="0"/>
                                          <w:marBottom w:val="0"/>
                                          <w:divBdr>
                                            <w:top w:val="none" w:sz="0" w:space="0" w:color="auto"/>
                                            <w:left w:val="none" w:sz="0" w:space="0" w:color="auto"/>
                                            <w:bottom w:val="none" w:sz="0" w:space="0" w:color="auto"/>
                                            <w:right w:val="none" w:sz="0" w:space="0" w:color="auto"/>
                                          </w:divBdr>
                                          <w:divsChild>
                                            <w:div w:id="741610837">
                                              <w:marLeft w:val="0"/>
                                              <w:marRight w:val="0"/>
                                              <w:marTop w:val="0"/>
                                              <w:marBottom w:val="0"/>
                                              <w:divBdr>
                                                <w:top w:val="none" w:sz="0" w:space="0" w:color="auto"/>
                                                <w:left w:val="none" w:sz="0" w:space="0" w:color="auto"/>
                                                <w:bottom w:val="none" w:sz="0" w:space="0" w:color="auto"/>
                                                <w:right w:val="none" w:sz="0" w:space="0" w:color="auto"/>
                                              </w:divBdr>
                                              <w:divsChild>
                                                <w:div w:id="1306545315">
                                                  <w:marLeft w:val="0"/>
                                                  <w:marRight w:val="0"/>
                                                  <w:marTop w:val="0"/>
                                                  <w:marBottom w:val="0"/>
                                                  <w:divBdr>
                                                    <w:top w:val="none" w:sz="0" w:space="0" w:color="auto"/>
                                                    <w:left w:val="none" w:sz="0" w:space="0" w:color="auto"/>
                                                    <w:bottom w:val="none" w:sz="0" w:space="0" w:color="auto"/>
                                                    <w:right w:val="none" w:sz="0" w:space="0" w:color="auto"/>
                                                  </w:divBdr>
                                                  <w:divsChild>
                                                    <w:div w:id="691227155">
                                                      <w:marLeft w:val="0"/>
                                                      <w:marRight w:val="0"/>
                                                      <w:marTop w:val="0"/>
                                                      <w:marBottom w:val="0"/>
                                                      <w:divBdr>
                                                        <w:top w:val="none" w:sz="0" w:space="0" w:color="auto"/>
                                                        <w:left w:val="none" w:sz="0" w:space="0" w:color="auto"/>
                                                        <w:bottom w:val="none" w:sz="0" w:space="0" w:color="auto"/>
                                                        <w:right w:val="none" w:sz="0" w:space="0" w:color="auto"/>
                                                      </w:divBdr>
                                                      <w:divsChild>
                                                        <w:div w:id="17121602">
                                                          <w:marLeft w:val="0"/>
                                                          <w:marRight w:val="0"/>
                                                          <w:marTop w:val="0"/>
                                                          <w:marBottom w:val="0"/>
                                                          <w:divBdr>
                                                            <w:top w:val="none" w:sz="0" w:space="0" w:color="auto"/>
                                                            <w:left w:val="none" w:sz="0" w:space="0" w:color="auto"/>
                                                            <w:bottom w:val="none" w:sz="0" w:space="0" w:color="auto"/>
                                                            <w:right w:val="none" w:sz="0" w:space="0" w:color="auto"/>
                                                          </w:divBdr>
                                                          <w:divsChild>
                                                            <w:div w:id="771127328">
                                                              <w:marLeft w:val="0"/>
                                                              <w:marRight w:val="0"/>
                                                              <w:marTop w:val="0"/>
                                                              <w:marBottom w:val="0"/>
                                                              <w:divBdr>
                                                                <w:top w:val="none" w:sz="0" w:space="0" w:color="auto"/>
                                                                <w:left w:val="none" w:sz="0" w:space="0" w:color="auto"/>
                                                                <w:bottom w:val="none" w:sz="0" w:space="0" w:color="auto"/>
                                                                <w:right w:val="none" w:sz="0" w:space="0" w:color="auto"/>
                                                              </w:divBdr>
                                                              <w:divsChild>
                                                                <w:div w:id="1466045346">
                                                                  <w:marLeft w:val="0"/>
                                                                  <w:marRight w:val="0"/>
                                                                  <w:marTop w:val="0"/>
                                                                  <w:marBottom w:val="0"/>
                                                                  <w:divBdr>
                                                                    <w:top w:val="none" w:sz="0" w:space="0" w:color="auto"/>
                                                                    <w:left w:val="none" w:sz="0" w:space="0" w:color="auto"/>
                                                                    <w:bottom w:val="none" w:sz="0" w:space="0" w:color="auto"/>
                                                                    <w:right w:val="none" w:sz="0" w:space="0" w:color="auto"/>
                                                                  </w:divBdr>
                                                                  <w:divsChild>
                                                                    <w:div w:id="4322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92381784">
      <w:bodyDiv w:val="1"/>
      <w:marLeft w:val="0"/>
      <w:marRight w:val="0"/>
      <w:marTop w:val="0"/>
      <w:marBottom w:val="0"/>
      <w:divBdr>
        <w:top w:val="none" w:sz="0" w:space="0" w:color="auto"/>
        <w:left w:val="none" w:sz="0" w:space="0" w:color="auto"/>
        <w:bottom w:val="none" w:sz="0" w:space="0" w:color="auto"/>
        <w:right w:val="none" w:sz="0" w:space="0" w:color="auto"/>
      </w:divBdr>
      <w:divsChild>
        <w:div w:id="17855184">
          <w:marLeft w:val="0"/>
          <w:marRight w:val="0"/>
          <w:marTop w:val="0"/>
          <w:marBottom w:val="0"/>
          <w:divBdr>
            <w:top w:val="none" w:sz="0" w:space="0" w:color="auto"/>
            <w:left w:val="none" w:sz="0" w:space="0" w:color="auto"/>
            <w:bottom w:val="none" w:sz="0" w:space="0" w:color="auto"/>
            <w:right w:val="none" w:sz="0" w:space="0" w:color="auto"/>
          </w:divBdr>
          <w:divsChild>
            <w:div w:id="1453282060">
              <w:marLeft w:val="0"/>
              <w:marRight w:val="0"/>
              <w:marTop w:val="0"/>
              <w:marBottom w:val="0"/>
              <w:divBdr>
                <w:top w:val="none" w:sz="0" w:space="0" w:color="auto"/>
                <w:left w:val="none" w:sz="0" w:space="0" w:color="auto"/>
                <w:bottom w:val="none" w:sz="0" w:space="0" w:color="auto"/>
                <w:right w:val="none" w:sz="0" w:space="0" w:color="auto"/>
              </w:divBdr>
              <w:divsChild>
                <w:div w:id="782379423">
                  <w:marLeft w:val="0"/>
                  <w:marRight w:val="0"/>
                  <w:marTop w:val="0"/>
                  <w:marBottom w:val="0"/>
                  <w:divBdr>
                    <w:top w:val="none" w:sz="0" w:space="0" w:color="auto"/>
                    <w:left w:val="none" w:sz="0" w:space="0" w:color="auto"/>
                    <w:bottom w:val="none" w:sz="0" w:space="0" w:color="auto"/>
                    <w:right w:val="none" w:sz="0" w:space="0" w:color="auto"/>
                  </w:divBdr>
                  <w:divsChild>
                    <w:div w:id="863129463">
                      <w:marLeft w:val="0"/>
                      <w:marRight w:val="0"/>
                      <w:marTop w:val="0"/>
                      <w:marBottom w:val="0"/>
                      <w:divBdr>
                        <w:top w:val="none" w:sz="0" w:space="0" w:color="auto"/>
                        <w:left w:val="none" w:sz="0" w:space="0" w:color="auto"/>
                        <w:bottom w:val="none" w:sz="0" w:space="0" w:color="auto"/>
                        <w:right w:val="none" w:sz="0" w:space="0" w:color="auto"/>
                      </w:divBdr>
                      <w:divsChild>
                        <w:div w:id="870653952">
                          <w:marLeft w:val="0"/>
                          <w:marRight w:val="0"/>
                          <w:marTop w:val="0"/>
                          <w:marBottom w:val="0"/>
                          <w:divBdr>
                            <w:top w:val="none" w:sz="0" w:space="0" w:color="auto"/>
                            <w:left w:val="none" w:sz="0" w:space="0" w:color="auto"/>
                            <w:bottom w:val="none" w:sz="0" w:space="0" w:color="auto"/>
                            <w:right w:val="none" w:sz="0" w:space="0" w:color="auto"/>
                          </w:divBdr>
                          <w:divsChild>
                            <w:div w:id="1300454601">
                              <w:marLeft w:val="0"/>
                              <w:marRight w:val="0"/>
                              <w:marTop w:val="0"/>
                              <w:marBottom w:val="0"/>
                              <w:divBdr>
                                <w:top w:val="none" w:sz="0" w:space="0" w:color="auto"/>
                                <w:left w:val="none" w:sz="0" w:space="0" w:color="auto"/>
                                <w:bottom w:val="none" w:sz="0" w:space="0" w:color="auto"/>
                                <w:right w:val="none" w:sz="0" w:space="0" w:color="auto"/>
                              </w:divBdr>
                              <w:divsChild>
                                <w:div w:id="47998181">
                                  <w:marLeft w:val="0"/>
                                  <w:marRight w:val="0"/>
                                  <w:marTop w:val="0"/>
                                  <w:marBottom w:val="0"/>
                                  <w:divBdr>
                                    <w:top w:val="none" w:sz="0" w:space="0" w:color="auto"/>
                                    <w:left w:val="none" w:sz="0" w:space="0" w:color="auto"/>
                                    <w:bottom w:val="none" w:sz="0" w:space="0" w:color="auto"/>
                                    <w:right w:val="none" w:sz="0" w:space="0" w:color="auto"/>
                                  </w:divBdr>
                                  <w:divsChild>
                                    <w:div w:id="1946451273">
                                      <w:marLeft w:val="0"/>
                                      <w:marRight w:val="0"/>
                                      <w:marTop w:val="0"/>
                                      <w:marBottom w:val="0"/>
                                      <w:divBdr>
                                        <w:top w:val="none" w:sz="0" w:space="0" w:color="auto"/>
                                        <w:left w:val="none" w:sz="0" w:space="0" w:color="auto"/>
                                        <w:bottom w:val="none" w:sz="0" w:space="0" w:color="auto"/>
                                        <w:right w:val="none" w:sz="0" w:space="0" w:color="auto"/>
                                      </w:divBdr>
                                      <w:divsChild>
                                        <w:div w:id="1810630229">
                                          <w:marLeft w:val="0"/>
                                          <w:marRight w:val="0"/>
                                          <w:marTop w:val="0"/>
                                          <w:marBottom w:val="0"/>
                                          <w:divBdr>
                                            <w:top w:val="none" w:sz="0" w:space="0" w:color="auto"/>
                                            <w:left w:val="none" w:sz="0" w:space="0" w:color="auto"/>
                                            <w:bottom w:val="none" w:sz="0" w:space="0" w:color="auto"/>
                                            <w:right w:val="none" w:sz="0" w:space="0" w:color="auto"/>
                                          </w:divBdr>
                                          <w:divsChild>
                                            <w:div w:id="11419845">
                                              <w:marLeft w:val="0"/>
                                              <w:marRight w:val="0"/>
                                              <w:marTop w:val="0"/>
                                              <w:marBottom w:val="0"/>
                                              <w:divBdr>
                                                <w:top w:val="none" w:sz="0" w:space="0" w:color="auto"/>
                                                <w:left w:val="none" w:sz="0" w:space="0" w:color="auto"/>
                                                <w:bottom w:val="none" w:sz="0" w:space="0" w:color="auto"/>
                                                <w:right w:val="none" w:sz="0" w:space="0" w:color="auto"/>
                                              </w:divBdr>
                                              <w:divsChild>
                                                <w:div w:id="1649554569">
                                                  <w:marLeft w:val="0"/>
                                                  <w:marRight w:val="0"/>
                                                  <w:marTop w:val="0"/>
                                                  <w:marBottom w:val="0"/>
                                                  <w:divBdr>
                                                    <w:top w:val="none" w:sz="0" w:space="0" w:color="auto"/>
                                                    <w:left w:val="none" w:sz="0" w:space="0" w:color="auto"/>
                                                    <w:bottom w:val="none" w:sz="0" w:space="0" w:color="auto"/>
                                                    <w:right w:val="none" w:sz="0" w:space="0" w:color="auto"/>
                                                  </w:divBdr>
                                                  <w:divsChild>
                                                    <w:div w:id="2129813166">
                                                      <w:marLeft w:val="0"/>
                                                      <w:marRight w:val="0"/>
                                                      <w:marTop w:val="0"/>
                                                      <w:marBottom w:val="0"/>
                                                      <w:divBdr>
                                                        <w:top w:val="none" w:sz="0" w:space="0" w:color="auto"/>
                                                        <w:left w:val="none" w:sz="0" w:space="0" w:color="auto"/>
                                                        <w:bottom w:val="none" w:sz="0" w:space="0" w:color="auto"/>
                                                        <w:right w:val="none" w:sz="0" w:space="0" w:color="auto"/>
                                                      </w:divBdr>
                                                      <w:divsChild>
                                                        <w:div w:id="1043600609">
                                                          <w:marLeft w:val="0"/>
                                                          <w:marRight w:val="0"/>
                                                          <w:marTop w:val="0"/>
                                                          <w:marBottom w:val="0"/>
                                                          <w:divBdr>
                                                            <w:top w:val="none" w:sz="0" w:space="0" w:color="auto"/>
                                                            <w:left w:val="none" w:sz="0" w:space="0" w:color="auto"/>
                                                            <w:bottom w:val="none" w:sz="0" w:space="0" w:color="auto"/>
                                                            <w:right w:val="none" w:sz="0" w:space="0" w:color="auto"/>
                                                          </w:divBdr>
                                                          <w:divsChild>
                                                            <w:div w:id="1308126804">
                                                              <w:marLeft w:val="0"/>
                                                              <w:marRight w:val="0"/>
                                                              <w:marTop w:val="0"/>
                                                              <w:marBottom w:val="0"/>
                                                              <w:divBdr>
                                                                <w:top w:val="none" w:sz="0" w:space="0" w:color="auto"/>
                                                                <w:left w:val="none" w:sz="0" w:space="0" w:color="auto"/>
                                                                <w:bottom w:val="none" w:sz="0" w:space="0" w:color="auto"/>
                                                                <w:right w:val="none" w:sz="0" w:space="0" w:color="auto"/>
                                                              </w:divBdr>
                                                              <w:divsChild>
                                                                <w:div w:id="2075273848">
                                                                  <w:marLeft w:val="0"/>
                                                                  <w:marRight w:val="0"/>
                                                                  <w:marTop w:val="0"/>
                                                                  <w:marBottom w:val="0"/>
                                                                  <w:divBdr>
                                                                    <w:top w:val="none" w:sz="0" w:space="0" w:color="auto"/>
                                                                    <w:left w:val="none" w:sz="0" w:space="0" w:color="auto"/>
                                                                    <w:bottom w:val="none" w:sz="0" w:space="0" w:color="auto"/>
                                                                    <w:right w:val="none" w:sz="0" w:space="0" w:color="auto"/>
                                                                  </w:divBdr>
                                                                  <w:divsChild>
                                                                    <w:div w:id="1057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19323966">
      <w:bodyDiv w:val="1"/>
      <w:marLeft w:val="0"/>
      <w:marRight w:val="0"/>
      <w:marTop w:val="0"/>
      <w:marBottom w:val="0"/>
      <w:divBdr>
        <w:top w:val="none" w:sz="0" w:space="0" w:color="auto"/>
        <w:left w:val="none" w:sz="0" w:space="0" w:color="auto"/>
        <w:bottom w:val="none" w:sz="0" w:space="0" w:color="auto"/>
        <w:right w:val="none" w:sz="0" w:space="0" w:color="auto"/>
      </w:divBdr>
      <w:divsChild>
        <w:div w:id="56436734">
          <w:marLeft w:val="0"/>
          <w:marRight w:val="0"/>
          <w:marTop w:val="0"/>
          <w:marBottom w:val="0"/>
          <w:divBdr>
            <w:top w:val="none" w:sz="0" w:space="0" w:color="auto"/>
            <w:left w:val="none" w:sz="0" w:space="0" w:color="auto"/>
            <w:bottom w:val="none" w:sz="0" w:space="0" w:color="auto"/>
            <w:right w:val="none" w:sz="0" w:space="0" w:color="auto"/>
          </w:divBdr>
          <w:divsChild>
            <w:div w:id="76252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94539">
      <w:bodyDiv w:val="1"/>
      <w:marLeft w:val="0"/>
      <w:marRight w:val="0"/>
      <w:marTop w:val="0"/>
      <w:marBottom w:val="0"/>
      <w:divBdr>
        <w:top w:val="none" w:sz="0" w:space="0" w:color="auto"/>
        <w:left w:val="none" w:sz="0" w:space="0" w:color="auto"/>
        <w:bottom w:val="none" w:sz="0" w:space="0" w:color="auto"/>
        <w:right w:val="none" w:sz="0" w:space="0" w:color="auto"/>
      </w:divBdr>
    </w:div>
    <w:div w:id="1471630835">
      <w:bodyDiv w:val="1"/>
      <w:marLeft w:val="0"/>
      <w:marRight w:val="0"/>
      <w:marTop w:val="0"/>
      <w:marBottom w:val="0"/>
      <w:divBdr>
        <w:top w:val="none" w:sz="0" w:space="0" w:color="auto"/>
        <w:left w:val="none" w:sz="0" w:space="0" w:color="auto"/>
        <w:bottom w:val="none" w:sz="0" w:space="0" w:color="auto"/>
        <w:right w:val="none" w:sz="0" w:space="0" w:color="auto"/>
      </w:divBdr>
    </w:div>
    <w:div w:id="1489446408">
      <w:bodyDiv w:val="1"/>
      <w:marLeft w:val="0"/>
      <w:marRight w:val="0"/>
      <w:marTop w:val="0"/>
      <w:marBottom w:val="0"/>
      <w:divBdr>
        <w:top w:val="none" w:sz="0" w:space="0" w:color="auto"/>
        <w:left w:val="none" w:sz="0" w:space="0" w:color="auto"/>
        <w:bottom w:val="none" w:sz="0" w:space="0" w:color="auto"/>
        <w:right w:val="none" w:sz="0" w:space="0" w:color="auto"/>
      </w:divBdr>
    </w:div>
    <w:div w:id="1502937697">
      <w:bodyDiv w:val="1"/>
      <w:marLeft w:val="0"/>
      <w:marRight w:val="0"/>
      <w:marTop w:val="0"/>
      <w:marBottom w:val="0"/>
      <w:divBdr>
        <w:top w:val="none" w:sz="0" w:space="0" w:color="auto"/>
        <w:left w:val="none" w:sz="0" w:space="0" w:color="auto"/>
        <w:bottom w:val="none" w:sz="0" w:space="0" w:color="auto"/>
        <w:right w:val="none" w:sz="0" w:space="0" w:color="auto"/>
      </w:divBdr>
    </w:div>
    <w:div w:id="1529753975">
      <w:bodyDiv w:val="1"/>
      <w:marLeft w:val="0"/>
      <w:marRight w:val="0"/>
      <w:marTop w:val="0"/>
      <w:marBottom w:val="0"/>
      <w:divBdr>
        <w:top w:val="none" w:sz="0" w:space="0" w:color="auto"/>
        <w:left w:val="none" w:sz="0" w:space="0" w:color="auto"/>
        <w:bottom w:val="none" w:sz="0" w:space="0" w:color="auto"/>
        <w:right w:val="none" w:sz="0" w:space="0" w:color="auto"/>
      </w:divBdr>
      <w:divsChild>
        <w:div w:id="1292589211">
          <w:marLeft w:val="0"/>
          <w:marRight w:val="0"/>
          <w:marTop w:val="0"/>
          <w:marBottom w:val="0"/>
          <w:divBdr>
            <w:top w:val="none" w:sz="0" w:space="0" w:color="auto"/>
            <w:left w:val="none" w:sz="0" w:space="0" w:color="auto"/>
            <w:bottom w:val="none" w:sz="0" w:space="0" w:color="auto"/>
            <w:right w:val="none" w:sz="0" w:space="0" w:color="auto"/>
          </w:divBdr>
          <w:divsChild>
            <w:div w:id="1799643548">
              <w:marLeft w:val="0"/>
              <w:marRight w:val="0"/>
              <w:marTop w:val="0"/>
              <w:marBottom w:val="0"/>
              <w:divBdr>
                <w:top w:val="none" w:sz="0" w:space="0" w:color="auto"/>
                <w:left w:val="none" w:sz="0" w:space="0" w:color="auto"/>
                <w:bottom w:val="none" w:sz="0" w:space="0" w:color="auto"/>
                <w:right w:val="none" w:sz="0" w:space="0" w:color="auto"/>
              </w:divBdr>
              <w:divsChild>
                <w:div w:id="1585913164">
                  <w:marLeft w:val="0"/>
                  <w:marRight w:val="0"/>
                  <w:marTop w:val="0"/>
                  <w:marBottom w:val="0"/>
                  <w:divBdr>
                    <w:top w:val="none" w:sz="0" w:space="0" w:color="auto"/>
                    <w:left w:val="none" w:sz="0" w:space="0" w:color="auto"/>
                    <w:bottom w:val="none" w:sz="0" w:space="0" w:color="auto"/>
                    <w:right w:val="none" w:sz="0" w:space="0" w:color="auto"/>
                  </w:divBdr>
                  <w:divsChild>
                    <w:div w:id="1131052837">
                      <w:marLeft w:val="0"/>
                      <w:marRight w:val="0"/>
                      <w:marTop w:val="0"/>
                      <w:marBottom w:val="0"/>
                      <w:divBdr>
                        <w:top w:val="none" w:sz="0" w:space="0" w:color="auto"/>
                        <w:left w:val="none" w:sz="0" w:space="0" w:color="auto"/>
                        <w:bottom w:val="none" w:sz="0" w:space="0" w:color="auto"/>
                        <w:right w:val="none" w:sz="0" w:space="0" w:color="auto"/>
                      </w:divBdr>
                      <w:divsChild>
                        <w:div w:id="1416703918">
                          <w:marLeft w:val="0"/>
                          <w:marRight w:val="0"/>
                          <w:marTop w:val="0"/>
                          <w:marBottom w:val="0"/>
                          <w:divBdr>
                            <w:top w:val="none" w:sz="0" w:space="0" w:color="auto"/>
                            <w:left w:val="none" w:sz="0" w:space="0" w:color="auto"/>
                            <w:bottom w:val="none" w:sz="0" w:space="0" w:color="auto"/>
                            <w:right w:val="none" w:sz="0" w:space="0" w:color="auto"/>
                          </w:divBdr>
                          <w:divsChild>
                            <w:div w:id="512913661">
                              <w:marLeft w:val="0"/>
                              <w:marRight w:val="0"/>
                              <w:marTop w:val="0"/>
                              <w:marBottom w:val="0"/>
                              <w:divBdr>
                                <w:top w:val="none" w:sz="0" w:space="0" w:color="auto"/>
                                <w:left w:val="none" w:sz="0" w:space="0" w:color="auto"/>
                                <w:bottom w:val="none" w:sz="0" w:space="0" w:color="auto"/>
                                <w:right w:val="none" w:sz="0" w:space="0" w:color="auto"/>
                              </w:divBdr>
                              <w:divsChild>
                                <w:div w:id="1342660252">
                                  <w:marLeft w:val="0"/>
                                  <w:marRight w:val="0"/>
                                  <w:marTop w:val="0"/>
                                  <w:marBottom w:val="0"/>
                                  <w:divBdr>
                                    <w:top w:val="none" w:sz="0" w:space="0" w:color="auto"/>
                                    <w:left w:val="none" w:sz="0" w:space="0" w:color="auto"/>
                                    <w:bottom w:val="none" w:sz="0" w:space="0" w:color="auto"/>
                                    <w:right w:val="none" w:sz="0" w:space="0" w:color="auto"/>
                                  </w:divBdr>
                                  <w:divsChild>
                                    <w:div w:id="830755074">
                                      <w:marLeft w:val="0"/>
                                      <w:marRight w:val="0"/>
                                      <w:marTop w:val="0"/>
                                      <w:marBottom w:val="0"/>
                                      <w:divBdr>
                                        <w:top w:val="none" w:sz="0" w:space="0" w:color="auto"/>
                                        <w:left w:val="none" w:sz="0" w:space="0" w:color="auto"/>
                                        <w:bottom w:val="none" w:sz="0" w:space="0" w:color="auto"/>
                                        <w:right w:val="none" w:sz="0" w:space="0" w:color="auto"/>
                                      </w:divBdr>
                                      <w:divsChild>
                                        <w:div w:id="873269580">
                                          <w:marLeft w:val="0"/>
                                          <w:marRight w:val="0"/>
                                          <w:marTop w:val="0"/>
                                          <w:marBottom w:val="0"/>
                                          <w:divBdr>
                                            <w:top w:val="none" w:sz="0" w:space="0" w:color="auto"/>
                                            <w:left w:val="none" w:sz="0" w:space="0" w:color="auto"/>
                                            <w:bottom w:val="none" w:sz="0" w:space="0" w:color="auto"/>
                                            <w:right w:val="none" w:sz="0" w:space="0" w:color="auto"/>
                                          </w:divBdr>
                                          <w:divsChild>
                                            <w:div w:id="1923293037">
                                              <w:marLeft w:val="0"/>
                                              <w:marRight w:val="0"/>
                                              <w:marTop w:val="0"/>
                                              <w:marBottom w:val="0"/>
                                              <w:divBdr>
                                                <w:top w:val="none" w:sz="0" w:space="0" w:color="auto"/>
                                                <w:left w:val="none" w:sz="0" w:space="0" w:color="auto"/>
                                                <w:bottom w:val="none" w:sz="0" w:space="0" w:color="auto"/>
                                                <w:right w:val="none" w:sz="0" w:space="0" w:color="auto"/>
                                              </w:divBdr>
                                              <w:divsChild>
                                                <w:div w:id="744769220">
                                                  <w:marLeft w:val="0"/>
                                                  <w:marRight w:val="0"/>
                                                  <w:marTop w:val="0"/>
                                                  <w:marBottom w:val="0"/>
                                                  <w:divBdr>
                                                    <w:top w:val="none" w:sz="0" w:space="0" w:color="auto"/>
                                                    <w:left w:val="none" w:sz="0" w:space="0" w:color="auto"/>
                                                    <w:bottom w:val="none" w:sz="0" w:space="0" w:color="auto"/>
                                                    <w:right w:val="none" w:sz="0" w:space="0" w:color="auto"/>
                                                  </w:divBdr>
                                                  <w:divsChild>
                                                    <w:div w:id="666976121">
                                                      <w:marLeft w:val="0"/>
                                                      <w:marRight w:val="0"/>
                                                      <w:marTop w:val="0"/>
                                                      <w:marBottom w:val="0"/>
                                                      <w:divBdr>
                                                        <w:top w:val="none" w:sz="0" w:space="0" w:color="auto"/>
                                                        <w:left w:val="none" w:sz="0" w:space="0" w:color="auto"/>
                                                        <w:bottom w:val="none" w:sz="0" w:space="0" w:color="auto"/>
                                                        <w:right w:val="none" w:sz="0" w:space="0" w:color="auto"/>
                                                      </w:divBdr>
                                                      <w:divsChild>
                                                        <w:div w:id="1639609430">
                                                          <w:marLeft w:val="0"/>
                                                          <w:marRight w:val="0"/>
                                                          <w:marTop w:val="0"/>
                                                          <w:marBottom w:val="0"/>
                                                          <w:divBdr>
                                                            <w:top w:val="none" w:sz="0" w:space="0" w:color="auto"/>
                                                            <w:left w:val="none" w:sz="0" w:space="0" w:color="auto"/>
                                                            <w:bottom w:val="none" w:sz="0" w:space="0" w:color="auto"/>
                                                            <w:right w:val="none" w:sz="0" w:space="0" w:color="auto"/>
                                                          </w:divBdr>
                                                          <w:divsChild>
                                                            <w:div w:id="1996838447">
                                                              <w:marLeft w:val="0"/>
                                                              <w:marRight w:val="0"/>
                                                              <w:marTop w:val="0"/>
                                                              <w:marBottom w:val="0"/>
                                                              <w:divBdr>
                                                                <w:top w:val="none" w:sz="0" w:space="0" w:color="auto"/>
                                                                <w:left w:val="none" w:sz="0" w:space="0" w:color="auto"/>
                                                                <w:bottom w:val="none" w:sz="0" w:space="0" w:color="auto"/>
                                                                <w:right w:val="none" w:sz="0" w:space="0" w:color="auto"/>
                                                              </w:divBdr>
                                                              <w:divsChild>
                                                                <w:div w:id="401561432">
                                                                  <w:marLeft w:val="0"/>
                                                                  <w:marRight w:val="0"/>
                                                                  <w:marTop w:val="0"/>
                                                                  <w:marBottom w:val="0"/>
                                                                  <w:divBdr>
                                                                    <w:top w:val="none" w:sz="0" w:space="0" w:color="auto"/>
                                                                    <w:left w:val="none" w:sz="0" w:space="0" w:color="auto"/>
                                                                    <w:bottom w:val="none" w:sz="0" w:space="0" w:color="auto"/>
                                                                    <w:right w:val="none" w:sz="0" w:space="0" w:color="auto"/>
                                                                  </w:divBdr>
                                                                  <w:divsChild>
                                                                    <w:div w:id="3385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73079113">
      <w:bodyDiv w:val="1"/>
      <w:marLeft w:val="0"/>
      <w:marRight w:val="0"/>
      <w:marTop w:val="0"/>
      <w:marBottom w:val="0"/>
      <w:divBdr>
        <w:top w:val="none" w:sz="0" w:space="0" w:color="auto"/>
        <w:left w:val="none" w:sz="0" w:space="0" w:color="auto"/>
        <w:bottom w:val="none" w:sz="0" w:space="0" w:color="auto"/>
        <w:right w:val="none" w:sz="0" w:space="0" w:color="auto"/>
      </w:divBdr>
      <w:divsChild>
        <w:div w:id="213932417">
          <w:marLeft w:val="0"/>
          <w:marRight w:val="0"/>
          <w:marTop w:val="0"/>
          <w:marBottom w:val="0"/>
          <w:divBdr>
            <w:top w:val="none" w:sz="0" w:space="0" w:color="auto"/>
            <w:left w:val="none" w:sz="0" w:space="0" w:color="auto"/>
            <w:bottom w:val="none" w:sz="0" w:space="0" w:color="auto"/>
            <w:right w:val="none" w:sz="0" w:space="0" w:color="auto"/>
          </w:divBdr>
          <w:divsChild>
            <w:div w:id="1572738366">
              <w:marLeft w:val="0"/>
              <w:marRight w:val="0"/>
              <w:marTop w:val="0"/>
              <w:marBottom w:val="0"/>
              <w:divBdr>
                <w:top w:val="none" w:sz="0" w:space="0" w:color="auto"/>
                <w:left w:val="none" w:sz="0" w:space="0" w:color="auto"/>
                <w:bottom w:val="none" w:sz="0" w:space="0" w:color="auto"/>
                <w:right w:val="none" w:sz="0" w:space="0" w:color="auto"/>
              </w:divBdr>
            </w:div>
          </w:divsChild>
        </w:div>
        <w:div w:id="784807385">
          <w:marLeft w:val="0"/>
          <w:marRight w:val="0"/>
          <w:marTop w:val="0"/>
          <w:marBottom w:val="0"/>
          <w:divBdr>
            <w:top w:val="none" w:sz="0" w:space="0" w:color="auto"/>
            <w:left w:val="none" w:sz="0" w:space="0" w:color="auto"/>
            <w:bottom w:val="none" w:sz="0" w:space="0" w:color="auto"/>
            <w:right w:val="none" w:sz="0" w:space="0" w:color="auto"/>
          </w:divBdr>
        </w:div>
      </w:divsChild>
    </w:div>
    <w:div w:id="1586186113">
      <w:bodyDiv w:val="1"/>
      <w:marLeft w:val="0"/>
      <w:marRight w:val="0"/>
      <w:marTop w:val="0"/>
      <w:marBottom w:val="0"/>
      <w:divBdr>
        <w:top w:val="none" w:sz="0" w:space="0" w:color="auto"/>
        <w:left w:val="none" w:sz="0" w:space="0" w:color="auto"/>
        <w:bottom w:val="none" w:sz="0" w:space="0" w:color="auto"/>
        <w:right w:val="none" w:sz="0" w:space="0" w:color="auto"/>
      </w:divBdr>
    </w:div>
    <w:div w:id="1607956061">
      <w:bodyDiv w:val="1"/>
      <w:marLeft w:val="0"/>
      <w:marRight w:val="0"/>
      <w:marTop w:val="0"/>
      <w:marBottom w:val="0"/>
      <w:divBdr>
        <w:top w:val="none" w:sz="0" w:space="0" w:color="auto"/>
        <w:left w:val="none" w:sz="0" w:space="0" w:color="auto"/>
        <w:bottom w:val="none" w:sz="0" w:space="0" w:color="auto"/>
        <w:right w:val="none" w:sz="0" w:space="0" w:color="auto"/>
      </w:divBdr>
      <w:divsChild>
        <w:div w:id="1087193372">
          <w:marLeft w:val="0"/>
          <w:marRight w:val="0"/>
          <w:marTop w:val="0"/>
          <w:marBottom w:val="0"/>
          <w:divBdr>
            <w:top w:val="none" w:sz="0" w:space="0" w:color="auto"/>
            <w:left w:val="none" w:sz="0" w:space="0" w:color="auto"/>
            <w:bottom w:val="none" w:sz="0" w:space="0" w:color="auto"/>
            <w:right w:val="none" w:sz="0" w:space="0" w:color="auto"/>
          </w:divBdr>
          <w:divsChild>
            <w:div w:id="1124538732">
              <w:marLeft w:val="0"/>
              <w:marRight w:val="0"/>
              <w:marTop w:val="0"/>
              <w:marBottom w:val="0"/>
              <w:divBdr>
                <w:top w:val="none" w:sz="0" w:space="0" w:color="auto"/>
                <w:left w:val="none" w:sz="0" w:space="0" w:color="auto"/>
                <w:bottom w:val="none" w:sz="0" w:space="0" w:color="auto"/>
                <w:right w:val="none" w:sz="0" w:space="0" w:color="auto"/>
              </w:divBdr>
              <w:divsChild>
                <w:div w:id="1251738265">
                  <w:marLeft w:val="0"/>
                  <w:marRight w:val="0"/>
                  <w:marTop w:val="0"/>
                  <w:marBottom w:val="0"/>
                  <w:divBdr>
                    <w:top w:val="none" w:sz="0" w:space="0" w:color="auto"/>
                    <w:left w:val="none" w:sz="0" w:space="0" w:color="auto"/>
                    <w:bottom w:val="none" w:sz="0" w:space="0" w:color="auto"/>
                    <w:right w:val="none" w:sz="0" w:space="0" w:color="auto"/>
                  </w:divBdr>
                  <w:divsChild>
                    <w:div w:id="588077077">
                      <w:marLeft w:val="0"/>
                      <w:marRight w:val="0"/>
                      <w:marTop w:val="0"/>
                      <w:marBottom w:val="0"/>
                      <w:divBdr>
                        <w:top w:val="none" w:sz="0" w:space="0" w:color="auto"/>
                        <w:left w:val="none" w:sz="0" w:space="0" w:color="auto"/>
                        <w:bottom w:val="none" w:sz="0" w:space="0" w:color="auto"/>
                        <w:right w:val="none" w:sz="0" w:space="0" w:color="auto"/>
                      </w:divBdr>
                      <w:divsChild>
                        <w:div w:id="628825334">
                          <w:marLeft w:val="0"/>
                          <w:marRight w:val="0"/>
                          <w:marTop w:val="0"/>
                          <w:marBottom w:val="0"/>
                          <w:divBdr>
                            <w:top w:val="none" w:sz="0" w:space="0" w:color="auto"/>
                            <w:left w:val="none" w:sz="0" w:space="0" w:color="auto"/>
                            <w:bottom w:val="none" w:sz="0" w:space="0" w:color="auto"/>
                            <w:right w:val="none" w:sz="0" w:space="0" w:color="auto"/>
                          </w:divBdr>
                          <w:divsChild>
                            <w:div w:id="1017804269">
                              <w:marLeft w:val="0"/>
                              <w:marRight w:val="0"/>
                              <w:marTop w:val="0"/>
                              <w:marBottom w:val="0"/>
                              <w:divBdr>
                                <w:top w:val="none" w:sz="0" w:space="0" w:color="auto"/>
                                <w:left w:val="none" w:sz="0" w:space="0" w:color="auto"/>
                                <w:bottom w:val="none" w:sz="0" w:space="0" w:color="auto"/>
                                <w:right w:val="none" w:sz="0" w:space="0" w:color="auto"/>
                              </w:divBdr>
                              <w:divsChild>
                                <w:div w:id="1608999397">
                                  <w:marLeft w:val="0"/>
                                  <w:marRight w:val="0"/>
                                  <w:marTop w:val="0"/>
                                  <w:marBottom w:val="0"/>
                                  <w:divBdr>
                                    <w:top w:val="none" w:sz="0" w:space="0" w:color="auto"/>
                                    <w:left w:val="none" w:sz="0" w:space="0" w:color="auto"/>
                                    <w:bottom w:val="none" w:sz="0" w:space="0" w:color="auto"/>
                                    <w:right w:val="none" w:sz="0" w:space="0" w:color="auto"/>
                                  </w:divBdr>
                                  <w:divsChild>
                                    <w:div w:id="1176920670">
                                      <w:marLeft w:val="0"/>
                                      <w:marRight w:val="0"/>
                                      <w:marTop w:val="0"/>
                                      <w:marBottom w:val="0"/>
                                      <w:divBdr>
                                        <w:top w:val="none" w:sz="0" w:space="0" w:color="auto"/>
                                        <w:left w:val="none" w:sz="0" w:space="0" w:color="auto"/>
                                        <w:bottom w:val="none" w:sz="0" w:space="0" w:color="auto"/>
                                        <w:right w:val="none" w:sz="0" w:space="0" w:color="auto"/>
                                      </w:divBdr>
                                      <w:divsChild>
                                        <w:div w:id="1869638639">
                                          <w:marLeft w:val="0"/>
                                          <w:marRight w:val="0"/>
                                          <w:marTop w:val="0"/>
                                          <w:marBottom w:val="0"/>
                                          <w:divBdr>
                                            <w:top w:val="none" w:sz="0" w:space="0" w:color="auto"/>
                                            <w:left w:val="none" w:sz="0" w:space="0" w:color="auto"/>
                                            <w:bottom w:val="none" w:sz="0" w:space="0" w:color="auto"/>
                                            <w:right w:val="none" w:sz="0" w:space="0" w:color="auto"/>
                                          </w:divBdr>
                                          <w:divsChild>
                                            <w:div w:id="302318268">
                                              <w:marLeft w:val="0"/>
                                              <w:marRight w:val="0"/>
                                              <w:marTop w:val="0"/>
                                              <w:marBottom w:val="0"/>
                                              <w:divBdr>
                                                <w:top w:val="none" w:sz="0" w:space="0" w:color="auto"/>
                                                <w:left w:val="none" w:sz="0" w:space="0" w:color="auto"/>
                                                <w:bottom w:val="none" w:sz="0" w:space="0" w:color="auto"/>
                                                <w:right w:val="none" w:sz="0" w:space="0" w:color="auto"/>
                                              </w:divBdr>
                                              <w:divsChild>
                                                <w:div w:id="348258324">
                                                  <w:marLeft w:val="0"/>
                                                  <w:marRight w:val="0"/>
                                                  <w:marTop w:val="0"/>
                                                  <w:marBottom w:val="0"/>
                                                  <w:divBdr>
                                                    <w:top w:val="none" w:sz="0" w:space="0" w:color="auto"/>
                                                    <w:left w:val="none" w:sz="0" w:space="0" w:color="auto"/>
                                                    <w:bottom w:val="none" w:sz="0" w:space="0" w:color="auto"/>
                                                    <w:right w:val="none" w:sz="0" w:space="0" w:color="auto"/>
                                                  </w:divBdr>
                                                  <w:divsChild>
                                                    <w:div w:id="2079596637">
                                                      <w:marLeft w:val="0"/>
                                                      <w:marRight w:val="0"/>
                                                      <w:marTop w:val="0"/>
                                                      <w:marBottom w:val="0"/>
                                                      <w:divBdr>
                                                        <w:top w:val="none" w:sz="0" w:space="0" w:color="auto"/>
                                                        <w:left w:val="none" w:sz="0" w:space="0" w:color="auto"/>
                                                        <w:bottom w:val="none" w:sz="0" w:space="0" w:color="auto"/>
                                                        <w:right w:val="none" w:sz="0" w:space="0" w:color="auto"/>
                                                      </w:divBdr>
                                                      <w:divsChild>
                                                        <w:div w:id="2131898328">
                                                          <w:marLeft w:val="0"/>
                                                          <w:marRight w:val="0"/>
                                                          <w:marTop w:val="0"/>
                                                          <w:marBottom w:val="0"/>
                                                          <w:divBdr>
                                                            <w:top w:val="none" w:sz="0" w:space="0" w:color="auto"/>
                                                            <w:left w:val="none" w:sz="0" w:space="0" w:color="auto"/>
                                                            <w:bottom w:val="none" w:sz="0" w:space="0" w:color="auto"/>
                                                            <w:right w:val="none" w:sz="0" w:space="0" w:color="auto"/>
                                                          </w:divBdr>
                                                          <w:divsChild>
                                                            <w:div w:id="835806959">
                                                              <w:marLeft w:val="0"/>
                                                              <w:marRight w:val="0"/>
                                                              <w:marTop w:val="0"/>
                                                              <w:marBottom w:val="0"/>
                                                              <w:divBdr>
                                                                <w:top w:val="none" w:sz="0" w:space="0" w:color="auto"/>
                                                                <w:left w:val="none" w:sz="0" w:space="0" w:color="auto"/>
                                                                <w:bottom w:val="none" w:sz="0" w:space="0" w:color="auto"/>
                                                                <w:right w:val="none" w:sz="0" w:space="0" w:color="auto"/>
                                                              </w:divBdr>
                                                              <w:divsChild>
                                                                <w:div w:id="1444154050">
                                                                  <w:marLeft w:val="0"/>
                                                                  <w:marRight w:val="0"/>
                                                                  <w:marTop w:val="0"/>
                                                                  <w:marBottom w:val="0"/>
                                                                  <w:divBdr>
                                                                    <w:top w:val="none" w:sz="0" w:space="0" w:color="auto"/>
                                                                    <w:left w:val="none" w:sz="0" w:space="0" w:color="auto"/>
                                                                    <w:bottom w:val="none" w:sz="0" w:space="0" w:color="auto"/>
                                                                    <w:right w:val="none" w:sz="0" w:space="0" w:color="auto"/>
                                                                  </w:divBdr>
                                                                  <w:divsChild>
                                                                    <w:div w:id="142449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95958857">
      <w:bodyDiv w:val="1"/>
      <w:marLeft w:val="0"/>
      <w:marRight w:val="0"/>
      <w:marTop w:val="0"/>
      <w:marBottom w:val="0"/>
      <w:divBdr>
        <w:top w:val="none" w:sz="0" w:space="0" w:color="auto"/>
        <w:left w:val="none" w:sz="0" w:space="0" w:color="auto"/>
        <w:bottom w:val="none" w:sz="0" w:space="0" w:color="auto"/>
        <w:right w:val="none" w:sz="0" w:space="0" w:color="auto"/>
      </w:divBdr>
      <w:divsChild>
        <w:div w:id="1727097883">
          <w:marLeft w:val="0"/>
          <w:marRight w:val="0"/>
          <w:marTop w:val="0"/>
          <w:marBottom w:val="0"/>
          <w:divBdr>
            <w:top w:val="none" w:sz="0" w:space="0" w:color="auto"/>
            <w:left w:val="none" w:sz="0" w:space="0" w:color="auto"/>
            <w:bottom w:val="none" w:sz="0" w:space="0" w:color="auto"/>
            <w:right w:val="none" w:sz="0" w:space="0" w:color="auto"/>
          </w:divBdr>
          <w:divsChild>
            <w:div w:id="1501695240">
              <w:marLeft w:val="0"/>
              <w:marRight w:val="0"/>
              <w:marTop w:val="0"/>
              <w:marBottom w:val="0"/>
              <w:divBdr>
                <w:top w:val="none" w:sz="0" w:space="0" w:color="auto"/>
                <w:left w:val="none" w:sz="0" w:space="0" w:color="auto"/>
                <w:bottom w:val="none" w:sz="0" w:space="0" w:color="auto"/>
                <w:right w:val="none" w:sz="0" w:space="0" w:color="auto"/>
              </w:divBdr>
              <w:divsChild>
                <w:div w:id="895163560">
                  <w:marLeft w:val="0"/>
                  <w:marRight w:val="0"/>
                  <w:marTop w:val="0"/>
                  <w:marBottom w:val="0"/>
                  <w:divBdr>
                    <w:top w:val="none" w:sz="0" w:space="0" w:color="auto"/>
                    <w:left w:val="none" w:sz="0" w:space="0" w:color="auto"/>
                    <w:bottom w:val="none" w:sz="0" w:space="0" w:color="auto"/>
                    <w:right w:val="none" w:sz="0" w:space="0" w:color="auto"/>
                  </w:divBdr>
                  <w:divsChild>
                    <w:div w:id="1475442277">
                      <w:marLeft w:val="0"/>
                      <w:marRight w:val="0"/>
                      <w:marTop w:val="0"/>
                      <w:marBottom w:val="0"/>
                      <w:divBdr>
                        <w:top w:val="none" w:sz="0" w:space="0" w:color="auto"/>
                        <w:left w:val="none" w:sz="0" w:space="0" w:color="auto"/>
                        <w:bottom w:val="none" w:sz="0" w:space="0" w:color="auto"/>
                        <w:right w:val="none" w:sz="0" w:space="0" w:color="auto"/>
                      </w:divBdr>
                      <w:divsChild>
                        <w:div w:id="1097869917">
                          <w:marLeft w:val="0"/>
                          <w:marRight w:val="0"/>
                          <w:marTop w:val="0"/>
                          <w:marBottom w:val="0"/>
                          <w:divBdr>
                            <w:top w:val="none" w:sz="0" w:space="0" w:color="auto"/>
                            <w:left w:val="none" w:sz="0" w:space="0" w:color="auto"/>
                            <w:bottom w:val="none" w:sz="0" w:space="0" w:color="auto"/>
                            <w:right w:val="none" w:sz="0" w:space="0" w:color="auto"/>
                          </w:divBdr>
                          <w:divsChild>
                            <w:div w:id="1738045333">
                              <w:marLeft w:val="0"/>
                              <w:marRight w:val="0"/>
                              <w:marTop w:val="0"/>
                              <w:marBottom w:val="0"/>
                              <w:divBdr>
                                <w:top w:val="none" w:sz="0" w:space="0" w:color="auto"/>
                                <w:left w:val="none" w:sz="0" w:space="0" w:color="auto"/>
                                <w:bottom w:val="none" w:sz="0" w:space="0" w:color="auto"/>
                                <w:right w:val="none" w:sz="0" w:space="0" w:color="auto"/>
                              </w:divBdr>
                              <w:divsChild>
                                <w:div w:id="1169978696">
                                  <w:marLeft w:val="0"/>
                                  <w:marRight w:val="0"/>
                                  <w:marTop w:val="0"/>
                                  <w:marBottom w:val="0"/>
                                  <w:divBdr>
                                    <w:top w:val="none" w:sz="0" w:space="0" w:color="auto"/>
                                    <w:left w:val="none" w:sz="0" w:space="0" w:color="auto"/>
                                    <w:bottom w:val="none" w:sz="0" w:space="0" w:color="auto"/>
                                    <w:right w:val="none" w:sz="0" w:space="0" w:color="auto"/>
                                  </w:divBdr>
                                  <w:divsChild>
                                    <w:div w:id="1442601825">
                                      <w:marLeft w:val="0"/>
                                      <w:marRight w:val="0"/>
                                      <w:marTop w:val="0"/>
                                      <w:marBottom w:val="0"/>
                                      <w:divBdr>
                                        <w:top w:val="none" w:sz="0" w:space="0" w:color="auto"/>
                                        <w:left w:val="none" w:sz="0" w:space="0" w:color="auto"/>
                                        <w:bottom w:val="none" w:sz="0" w:space="0" w:color="auto"/>
                                        <w:right w:val="none" w:sz="0" w:space="0" w:color="auto"/>
                                      </w:divBdr>
                                      <w:divsChild>
                                        <w:div w:id="1454398746">
                                          <w:marLeft w:val="0"/>
                                          <w:marRight w:val="0"/>
                                          <w:marTop w:val="0"/>
                                          <w:marBottom w:val="0"/>
                                          <w:divBdr>
                                            <w:top w:val="none" w:sz="0" w:space="0" w:color="auto"/>
                                            <w:left w:val="none" w:sz="0" w:space="0" w:color="auto"/>
                                            <w:bottom w:val="none" w:sz="0" w:space="0" w:color="auto"/>
                                            <w:right w:val="none" w:sz="0" w:space="0" w:color="auto"/>
                                          </w:divBdr>
                                          <w:divsChild>
                                            <w:div w:id="518202453">
                                              <w:marLeft w:val="0"/>
                                              <w:marRight w:val="0"/>
                                              <w:marTop w:val="0"/>
                                              <w:marBottom w:val="0"/>
                                              <w:divBdr>
                                                <w:top w:val="none" w:sz="0" w:space="0" w:color="auto"/>
                                                <w:left w:val="none" w:sz="0" w:space="0" w:color="auto"/>
                                                <w:bottom w:val="none" w:sz="0" w:space="0" w:color="auto"/>
                                                <w:right w:val="none" w:sz="0" w:space="0" w:color="auto"/>
                                              </w:divBdr>
                                              <w:divsChild>
                                                <w:div w:id="559287368">
                                                  <w:marLeft w:val="0"/>
                                                  <w:marRight w:val="0"/>
                                                  <w:marTop w:val="0"/>
                                                  <w:marBottom w:val="0"/>
                                                  <w:divBdr>
                                                    <w:top w:val="none" w:sz="0" w:space="0" w:color="auto"/>
                                                    <w:left w:val="none" w:sz="0" w:space="0" w:color="auto"/>
                                                    <w:bottom w:val="none" w:sz="0" w:space="0" w:color="auto"/>
                                                    <w:right w:val="none" w:sz="0" w:space="0" w:color="auto"/>
                                                  </w:divBdr>
                                                  <w:divsChild>
                                                    <w:div w:id="1417243469">
                                                      <w:marLeft w:val="0"/>
                                                      <w:marRight w:val="0"/>
                                                      <w:marTop w:val="0"/>
                                                      <w:marBottom w:val="0"/>
                                                      <w:divBdr>
                                                        <w:top w:val="none" w:sz="0" w:space="0" w:color="auto"/>
                                                        <w:left w:val="none" w:sz="0" w:space="0" w:color="auto"/>
                                                        <w:bottom w:val="none" w:sz="0" w:space="0" w:color="auto"/>
                                                        <w:right w:val="none" w:sz="0" w:space="0" w:color="auto"/>
                                                      </w:divBdr>
                                                      <w:divsChild>
                                                        <w:div w:id="927348095">
                                                          <w:marLeft w:val="0"/>
                                                          <w:marRight w:val="0"/>
                                                          <w:marTop w:val="0"/>
                                                          <w:marBottom w:val="0"/>
                                                          <w:divBdr>
                                                            <w:top w:val="none" w:sz="0" w:space="0" w:color="auto"/>
                                                            <w:left w:val="none" w:sz="0" w:space="0" w:color="auto"/>
                                                            <w:bottom w:val="none" w:sz="0" w:space="0" w:color="auto"/>
                                                            <w:right w:val="none" w:sz="0" w:space="0" w:color="auto"/>
                                                          </w:divBdr>
                                                          <w:divsChild>
                                                            <w:div w:id="1179848286">
                                                              <w:marLeft w:val="0"/>
                                                              <w:marRight w:val="0"/>
                                                              <w:marTop w:val="0"/>
                                                              <w:marBottom w:val="0"/>
                                                              <w:divBdr>
                                                                <w:top w:val="none" w:sz="0" w:space="0" w:color="auto"/>
                                                                <w:left w:val="none" w:sz="0" w:space="0" w:color="auto"/>
                                                                <w:bottom w:val="none" w:sz="0" w:space="0" w:color="auto"/>
                                                                <w:right w:val="none" w:sz="0" w:space="0" w:color="auto"/>
                                                              </w:divBdr>
                                                              <w:divsChild>
                                                                <w:div w:id="1971351375">
                                                                  <w:marLeft w:val="0"/>
                                                                  <w:marRight w:val="0"/>
                                                                  <w:marTop w:val="0"/>
                                                                  <w:marBottom w:val="0"/>
                                                                  <w:divBdr>
                                                                    <w:top w:val="none" w:sz="0" w:space="0" w:color="auto"/>
                                                                    <w:left w:val="none" w:sz="0" w:space="0" w:color="auto"/>
                                                                    <w:bottom w:val="none" w:sz="0" w:space="0" w:color="auto"/>
                                                                    <w:right w:val="none" w:sz="0" w:space="0" w:color="auto"/>
                                                                  </w:divBdr>
                                                                  <w:divsChild>
                                                                    <w:div w:id="9144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06523692">
      <w:bodyDiv w:val="1"/>
      <w:marLeft w:val="0"/>
      <w:marRight w:val="0"/>
      <w:marTop w:val="0"/>
      <w:marBottom w:val="0"/>
      <w:divBdr>
        <w:top w:val="none" w:sz="0" w:space="0" w:color="auto"/>
        <w:left w:val="none" w:sz="0" w:space="0" w:color="auto"/>
        <w:bottom w:val="none" w:sz="0" w:space="0" w:color="auto"/>
        <w:right w:val="none" w:sz="0" w:space="0" w:color="auto"/>
      </w:divBdr>
      <w:divsChild>
        <w:div w:id="38937192">
          <w:marLeft w:val="0"/>
          <w:marRight w:val="0"/>
          <w:marTop w:val="0"/>
          <w:marBottom w:val="0"/>
          <w:divBdr>
            <w:top w:val="none" w:sz="0" w:space="0" w:color="auto"/>
            <w:left w:val="none" w:sz="0" w:space="0" w:color="auto"/>
            <w:bottom w:val="none" w:sz="0" w:space="0" w:color="auto"/>
            <w:right w:val="none" w:sz="0" w:space="0" w:color="auto"/>
          </w:divBdr>
        </w:div>
        <w:div w:id="1863008340">
          <w:marLeft w:val="0"/>
          <w:marRight w:val="0"/>
          <w:marTop w:val="0"/>
          <w:marBottom w:val="0"/>
          <w:divBdr>
            <w:top w:val="none" w:sz="0" w:space="0" w:color="auto"/>
            <w:left w:val="none" w:sz="0" w:space="0" w:color="auto"/>
            <w:bottom w:val="none" w:sz="0" w:space="0" w:color="auto"/>
            <w:right w:val="none" w:sz="0" w:space="0" w:color="auto"/>
          </w:divBdr>
        </w:div>
      </w:divsChild>
    </w:div>
    <w:div w:id="1727992454">
      <w:bodyDiv w:val="1"/>
      <w:marLeft w:val="0"/>
      <w:marRight w:val="0"/>
      <w:marTop w:val="0"/>
      <w:marBottom w:val="0"/>
      <w:divBdr>
        <w:top w:val="none" w:sz="0" w:space="0" w:color="auto"/>
        <w:left w:val="none" w:sz="0" w:space="0" w:color="auto"/>
        <w:bottom w:val="none" w:sz="0" w:space="0" w:color="auto"/>
        <w:right w:val="none" w:sz="0" w:space="0" w:color="auto"/>
      </w:divBdr>
    </w:div>
    <w:div w:id="1799908965">
      <w:bodyDiv w:val="1"/>
      <w:marLeft w:val="0"/>
      <w:marRight w:val="0"/>
      <w:marTop w:val="0"/>
      <w:marBottom w:val="0"/>
      <w:divBdr>
        <w:top w:val="none" w:sz="0" w:space="0" w:color="auto"/>
        <w:left w:val="none" w:sz="0" w:space="0" w:color="auto"/>
        <w:bottom w:val="none" w:sz="0" w:space="0" w:color="auto"/>
        <w:right w:val="none" w:sz="0" w:space="0" w:color="auto"/>
      </w:divBdr>
      <w:divsChild>
        <w:div w:id="1009216008">
          <w:marLeft w:val="0"/>
          <w:marRight w:val="0"/>
          <w:marTop w:val="0"/>
          <w:marBottom w:val="0"/>
          <w:divBdr>
            <w:top w:val="none" w:sz="0" w:space="0" w:color="auto"/>
            <w:left w:val="none" w:sz="0" w:space="0" w:color="auto"/>
            <w:bottom w:val="none" w:sz="0" w:space="0" w:color="auto"/>
            <w:right w:val="none" w:sz="0" w:space="0" w:color="auto"/>
          </w:divBdr>
          <w:divsChild>
            <w:div w:id="1218591710">
              <w:marLeft w:val="0"/>
              <w:marRight w:val="0"/>
              <w:marTop w:val="0"/>
              <w:marBottom w:val="0"/>
              <w:divBdr>
                <w:top w:val="none" w:sz="0" w:space="0" w:color="auto"/>
                <w:left w:val="none" w:sz="0" w:space="0" w:color="auto"/>
                <w:bottom w:val="none" w:sz="0" w:space="0" w:color="auto"/>
                <w:right w:val="none" w:sz="0" w:space="0" w:color="auto"/>
              </w:divBdr>
              <w:divsChild>
                <w:div w:id="248201346">
                  <w:marLeft w:val="0"/>
                  <w:marRight w:val="0"/>
                  <w:marTop w:val="0"/>
                  <w:marBottom w:val="0"/>
                  <w:divBdr>
                    <w:top w:val="none" w:sz="0" w:space="0" w:color="auto"/>
                    <w:left w:val="none" w:sz="0" w:space="0" w:color="auto"/>
                    <w:bottom w:val="none" w:sz="0" w:space="0" w:color="auto"/>
                    <w:right w:val="none" w:sz="0" w:space="0" w:color="auto"/>
                  </w:divBdr>
                  <w:divsChild>
                    <w:div w:id="887954074">
                      <w:marLeft w:val="0"/>
                      <w:marRight w:val="0"/>
                      <w:marTop w:val="0"/>
                      <w:marBottom w:val="0"/>
                      <w:divBdr>
                        <w:top w:val="none" w:sz="0" w:space="0" w:color="auto"/>
                        <w:left w:val="none" w:sz="0" w:space="0" w:color="auto"/>
                        <w:bottom w:val="none" w:sz="0" w:space="0" w:color="auto"/>
                        <w:right w:val="none" w:sz="0" w:space="0" w:color="auto"/>
                      </w:divBdr>
                      <w:divsChild>
                        <w:div w:id="304822641">
                          <w:marLeft w:val="0"/>
                          <w:marRight w:val="0"/>
                          <w:marTop w:val="0"/>
                          <w:marBottom w:val="0"/>
                          <w:divBdr>
                            <w:top w:val="none" w:sz="0" w:space="0" w:color="auto"/>
                            <w:left w:val="none" w:sz="0" w:space="0" w:color="auto"/>
                            <w:bottom w:val="none" w:sz="0" w:space="0" w:color="auto"/>
                            <w:right w:val="none" w:sz="0" w:space="0" w:color="auto"/>
                          </w:divBdr>
                          <w:divsChild>
                            <w:div w:id="461658155">
                              <w:marLeft w:val="0"/>
                              <w:marRight w:val="0"/>
                              <w:marTop w:val="0"/>
                              <w:marBottom w:val="0"/>
                              <w:divBdr>
                                <w:top w:val="none" w:sz="0" w:space="0" w:color="auto"/>
                                <w:left w:val="none" w:sz="0" w:space="0" w:color="auto"/>
                                <w:bottom w:val="none" w:sz="0" w:space="0" w:color="auto"/>
                                <w:right w:val="none" w:sz="0" w:space="0" w:color="auto"/>
                              </w:divBdr>
                              <w:divsChild>
                                <w:div w:id="823937527">
                                  <w:marLeft w:val="0"/>
                                  <w:marRight w:val="0"/>
                                  <w:marTop w:val="0"/>
                                  <w:marBottom w:val="0"/>
                                  <w:divBdr>
                                    <w:top w:val="none" w:sz="0" w:space="0" w:color="auto"/>
                                    <w:left w:val="none" w:sz="0" w:space="0" w:color="auto"/>
                                    <w:bottom w:val="none" w:sz="0" w:space="0" w:color="auto"/>
                                    <w:right w:val="none" w:sz="0" w:space="0" w:color="auto"/>
                                  </w:divBdr>
                                  <w:divsChild>
                                    <w:div w:id="1096168760">
                                      <w:marLeft w:val="0"/>
                                      <w:marRight w:val="0"/>
                                      <w:marTop w:val="0"/>
                                      <w:marBottom w:val="0"/>
                                      <w:divBdr>
                                        <w:top w:val="none" w:sz="0" w:space="0" w:color="auto"/>
                                        <w:left w:val="none" w:sz="0" w:space="0" w:color="auto"/>
                                        <w:bottom w:val="none" w:sz="0" w:space="0" w:color="auto"/>
                                        <w:right w:val="none" w:sz="0" w:space="0" w:color="auto"/>
                                      </w:divBdr>
                                      <w:divsChild>
                                        <w:div w:id="619529116">
                                          <w:marLeft w:val="0"/>
                                          <w:marRight w:val="0"/>
                                          <w:marTop w:val="0"/>
                                          <w:marBottom w:val="0"/>
                                          <w:divBdr>
                                            <w:top w:val="none" w:sz="0" w:space="0" w:color="auto"/>
                                            <w:left w:val="none" w:sz="0" w:space="0" w:color="auto"/>
                                            <w:bottom w:val="none" w:sz="0" w:space="0" w:color="auto"/>
                                            <w:right w:val="none" w:sz="0" w:space="0" w:color="auto"/>
                                          </w:divBdr>
                                          <w:divsChild>
                                            <w:div w:id="401024484">
                                              <w:marLeft w:val="0"/>
                                              <w:marRight w:val="0"/>
                                              <w:marTop w:val="0"/>
                                              <w:marBottom w:val="0"/>
                                              <w:divBdr>
                                                <w:top w:val="none" w:sz="0" w:space="0" w:color="auto"/>
                                                <w:left w:val="none" w:sz="0" w:space="0" w:color="auto"/>
                                                <w:bottom w:val="none" w:sz="0" w:space="0" w:color="auto"/>
                                                <w:right w:val="none" w:sz="0" w:space="0" w:color="auto"/>
                                              </w:divBdr>
                                              <w:divsChild>
                                                <w:div w:id="857814417">
                                                  <w:marLeft w:val="0"/>
                                                  <w:marRight w:val="0"/>
                                                  <w:marTop w:val="0"/>
                                                  <w:marBottom w:val="0"/>
                                                  <w:divBdr>
                                                    <w:top w:val="none" w:sz="0" w:space="0" w:color="auto"/>
                                                    <w:left w:val="none" w:sz="0" w:space="0" w:color="auto"/>
                                                    <w:bottom w:val="none" w:sz="0" w:space="0" w:color="auto"/>
                                                    <w:right w:val="none" w:sz="0" w:space="0" w:color="auto"/>
                                                  </w:divBdr>
                                                  <w:divsChild>
                                                    <w:div w:id="1978679949">
                                                      <w:marLeft w:val="0"/>
                                                      <w:marRight w:val="0"/>
                                                      <w:marTop w:val="0"/>
                                                      <w:marBottom w:val="0"/>
                                                      <w:divBdr>
                                                        <w:top w:val="none" w:sz="0" w:space="0" w:color="auto"/>
                                                        <w:left w:val="none" w:sz="0" w:space="0" w:color="auto"/>
                                                        <w:bottom w:val="none" w:sz="0" w:space="0" w:color="auto"/>
                                                        <w:right w:val="none" w:sz="0" w:space="0" w:color="auto"/>
                                                      </w:divBdr>
                                                      <w:divsChild>
                                                        <w:div w:id="19741746">
                                                          <w:marLeft w:val="0"/>
                                                          <w:marRight w:val="0"/>
                                                          <w:marTop w:val="0"/>
                                                          <w:marBottom w:val="0"/>
                                                          <w:divBdr>
                                                            <w:top w:val="none" w:sz="0" w:space="0" w:color="auto"/>
                                                            <w:left w:val="none" w:sz="0" w:space="0" w:color="auto"/>
                                                            <w:bottom w:val="none" w:sz="0" w:space="0" w:color="auto"/>
                                                            <w:right w:val="none" w:sz="0" w:space="0" w:color="auto"/>
                                                          </w:divBdr>
                                                          <w:divsChild>
                                                            <w:div w:id="1225678568">
                                                              <w:marLeft w:val="0"/>
                                                              <w:marRight w:val="0"/>
                                                              <w:marTop w:val="0"/>
                                                              <w:marBottom w:val="0"/>
                                                              <w:divBdr>
                                                                <w:top w:val="none" w:sz="0" w:space="0" w:color="auto"/>
                                                                <w:left w:val="none" w:sz="0" w:space="0" w:color="auto"/>
                                                                <w:bottom w:val="none" w:sz="0" w:space="0" w:color="auto"/>
                                                                <w:right w:val="none" w:sz="0" w:space="0" w:color="auto"/>
                                                              </w:divBdr>
                                                              <w:divsChild>
                                                                <w:div w:id="1386444620">
                                                                  <w:marLeft w:val="0"/>
                                                                  <w:marRight w:val="0"/>
                                                                  <w:marTop w:val="0"/>
                                                                  <w:marBottom w:val="0"/>
                                                                  <w:divBdr>
                                                                    <w:top w:val="none" w:sz="0" w:space="0" w:color="auto"/>
                                                                    <w:left w:val="none" w:sz="0" w:space="0" w:color="auto"/>
                                                                    <w:bottom w:val="none" w:sz="0" w:space="0" w:color="auto"/>
                                                                    <w:right w:val="none" w:sz="0" w:space="0" w:color="auto"/>
                                                                  </w:divBdr>
                                                                  <w:divsChild>
                                                                    <w:div w:id="574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36147186">
      <w:bodyDiv w:val="1"/>
      <w:marLeft w:val="0"/>
      <w:marRight w:val="0"/>
      <w:marTop w:val="0"/>
      <w:marBottom w:val="0"/>
      <w:divBdr>
        <w:top w:val="none" w:sz="0" w:space="0" w:color="auto"/>
        <w:left w:val="none" w:sz="0" w:space="0" w:color="auto"/>
        <w:bottom w:val="none" w:sz="0" w:space="0" w:color="auto"/>
        <w:right w:val="none" w:sz="0" w:space="0" w:color="auto"/>
      </w:divBdr>
      <w:divsChild>
        <w:div w:id="638190205">
          <w:marLeft w:val="0"/>
          <w:marRight w:val="0"/>
          <w:marTop w:val="0"/>
          <w:marBottom w:val="0"/>
          <w:divBdr>
            <w:top w:val="none" w:sz="0" w:space="0" w:color="auto"/>
            <w:left w:val="none" w:sz="0" w:space="0" w:color="auto"/>
            <w:bottom w:val="none" w:sz="0" w:space="0" w:color="auto"/>
            <w:right w:val="none" w:sz="0" w:space="0" w:color="auto"/>
          </w:divBdr>
          <w:divsChild>
            <w:div w:id="1590581168">
              <w:marLeft w:val="0"/>
              <w:marRight w:val="0"/>
              <w:marTop w:val="0"/>
              <w:marBottom w:val="0"/>
              <w:divBdr>
                <w:top w:val="none" w:sz="0" w:space="0" w:color="auto"/>
                <w:left w:val="none" w:sz="0" w:space="0" w:color="auto"/>
                <w:bottom w:val="none" w:sz="0" w:space="0" w:color="auto"/>
                <w:right w:val="none" w:sz="0" w:space="0" w:color="auto"/>
              </w:divBdr>
              <w:divsChild>
                <w:div w:id="290793137">
                  <w:marLeft w:val="0"/>
                  <w:marRight w:val="0"/>
                  <w:marTop w:val="0"/>
                  <w:marBottom w:val="0"/>
                  <w:divBdr>
                    <w:top w:val="none" w:sz="0" w:space="0" w:color="auto"/>
                    <w:left w:val="none" w:sz="0" w:space="0" w:color="auto"/>
                    <w:bottom w:val="none" w:sz="0" w:space="0" w:color="auto"/>
                    <w:right w:val="none" w:sz="0" w:space="0" w:color="auto"/>
                  </w:divBdr>
                  <w:divsChild>
                    <w:div w:id="1562905297">
                      <w:marLeft w:val="0"/>
                      <w:marRight w:val="0"/>
                      <w:marTop w:val="0"/>
                      <w:marBottom w:val="0"/>
                      <w:divBdr>
                        <w:top w:val="none" w:sz="0" w:space="0" w:color="auto"/>
                        <w:left w:val="none" w:sz="0" w:space="0" w:color="auto"/>
                        <w:bottom w:val="none" w:sz="0" w:space="0" w:color="auto"/>
                        <w:right w:val="none" w:sz="0" w:space="0" w:color="auto"/>
                      </w:divBdr>
                      <w:divsChild>
                        <w:div w:id="1746031397">
                          <w:marLeft w:val="0"/>
                          <w:marRight w:val="0"/>
                          <w:marTop w:val="0"/>
                          <w:marBottom w:val="0"/>
                          <w:divBdr>
                            <w:top w:val="none" w:sz="0" w:space="0" w:color="auto"/>
                            <w:left w:val="none" w:sz="0" w:space="0" w:color="auto"/>
                            <w:bottom w:val="none" w:sz="0" w:space="0" w:color="auto"/>
                            <w:right w:val="none" w:sz="0" w:space="0" w:color="auto"/>
                          </w:divBdr>
                          <w:divsChild>
                            <w:div w:id="1632514478">
                              <w:marLeft w:val="0"/>
                              <w:marRight w:val="0"/>
                              <w:marTop w:val="0"/>
                              <w:marBottom w:val="0"/>
                              <w:divBdr>
                                <w:top w:val="none" w:sz="0" w:space="0" w:color="auto"/>
                                <w:left w:val="none" w:sz="0" w:space="0" w:color="auto"/>
                                <w:bottom w:val="none" w:sz="0" w:space="0" w:color="auto"/>
                                <w:right w:val="none" w:sz="0" w:space="0" w:color="auto"/>
                              </w:divBdr>
                              <w:divsChild>
                                <w:div w:id="417288080">
                                  <w:marLeft w:val="0"/>
                                  <w:marRight w:val="0"/>
                                  <w:marTop w:val="0"/>
                                  <w:marBottom w:val="0"/>
                                  <w:divBdr>
                                    <w:top w:val="none" w:sz="0" w:space="0" w:color="auto"/>
                                    <w:left w:val="none" w:sz="0" w:space="0" w:color="auto"/>
                                    <w:bottom w:val="none" w:sz="0" w:space="0" w:color="auto"/>
                                    <w:right w:val="none" w:sz="0" w:space="0" w:color="auto"/>
                                  </w:divBdr>
                                  <w:divsChild>
                                    <w:div w:id="211618917">
                                      <w:marLeft w:val="0"/>
                                      <w:marRight w:val="0"/>
                                      <w:marTop w:val="0"/>
                                      <w:marBottom w:val="0"/>
                                      <w:divBdr>
                                        <w:top w:val="none" w:sz="0" w:space="0" w:color="auto"/>
                                        <w:left w:val="none" w:sz="0" w:space="0" w:color="auto"/>
                                        <w:bottom w:val="none" w:sz="0" w:space="0" w:color="auto"/>
                                        <w:right w:val="none" w:sz="0" w:space="0" w:color="auto"/>
                                      </w:divBdr>
                                      <w:divsChild>
                                        <w:div w:id="106700736">
                                          <w:marLeft w:val="0"/>
                                          <w:marRight w:val="0"/>
                                          <w:marTop w:val="0"/>
                                          <w:marBottom w:val="0"/>
                                          <w:divBdr>
                                            <w:top w:val="none" w:sz="0" w:space="0" w:color="auto"/>
                                            <w:left w:val="none" w:sz="0" w:space="0" w:color="auto"/>
                                            <w:bottom w:val="none" w:sz="0" w:space="0" w:color="auto"/>
                                            <w:right w:val="none" w:sz="0" w:space="0" w:color="auto"/>
                                          </w:divBdr>
                                          <w:divsChild>
                                            <w:div w:id="1211915464">
                                              <w:marLeft w:val="0"/>
                                              <w:marRight w:val="0"/>
                                              <w:marTop w:val="0"/>
                                              <w:marBottom w:val="0"/>
                                              <w:divBdr>
                                                <w:top w:val="none" w:sz="0" w:space="0" w:color="auto"/>
                                                <w:left w:val="none" w:sz="0" w:space="0" w:color="auto"/>
                                                <w:bottom w:val="none" w:sz="0" w:space="0" w:color="auto"/>
                                                <w:right w:val="none" w:sz="0" w:space="0" w:color="auto"/>
                                              </w:divBdr>
                                              <w:divsChild>
                                                <w:div w:id="1071930760">
                                                  <w:marLeft w:val="0"/>
                                                  <w:marRight w:val="0"/>
                                                  <w:marTop w:val="0"/>
                                                  <w:marBottom w:val="0"/>
                                                  <w:divBdr>
                                                    <w:top w:val="none" w:sz="0" w:space="0" w:color="auto"/>
                                                    <w:left w:val="none" w:sz="0" w:space="0" w:color="auto"/>
                                                    <w:bottom w:val="none" w:sz="0" w:space="0" w:color="auto"/>
                                                    <w:right w:val="none" w:sz="0" w:space="0" w:color="auto"/>
                                                  </w:divBdr>
                                                  <w:divsChild>
                                                    <w:div w:id="513081382">
                                                      <w:marLeft w:val="0"/>
                                                      <w:marRight w:val="0"/>
                                                      <w:marTop w:val="0"/>
                                                      <w:marBottom w:val="0"/>
                                                      <w:divBdr>
                                                        <w:top w:val="none" w:sz="0" w:space="0" w:color="auto"/>
                                                        <w:left w:val="none" w:sz="0" w:space="0" w:color="auto"/>
                                                        <w:bottom w:val="none" w:sz="0" w:space="0" w:color="auto"/>
                                                        <w:right w:val="none" w:sz="0" w:space="0" w:color="auto"/>
                                                      </w:divBdr>
                                                      <w:divsChild>
                                                        <w:div w:id="1021053780">
                                                          <w:marLeft w:val="0"/>
                                                          <w:marRight w:val="0"/>
                                                          <w:marTop w:val="0"/>
                                                          <w:marBottom w:val="0"/>
                                                          <w:divBdr>
                                                            <w:top w:val="none" w:sz="0" w:space="0" w:color="auto"/>
                                                            <w:left w:val="none" w:sz="0" w:space="0" w:color="auto"/>
                                                            <w:bottom w:val="none" w:sz="0" w:space="0" w:color="auto"/>
                                                            <w:right w:val="none" w:sz="0" w:space="0" w:color="auto"/>
                                                          </w:divBdr>
                                                          <w:divsChild>
                                                            <w:div w:id="27415653">
                                                              <w:marLeft w:val="0"/>
                                                              <w:marRight w:val="0"/>
                                                              <w:marTop w:val="0"/>
                                                              <w:marBottom w:val="0"/>
                                                              <w:divBdr>
                                                                <w:top w:val="none" w:sz="0" w:space="0" w:color="auto"/>
                                                                <w:left w:val="none" w:sz="0" w:space="0" w:color="auto"/>
                                                                <w:bottom w:val="none" w:sz="0" w:space="0" w:color="auto"/>
                                                                <w:right w:val="none" w:sz="0" w:space="0" w:color="auto"/>
                                                              </w:divBdr>
                                                              <w:divsChild>
                                                                <w:div w:id="19549746">
                                                                  <w:marLeft w:val="0"/>
                                                                  <w:marRight w:val="0"/>
                                                                  <w:marTop w:val="0"/>
                                                                  <w:marBottom w:val="0"/>
                                                                  <w:divBdr>
                                                                    <w:top w:val="none" w:sz="0" w:space="0" w:color="auto"/>
                                                                    <w:left w:val="none" w:sz="0" w:space="0" w:color="auto"/>
                                                                    <w:bottom w:val="none" w:sz="0" w:space="0" w:color="auto"/>
                                                                    <w:right w:val="none" w:sz="0" w:space="0" w:color="auto"/>
                                                                  </w:divBdr>
                                                                  <w:divsChild>
                                                                    <w:div w:id="9949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58082990">
      <w:bodyDiv w:val="1"/>
      <w:marLeft w:val="0"/>
      <w:marRight w:val="0"/>
      <w:marTop w:val="0"/>
      <w:marBottom w:val="0"/>
      <w:divBdr>
        <w:top w:val="none" w:sz="0" w:space="0" w:color="auto"/>
        <w:left w:val="none" w:sz="0" w:space="0" w:color="auto"/>
        <w:bottom w:val="none" w:sz="0" w:space="0" w:color="auto"/>
        <w:right w:val="none" w:sz="0" w:space="0" w:color="auto"/>
      </w:divBdr>
    </w:div>
    <w:div w:id="1870952906">
      <w:bodyDiv w:val="1"/>
      <w:marLeft w:val="0"/>
      <w:marRight w:val="0"/>
      <w:marTop w:val="0"/>
      <w:marBottom w:val="0"/>
      <w:divBdr>
        <w:top w:val="none" w:sz="0" w:space="0" w:color="auto"/>
        <w:left w:val="none" w:sz="0" w:space="0" w:color="auto"/>
        <w:bottom w:val="none" w:sz="0" w:space="0" w:color="auto"/>
        <w:right w:val="none" w:sz="0" w:space="0" w:color="auto"/>
      </w:divBdr>
    </w:div>
    <w:div w:id="1963458576">
      <w:bodyDiv w:val="1"/>
      <w:marLeft w:val="0"/>
      <w:marRight w:val="0"/>
      <w:marTop w:val="0"/>
      <w:marBottom w:val="0"/>
      <w:divBdr>
        <w:top w:val="none" w:sz="0" w:space="0" w:color="auto"/>
        <w:left w:val="none" w:sz="0" w:space="0" w:color="auto"/>
        <w:bottom w:val="none" w:sz="0" w:space="0" w:color="auto"/>
        <w:right w:val="none" w:sz="0" w:space="0" w:color="auto"/>
      </w:divBdr>
      <w:divsChild>
        <w:div w:id="792207582">
          <w:marLeft w:val="0"/>
          <w:marRight w:val="0"/>
          <w:marTop w:val="0"/>
          <w:marBottom w:val="0"/>
          <w:divBdr>
            <w:top w:val="none" w:sz="0" w:space="0" w:color="auto"/>
            <w:left w:val="none" w:sz="0" w:space="0" w:color="auto"/>
            <w:bottom w:val="none" w:sz="0" w:space="0" w:color="auto"/>
            <w:right w:val="none" w:sz="0" w:space="0" w:color="auto"/>
          </w:divBdr>
          <w:divsChild>
            <w:div w:id="87971510">
              <w:marLeft w:val="0"/>
              <w:marRight w:val="0"/>
              <w:marTop w:val="0"/>
              <w:marBottom w:val="0"/>
              <w:divBdr>
                <w:top w:val="none" w:sz="0" w:space="0" w:color="auto"/>
                <w:left w:val="none" w:sz="0" w:space="0" w:color="auto"/>
                <w:bottom w:val="none" w:sz="0" w:space="0" w:color="auto"/>
                <w:right w:val="none" w:sz="0" w:space="0" w:color="auto"/>
              </w:divBdr>
              <w:divsChild>
                <w:div w:id="160700454">
                  <w:marLeft w:val="0"/>
                  <w:marRight w:val="0"/>
                  <w:marTop w:val="0"/>
                  <w:marBottom w:val="0"/>
                  <w:divBdr>
                    <w:top w:val="none" w:sz="0" w:space="0" w:color="auto"/>
                    <w:left w:val="none" w:sz="0" w:space="0" w:color="auto"/>
                    <w:bottom w:val="none" w:sz="0" w:space="0" w:color="auto"/>
                    <w:right w:val="none" w:sz="0" w:space="0" w:color="auto"/>
                  </w:divBdr>
                  <w:divsChild>
                    <w:div w:id="430512760">
                      <w:marLeft w:val="0"/>
                      <w:marRight w:val="0"/>
                      <w:marTop w:val="0"/>
                      <w:marBottom w:val="0"/>
                      <w:divBdr>
                        <w:top w:val="none" w:sz="0" w:space="0" w:color="auto"/>
                        <w:left w:val="none" w:sz="0" w:space="0" w:color="auto"/>
                        <w:bottom w:val="none" w:sz="0" w:space="0" w:color="auto"/>
                        <w:right w:val="none" w:sz="0" w:space="0" w:color="auto"/>
                      </w:divBdr>
                      <w:divsChild>
                        <w:div w:id="2032534012">
                          <w:marLeft w:val="0"/>
                          <w:marRight w:val="0"/>
                          <w:marTop w:val="0"/>
                          <w:marBottom w:val="0"/>
                          <w:divBdr>
                            <w:top w:val="none" w:sz="0" w:space="0" w:color="auto"/>
                            <w:left w:val="none" w:sz="0" w:space="0" w:color="auto"/>
                            <w:bottom w:val="none" w:sz="0" w:space="0" w:color="auto"/>
                            <w:right w:val="none" w:sz="0" w:space="0" w:color="auto"/>
                          </w:divBdr>
                          <w:divsChild>
                            <w:div w:id="1867324331">
                              <w:marLeft w:val="0"/>
                              <w:marRight w:val="0"/>
                              <w:marTop w:val="0"/>
                              <w:marBottom w:val="0"/>
                              <w:divBdr>
                                <w:top w:val="none" w:sz="0" w:space="0" w:color="auto"/>
                                <w:left w:val="none" w:sz="0" w:space="0" w:color="auto"/>
                                <w:bottom w:val="none" w:sz="0" w:space="0" w:color="auto"/>
                                <w:right w:val="none" w:sz="0" w:space="0" w:color="auto"/>
                              </w:divBdr>
                              <w:divsChild>
                                <w:div w:id="311183098">
                                  <w:marLeft w:val="0"/>
                                  <w:marRight w:val="0"/>
                                  <w:marTop w:val="0"/>
                                  <w:marBottom w:val="0"/>
                                  <w:divBdr>
                                    <w:top w:val="none" w:sz="0" w:space="0" w:color="auto"/>
                                    <w:left w:val="none" w:sz="0" w:space="0" w:color="auto"/>
                                    <w:bottom w:val="none" w:sz="0" w:space="0" w:color="auto"/>
                                    <w:right w:val="none" w:sz="0" w:space="0" w:color="auto"/>
                                  </w:divBdr>
                                  <w:divsChild>
                                    <w:div w:id="1168666659">
                                      <w:marLeft w:val="0"/>
                                      <w:marRight w:val="0"/>
                                      <w:marTop w:val="0"/>
                                      <w:marBottom w:val="0"/>
                                      <w:divBdr>
                                        <w:top w:val="none" w:sz="0" w:space="0" w:color="auto"/>
                                        <w:left w:val="none" w:sz="0" w:space="0" w:color="auto"/>
                                        <w:bottom w:val="none" w:sz="0" w:space="0" w:color="auto"/>
                                        <w:right w:val="none" w:sz="0" w:space="0" w:color="auto"/>
                                      </w:divBdr>
                                      <w:divsChild>
                                        <w:div w:id="872689812">
                                          <w:marLeft w:val="0"/>
                                          <w:marRight w:val="0"/>
                                          <w:marTop w:val="0"/>
                                          <w:marBottom w:val="0"/>
                                          <w:divBdr>
                                            <w:top w:val="none" w:sz="0" w:space="0" w:color="auto"/>
                                            <w:left w:val="none" w:sz="0" w:space="0" w:color="auto"/>
                                            <w:bottom w:val="none" w:sz="0" w:space="0" w:color="auto"/>
                                            <w:right w:val="none" w:sz="0" w:space="0" w:color="auto"/>
                                          </w:divBdr>
                                          <w:divsChild>
                                            <w:div w:id="2104303286">
                                              <w:marLeft w:val="0"/>
                                              <w:marRight w:val="0"/>
                                              <w:marTop w:val="0"/>
                                              <w:marBottom w:val="0"/>
                                              <w:divBdr>
                                                <w:top w:val="none" w:sz="0" w:space="0" w:color="auto"/>
                                                <w:left w:val="none" w:sz="0" w:space="0" w:color="auto"/>
                                                <w:bottom w:val="none" w:sz="0" w:space="0" w:color="auto"/>
                                                <w:right w:val="none" w:sz="0" w:space="0" w:color="auto"/>
                                              </w:divBdr>
                                              <w:divsChild>
                                                <w:div w:id="1245189188">
                                                  <w:marLeft w:val="0"/>
                                                  <w:marRight w:val="0"/>
                                                  <w:marTop w:val="0"/>
                                                  <w:marBottom w:val="0"/>
                                                  <w:divBdr>
                                                    <w:top w:val="none" w:sz="0" w:space="0" w:color="auto"/>
                                                    <w:left w:val="none" w:sz="0" w:space="0" w:color="auto"/>
                                                    <w:bottom w:val="none" w:sz="0" w:space="0" w:color="auto"/>
                                                    <w:right w:val="none" w:sz="0" w:space="0" w:color="auto"/>
                                                  </w:divBdr>
                                                  <w:divsChild>
                                                    <w:div w:id="443615595">
                                                      <w:marLeft w:val="0"/>
                                                      <w:marRight w:val="0"/>
                                                      <w:marTop w:val="0"/>
                                                      <w:marBottom w:val="0"/>
                                                      <w:divBdr>
                                                        <w:top w:val="none" w:sz="0" w:space="0" w:color="auto"/>
                                                        <w:left w:val="none" w:sz="0" w:space="0" w:color="auto"/>
                                                        <w:bottom w:val="none" w:sz="0" w:space="0" w:color="auto"/>
                                                        <w:right w:val="none" w:sz="0" w:space="0" w:color="auto"/>
                                                      </w:divBdr>
                                                      <w:divsChild>
                                                        <w:div w:id="1549881544">
                                                          <w:marLeft w:val="0"/>
                                                          <w:marRight w:val="0"/>
                                                          <w:marTop w:val="0"/>
                                                          <w:marBottom w:val="0"/>
                                                          <w:divBdr>
                                                            <w:top w:val="none" w:sz="0" w:space="0" w:color="auto"/>
                                                            <w:left w:val="none" w:sz="0" w:space="0" w:color="auto"/>
                                                            <w:bottom w:val="none" w:sz="0" w:space="0" w:color="auto"/>
                                                            <w:right w:val="none" w:sz="0" w:space="0" w:color="auto"/>
                                                          </w:divBdr>
                                                          <w:divsChild>
                                                            <w:div w:id="643656594">
                                                              <w:marLeft w:val="0"/>
                                                              <w:marRight w:val="0"/>
                                                              <w:marTop w:val="0"/>
                                                              <w:marBottom w:val="0"/>
                                                              <w:divBdr>
                                                                <w:top w:val="none" w:sz="0" w:space="0" w:color="auto"/>
                                                                <w:left w:val="none" w:sz="0" w:space="0" w:color="auto"/>
                                                                <w:bottom w:val="none" w:sz="0" w:space="0" w:color="auto"/>
                                                                <w:right w:val="none" w:sz="0" w:space="0" w:color="auto"/>
                                                              </w:divBdr>
                                                              <w:divsChild>
                                                                <w:div w:id="662271515">
                                                                  <w:marLeft w:val="0"/>
                                                                  <w:marRight w:val="0"/>
                                                                  <w:marTop w:val="0"/>
                                                                  <w:marBottom w:val="0"/>
                                                                  <w:divBdr>
                                                                    <w:top w:val="none" w:sz="0" w:space="0" w:color="auto"/>
                                                                    <w:left w:val="none" w:sz="0" w:space="0" w:color="auto"/>
                                                                    <w:bottom w:val="none" w:sz="0" w:space="0" w:color="auto"/>
                                                                    <w:right w:val="none" w:sz="0" w:space="0" w:color="auto"/>
                                                                  </w:divBdr>
                                                                  <w:divsChild>
                                                                    <w:div w:id="168427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14994659">
      <w:bodyDiv w:val="1"/>
      <w:marLeft w:val="0"/>
      <w:marRight w:val="0"/>
      <w:marTop w:val="0"/>
      <w:marBottom w:val="0"/>
      <w:divBdr>
        <w:top w:val="none" w:sz="0" w:space="0" w:color="auto"/>
        <w:left w:val="none" w:sz="0" w:space="0" w:color="auto"/>
        <w:bottom w:val="none" w:sz="0" w:space="0" w:color="auto"/>
        <w:right w:val="none" w:sz="0" w:space="0" w:color="auto"/>
      </w:divBdr>
      <w:divsChild>
        <w:div w:id="2134054666">
          <w:marLeft w:val="0"/>
          <w:marRight w:val="0"/>
          <w:marTop w:val="0"/>
          <w:marBottom w:val="0"/>
          <w:divBdr>
            <w:top w:val="none" w:sz="0" w:space="0" w:color="auto"/>
            <w:left w:val="none" w:sz="0" w:space="0" w:color="auto"/>
            <w:bottom w:val="none" w:sz="0" w:space="0" w:color="auto"/>
            <w:right w:val="none" w:sz="0" w:space="0" w:color="auto"/>
          </w:divBdr>
          <w:divsChild>
            <w:div w:id="1519811449">
              <w:marLeft w:val="0"/>
              <w:marRight w:val="0"/>
              <w:marTop w:val="0"/>
              <w:marBottom w:val="0"/>
              <w:divBdr>
                <w:top w:val="none" w:sz="0" w:space="0" w:color="auto"/>
                <w:left w:val="none" w:sz="0" w:space="0" w:color="auto"/>
                <w:bottom w:val="none" w:sz="0" w:space="0" w:color="auto"/>
                <w:right w:val="none" w:sz="0" w:space="0" w:color="auto"/>
              </w:divBdr>
              <w:divsChild>
                <w:div w:id="1887137285">
                  <w:marLeft w:val="0"/>
                  <w:marRight w:val="0"/>
                  <w:marTop w:val="0"/>
                  <w:marBottom w:val="0"/>
                  <w:divBdr>
                    <w:top w:val="none" w:sz="0" w:space="0" w:color="auto"/>
                    <w:left w:val="none" w:sz="0" w:space="0" w:color="auto"/>
                    <w:bottom w:val="none" w:sz="0" w:space="0" w:color="auto"/>
                    <w:right w:val="none" w:sz="0" w:space="0" w:color="auto"/>
                  </w:divBdr>
                  <w:divsChild>
                    <w:div w:id="242490990">
                      <w:marLeft w:val="0"/>
                      <w:marRight w:val="0"/>
                      <w:marTop w:val="0"/>
                      <w:marBottom w:val="0"/>
                      <w:divBdr>
                        <w:top w:val="none" w:sz="0" w:space="0" w:color="auto"/>
                        <w:left w:val="none" w:sz="0" w:space="0" w:color="auto"/>
                        <w:bottom w:val="none" w:sz="0" w:space="0" w:color="auto"/>
                        <w:right w:val="none" w:sz="0" w:space="0" w:color="auto"/>
                      </w:divBdr>
                      <w:divsChild>
                        <w:div w:id="2087531908">
                          <w:marLeft w:val="0"/>
                          <w:marRight w:val="0"/>
                          <w:marTop w:val="0"/>
                          <w:marBottom w:val="0"/>
                          <w:divBdr>
                            <w:top w:val="none" w:sz="0" w:space="0" w:color="auto"/>
                            <w:left w:val="none" w:sz="0" w:space="0" w:color="auto"/>
                            <w:bottom w:val="none" w:sz="0" w:space="0" w:color="auto"/>
                            <w:right w:val="none" w:sz="0" w:space="0" w:color="auto"/>
                          </w:divBdr>
                          <w:divsChild>
                            <w:div w:id="359472920">
                              <w:marLeft w:val="0"/>
                              <w:marRight w:val="0"/>
                              <w:marTop w:val="0"/>
                              <w:marBottom w:val="0"/>
                              <w:divBdr>
                                <w:top w:val="none" w:sz="0" w:space="0" w:color="auto"/>
                                <w:left w:val="none" w:sz="0" w:space="0" w:color="auto"/>
                                <w:bottom w:val="none" w:sz="0" w:space="0" w:color="auto"/>
                                <w:right w:val="none" w:sz="0" w:space="0" w:color="auto"/>
                              </w:divBdr>
                              <w:divsChild>
                                <w:div w:id="768622654">
                                  <w:marLeft w:val="0"/>
                                  <w:marRight w:val="0"/>
                                  <w:marTop w:val="0"/>
                                  <w:marBottom w:val="0"/>
                                  <w:divBdr>
                                    <w:top w:val="none" w:sz="0" w:space="0" w:color="auto"/>
                                    <w:left w:val="none" w:sz="0" w:space="0" w:color="auto"/>
                                    <w:bottom w:val="none" w:sz="0" w:space="0" w:color="auto"/>
                                    <w:right w:val="none" w:sz="0" w:space="0" w:color="auto"/>
                                  </w:divBdr>
                                  <w:divsChild>
                                    <w:div w:id="601381025">
                                      <w:marLeft w:val="0"/>
                                      <w:marRight w:val="0"/>
                                      <w:marTop w:val="0"/>
                                      <w:marBottom w:val="0"/>
                                      <w:divBdr>
                                        <w:top w:val="none" w:sz="0" w:space="0" w:color="auto"/>
                                        <w:left w:val="none" w:sz="0" w:space="0" w:color="auto"/>
                                        <w:bottom w:val="none" w:sz="0" w:space="0" w:color="auto"/>
                                        <w:right w:val="none" w:sz="0" w:space="0" w:color="auto"/>
                                      </w:divBdr>
                                      <w:divsChild>
                                        <w:div w:id="485323428">
                                          <w:marLeft w:val="0"/>
                                          <w:marRight w:val="0"/>
                                          <w:marTop w:val="0"/>
                                          <w:marBottom w:val="0"/>
                                          <w:divBdr>
                                            <w:top w:val="none" w:sz="0" w:space="0" w:color="auto"/>
                                            <w:left w:val="none" w:sz="0" w:space="0" w:color="auto"/>
                                            <w:bottom w:val="none" w:sz="0" w:space="0" w:color="auto"/>
                                            <w:right w:val="none" w:sz="0" w:space="0" w:color="auto"/>
                                          </w:divBdr>
                                          <w:divsChild>
                                            <w:div w:id="163861851">
                                              <w:marLeft w:val="0"/>
                                              <w:marRight w:val="0"/>
                                              <w:marTop w:val="0"/>
                                              <w:marBottom w:val="0"/>
                                              <w:divBdr>
                                                <w:top w:val="none" w:sz="0" w:space="0" w:color="auto"/>
                                                <w:left w:val="none" w:sz="0" w:space="0" w:color="auto"/>
                                                <w:bottom w:val="none" w:sz="0" w:space="0" w:color="auto"/>
                                                <w:right w:val="none" w:sz="0" w:space="0" w:color="auto"/>
                                              </w:divBdr>
                                              <w:divsChild>
                                                <w:div w:id="1694333167">
                                                  <w:marLeft w:val="0"/>
                                                  <w:marRight w:val="0"/>
                                                  <w:marTop w:val="0"/>
                                                  <w:marBottom w:val="0"/>
                                                  <w:divBdr>
                                                    <w:top w:val="none" w:sz="0" w:space="0" w:color="auto"/>
                                                    <w:left w:val="none" w:sz="0" w:space="0" w:color="auto"/>
                                                    <w:bottom w:val="none" w:sz="0" w:space="0" w:color="auto"/>
                                                    <w:right w:val="none" w:sz="0" w:space="0" w:color="auto"/>
                                                  </w:divBdr>
                                                  <w:divsChild>
                                                    <w:div w:id="1412578608">
                                                      <w:marLeft w:val="0"/>
                                                      <w:marRight w:val="0"/>
                                                      <w:marTop w:val="0"/>
                                                      <w:marBottom w:val="0"/>
                                                      <w:divBdr>
                                                        <w:top w:val="none" w:sz="0" w:space="0" w:color="auto"/>
                                                        <w:left w:val="none" w:sz="0" w:space="0" w:color="auto"/>
                                                        <w:bottom w:val="none" w:sz="0" w:space="0" w:color="auto"/>
                                                        <w:right w:val="none" w:sz="0" w:space="0" w:color="auto"/>
                                                      </w:divBdr>
                                                      <w:divsChild>
                                                        <w:div w:id="1221789498">
                                                          <w:marLeft w:val="0"/>
                                                          <w:marRight w:val="0"/>
                                                          <w:marTop w:val="0"/>
                                                          <w:marBottom w:val="0"/>
                                                          <w:divBdr>
                                                            <w:top w:val="none" w:sz="0" w:space="0" w:color="auto"/>
                                                            <w:left w:val="none" w:sz="0" w:space="0" w:color="auto"/>
                                                            <w:bottom w:val="none" w:sz="0" w:space="0" w:color="auto"/>
                                                            <w:right w:val="none" w:sz="0" w:space="0" w:color="auto"/>
                                                          </w:divBdr>
                                                          <w:divsChild>
                                                            <w:div w:id="906381279">
                                                              <w:marLeft w:val="0"/>
                                                              <w:marRight w:val="0"/>
                                                              <w:marTop w:val="0"/>
                                                              <w:marBottom w:val="0"/>
                                                              <w:divBdr>
                                                                <w:top w:val="none" w:sz="0" w:space="0" w:color="auto"/>
                                                                <w:left w:val="none" w:sz="0" w:space="0" w:color="auto"/>
                                                                <w:bottom w:val="none" w:sz="0" w:space="0" w:color="auto"/>
                                                                <w:right w:val="none" w:sz="0" w:space="0" w:color="auto"/>
                                                              </w:divBdr>
                                                              <w:divsChild>
                                                                <w:div w:id="874347246">
                                                                  <w:marLeft w:val="0"/>
                                                                  <w:marRight w:val="0"/>
                                                                  <w:marTop w:val="0"/>
                                                                  <w:marBottom w:val="0"/>
                                                                  <w:divBdr>
                                                                    <w:top w:val="none" w:sz="0" w:space="0" w:color="auto"/>
                                                                    <w:left w:val="none" w:sz="0" w:space="0" w:color="auto"/>
                                                                    <w:bottom w:val="none" w:sz="0" w:space="0" w:color="auto"/>
                                                                    <w:right w:val="none" w:sz="0" w:space="0" w:color="auto"/>
                                                                  </w:divBdr>
                                                                  <w:divsChild>
                                                                    <w:div w:id="18441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18867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301DB2-8ADA-404D-A303-5E0D16491666}">
  <we:reference id="d51ccb01-85e7-42ab-885b-de05c07799f3" version="1.0.0.1" store="EXCatalog" storeType="EXCatalog"/>
  <we:alternateReferences>
    <we:reference id="WA200010453" version="1.0.0.1" store="en-US" storeType="OMEX"/>
  </we:alternateReferences>
  <we:properties>
    <we:property name="claude.fileId" value="&quot;fc8b6abd-1595-4d07-a8df-cb2f3917a46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E1AFC219F9024AA012AA91AE638458" ma:contentTypeVersion="12" ma:contentTypeDescription="Create a new document." ma:contentTypeScope="" ma:versionID="a7227118cb610c9d923601185317f445">
  <xsd:schema xmlns:xsd="http://www.w3.org/2001/XMLSchema" xmlns:xs="http://www.w3.org/2001/XMLSchema" xmlns:p="http://schemas.microsoft.com/office/2006/metadata/properties" xmlns:ns2="6d40af7e-4221-4977-b78a-7b32ed952466" xmlns:ns3="39899a83-cf50-491c-beef-c73420cadbee" targetNamespace="http://schemas.microsoft.com/office/2006/metadata/properties" ma:root="true" ma:fieldsID="23ac76665aaf45320416b549d16ddbd2" ns2:_="" ns3: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0af7e-4221-4977-b78a-7b32ed95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899a83-cf50-491c-beef-c73420cadb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d226b-cc02-44e1-b471-f4c263f4f22a}" ma:internalName="TaxCatchAll" ma:showField="CatchAllData" ma:web="39899a83-cf50-491c-beef-c73420cad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1C9AF-3D94-432C-B181-BCBFDBA4F3F6}">
  <ds:schemaRefs>
    <ds:schemaRef ds:uri="http://schemas.microsoft.com/office/2006/metadata/properties"/>
    <ds:schemaRef ds:uri="http://schemas.microsoft.com/office/infopath/2007/PartnerControls"/>
    <ds:schemaRef ds:uri="6d40af7e-4221-4977-b78a-7b32ed952466"/>
    <ds:schemaRef ds:uri="39899a83-cf50-491c-beef-c73420cadbee"/>
  </ds:schemaRefs>
</ds:datastoreItem>
</file>

<file path=customXml/itemProps2.xml><?xml version="1.0" encoding="utf-8"?>
<ds:datastoreItem xmlns:ds="http://schemas.openxmlformats.org/officeDocument/2006/customXml" ds:itemID="{C7DD8EAC-EB5B-4272-8278-724B35155632}">
  <ds:schemaRefs>
    <ds:schemaRef ds:uri="http://schemas.microsoft.com/sharepoint/v3/contenttype/forms"/>
  </ds:schemaRefs>
</ds:datastoreItem>
</file>

<file path=customXml/itemProps3.xml><?xml version="1.0" encoding="utf-8"?>
<ds:datastoreItem xmlns:ds="http://schemas.openxmlformats.org/officeDocument/2006/customXml" ds:itemID="{DB79A1BE-E3F8-433F-B2FD-C38F1116D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0af7e-4221-4977-b78a-7b32ed952466"/>
    <ds:schemaRef ds:uri="39899a83-cf50-491c-beef-c73420cad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64564E-BB3B-4399-A235-3306695EB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1936</TotalTime>
  <Pages>121</Pages>
  <Words>21663</Words>
  <Characters>123482</Characters>
  <Application>Microsoft Office Word</Application>
  <DocSecurity>0</DocSecurity>
  <Lines>1029</Lines>
  <Paragraphs>289</Paragraphs>
  <ScaleCrop>false</ScaleCrop>
  <Company/>
  <LinksUpToDate>false</LinksUpToDate>
  <CharactersWithSpaces>144856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Simin Chen3848</dc:creator>
  <cp:keywords/>
  <dc:description/>
  <cp:lastModifiedBy>fuzhonghua</cp:lastModifiedBy>
  <cp:revision>938</cp:revision>
  <dcterms:created xsi:type="dcterms:W3CDTF">2026-07-22T14:19:00Z</dcterms:created>
  <dcterms:modified xsi:type="dcterms:W3CDTF">2026-10-28T11:34:00Z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0x01010081E1AFC219F9024AA012AA91AE638458</vt:lpwstr>
  </property>
  <property fmtid="{D5CDD505-2E9C-101B-9397-08002B2CF9AE}" pid="3" name="MediaServiceImageTags">
    <vt:lpwstr/>
  </property>
  <property fmtid="{D5CDD505-2E9C-101B-9397-08002B2CF9AE}" pid="4" name="docLang">
    <vt:lpwstr>en</vt:lpwstr>
  </property>
</Properties>
</file>